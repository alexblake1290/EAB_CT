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F658" w14:textId="34845634" w:rsidR="00A444D6" w:rsidRDefault="00681E26" w:rsidP="009621B2">
      <w:pPr>
        <w:spacing w:line="240" w:lineRule="auto"/>
      </w:pPr>
      <w:r>
        <w:t>Frontiers in Insect Science</w:t>
      </w:r>
    </w:p>
    <w:p w14:paraId="53EBD3F8" w14:textId="2D028CEF" w:rsidR="00681E26" w:rsidRDefault="00681E26" w:rsidP="00681E26">
      <w:pPr>
        <w:spacing w:line="360" w:lineRule="auto"/>
      </w:pPr>
      <w:r>
        <w:t>Special Issue</w:t>
      </w:r>
      <w:r w:rsidR="004F0896">
        <w:t xml:space="preserve">: </w:t>
      </w:r>
      <w:r w:rsidR="004F0896" w:rsidRPr="009621B2">
        <w:rPr>
          <w:rFonts w:cstheme="minorHAnsi"/>
        </w:rPr>
        <w:t>Forest Insect Invasions – Risk Mapping Approaches and Applications</w:t>
      </w:r>
      <w:r w:rsidRPr="009621B2">
        <w:t xml:space="preserve"> </w:t>
      </w:r>
    </w:p>
    <w:p w14:paraId="2AEBF97D" w14:textId="77777777" w:rsidR="00B37242" w:rsidRDefault="00B37242" w:rsidP="00046FC6">
      <w:pPr>
        <w:spacing w:line="240" w:lineRule="auto"/>
        <w:ind w:left="4320" w:firstLine="720"/>
      </w:pPr>
    </w:p>
    <w:p w14:paraId="191150E7" w14:textId="0C837A00" w:rsidR="009621B2" w:rsidRDefault="009F20AC" w:rsidP="00046FC6">
      <w:pPr>
        <w:spacing w:line="240" w:lineRule="auto"/>
        <w:ind w:left="4320" w:firstLine="720"/>
      </w:pPr>
      <w:r>
        <w:t>Claire E. Rutledge</w:t>
      </w:r>
    </w:p>
    <w:p w14:paraId="24858182" w14:textId="161793DE" w:rsidR="009F20AC" w:rsidRDefault="009F20AC" w:rsidP="00046FC6">
      <w:pPr>
        <w:spacing w:line="240" w:lineRule="auto"/>
        <w:ind w:left="4320" w:firstLine="720"/>
      </w:pPr>
      <w:r>
        <w:t>Department of Entomology</w:t>
      </w:r>
    </w:p>
    <w:p w14:paraId="219060ED" w14:textId="1D0930D3" w:rsidR="009F20AC" w:rsidRDefault="009F20AC" w:rsidP="00046FC6">
      <w:pPr>
        <w:spacing w:line="240" w:lineRule="auto"/>
        <w:ind w:left="5040"/>
      </w:pPr>
      <w:r>
        <w:t>The Connecticut Agricultural Experiment Station</w:t>
      </w:r>
    </w:p>
    <w:p w14:paraId="04A2DD42" w14:textId="77BF8F42" w:rsidR="009F20AC" w:rsidRDefault="009F20AC" w:rsidP="00046FC6">
      <w:pPr>
        <w:spacing w:line="240" w:lineRule="auto"/>
        <w:ind w:left="4320" w:firstLine="720"/>
      </w:pPr>
      <w:r>
        <w:t>123 Huntington St.</w:t>
      </w:r>
    </w:p>
    <w:p w14:paraId="0AE7C0A1" w14:textId="2A28C188" w:rsidR="009F20AC" w:rsidRDefault="009F20AC" w:rsidP="00046FC6">
      <w:pPr>
        <w:spacing w:line="240" w:lineRule="auto"/>
        <w:ind w:left="4320" w:firstLine="720"/>
      </w:pPr>
      <w:r>
        <w:t>New Haven, CT 06511</w:t>
      </w:r>
    </w:p>
    <w:p w14:paraId="789535A0" w14:textId="35FFFF8D" w:rsidR="00041574" w:rsidRDefault="00000000" w:rsidP="00046FC6">
      <w:pPr>
        <w:spacing w:line="240" w:lineRule="auto"/>
        <w:ind w:left="4320" w:firstLine="720"/>
      </w:pPr>
      <w:hyperlink r:id="rId8" w:history="1">
        <w:r w:rsidR="00046FC6" w:rsidRPr="00354EDD">
          <w:rPr>
            <w:rStyle w:val="Hyperlink"/>
          </w:rPr>
          <w:t>Claire.Rutledge@ct.gov</w:t>
        </w:r>
      </w:hyperlink>
    </w:p>
    <w:p w14:paraId="59576E78" w14:textId="1DA32513" w:rsidR="00041574" w:rsidRDefault="00041574" w:rsidP="00046FC6">
      <w:pPr>
        <w:spacing w:line="240" w:lineRule="auto"/>
        <w:ind w:left="4320" w:firstLine="720"/>
      </w:pPr>
      <w:r>
        <w:t>203 974-8484</w:t>
      </w:r>
    </w:p>
    <w:p w14:paraId="28534D5B" w14:textId="77777777" w:rsidR="009621B2" w:rsidRDefault="009621B2" w:rsidP="00A444D6">
      <w:pPr>
        <w:spacing w:line="360" w:lineRule="auto"/>
        <w:jc w:val="center"/>
      </w:pPr>
    </w:p>
    <w:p w14:paraId="53431808" w14:textId="22B0853A" w:rsidR="007B32BF" w:rsidRDefault="00E25377" w:rsidP="00A444D6">
      <w:pPr>
        <w:spacing w:line="360" w:lineRule="auto"/>
        <w:jc w:val="center"/>
        <w:rPr>
          <w:sz w:val="24"/>
          <w:szCs w:val="24"/>
        </w:rPr>
      </w:pPr>
      <w:bookmarkStart w:id="0" w:name="_Hlk128123057"/>
      <w:r w:rsidRPr="00B37242">
        <w:rPr>
          <w:b/>
          <w:bCs/>
          <w:sz w:val="24"/>
          <w:szCs w:val="24"/>
        </w:rPr>
        <w:t xml:space="preserve">Temporal and spatial dynamics of the emerald ash borer invasion in Connecticut as shown by the native digging wasp </w:t>
      </w:r>
      <w:proofErr w:type="spellStart"/>
      <w:r w:rsidR="00C923A3" w:rsidRPr="00B37242">
        <w:rPr>
          <w:b/>
          <w:bCs/>
          <w:i/>
          <w:iCs/>
          <w:sz w:val="24"/>
          <w:szCs w:val="24"/>
        </w:rPr>
        <w:t>Cerceris</w:t>
      </w:r>
      <w:proofErr w:type="spellEnd"/>
      <w:r w:rsidR="00C923A3" w:rsidRPr="00B37242">
        <w:rPr>
          <w:b/>
          <w:bCs/>
          <w:i/>
          <w:iCs/>
          <w:sz w:val="24"/>
          <w:szCs w:val="24"/>
        </w:rPr>
        <w:t xml:space="preserve"> </w:t>
      </w:r>
      <w:proofErr w:type="spellStart"/>
      <w:r w:rsidR="00C923A3" w:rsidRPr="00B37242">
        <w:rPr>
          <w:b/>
          <w:bCs/>
          <w:i/>
          <w:iCs/>
          <w:sz w:val="24"/>
          <w:szCs w:val="24"/>
        </w:rPr>
        <w:t>fumipennis</w:t>
      </w:r>
      <w:proofErr w:type="spellEnd"/>
      <w:r w:rsidR="00A444D6" w:rsidRPr="00B37242">
        <w:rPr>
          <w:b/>
          <w:bCs/>
          <w:i/>
          <w:iCs/>
          <w:sz w:val="24"/>
          <w:szCs w:val="24"/>
        </w:rPr>
        <w:t xml:space="preserve"> </w:t>
      </w:r>
      <w:r w:rsidR="00A444D6" w:rsidRPr="00B37242">
        <w:rPr>
          <w:b/>
          <w:bCs/>
          <w:sz w:val="24"/>
          <w:szCs w:val="24"/>
        </w:rPr>
        <w:t xml:space="preserve">(Hymenoptera: </w:t>
      </w:r>
      <w:proofErr w:type="spellStart"/>
      <w:r w:rsidR="00A444D6" w:rsidRPr="00B37242">
        <w:rPr>
          <w:b/>
          <w:bCs/>
          <w:sz w:val="24"/>
          <w:szCs w:val="24"/>
        </w:rPr>
        <w:t>Crabronidae</w:t>
      </w:r>
      <w:proofErr w:type="spellEnd"/>
      <w:r w:rsidR="00A444D6" w:rsidRPr="00B37242">
        <w:rPr>
          <w:b/>
          <w:bCs/>
          <w:sz w:val="24"/>
          <w:szCs w:val="24"/>
        </w:rPr>
        <w:t>).</w:t>
      </w:r>
    </w:p>
    <w:bookmarkEnd w:id="0"/>
    <w:p w14:paraId="68F3CDF8" w14:textId="01516E55" w:rsidR="00B37242" w:rsidRDefault="00B37242" w:rsidP="00B37242">
      <w:pPr>
        <w:spacing w:line="360" w:lineRule="auto"/>
        <w:rPr>
          <w:sz w:val="24"/>
          <w:szCs w:val="24"/>
        </w:rPr>
      </w:pPr>
    </w:p>
    <w:p w14:paraId="2C02557F" w14:textId="77777777" w:rsidR="00F83343" w:rsidRDefault="00F83343" w:rsidP="00B37242">
      <w:pPr>
        <w:spacing w:line="360" w:lineRule="auto"/>
        <w:rPr>
          <w:sz w:val="24"/>
          <w:szCs w:val="24"/>
        </w:rPr>
      </w:pPr>
    </w:p>
    <w:p w14:paraId="47554C27" w14:textId="6D5CED52" w:rsidR="00B37242" w:rsidRDefault="00B37242" w:rsidP="00B37242">
      <w:pPr>
        <w:spacing w:line="360" w:lineRule="auto"/>
        <w:rPr>
          <w:sz w:val="24"/>
          <w:szCs w:val="24"/>
        </w:rPr>
      </w:pPr>
      <w:r>
        <w:rPr>
          <w:sz w:val="24"/>
          <w:szCs w:val="24"/>
        </w:rPr>
        <w:t>Claire E. Rutledge – Connecticut Agricultural Experiment Station</w:t>
      </w:r>
      <w:r w:rsidR="00967165">
        <w:rPr>
          <w:sz w:val="24"/>
          <w:szCs w:val="24"/>
        </w:rPr>
        <w:t>, New Haven CT</w:t>
      </w:r>
    </w:p>
    <w:p w14:paraId="21094CF7" w14:textId="2DADD858" w:rsidR="00967165" w:rsidRPr="00B37242" w:rsidRDefault="00967165" w:rsidP="00B37242">
      <w:pPr>
        <w:spacing w:line="360" w:lineRule="auto"/>
        <w:rPr>
          <w:sz w:val="24"/>
          <w:szCs w:val="24"/>
        </w:rPr>
      </w:pPr>
      <w:r>
        <w:rPr>
          <w:sz w:val="24"/>
          <w:szCs w:val="24"/>
        </w:rPr>
        <w:t>Robert</w:t>
      </w:r>
      <w:r w:rsidR="00F83343">
        <w:rPr>
          <w:sz w:val="24"/>
          <w:szCs w:val="24"/>
        </w:rPr>
        <w:t xml:space="preserve"> E.</w:t>
      </w:r>
      <w:r>
        <w:rPr>
          <w:sz w:val="24"/>
          <w:szCs w:val="24"/>
        </w:rPr>
        <w:t xml:space="preserve"> Clark – Washington State University, Pullman WA</w:t>
      </w:r>
    </w:p>
    <w:p w14:paraId="4FFDDF0B" w14:textId="3022A8CC" w:rsidR="00F83343" w:rsidRDefault="00F83343">
      <w:r>
        <w:br w:type="page"/>
      </w:r>
    </w:p>
    <w:p w14:paraId="624A136C" w14:textId="712DFA9F" w:rsidR="00C923A3" w:rsidRPr="003B5B01" w:rsidRDefault="00F83343" w:rsidP="004635FC">
      <w:pPr>
        <w:spacing w:line="360" w:lineRule="auto"/>
        <w:rPr>
          <w:b/>
          <w:bCs/>
        </w:rPr>
      </w:pPr>
      <w:r w:rsidRPr="003B5B01">
        <w:rPr>
          <w:b/>
          <w:bCs/>
        </w:rPr>
        <w:lastRenderedPageBreak/>
        <w:t>Abstract</w:t>
      </w:r>
    </w:p>
    <w:p w14:paraId="0BF49EB3" w14:textId="3A369395" w:rsidR="001B3B98" w:rsidRDefault="00416F46" w:rsidP="004635FC">
      <w:pPr>
        <w:spacing w:line="360" w:lineRule="auto"/>
      </w:pPr>
      <w:bookmarkStart w:id="1" w:name="_Hlk128123358"/>
      <w:r>
        <w:t xml:space="preserve">Detecting and monitoring </w:t>
      </w:r>
      <w:r w:rsidR="00E6393F">
        <w:t xml:space="preserve">populations of the invasive emerald ash borer </w:t>
      </w:r>
      <w:r w:rsidR="00E647DA">
        <w:t>is</w:t>
      </w:r>
      <w:r w:rsidR="00E6393F">
        <w:t xml:space="preserve"> crucial to </w:t>
      </w:r>
      <w:r w:rsidR="00A72224">
        <w:t xml:space="preserve">successful management of the pest. However, the beetle’s cryptic habit makes </w:t>
      </w:r>
      <w:r w:rsidR="000D2BFC">
        <w:t xml:space="preserve">both </w:t>
      </w:r>
      <w:r w:rsidR="003005CA">
        <w:t>ta</w:t>
      </w:r>
      <w:r w:rsidR="00E647DA">
        <w:t>s</w:t>
      </w:r>
      <w:r w:rsidR="003005CA">
        <w:t xml:space="preserve">ks </w:t>
      </w:r>
      <w:r w:rsidR="00626380">
        <w:t>difficult.</w:t>
      </w:r>
      <w:r w:rsidR="004E3CF4">
        <w:t xml:space="preserve"> </w:t>
      </w:r>
      <w:proofErr w:type="spellStart"/>
      <w:r w:rsidR="004E3CF4">
        <w:t>Biosurvei</w:t>
      </w:r>
      <w:r w:rsidR="004531A5">
        <w:t>l</w:t>
      </w:r>
      <w:r w:rsidR="004E3CF4">
        <w:t>lance</w:t>
      </w:r>
      <w:proofErr w:type="spellEnd"/>
      <w:r w:rsidR="004E3CF4">
        <w:t>,</w:t>
      </w:r>
      <w:r w:rsidR="00091FF0">
        <w:t xml:space="preserve"> </w:t>
      </w:r>
      <w:r w:rsidR="00626380">
        <w:t>us</w:t>
      </w:r>
      <w:r w:rsidR="00D46F2B">
        <w:t>es</w:t>
      </w:r>
      <w:r w:rsidR="00626380">
        <w:t xml:space="preserve"> the native</w:t>
      </w:r>
      <w:r w:rsidR="00E647DA">
        <w:t>, solitary,</w:t>
      </w:r>
      <w:r w:rsidR="00626380">
        <w:t xml:space="preserve"> ground-nesting hunting wasp, </w:t>
      </w:r>
      <w:proofErr w:type="spellStart"/>
      <w:r w:rsidR="00626380" w:rsidRPr="004B369D">
        <w:rPr>
          <w:i/>
          <w:iCs/>
        </w:rPr>
        <w:t>Cerceris</w:t>
      </w:r>
      <w:proofErr w:type="spellEnd"/>
      <w:r w:rsidR="00626380" w:rsidRPr="004B369D">
        <w:rPr>
          <w:i/>
          <w:iCs/>
        </w:rPr>
        <w:t xml:space="preserve"> </w:t>
      </w:r>
      <w:proofErr w:type="spellStart"/>
      <w:r w:rsidR="00626380" w:rsidRPr="004B369D">
        <w:rPr>
          <w:i/>
          <w:iCs/>
        </w:rPr>
        <w:t>fumipennis</w:t>
      </w:r>
      <w:proofErr w:type="spellEnd"/>
      <w:r w:rsidR="004B369D">
        <w:t xml:space="preserve"> (</w:t>
      </w:r>
      <w:r w:rsidR="006B7D31">
        <w:t xml:space="preserve">Hymenoptera: </w:t>
      </w:r>
      <w:proofErr w:type="spellStart"/>
      <w:r w:rsidR="006B7D31">
        <w:t>Crabronidae</w:t>
      </w:r>
      <w:proofErr w:type="spellEnd"/>
      <w:r w:rsidR="006B7D31">
        <w:t>)</w:t>
      </w:r>
      <w:r w:rsidR="00D46F2B">
        <w:t xml:space="preserve"> to</w:t>
      </w:r>
      <w:r w:rsidR="00DC3FC0">
        <w:t xml:space="preserve"> detect emerald ash borer</w:t>
      </w:r>
      <w:r w:rsidR="00626380">
        <w:t xml:space="preserve">. </w:t>
      </w:r>
      <w:r w:rsidR="00B81CD5">
        <w:t xml:space="preserve">The wasp hunts adult buprestid beetles and brings them to the nest to provision </w:t>
      </w:r>
      <w:r w:rsidR="00514E3F">
        <w:t xml:space="preserve">brood cells. By intercepting the hunting wasps, we can </w:t>
      </w:r>
      <w:r w:rsidR="007A5C6A">
        <w:t xml:space="preserve">learn which species of buprestids are in the surrounding forest, and their relative proportions. </w:t>
      </w:r>
      <w:r w:rsidR="00E00B65">
        <w:t xml:space="preserve">In this paper we share results of 10 years of survey of the emerald ash borer in Connecticut </w:t>
      </w:r>
      <w:r w:rsidR="007A5C6A">
        <w:t xml:space="preserve">Using this metric, we </w:t>
      </w:r>
      <w:r w:rsidR="00D06EF3">
        <w:t>watch</w:t>
      </w:r>
      <w:r w:rsidR="00392F6F">
        <w:t>ed</w:t>
      </w:r>
      <w:r w:rsidR="00D06EF3">
        <w:t xml:space="preserve"> the progress of EAB population</w:t>
      </w:r>
      <w:r w:rsidR="00392F6F">
        <w:t>s</w:t>
      </w:r>
      <w:r w:rsidR="004D0869">
        <w:t xml:space="preserve"> </w:t>
      </w:r>
      <w:r w:rsidR="00392F6F">
        <w:t xml:space="preserve">at </w:t>
      </w:r>
      <w:r w:rsidR="00C5382A">
        <w:t>m</w:t>
      </w:r>
      <w:r w:rsidR="004E4957">
        <w:t xml:space="preserve">ultiple </w:t>
      </w:r>
      <w:r w:rsidR="004D0869">
        <w:t>site</w:t>
      </w:r>
      <w:r w:rsidR="00C5382A">
        <w:t>s</w:t>
      </w:r>
      <w:r w:rsidR="004D0869">
        <w:t>;</w:t>
      </w:r>
      <w:r w:rsidR="00D06EF3">
        <w:t xml:space="preserve"> from first detection, through the population peak an</w:t>
      </w:r>
      <w:r w:rsidR="00C5382A">
        <w:t>d</w:t>
      </w:r>
      <w:r w:rsidR="00D06EF3">
        <w:t xml:space="preserve"> through to the population crash. We also observe</w:t>
      </w:r>
      <w:r w:rsidR="00334E31">
        <w:t>d</w:t>
      </w:r>
      <w:r w:rsidR="00D06EF3">
        <w:t xml:space="preserve"> the spatial </w:t>
      </w:r>
      <w:r w:rsidR="004D0869">
        <w:t>distribution of the beetle as it moved through the state</w:t>
      </w:r>
      <w:r w:rsidR="00392F6F">
        <w:t>.</w:t>
      </w:r>
      <w:r w:rsidR="001D6402">
        <w:t xml:space="preserve"> The average time from first detection to population crash was 9 years. On average, populations peaked 3 years after </w:t>
      </w:r>
      <w:r w:rsidR="0093097E">
        <w:t xml:space="preserve">first detection, and remained at </w:t>
      </w:r>
      <w:r w:rsidR="00E647DA">
        <w:t xml:space="preserve">peak </w:t>
      </w:r>
      <w:r w:rsidR="0093097E">
        <w:t xml:space="preserve">levels for 3-4 years. Population decline was gradual and took </w:t>
      </w:r>
      <w:r w:rsidR="006C6F4A">
        <w:t>another 3-4 years. Spatially, we saw that EAB entered the state in northern New Haven County</w:t>
      </w:r>
      <w:r w:rsidR="00E647DA">
        <w:t xml:space="preserve"> and spread in a radial fashion across the state. No evidence of a second introduction was seen. Using this dense picture of EAB activity in the state, we can make predictions of when and where management efforts should be focused.</w:t>
      </w:r>
    </w:p>
    <w:p w14:paraId="5AC882FC" w14:textId="734EFF97" w:rsidR="00106D7A" w:rsidRPr="000E3C42" w:rsidRDefault="00106D7A" w:rsidP="004635FC">
      <w:pPr>
        <w:spacing w:line="360" w:lineRule="auto"/>
      </w:pPr>
      <w:r>
        <w:t xml:space="preserve">Keywords: </w:t>
      </w:r>
      <w:proofErr w:type="spellStart"/>
      <w:r w:rsidR="003F2BC9">
        <w:t>biosurveillance</w:t>
      </w:r>
      <w:proofErr w:type="spellEnd"/>
      <w:r w:rsidR="003F2BC9">
        <w:t xml:space="preserve">, invasive species, </w:t>
      </w:r>
      <w:proofErr w:type="spellStart"/>
      <w:r w:rsidR="00F703EE" w:rsidRPr="00F703EE">
        <w:rPr>
          <w:i/>
          <w:iCs/>
        </w:rPr>
        <w:t>Agrilus</w:t>
      </w:r>
      <w:proofErr w:type="spellEnd"/>
      <w:r w:rsidR="00F703EE" w:rsidRPr="00F703EE">
        <w:rPr>
          <w:i/>
          <w:iCs/>
        </w:rPr>
        <w:t xml:space="preserve"> </w:t>
      </w:r>
      <w:proofErr w:type="spellStart"/>
      <w:r w:rsidR="00F703EE" w:rsidRPr="00F703EE">
        <w:rPr>
          <w:i/>
          <w:iCs/>
        </w:rPr>
        <w:t>planipennis</w:t>
      </w:r>
      <w:proofErr w:type="spellEnd"/>
      <w:r w:rsidR="000E3C42">
        <w:t>, monitoring</w:t>
      </w:r>
    </w:p>
    <w:bookmarkEnd w:id="1"/>
    <w:p w14:paraId="78CD3989" w14:textId="77777777" w:rsidR="00842D79" w:rsidRDefault="00842D79" w:rsidP="004635FC">
      <w:pPr>
        <w:spacing w:line="360" w:lineRule="auto"/>
      </w:pPr>
    </w:p>
    <w:p w14:paraId="36613976" w14:textId="77777777" w:rsidR="00BF194F" w:rsidRPr="000E3C42" w:rsidRDefault="00BF194F" w:rsidP="004635FC">
      <w:pPr>
        <w:spacing w:line="360" w:lineRule="auto"/>
        <w:rPr>
          <w:b/>
          <w:bCs/>
        </w:rPr>
      </w:pPr>
      <w:r w:rsidRPr="000E3C42">
        <w:rPr>
          <w:b/>
          <w:bCs/>
        </w:rPr>
        <w:t>Introduction</w:t>
      </w:r>
    </w:p>
    <w:p w14:paraId="4AE64280" w14:textId="34E51A4A" w:rsidR="00BF194F" w:rsidRDefault="00E25377" w:rsidP="004635FC">
      <w:pPr>
        <w:spacing w:line="360" w:lineRule="auto"/>
      </w:pPr>
      <w:bookmarkStart w:id="2" w:name="_Hlk128126633"/>
      <w:r>
        <w:t>Emerald ash borer (</w:t>
      </w:r>
      <w:proofErr w:type="spellStart"/>
      <w:r w:rsidRPr="005C57FD">
        <w:rPr>
          <w:i/>
          <w:iCs/>
        </w:rPr>
        <w:t>Agrilus</w:t>
      </w:r>
      <w:proofErr w:type="spellEnd"/>
      <w:r w:rsidRPr="005C57FD">
        <w:rPr>
          <w:i/>
          <w:iCs/>
        </w:rPr>
        <w:t xml:space="preserve"> </w:t>
      </w:r>
      <w:proofErr w:type="spellStart"/>
      <w:r w:rsidRPr="005C57FD">
        <w:rPr>
          <w:i/>
          <w:iCs/>
        </w:rPr>
        <w:t>planipennis</w:t>
      </w:r>
      <w:proofErr w:type="spellEnd"/>
      <w:r w:rsidR="004A45B6">
        <w:t xml:space="preserve"> </w:t>
      </w:r>
      <w:proofErr w:type="spellStart"/>
      <w:r w:rsidR="00E82FC4" w:rsidRPr="00E82FC4">
        <w:t>Fairmaire</w:t>
      </w:r>
      <w:proofErr w:type="spellEnd"/>
      <w:r>
        <w:t xml:space="preserve">) is native to Far Eastern Asia and was first detected in North America in 2002. Emerald ash borer, EAB, is a phloem feeder that feeds on members of the genus </w:t>
      </w:r>
      <w:r w:rsidRPr="00862629">
        <w:rPr>
          <w:i/>
          <w:iCs/>
        </w:rPr>
        <w:t>Fraxinus</w:t>
      </w:r>
      <w:r>
        <w:t xml:space="preserve"> (</w:t>
      </w:r>
      <w:proofErr w:type="spellStart"/>
      <w:r>
        <w:t>Oleacea</w:t>
      </w:r>
      <w:proofErr w:type="spellEnd"/>
      <w:r>
        <w:t>)</w:t>
      </w:r>
      <w:r w:rsidR="003471A8">
        <w:t>. In its native range, the beetle is considered a secondary pest. It is unable to establish and develop in ash trees that are healthy and only thrive in trees whose defenses have been compromised by other causes</w:t>
      </w:r>
      <w:r w:rsidR="0014245A">
        <w:t xml:space="preserve">, such as decadence, </w:t>
      </w:r>
      <w:r w:rsidR="00597C75">
        <w:t>disease,</w:t>
      </w:r>
      <w:r w:rsidR="0014245A">
        <w:t xml:space="preserve"> or drought </w:t>
      </w:r>
      <w:sdt>
        <w:sdtPr>
          <w:id w:val="2099521897"/>
          <w:citation/>
        </w:sdtPr>
        <w:sdtContent>
          <w:r w:rsidR="008249DC">
            <w:fldChar w:fldCharType="begin"/>
          </w:r>
          <w:r w:rsidR="008249DC">
            <w:instrText xml:space="preserve"> CITATION Wan10 \l 1033 </w:instrText>
          </w:r>
          <w:r w:rsidR="008249DC">
            <w:fldChar w:fldCharType="separate"/>
          </w:r>
          <w:r w:rsidR="00227C65" w:rsidRPr="00227C65">
            <w:rPr>
              <w:noProof/>
            </w:rPr>
            <w:t>(Wang, et al., 2010)</w:t>
          </w:r>
          <w:r w:rsidR="008249DC">
            <w:fldChar w:fldCharType="end"/>
          </w:r>
        </w:sdtContent>
      </w:sdt>
      <w:r w:rsidR="003471A8">
        <w:t xml:space="preserve">. Its ecological role is </w:t>
      </w:r>
      <w:r w:rsidR="005C57FD">
        <w:t>like</w:t>
      </w:r>
      <w:r w:rsidR="003471A8">
        <w:t xml:space="preserve"> many North American species of </w:t>
      </w:r>
      <w:proofErr w:type="spellStart"/>
      <w:r w:rsidR="003471A8" w:rsidRPr="003D75A2">
        <w:rPr>
          <w:i/>
          <w:iCs/>
        </w:rPr>
        <w:t>Agrilus</w:t>
      </w:r>
      <w:proofErr w:type="spellEnd"/>
      <w:r w:rsidR="003471A8">
        <w:t xml:space="preserve">, such as </w:t>
      </w:r>
      <w:proofErr w:type="spellStart"/>
      <w:r w:rsidR="003471A8" w:rsidRPr="003D75A2">
        <w:rPr>
          <w:i/>
          <w:iCs/>
        </w:rPr>
        <w:t>Agrilus</w:t>
      </w:r>
      <w:proofErr w:type="spellEnd"/>
      <w:r w:rsidR="003471A8" w:rsidRPr="003D75A2">
        <w:rPr>
          <w:i/>
          <w:iCs/>
        </w:rPr>
        <w:t xml:space="preserve"> </w:t>
      </w:r>
      <w:proofErr w:type="spellStart"/>
      <w:r w:rsidR="003471A8" w:rsidRPr="003D75A2">
        <w:rPr>
          <w:i/>
          <w:iCs/>
        </w:rPr>
        <w:t>anxius</w:t>
      </w:r>
      <w:proofErr w:type="spellEnd"/>
      <w:r w:rsidR="003471A8">
        <w:t xml:space="preserve"> </w:t>
      </w:r>
      <w:r w:rsidR="009B2DD1">
        <w:t>Gory</w:t>
      </w:r>
      <w:r w:rsidR="00387038">
        <w:t xml:space="preserve"> </w:t>
      </w:r>
      <w:r w:rsidR="003471A8">
        <w:t xml:space="preserve">and </w:t>
      </w:r>
      <w:proofErr w:type="spellStart"/>
      <w:r w:rsidR="003471A8" w:rsidRPr="003D75A2">
        <w:rPr>
          <w:i/>
          <w:iCs/>
        </w:rPr>
        <w:t>Agrilus</w:t>
      </w:r>
      <w:proofErr w:type="spellEnd"/>
      <w:r w:rsidR="003471A8" w:rsidRPr="003D75A2">
        <w:rPr>
          <w:i/>
          <w:iCs/>
        </w:rPr>
        <w:t xml:space="preserve"> </w:t>
      </w:r>
      <w:proofErr w:type="spellStart"/>
      <w:r w:rsidR="003471A8" w:rsidRPr="003D75A2">
        <w:rPr>
          <w:i/>
          <w:iCs/>
        </w:rPr>
        <w:t>bilineatus</w:t>
      </w:r>
      <w:proofErr w:type="spellEnd"/>
      <w:r w:rsidR="003471A8">
        <w:t xml:space="preserve"> </w:t>
      </w:r>
      <w:r w:rsidR="00710D36">
        <w:t xml:space="preserve">(Weber) </w:t>
      </w:r>
      <w:r w:rsidR="003471A8">
        <w:t>feeding on their dying hosts in the birch and oak families</w:t>
      </w:r>
      <w:r w:rsidR="00842D79">
        <w:t xml:space="preserve"> </w:t>
      </w:r>
      <w:r w:rsidR="00E25DE2" w:rsidRPr="00227C65">
        <w:rPr>
          <w:noProof/>
        </w:rPr>
        <w:t>(Haack &amp; Benjamin, 1982</w:t>
      </w:r>
      <w:r w:rsidR="00E25DE2">
        <w:rPr>
          <w:noProof/>
        </w:rPr>
        <w:t xml:space="preserve">; </w:t>
      </w:r>
      <w:r w:rsidR="00E25DE2" w:rsidRPr="00227C65">
        <w:rPr>
          <w:noProof/>
        </w:rPr>
        <w:t>Muilenburg &amp; Herms, 2012)</w:t>
      </w:r>
      <w:r w:rsidR="003471A8">
        <w:t xml:space="preserve">. However, </w:t>
      </w:r>
      <w:r w:rsidR="00053201">
        <w:t xml:space="preserve">healthy trees </w:t>
      </w:r>
      <w:r w:rsidR="0067652A">
        <w:t xml:space="preserve">of </w:t>
      </w:r>
      <w:r w:rsidR="003471A8">
        <w:t xml:space="preserve">North American species of </w:t>
      </w:r>
      <w:r w:rsidR="003471A8" w:rsidRPr="0014245A">
        <w:rPr>
          <w:i/>
          <w:iCs/>
        </w:rPr>
        <w:t>Fraxinus</w:t>
      </w:r>
      <w:r w:rsidR="003471A8">
        <w:t xml:space="preserve"> </w:t>
      </w:r>
      <w:r w:rsidR="00053201">
        <w:t xml:space="preserve">are </w:t>
      </w:r>
      <w:r w:rsidR="003471A8">
        <w:t>successfully attack</w:t>
      </w:r>
      <w:r w:rsidR="0067652A">
        <w:t>ed by EAB</w:t>
      </w:r>
      <w:r w:rsidR="005B2BE9">
        <w:t xml:space="preserve"> </w:t>
      </w:r>
      <w:sdt>
        <w:sdtPr>
          <w:id w:val="175857545"/>
          <w:citation/>
        </w:sdtPr>
        <w:sdtContent>
          <w:r w:rsidR="001F3947">
            <w:fldChar w:fldCharType="begin"/>
          </w:r>
          <w:r w:rsidR="001F3947">
            <w:instrText xml:space="preserve"> CITATION Reb08 \l 1033 </w:instrText>
          </w:r>
          <w:r w:rsidR="001F3947">
            <w:fldChar w:fldCharType="separate"/>
          </w:r>
          <w:r w:rsidR="00227C65" w:rsidRPr="00227C65">
            <w:rPr>
              <w:noProof/>
            </w:rPr>
            <w:t>(Rebek, et al., 2008)</w:t>
          </w:r>
          <w:r w:rsidR="001F3947">
            <w:fldChar w:fldCharType="end"/>
          </w:r>
        </w:sdtContent>
      </w:sdt>
      <w:r w:rsidR="003471A8">
        <w:t>. E</w:t>
      </w:r>
      <w:r w:rsidR="005C57FD">
        <w:t>merald ash borer</w:t>
      </w:r>
      <w:r w:rsidR="003471A8">
        <w:t xml:space="preserve"> has little competition for healthy ash phloem in North America, and no specialized natural enemies</w:t>
      </w:r>
      <w:r w:rsidR="005B4A70">
        <w:t>. These two factors have allowed EAB to multiply exponen</w:t>
      </w:r>
      <w:r w:rsidR="003E63C0">
        <w:t>t</w:t>
      </w:r>
      <w:r w:rsidR="005B4A70">
        <w:t>ially and spread across North America</w:t>
      </w:r>
      <w:r w:rsidR="003E63C0">
        <w:t xml:space="preserve"> </w:t>
      </w:r>
      <w:sdt>
        <w:sdtPr>
          <w:id w:val="-826202865"/>
          <w:citation/>
        </w:sdtPr>
        <w:sdtContent>
          <w:r w:rsidR="003E63C0">
            <w:fldChar w:fldCharType="begin"/>
          </w:r>
          <w:r w:rsidR="003E63C0">
            <w:instrText xml:space="preserve"> CITATION Her14 \l 1033 </w:instrText>
          </w:r>
          <w:r w:rsidR="003E63C0">
            <w:fldChar w:fldCharType="separate"/>
          </w:r>
          <w:r w:rsidR="00227C65" w:rsidRPr="00227C65">
            <w:rPr>
              <w:noProof/>
            </w:rPr>
            <w:t>(Herms &amp; McCullough, 2014)</w:t>
          </w:r>
          <w:r w:rsidR="003E63C0">
            <w:fldChar w:fldCharType="end"/>
          </w:r>
        </w:sdtContent>
      </w:sdt>
      <w:r w:rsidR="005B4A70">
        <w:t>.</w:t>
      </w:r>
    </w:p>
    <w:p w14:paraId="690F4EFF" w14:textId="276A82DB" w:rsidR="00034C50" w:rsidRDefault="00034C50" w:rsidP="004635FC">
      <w:pPr>
        <w:spacing w:line="360" w:lineRule="auto"/>
      </w:pPr>
      <w:r>
        <w:lastRenderedPageBreak/>
        <w:t>The population dynamics of EAB in a new location</w:t>
      </w:r>
      <w:r w:rsidR="000E7FDA">
        <w:t>, and its impact on ash trees,</w:t>
      </w:r>
      <w:r>
        <w:t xml:space="preserve"> have been modeled by a simple exponential curve for the growth phase of the invasion, followed by a sharp drop in EAB population after the peak of the outbreak (Figure 1). </w:t>
      </w:r>
      <w:r w:rsidR="000C59ED">
        <w:t xml:space="preserve">The </w:t>
      </w:r>
      <w:r w:rsidR="006B1535">
        <w:t xml:space="preserve">increasing portion of the </w:t>
      </w:r>
      <w:r w:rsidR="0004210D">
        <w:t xml:space="preserve">exponential curve model has been validated </w:t>
      </w:r>
      <w:r w:rsidR="006B1535">
        <w:t xml:space="preserve">for tree health </w:t>
      </w:r>
      <w:r w:rsidR="0004210D">
        <w:t xml:space="preserve">in </w:t>
      </w:r>
      <w:r w:rsidR="00D26550">
        <w:t xml:space="preserve">3 urban areas by </w:t>
      </w:r>
      <w:r w:rsidR="00801E26" w:rsidRPr="00227C65">
        <w:rPr>
          <w:noProof/>
        </w:rPr>
        <w:t xml:space="preserve">Sadof, et al. </w:t>
      </w:r>
      <w:r w:rsidR="00801E26">
        <w:rPr>
          <w:noProof/>
        </w:rPr>
        <w:t>(</w:t>
      </w:r>
      <w:r w:rsidR="00801E26" w:rsidRPr="00227C65">
        <w:rPr>
          <w:noProof/>
        </w:rPr>
        <w:t>2017)</w:t>
      </w:r>
      <w:r w:rsidR="00456E1A">
        <w:t xml:space="preserve">, and </w:t>
      </w:r>
      <w:r w:rsidR="00F77DB7">
        <w:t xml:space="preserve">many studies </w:t>
      </w:r>
      <w:r w:rsidR="00651C92">
        <w:t xml:space="preserve">that </w:t>
      </w:r>
      <w:r w:rsidR="00F77DB7">
        <w:t>use tree health as a proxy for EAB levels</w:t>
      </w:r>
      <w:r w:rsidR="00651C92">
        <w:t xml:space="preserve"> show similar </w:t>
      </w:r>
      <w:r w:rsidR="00866AC5">
        <w:t>curve</w:t>
      </w:r>
      <w:r w:rsidR="00E45AED">
        <w:t>s</w:t>
      </w:r>
      <w:r w:rsidR="00E45AED" w:rsidRPr="00E45AED">
        <w:t xml:space="preserve"> </w:t>
      </w:r>
      <w:r w:rsidR="00E45AED" w:rsidRPr="00227C65">
        <w:rPr>
          <w:noProof/>
        </w:rPr>
        <w:t>(Klooster, et al., 2014</w:t>
      </w:r>
      <w:r w:rsidR="00E45AED">
        <w:rPr>
          <w:noProof/>
        </w:rPr>
        <w:t xml:space="preserve">; </w:t>
      </w:r>
      <w:r w:rsidR="00E45AED" w:rsidRPr="00227C65">
        <w:rPr>
          <w:noProof/>
        </w:rPr>
        <w:t>Miller &amp; Mueller, 2020)</w:t>
      </w:r>
      <w:r w:rsidR="00F77DB7">
        <w:t>.</w:t>
      </w:r>
      <w:r w:rsidR="00D26550">
        <w:t xml:space="preserve"> </w:t>
      </w:r>
      <w:r w:rsidR="006A1739">
        <w:t>L</w:t>
      </w:r>
      <w:r w:rsidR="00F0394C">
        <w:t>ong</w:t>
      </w:r>
      <w:r w:rsidR="00514FB2">
        <w:t>er</w:t>
      </w:r>
      <w:r w:rsidR="00F0394C">
        <w:t>-term empirical data on the EAB population levels</w:t>
      </w:r>
      <w:r w:rsidR="00514FB2">
        <w:t xml:space="preserve"> that move beyond the exhaustion of the main ash source </w:t>
      </w:r>
      <w:r w:rsidR="004A24FC">
        <w:t>ha</w:t>
      </w:r>
      <w:r w:rsidR="00514FB2">
        <w:t>ve</w:t>
      </w:r>
      <w:r w:rsidR="004A24FC">
        <w:t xml:space="preserve"> been collected </w:t>
      </w:r>
      <w:r w:rsidR="00514FB2">
        <w:t xml:space="preserve">largely </w:t>
      </w:r>
      <w:r w:rsidR="004A24FC">
        <w:t>in the context of monitoring the impact of biological control agents</w:t>
      </w:r>
      <w:r w:rsidR="00456480">
        <w:t xml:space="preserve"> </w:t>
      </w:r>
      <w:sdt>
        <w:sdtPr>
          <w:id w:val="-1847932573"/>
          <w:citation/>
        </w:sdtPr>
        <w:sdtContent>
          <w:r w:rsidR="008A6A25">
            <w:fldChar w:fldCharType="begin"/>
          </w:r>
          <w:r w:rsidR="008A6A25">
            <w:instrText xml:space="preserve"> CITATION Dua17 \l 1033  \m Dua19</w:instrText>
          </w:r>
          <w:r w:rsidR="008A6A25">
            <w:fldChar w:fldCharType="separate"/>
          </w:r>
          <w:r w:rsidR="00227C65" w:rsidRPr="00227C65">
            <w:rPr>
              <w:noProof/>
            </w:rPr>
            <w:t>(Duan, et al., 2017; Duan, et al., 2019)</w:t>
          </w:r>
          <w:r w:rsidR="008A6A25">
            <w:fldChar w:fldCharType="end"/>
          </w:r>
        </w:sdtContent>
      </w:sdt>
      <w:r w:rsidR="00456480">
        <w:t>.</w:t>
      </w:r>
      <w:r w:rsidR="00184EEF">
        <w:t xml:space="preserve"> </w:t>
      </w:r>
      <w:r w:rsidR="00335E22">
        <w:t>U</w:t>
      </w:r>
      <w:r w:rsidR="00184EEF">
        <w:t xml:space="preserve">nderstanding what is happening </w:t>
      </w:r>
      <w:r w:rsidR="00EC0556">
        <w:t xml:space="preserve">with the </w:t>
      </w:r>
      <w:r w:rsidR="00C51B58">
        <w:t>EAB population itself</w:t>
      </w:r>
      <w:r w:rsidR="00184EEF">
        <w:t xml:space="preserve"> is important for long-term planning </w:t>
      </w:r>
      <w:r w:rsidR="008D4A4F">
        <w:t>of</w:t>
      </w:r>
      <w:r w:rsidR="00184EEF">
        <w:t xml:space="preserve"> ash management and recovery </w:t>
      </w:r>
      <w:r w:rsidR="008E57DB">
        <w:t>and</w:t>
      </w:r>
      <w:r w:rsidR="00AA4CF5">
        <w:t xml:space="preserve"> to monitor</w:t>
      </w:r>
      <w:r w:rsidR="008E57DB">
        <w:t xml:space="preserve"> the </w:t>
      </w:r>
      <w:r>
        <w:t xml:space="preserve">potential upswing </w:t>
      </w:r>
      <w:r w:rsidR="008E57DB">
        <w:t xml:space="preserve">in EAB numbers </w:t>
      </w:r>
      <w:r>
        <w:t>with the growth of new trees</w:t>
      </w:r>
      <w:r w:rsidR="00CD46A1">
        <w:t>.</w:t>
      </w:r>
    </w:p>
    <w:p w14:paraId="4F8DE64B" w14:textId="363DB699" w:rsidR="00034C50" w:rsidRDefault="00034C50" w:rsidP="004635FC">
      <w:pPr>
        <w:spacing w:line="360" w:lineRule="auto"/>
      </w:pPr>
      <w:r>
        <w:t xml:space="preserve">Another pattern </w:t>
      </w:r>
      <w:r w:rsidR="005F29B4">
        <w:t xml:space="preserve">that has </w:t>
      </w:r>
      <w:r w:rsidR="00C51B58">
        <w:t>been inte</w:t>
      </w:r>
      <w:r w:rsidR="00C65554">
        <w:t>nsively observed</w:t>
      </w:r>
      <w:r w:rsidR="005F29B4">
        <w:t xml:space="preserve"> has been the movement of EAB through the landscape. A pattern of </w:t>
      </w:r>
      <w:r w:rsidR="00C65554">
        <w:t xml:space="preserve">anthropogenic </w:t>
      </w:r>
      <w:r w:rsidR="005F29B4">
        <w:t xml:space="preserve">satellite populations </w:t>
      </w:r>
      <w:sdt>
        <w:sdtPr>
          <w:id w:val="1628811173"/>
          <w:citation/>
        </w:sdtPr>
        <w:sdtContent>
          <w:r w:rsidR="00EB31D9">
            <w:fldChar w:fldCharType="begin"/>
          </w:r>
          <w:r w:rsidR="00EB31D9">
            <w:instrText xml:space="preserve"> CITATION Mer09 \l 1033 </w:instrText>
          </w:r>
          <w:r w:rsidR="00EB31D9">
            <w:fldChar w:fldCharType="separate"/>
          </w:r>
          <w:r w:rsidR="00227C65" w:rsidRPr="00227C65">
            <w:rPr>
              <w:noProof/>
            </w:rPr>
            <w:t>(Mercader, et al., 2009)</w:t>
          </w:r>
          <w:r w:rsidR="00EB31D9">
            <w:fldChar w:fldCharType="end"/>
          </w:r>
        </w:sdtContent>
      </w:sdt>
      <w:r w:rsidR="005F29B4">
        <w:t xml:space="preserve"> gradually coalescing with the larger inva</w:t>
      </w:r>
      <w:r w:rsidR="00C65554">
        <w:t>sive</w:t>
      </w:r>
      <w:r w:rsidR="005F29B4">
        <w:t xml:space="preserve"> population has been seen throughout the beetles’ 20+ year history in North America. Natural spread of the infested area by flight has been shown to be 1 to 2 </w:t>
      </w:r>
      <w:r w:rsidR="00FF0C9F">
        <w:t>km</w:t>
      </w:r>
      <w:r w:rsidR="005F29B4">
        <w:t xml:space="preserve"> a year</w:t>
      </w:r>
      <w:r w:rsidR="002878B4">
        <w:t xml:space="preserve"> </w:t>
      </w:r>
      <w:r w:rsidR="005F29B4">
        <w:t>but rate of spread increases as the population of EAB increases</w:t>
      </w:r>
      <w:r w:rsidR="00EF5F90">
        <w:t xml:space="preserve"> </w:t>
      </w:r>
      <w:sdt>
        <w:sdtPr>
          <w:id w:val="-589387251"/>
          <w:citation/>
        </w:sdtPr>
        <w:sdtContent>
          <w:r w:rsidR="00413A31">
            <w:fldChar w:fldCharType="begin"/>
          </w:r>
          <w:r w:rsidR="00413A31">
            <w:instrText xml:space="preserve"> CITATION Sar10 \l 1033 </w:instrText>
          </w:r>
          <w:r w:rsidR="00413A31">
            <w:fldChar w:fldCharType="separate"/>
          </w:r>
          <w:r w:rsidR="00227C65" w:rsidRPr="00227C65">
            <w:rPr>
              <w:noProof/>
            </w:rPr>
            <w:t>(Sargent, et al., 2010)</w:t>
          </w:r>
          <w:r w:rsidR="00413A31">
            <w:fldChar w:fldCharType="end"/>
          </w:r>
        </w:sdtContent>
      </w:sdt>
      <w:r w:rsidR="005F29B4">
        <w:t xml:space="preserve">. The larger pattern of spread has been shown through detection surveys such as the USDA APHIS </w:t>
      </w:r>
      <w:r w:rsidR="00977367">
        <w:t xml:space="preserve">purple prism trap </w:t>
      </w:r>
      <w:r w:rsidR="004669C9">
        <w:t>survey</w:t>
      </w:r>
      <w:sdt>
        <w:sdtPr>
          <w:id w:val="-1487865448"/>
          <w:citation/>
        </w:sdtPr>
        <w:sdtContent>
          <w:r w:rsidR="00B33A58">
            <w:fldChar w:fldCharType="begin"/>
          </w:r>
          <w:r w:rsidR="00B33A58">
            <w:instrText xml:space="preserve"> CITATION USD22 \l 1033 </w:instrText>
          </w:r>
          <w:r w:rsidR="00B33A58">
            <w:fldChar w:fldCharType="separate"/>
          </w:r>
          <w:r w:rsidR="00227C65">
            <w:rPr>
              <w:noProof/>
            </w:rPr>
            <w:t xml:space="preserve"> </w:t>
          </w:r>
          <w:r w:rsidR="00227C65" w:rsidRPr="00227C65">
            <w:rPr>
              <w:noProof/>
            </w:rPr>
            <w:t>(USDA APHIS, 2022)</w:t>
          </w:r>
          <w:r w:rsidR="00B33A58">
            <w:fldChar w:fldCharType="end"/>
          </w:r>
        </w:sdtContent>
      </w:sdt>
      <w:r w:rsidR="004669C9">
        <w:t xml:space="preserve">. </w:t>
      </w:r>
    </w:p>
    <w:p w14:paraId="3C5CFB61" w14:textId="42173F53" w:rsidR="00E25377" w:rsidRPr="00E25377" w:rsidRDefault="00977367" w:rsidP="004635FC">
      <w:pPr>
        <w:spacing w:line="360" w:lineRule="auto"/>
        <w:rPr>
          <w:rFonts w:hAnsi="Calibri"/>
          <w:color w:val="000000" w:themeColor="text1"/>
          <w:kern w:val="24"/>
        </w:rPr>
      </w:pPr>
      <w:r>
        <w:rPr>
          <w:rFonts w:hAnsi="Calibri"/>
          <w:color w:val="000000" w:themeColor="text1"/>
          <w:kern w:val="24"/>
        </w:rPr>
        <w:t xml:space="preserve">In this paper we take advantage of data from 10 years of monitoring prey catch of </w:t>
      </w:r>
      <w:proofErr w:type="spellStart"/>
      <w:r w:rsidRPr="00DF3751">
        <w:rPr>
          <w:rFonts w:hAnsi="Calibri"/>
          <w:i/>
          <w:iCs/>
          <w:color w:val="000000" w:themeColor="text1"/>
          <w:kern w:val="24"/>
        </w:rPr>
        <w:t>Cerceris</w:t>
      </w:r>
      <w:proofErr w:type="spellEnd"/>
      <w:r w:rsidRPr="00DF3751">
        <w:rPr>
          <w:rFonts w:hAnsi="Calibri"/>
          <w:i/>
          <w:iCs/>
          <w:color w:val="000000" w:themeColor="text1"/>
          <w:kern w:val="24"/>
        </w:rPr>
        <w:t xml:space="preserve"> </w:t>
      </w:r>
      <w:proofErr w:type="spellStart"/>
      <w:r w:rsidRPr="00DF3751">
        <w:rPr>
          <w:rFonts w:hAnsi="Calibri"/>
          <w:i/>
          <w:iCs/>
          <w:color w:val="000000" w:themeColor="text1"/>
          <w:kern w:val="24"/>
        </w:rPr>
        <w:t>fumipennis</w:t>
      </w:r>
      <w:proofErr w:type="spellEnd"/>
      <w:r>
        <w:rPr>
          <w:rFonts w:hAnsi="Calibri"/>
          <w:color w:val="000000" w:themeColor="text1"/>
          <w:kern w:val="24"/>
        </w:rPr>
        <w:t xml:space="preserve"> </w:t>
      </w:r>
      <w:r w:rsidR="00DF3751">
        <w:rPr>
          <w:rFonts w:hAnsi="Calibri"/>
          <w:color w:val="000000" w:themeColor="text1"/>
          <w:kern w:val="24"/>
        </w:rPr>
        <w:t xml:space="preserve">(Hymenoptera: </w:t>
      </w:r>
      <w:proofErr w:type="spellStart"/>
      <w:r w:rsidR="00DF3751">
        <w:rPr>
          <w:rFonts w:hAnsi="Calibri"/>
          <w:color w:val="000000" w:themeColor="text1"/>
          <w:kern w:val="24"/>
        </w:rPr>
        <w:t>Crabronidae</w:t>
      </w:r>
      <w:proofErr w:type="spellEnd"/>
      <w:r w:rsidR="00DF3751">
        <w:rPr>
          <w:rFonts w:hAnsi="Calibri"/>
          <w:color w:val="000000" w:themeColor="text1"/>
          <w:kern w:val="24"/>
        </w:rPr>
        <w:t xml:space="preserve">) </w:t>
      </w:r>
      <w:r>
        <w:rPr>
          <w:rFonts w:hAnsi="Calibri"/>
          <w:color w:val="000000" w:themeColor="text1"/>
          <w:kern w:val="24"/>
        </w:rPr>
        <w:t xml:space="preserve">to examine both the temporal and spatial spread of EAB in the state of Connecticut. </w:t>
      </w:r>
      <w:r w:rsidR="004E7214">
        <w:t>We</w:t>
      </w:r>
      <w:r w:rsidR="00897D1E">
        <w:t xml:space="preserve"> have amassed a collection of over 30,000 individual buprestids. This large database allows us to examine </w:t>
      </w:r>
      <w:r w:rsidR="004E7214">
        <w:t>the temporal and spatial spread of EAB in Connecticut</w:t>
      </w:r>
      <w:r w:rsidR="00897D1E">
        <w:t xml:space="preserve"> with great </w:t>
      </w:r>
      <w:r w:rsidR="009A6CEB">
        <w:t>robustness and</w:t>
      </w:r>
      <w:r w:rsidR="00777651">
        <w:t xml:space="preserve"> may allow us to fill in some of the gaps in observed EAB population dynamics.</w:t>
      </w:r>
    </w:p>
    <w:p w14:paraId="46B77269" w14:textId="006D98CE" w:rsidR="00EA5D15" w:rsidRDefault="00C923A3" w:rsidP="004635FC">
      <w:pPr>
        <w:spacing w:line="360" w:lineRule="auto"/>
        <w:rPr>
          <w:rFonts w:hAnsi="Calibri"/>
          <w:color w:val="000000" w:themeColor="text1"/>
          <w:kern w:val="24"/>
        </w:rPr>
      </w:pPr>
      <w:proofErr w:type="spellStart"/>
      <w:r w:rsidRPr="00C923A3">
        <w:rPr>
          <w:rFonts w:hAnsi="Calibri"/>
          <w:i/>
          <w:iCs/>
          <w:color w:val="000000" w:themeColor="text1"/>
          <w:kern w:val="24"/>
        </w:rPr>
        <w:t>Cerceris</w:t>
      </w:r>
      <w:proofErr w:type="spellEnd"/>
      <w:r w:rsidRPr="00C923A3">
        <w:rPr>
          <w:rFonts w:hAnsi="Calibri"/>
          <w:i/>
          <w:iCs/>
          <w:color w:val="000000" w:themeColor="text1"/>
          <w:kern w:val="24"/>
        </w:rPr>
        <w:t xml:space="preserve"> </w:t>
      </w:r>
      <w:proofErr w:type="spellStart"/>
      <w:r w:rsidRPr="002237DA">
        <w:rPr>
          <w:rFonts w:hAnsi="Calibri"/>
          <w:i/>
          <w:iCs/>
          <w:color w:val="000000" w:themeColor="text1"/>
          <w:kern w:val="24"/>
        </w:rPr>
        <w:t>fumipennis</w:t>
      </w:r>
      <w:proofErr w:type="spellEnd"/>
      <w:r w:rsidR="002237DA">
        <w:rPr>
          <w:rFonts w:hAnsi="Calibri"/>
          <w:color w:val="000000" w:themeColor="text1"/>
          <w:kern w:val="24"/>
        </w:rPr>
        <w:t xml:space="preserve"> </w:t>
      </w:r>
      <w:r w:rsidRPr="002237DA">
        <w:rPr>
          <w:rFonts w:hAnsi="Calibri"/>
          <w:color w:val="000000" w:themeColor="text1"/>
          <w:kern w:val="24"/>
        </w:rPr>
        <w:t>is</w:t>
      </w:r>
      <w:r w:rsidRPr="00C923A3">
        <w:rPr>
          <w:rFonts w:hAnsi="Calibri"/>
          <w:color w:val="000000" w:themeColor="text1"/>
          <w:kern w:val="24"/>
        </w:rPr>
        <w:t xml:space="preserve"> a solitary ground-nesting wasp that uses adult buprestid beetles to provision </w:t>
      </w:r>
      <w:r w:rsidR="00284452">
        <w:rPr>
          <w:rFonts w:hAnsi="Calibri"/>
          <w:color w:val="000000" w:themeColor="text1"/>
          <w:kern w:val="24"/>
        </w:rPr>
        <w:t>t</w:t>
      </w:r>
      <w:r w:rsidRPr="00C923A3">
        <w:rPr>
          <w:rFonts w:hAnsi="Calibri"/>
          <w:color w:val="000000" w:themeColor="text1"/>
          <w:kern w:val="24"/>
        </w:rPr>
        <w:t>he</w:t>
      </w:r>
      <w:r w:rsidR="00284452">
        <w:rPr>
          <w:rFonts w:hAnsi="Calibri"/>
          <w:color w:val="000000" w:themeColor="text1"/>
          <w:kern w:val="24"/>
        </w:rPr>
        <w:t>i</w:t>
      </w:r>
      <w:r w:rsidRPr="00C923A3">
        <w:rPr>
          <w:rFonts w:hAnsi="Calibri"/>
          <w:color w:val="000000" w:themeColor="text1"/>
          <w:kern w:val="24"/>
        </w:rPr>
        <w:t>r nest</w:t>
      </w:r>
      <w:r w:rsidR="00284452">
        <w:rPr>
          <w:rFonts w:hAnsi="Calibri"/>
          <w:color w:val="000000" w:themeColor="text1"/>
          <w:kern w:val="24"/>
        </w:rPr>
        <w:t>s</w:t>
      </w:r>
      <w:r w:rsidRPr="00C923A3">
        <w:rPr>
          <w:rFonts w:hAnsi="Calibri"/>
          <w:color w:val="000000" w:themeColor="text1"/>
          <w:kern w:val="24"/>
        </w:rPr>
        <w:t>.</w:t>
      </w:r>
      <w:r w:rsidR="002237DA">
        <w:rPr>
          <w:rFonts w:hAnsi="Calibri"/>
          <w:color w:val="000000" w:themeColor="text1"/>
          <w:kern w:val="24"/>
        </w:rPr>
        <w:t xml:space="preserve"> </w:t>
      </w:r>
      <w:r w:rsidR="004F614A">
        <w:rPr>
          <w:rFonts w:hAnsi="Calibri"/>
          <w:color w:val="000000" w:themeColor="text1"/>
          <w:kern w:val="24"/>
        </w:rPr>
        <w:t xml:space="preserve">The wasp is native to eastern North </w:t>
      </w:r>
      <w:r w:rsidR="000375D4">
        <w:rPr>
          <w:rFonts w:hAnsi="Calibri"/>
          <w:color w:val="000000" w:themeColor="text1"/>
          <w:kern w:val="24"/>
        </w:rPr>
        <w:t>America and</w:t>
      </w:r>
      <w:r w:rsidR="004F614A">
        <w:rPr>
          <w:rFonts w:hAnsi="Calibri"/>
          <w:color w:val="000000" w:themeColor="text1"/>
          <w:kern w:val="24"/>
        </w:rPr>
        <w:t xml:space="preserve"> is broadly found from Maine to Florida and west to Texas</w:t>
      </w:r>
      <w:r w:rsidR="00317C4E">
        <w:rPr>
          <w:rFonts w:hAnsi="Calibri"/>
          <w:color w:val="000000" w:themeColor="text1"/>
          <w:kern w:val="24"/>
        </w:rPr>
        <w:t xml:space="preserve"> </w:t>
      </w:r>
      <w:sdt>
        <w:sdtPr>
          <w:rPr>
            <w:rFonts w:hAnsi="Calibri"/>
            <w:color w:val="000000" w:themeColor="text1"/>
            <w:kern w:val="24"/>
          </w:rPr>
          <w:id w:val="-1512603429"/>
          <w:citation/>
        </w:sdtPr>
        <w:sdtContent>
          <w:r w:rsidR="0022352C">
            <w:rPr>
              <w:rFonts w:hAnsi="Calibri"/>
              <w:color w:val="000000" w:themeColor="text1"/>
              <w:kern w:val="24"/>
            </w:rPr>
            <w:fldChar w:fldCharType="begin"/>
          </w:r>
          <w:r w:rsidR="0022352C">
            <w:rPr>
              <w:color w:val="000000" w:themeColor="text1"/>
              <w:kern w:val="24"/>
            </w:rPr>
            <w:instrText xml:space="preserve"> CITATION Kro79 \l 1033 </w:instrText>
          </w:r>
          <w:r w:rsidR="0022352C">
            <w:rPr>
              <w:rFonts w:hAnsi="Calibri"/>
              <w:color w:val="000000" w:themeColor="text1"/>
              <w:kern w:val="24"/>
            </w:rPr>
            <w:fldChar w:fldCharType="separate"/>
          </w:r>
          <w:r w:rsidR="00227C65" w:rsidRPr="00227C65">
            <w:rPr>
              <w:noProof/>
              <w:color w:val="000000" w:themeColor="text1"/>
              <w:kern w:val="24"/>
            </w:rPr>
            <w:t>(Krombein, et al., 1979)</w:t>
          </w:r>
          <w:r w:rsidR="0022352C">
            <w:rPr>
              <w:rFonts w:hAnsi="Calibri"/>
              <w:color w:val="000000" w:themeColor="text1"/>
              <w:kern w:val="24"/>
            </w:rPr>
            <w:fldChar w:fldCharType="end"/>
          </w:r>
        </w:sdtContent>
      </w:sdt>
      <w:r w:rsidR="004F614A">
        <w:rPr>
          <w:rFonts w:hAnsi="Calibri"/>
          <w:color w:val="000000" w:themeColor="text1"/>
          <w:kern w:val="24"/>
        </w:rPr>
        <w:t>. Male wasps emerge first, and mate with female wasps as they emerge from their underground nest cells. Females dig burrows and once</w:t>
      </w:r>
      <w:r w:rsidR="000375D4">
        <w:rPr>
          <w:rFonts w:hAnsi="Calibri"/>
          <w:color w:val="000000" w:themeColor="text1"/>
          <w:kern w:val="24"/>
        </w:rPr>
        <w:t xml:space="preserve"> they have dug the initial brood cell</w:t>
      </w:r>
      <w:r w:rsidR="004F614A">
        <w:rPr>
          <w:rFonts w:hAnsi="Calibri"/>
          <w:color w:val="000000" w:themeColor="text1"/>
          <w:kern w:val="24"/>
        </w:rPr>
        <w:t xml:space="preserve"> begin to hunt. </w:t>
      </w:r>
      <w:r w:rsidR="007757A3">
        <w:rPr>
          <w:rFonts w:hAnsi="Calibri"/>
          <w:color w:val="000000" w:themeColor="text1"/>
          <w:kern w:val="24"/>
        </w:rPr>
        <w:t xml:space="preserve">Females live </w:t>
      </w:r>
      <w:r w:rsidR="002F6982">
        <w:rPr>
          <w:rFonts w:hAnsi="Calibri"/>
          <w:color w:val="000000" w:themeColor="text1"/>
          <w:kern w:val="24"/>
        </w:rPr>
        <w:t>a</w:t>
      </w:r>
      <w:r w:rsidR="007757A3">
        <w:rPr>
          <w:rFonts w:hAnsi="Calibri"/>
          <w:color w:val="000000" w:themeColor="text1"/>
          <w:kern w:val="24"/>
        </w:rPr>
        <w:t>n average</w:t>
      </w:r>
      <w:r w:rsidR="002F6982">
        <w:rPr>
          <w:rFonts w:hAnsi="Calibri"/>
          <w:color w:val="000000" w:themeColor="text1"/>
          <w:kern w:val="24"/>
        </w:rPr>
        <w:t xml:space="preserve"> of</w:t>
      </w:r>
      <w:r w:rsidR="007757A3">
        <w:rPr>
          <w:rFonts w:hAnsi="Calibri"/>
          <w:color w:val="000000" w:themeColor="text1"/>
          <w:kern w:val="24"/>
        </w:rPr>
        <w:t xml:space="preserve"> 18 days </w:t>
      </w:r>
      <w:sdt>
        <w:sdtPr>
          <w:rPr>
            <w:rFonts w:hAnsi="Calibri"/>
            <w:color w:val="000000" w:themeColor="text1"/>
            <w:kern w:val="24"/>
          </w:rPr>
          <w:id w:val="1596819463"/>
          <w:citation/>
        </w:sdtPr>
        <w:sdtContent>
          <w:r w:rsidR="00A64E06">
            <w:rPr>
              <w:rFonts w:hAnsi="Calibri"/>
              <w:color w:val="000000" w:themeColor="text1"/>
              <w:kern w:val="24"/>
            </w:rPr>
            <w:fldChar w:fldCharType="begin"/>
          </w:r>
          <w:r w:rsidR="00A64E06">
            <w:rPr>
              <w:color w:val="000000" w:themeColor="text1"/>
              <w:kern w:val="24"/>
            </w:rPr>
            <w:instrText xml:space="preserve"> CITATION Nal12 \l 1033 </w:instrText>
          </w:r>
          <w:r w:rsidR="00A64E06">
            <w:rPr>
              <w:rFonts w:hAnsi="Calibri"/>
              <w:color w:val="000000" w:themeColor="text1"/>
              <w:kern w:val="24"/>
            </w:rPr>
            <w:fldChar w:fldCharType="separate"/>
          </w:r>
          <w:r w:rsidR="00227C65" w:rsidRPr="00227C65">
            <w:rPr>
              <w:noProof/>
              <w:color w:val="000000" w:themeColor="text1"/>
              <w:kern w:val="24"/>
            </w:rPr>
            <w:t>(Nalepa, 2012)</w:t>
          </w:r>
          <w:r w:rsidR="00A64E06">
            <w:rPr>
              <w:rFonts w:hAnsi="Calibri"/>
              <w:color w:val="000000" w:themeColor="text1"/>
              <w:kern w:val="24"/>
            </w:rPr>
            <w:fldChar w:fldCharType="end"/>
          </w:r>
        </w:sdtContent>
      </w:sdt>
      <w:r w:rsidR="000375D4">
        <w:rPr>
          <w:rFonts w:hAnsi="Calibri"/>
          <w:color w:val="000000" w:themeColor="text1"/>
          <w:kern w:val="24"/>
        </w:rPr>
        <w:t xml:space="preserve"> but</w:t>
      </w:r>
      <w:r w:rsidR="007757A3">
        <w:rPr>
          <w:rFonts w:hAnsi="Calibri"/>
          <w:color w:val="000000" w:themeColor="text1"/>
          <w:kern w:val="24"/>
        </w:rPr>
        <w:t xml:space="preserve"> can survive up to 6 weeks. They sequentially dig cells for their young, filling each with</w:t>
      </w:r>
      <w:r w:rsidR="004716D2">
        <w:rPr>
          <w:rFonts w:hAnsi="Calibri"/>
          <w:color w:val="000000" w:themeColor="text1"/>
          <w:kern w:val="24"/>
        </w:rPr>
        <w:t xml:space="preserve"> sufficient </w:t>
      </w:r>
      <w:r w:rsidR="007757A3">
        <w:rPr>
          <w:rFonts w:hAnsi="Calibri"/>
          <w:color w:val="000000" w:themeColor="text1"/>
          <w:kern w:val="24"/>
        </w:rPr>
        <w:t xml:space="preserve">beetle mass to support a larva through its development. The female wasp will dig, </w:t>
      </w:r>
      <w:r w:rsidR="004716D2">
        <w:rPr>
          <w:rFonts w:hAnsi="Calibri"/>
          <w:color w:val="000000" w:themeColor="text1"/>
          <w:kern w:val="24"/>
        </w:rPr>
        <w:t>provision,</w:t>
      </w:r>
      <w:r w:rsidR="007757A3">
        <w:rPr>
          <w:rFonts w:hAnsi="Calibri"/>
          <w:color w:val="000000" w:themeColor="text1"/>
          <w:kern w:val="24"/>
        </w:rPr>
        <w:t xml:space="preserve"> and lay a</w:t>
      </w:r>
      <w:r w:rsidR="00E427AF">
        <w:rPr>
          <w:rFonts w:hAnsi="Calibri"/>
          <w:color w:val="000000" w:themeColor="text1"/>
          <w:kern w:val="24"/>
        </w:rPr>
        <w:t xml:space="preserve"> single egg</w:t>
      </w:r>
      <w:r w:rsidR="007757A3">
        <w:rPr>
          <w:rFonts w:hAnsi="Calibri"/>
          <w:color w:val="000000" w:themeColor="text1"/>
          <w:kern w:val="24"/>
        </w:rPr>
        <w:t xml:space="preserve"> in as many cells as they can</w:t>
      </w:r>
      <w:r w:rsidR="00E427AF">
        <w:rPr>
          <w:rFonts w:hAnsi="Calibri"/>
          <w:color w:val="000000" w:themeColor="text1"/>
          <w:kern w:val="24"/>
        </w:rPr>
        <w:t>. T</w:t>
      </w:r>
      <w:r w:rsidR="003466D2">
        <w:rPr>
          <w:rFonts w:hAnsi="Calibri"/>
          <w:color w:val="000000" w:themeColor="text1"/>
          <w:kern w:val="24"/>
        </w:rPr>
        <w:t xml:space="preserve">he number </w:t>
      </w:r>
      <w:r w:rsidR="00E427AF">
        <w:rPr>
          <w:rFonts w:hAnsi="Calibri"/>
          <w:color w:val="000000" w:themeColor="text1"/>
          <w:kern w:val="24"/>
        </w:rPr>
        <w:t xml:space="preserve">of their offspring is </w:t>
      </w:r>
      <w:r w:rsidR="003466D2">
        <w:rPr>
          <w:rFonts w:hAnsi="Calibri"/>
          <w:color w:val="000000" w:themeColor="text1"/>
          <w:kern w:val="24"/>
        </w:rPr>
        <w:t>limited by the rate at which they can dig and provision the cells</w:t>
      </w:r>
      <w:r w:rsidR="007757A3">
        <w:rPr>
          <w:rFonts w:hAnsi="Calibri"/>
          <w:color w:val="000000" w:themeColor="text1"/>
          <w:kern w:val="24"/>
        </w:rPr>
        <w:t xml:space="preserve"> before they die. The larvae then complete their development feeding on the paralyzed beetles and spin a </w:t>
      </w:r>
      <w:r w:rsidR="007757A3">
        <w:rPr>
          <w:rFonts w:hAnsi="Calibri"/>
          <w:color w:val="000000" w:themeColor="text1"/>
          <w:kern w:val="24"/>
        </w:rPr>
        <w:lastRenderedPageBreak/>
        <w:t>cocoon</w:t>
      </w:r>
      <w:r w:rsidR="0068230C">
        <w:rPr>
          <w:rFonts w:hAnsi="Calibri"/>
          <w:color w:val="000000" w:themeColor="text1"/>
          <w:kern w:val="24"/>
        </w:rPr>
        <w:t xml:space="preserve"> </w:t>
      </w:r>
      <w:sdt>
        <w:sdtPr>
          <w:rPr>
            <w:rFonts w:hAnsi="Calibri"/>
            <w:color w:val="000000" w:themeColor="text1"/>
            <w:kern w:val="24"/>
          </w:rPr>
          <w:id w:val="-1558005336"/>
          <w:citation/>
        </w:sdtPr>
        <w:sdtContent>
          <w:r w:rsidR="00992943">
            <w:rPr>
              <w:rFonts w:hAnsi="Calibri"/>
              <w:color w:val="000000" w:themeColor="text1"/>
              <w:kern w:val="24"/>
            </w:rPr>
            <w:fldChar w:fldCharType="begin"/>
          </w:r>
          <w:r w:rsidR="00992943">
            <w:rPr>
              <w:color w:val="000000" w:themeColor="text1"/>
              <w:kern w:val="24"/>
            </w:rPr>
            <w:instrText xml:space="preserve"> CITATION Hoo91 \l 1033 </w:instrText>
          </w:r>
          <w:r w:rsidR="00992943">
            <w:rPr>
              <w:rFonts w:hAnsi="Calibri"/>
              <w:color w:val="000000" w:themeColor="text1"/>
              <w:kern w:val="24"/>
            </w:rPr>
            <w:fldChar w:fldCharType="separate"/>
          </w:r>
          <w:r w:rsidR="00227C65" w:rsidRPr="00227C65">
            <w:rPr>
              <w:noProof/>
              <w:color w:val="000000" w:themeColor="text1"/>
              <w:kern w:val="24"/>
            </w:rPr>
            <w:t>(Hook &amp; Evans, 1991)</w:t>
          </w:r>
          <w:r w:rsidR="00992943">
            <w:rPr>
              <w:rFonts w:hAnsi="Calibri"/>
              <w:color w:val="000000" w:themeColor="text1"/>
              <w:kern w:val="24"/>
            </w:rPr>
            <w:fldChar w:fldCharType="end"/>
          </w:r>
        </w:sdtContent>
      </w:sdt>
      <w:r w:rsidR="007757A3">
        <w:rPr>
          <w:rFonts w:hAnsi="Calibri"/>
          <w:color w:val="000000" w:themeColor="text1"/>
          <w:kern w:val="24"/>
        </w:rPr>
        <w:t xml:space="preserve">. </w:t>
      </w:r>
      <w:r w:rsidR="00EA5D15">
        <w:rPr>
          <w:rFonts w:hAnsi="Calibri"/>
          <w:color w:val="000000" w:themeColor="text1"/>
          <w:kern w:val="24"/>
        </w:rPr>
        <w:t>In the northern part of their range,</w:t>
      </w:r>
      <w:r w:rsidR="00897D1E">
        <w:rPr>
          <w:rFonts w:hAnsi="Calibri"/>
          <w:color w:val="000000" w:themeColor="text1"/>
          <w:kern w:val="24"/>
        </w:rPr>
        <w:t xml:space="preserve"> including Connecticut,</w:t>
      </w:r>
      <w:r w:rsidR="00EA5D15">
        <w:rPr>
          <w:rFonts w:hAnsi="Calibri"/>
          <w:color w:val="000000" w:themeColor="text1"/>
          <w:kern w:val="24"/>
        </w:rPr>
        <w:t xml:space="preserve"> they overwinter as pre-pupae in their cocoons. In the southern part of the range the first generation completes their development and emerges to begin the second generation. The diapause does not seem to be obligate, as partial second generations have been observed </w:t>
      </w:r>
      <w:r w:rsidR="000375D4">
        <w:rPr>
          <w:rFonts w:hAnsi="Calibri"/>
          <w:color w:val="000000" w:themeColor="text1"/>
          <w:kern w:val="24"/>
        </w:rPr>
        <w:t xml:space="preserve">in Connecticut </w:t>
      </w:r>
      <w:sdt>
        <w:sdtPr>
          <w:rPr>
            <w:rFonts w:hAnsi="Calibri"/>
            <w:color w:val="000000" w:themeColor="text1"/>
            <w:kern w:val="24"/>
          </w:rPr>
          <w:id w:val="1600146707"/>
          <w:citation/>
        </w:sdtPr>
        <w:sdtContent>
          <w:r w:rsidR="00A93FF5">
            <w:rPr>
              <w:rFonts w:hAnsi="Calibri"/>
              <w:color w:val="000000" w:themeColor="text1"/>
              <w:kern w:val="24"/>
            </w:rPr>
            <w:fldChar w:fldCharType="begin"/>
          </w:r>
          <w:r w:rsidR="00A93FF5">
            <w:rPr>
              <w:color w:val="000000" w:themeColor="text1"/>
              <w:kern w:val="24"/>
            </w:rPr>
            <w:instrText xml:space="preserve"> CITATION Rut15 \l 1033 </w:instrText>
          </w:r>
          <w:r w:rsidR="00A93FF5">
            <w:rPr>
              <w:rFonts w:hAnsi="Calibri"/>
              <w:color w:val="000000" w:themeColor="text1"/>
              <w:kern w:val="24"/>
            </w:rPr>
            <w:fldChar w:fldCharType="separate"/>
          </w:r>
          <w:r w:rsidR="00227C65" w:rsidRPr="00227C65">
            <w:rPr>
              <w:noProof/>
              <w:color w:val="000000" w:themeColor="text1"/>
              <w:kern w:val="24"/>
            </w:rPr>
            <w:t>(Rutledge, et al., 2015 )</w:t>
          </w:r>
          <w:r w:rsidR="00A93FF5">
            <w:rPr>
              <w:rFonts w:hAnsi="Calibri"/>
              <w:color w:val="000000" w:themeColor="text1"/>
              <w:kern w:val="24"/>
            </w:rPr>
            <w:fldChar w:fldCharType="end"/>
          </w:r>
        </w:sdtContent>
      </w:sdt>
      <w:r w:rsidR="00EA5D15">
        <w:rPr>
          <w:rFonts w:hAnsi="Calibri"/>
          <w:color w:val="000000" w:themeColor="text1"/>
          <w:kern w:val="24"/>
        </w:rPr>
        <w:t>.</w:t>
      </w:r>
      <w:r w:rsidR="00EA4798">
        <w:rPr>
          <w:rFonts w:hAnsi="Calibri"/>
          <w:color w:val="000000" w:themeColor="text1"/>
          <w:kern w:val="24"/>
        </w:rPr>
        <w:t xml:space="preserve"> Each female wasp digs and provisions her own nest, but nests are usually found in aggregations of tens to hundreds of individual withing the same area</w:t>
      </w:r>
      <w:r w:rsidR="00A93FF5">
        <w:rPr>
          <w:rFonts w:hAnsi="Calibri"/>
          <w:color w:val="000000" w:themeColor="text1"/>
          <w:kern w:val="24"/>
        </w:rPr>
        <w:t xml:space="preserve"> </w:t>
      </w:r>
      <w:sdt>
        <w:sdtPr>
          <w:rPr>
            <w:rFonts w:hAnsi="Calibri"/>
            <w:color w:val="000000" w:themeColor="text1"/>
            <w:kern w:val="24"/>
          </w:rPr>
          <w:id w:val="-1876685399"/>
          <w:citation/>
        </w:sdtPr>
        <w:sdtContent>
          <w:r w:rsidR="0062364F">
            <w:rPr>
              <w:rFonts w:hAnsi="Calibri"/>
              <w:color w:val="000000" w:themeColor="text1"/>
              <w:kern w:val="24"/>
            </w:rPr>
            <w:fldChar w:fldCharType="begin"/>
          </w:r>
          <w:r w:rsidR="0062364F">
            <w:rPr>
              <w:color w:val="000000" w:themeColor="text1"/>
              <w:kern w:val="24"/>
            </w:rPr>
            <w:instrText xml:space="preserve"> CITATION Nal13 \l 1033 </w:instrText>
          </w:r>
          <w:r w:rsidR="0062364F">
            <w:rPr>
              <w:rFonts w:hAnsi="Calibri"/>
              <w:color w:val="000000" w:themeColor="text1"/>
              <w:kern w:val="24"/>
            </w:rPr>
            <w:fldChar w:fldCharType="separate"/>
          </w:r>
          <w:r w:rsidR="00227C65" w:rsidRPr="00227C65">
            <w:rPr>
              <w:noProof/>
              <w:color w:val="000000" w:themeColor="text1"/>
              <w:kern w:val="24"/>
            </w:rPr>
            <w:t>(Nalepa, et al., 2012)</w:t>
          </w:r>
          <w:r w:rsidR="0062364F">
            <w:rPr>
              <w:rFonts w:hAnsi="Calibri"/>
              <w:color w:val="000000" w:themeColor="text1"/>
              <w:kern w:val="24"/>
            </w:rPr>
            <w:fldChar w:fldCharType="end"/>
          </w:r>
        </w:sdtContent>
      </w:sdt>
      <w:r w:rsidR="00EA4798">
        <w:rPr>
          <w:rFonts w:hAnsi="Calibri"/>
          <w:color w:val="000000" w:themeColor="text1"/>
          <w:kern w:val="24"/>
        </w:rPr>
        <w:t>.</w:t>
      </w:r>
    </w:p>
    <w:p w14:paraId="008CD2CB" w14:textId="04F60856" w:rsidR="0028394C" w:rsidRDefault="005179D2" w:rsidP="004635FC">
      <w:pPr>
        <w:spacing w:line="360" w:lineRule="auto"/>
        <w:rPr>
          <w:rFonts w:hAnsi="Calibri"/>
          <w:color w:val="000000" w:themeColor="text1"/>
          <w:kern w:val="24"/>
        </w:rPr>
      </w:pPr>
      <w:r>
        <w:t xml:space="preserve">Like many solitary wasps, </w:t>
      </w:r>
      <w:proofErr w:type="spellStart"/>
      <w:r w:rsidRPr="00897D1E">
        <w:rPr>
          <w:i/>
          <w:iCs/>
        </w:rPr>
        <w:t>Cerceris</w:t>
      </w:r>
      <w:proofErr w:type="spellEnd"/>
      <w:r w:rsidRPr="00897D1E">
        <w:rPr>
          <w:i/>
          <w:iCs/>
        </w:rPr>
        <w:t xml:space="preserve"> </w:t>
      </w:r>
      <w:proofErr w:type="spellStart"/>
      <w:r w:rsidRPr="00897D1E">
        <w:rPr>
          <w:i/>
          <w:iCs/>
        </w:rPr>
        <w:t>fumipennis</w:t>
      </w:r>
      <w:proofErr w:type="spellEnd"/>
      <w:r>
        <w:t xml:space="preserve"> is a generalist hunter </w:t>
      </w:r>
      <w:r w:rsidR="008B1150">
        <w:t xml:space="preserve">within a specific </w:t>
      </w:r>
      <w:r w:rsidR="002D278E">
        <w:t>taxon</w:t>
      </w:r>
      <w:r w:rsidR="008B1150">
        <w:t xml:space="preserve">, in its case adult beetles in the family </w:t>
      </w:r>
      <w:proofErr w:type="spellStart"/>
      <w:r w:rsidR="008B1150">
        <w:t>Buprestidae</w:t>
      </w:r>
      <w:proofErr w:type="spellEnd"/>
      <w:r>
        <w:t xml:space="preserve">. </w:t>
      </w:r>
      <w:proofErr w:type="spellStart"/>
      <w:r w:rsidR="00EA5D15" w:rsidRPr="00C923A3">
        <w:rPr>
          <w:rFonts w:hAnsi="Calibri"/>
          <w:i/>
          <w:iCs/>
          <w:color w:val="000000" w:themeColor="text1"/>
          <w:kern w:val="24"/>
        </w:rPr>
        <w:t>C</w:t>
      </w:r>
      <w:r w:rsidR="00EA5D15">
        <w:rPr>
          <w:rFonts w:hAnsi="Calibri"/>
          <w:i/>
          <w:iCs/>
          <w:color w:val="000000" w:themeColor="text1"/>
          <w:kern w:val="24"/>
        </w:rPr>
        <w:t>erceris</w:t>
      </w:r>
      <w:proofErr w:type="spellEnd"/>
      <w:r w:rsidR="00EA5D15" w:rsidRPr="00C923A3">
        <w:rPr>
          <w:rFonts w:hAnsi="Calibri"/>
          <w:i/>
          <w:iCs/>
          <w:color w:val="000000" w:themeColor="text1"/>
          <w:kern w:val="24"/>
        </w:rPr>
        <w:t xml:space="preserve"> </w:t>
      </w:r>
      <w:proofErr w:type="spellStart"/>
      <w:r w:rsidR="00EA5D15" w:rsidRPr="00C923A3">
        <w:rPr>
          <w:rFonts w:hAnsi="Calibri"/>
          <w:i/>
          <w:iCs/>
          <w:color w:val="000000" w:themeColor="text1"/>
          <w:kern w:val="24"/>
        </w:rPr>
        <w:t>fumipennis</w:t>
      </w:r>
      <w:proofErr w:type="spellEnd"/>
      <w:r w:rsidR="00EA5D15" w:rsidRPr="00C923A3">
        <w:rPr>
          <w:rFonts w:hAnsi="Calibri"/>
          <w:i/>
          <w:iCs/>
          <w:color w:val="000000" w:themeColor="text1"/>
          <w:kern w:val="24"/>
        </w:rPr>
        <w:t xml:space="preserve"> </w:t>
      </w:r>
      <w:r w:rsidR="00EA5D15" w:rsidRPr="00C923A3">
        <w:rPr>
          <w:rFonts w:hAnsi="Calibri"/>
          <w:color w:val="000000" w:themeColor="text1"/>
          <w:kern w:val="24"/>
        </w:rPr>
        <w:t>has a known prey range of &gt; 100 sp.</w:t>
      </w:r>
      <w:r w:rsidR="00EA5D15">
        <w:rPr>
          <w:rFonts w:hAnsi="Calibri"/>
          <w:color w:val="000000" w:themeColor="text1"/>
          <w:kern w:val="24"/>
        </w:rPr>
        <w:t xml:space="preserve"> of buprestids </w:t>
      </w:r>
      <w:r w:rsidR="00DE1F63" w:rsidRPr="001A1DB5">
        <w:rPr>
          <w:noProof/>
          <w:color w:val="000000" w:themeColor="text1"/>
          <w:kern w:val="24"/>
        </w:rPr>
        <w:t>(Swink, et al., 2013</w:t>
      </w:r>
      <w:r w:rsidR="00DE1F63">
        <w:rPr>
          <w:noProof/>
          <w:color w:val="000000" w:themeColor="text1"/>
          <w:kern w:val="24"/>
        </w:rPr>
        <w:t>;</w:t>
      </w:r>
      <w:r w:rsidR="00DE1F63" w:rsidRPr="00DE1F63">
        <w:rPr>
          <w:noProof/>
          <w:color w:val="000000" w:themeColor="text1"/>
          <w:kern w:val="24"/>
        </w:rPr>
        <w:t xml:space="preserve"> </w:t>
      </w:r>
      <w:r w:rsidR="00DE1F63" w:rsidRPr="001A1DB5">
        <w:rPr>
          <w:noProof/>
          <w:color w:val="000000" w:themeColor="text1"/>
          <w:kern w:val="24"/>
        </w:rPr>
        <w:t>Brownie, et al., 2015;</w:t>
      </w:r>
      <w:r w:rsidR="00DE1F63">
        <w:rPr>
          <w:noProof/>
          <w:color w:val="000000" w:themeColor="text1"/>
          <w:kern w:val="24"/>
        </w:rPr>
        <w:t xml:space="preserve"> </w:t>
      </w:r>
      <w:r w:rsidR="00DE1F63" w:rsidRPr="001A1DB5">
        <w:rPr>
          <w:noProof/>
          <w:color w:val="000000" w:themeColor="text1"/>
          <w:kern w:val="24"/>
        </w:rPr>
        <w:t>Bohne, et al., 2019;</w:t>
      </w:r>
      <w:r w:rsidR="00DE1F63">
        <w:rPr>
          <w:noProof/>
          <w:color w:val="000000" w:themeColor="text1"/>
          <w:kern w:val="24"/>
        </w:rPr>
        <w:t xml:space="preserve"> </w:t>
      </w:r>
      <w:r w:rsidR="00DE1F63" w:rsidRPr="001A1DB5">
        <w:rPr>
          <w:noProof/>
          <w:color w:val="000000" w:themeColor="text1"/>
          <w:kern w:val="24"/>
        </w:rPr>
        <w:t>Hallinen, et al., 2020)</w:t>
      </w:r>
      <w:r w:rsidR="00EA5D15">
        <w:rPr>
          <w:rFonts w:hAnsi="Calibri"/>
          <w:color w:val="000000" w:themeColor="text1"/>
          <w:kern w:val="24"/>
        </w:rPr>
        <w:t xml:space="preserve">. </w:t>
      </w:r>
      <w:r w:rsidR="004F614A">
        <w:rPr>
          <w:rFonts w:hAnsi="Calibri"/>
          <w:color w:val="000000" w:themeColor="text1"/>
          <w:kern w:val="24"/>
        </w:rPr>
        <w:t xml:space="preserve">Based on their known prey, </w:t>
      </w:r>
      <w:r w:rsidR="00970E8B">
        <w:rPr>
          <w:rFonts w:hAnsi="Calibri"/>
          <w:color w:val="000000" w:themeColor="text1"/>
          <w:kern w:val="24"/>
        </w:rPr>
        <w:t>t</w:t>
      </w:r>
      <w:r w:rsidR="007757A3">
        <w:rPr>
          <w:rFonts w:hAnsi="Calibri"/>
          <w:color w:val="000000" w:themeColor="text1"/>
          <w:kern w:val="24"/>
        </w:rPr>
        <w:t xml:space="preserve">heir </w:t>
      </w:r>
      <w:r w:rsidR="00E427AF">
        <w:rPr>
          <w:rFonts w:hAnsi="Calibri"/>
          <w:color w:val="000000" w:themeColor="text1"/>
          <w:kern w:val="24"/>
        </w:rPr>
        <w:t>prey seems</w:t>
      </w:r>
      <w:r w:rsidR="007757A3">
        <w:rPr>
          <w:rFonts w:hAnsi="Calibri"/>
          <w:color w:val="000000" w:themeColor="text1"/>
          <w:kern w:val="24"/>
        </w:rPr>
        <w:t xml:space="preserve"> to be limited to buprestids </w:t>
      </w:r>
      <w:r w:rsidR="0033567C">
        <w:rPr>
          <w:rFonts w:hAnsi="Calibri"/>
          <w:color w:val="000000" w:themeColor="text1"/>
          <w:kern w:val="24"/>
        </w:rPr>
        <w:t xml:space="preserve">(with &lt; 0.1% </w:t>
      </w:r>
      <w:proofErr w:type="spellStart"/>
      <w:r w:rsidR="0033567C">
        <w:rPr>
          <w:rFonts w:hAnsi="Calibri"/>
          <w:color w:val="000000" w:themeColor="text1"/>
          <w:kern w:val="24"/>
        </w:rPr>
        <w:t>Cer</w:t>
      </w:r>
      <w:r w:rsidR="001E390D">
        <w:rPr>
          <w:rFonts w:hAnsi="Calibri"/>
          <w:color w:val="000000" w:themeColor="text1"/>
          <w:kern w:val="24"/>
        </w:rPr>
        <w:t>ambycidae</w:t>
      </w:r>
      <w:proofErr w:type="spellEnd"/>
      <w:r w:rsidR="001E390D">
        <w:rPr>
          <w:rFonts w:hAnsi="Calibri"/>
          <w:color w:val="000000" w:themeColor="text1"/>
          <w:kern w:val="24"/>
        </w:rPr>
        <w:t xml:space="preserve"> and </w:t>
      </w:r>
      <w:proofErr w:type="spellStart"/>
      <w:r w:rsidR="001E390D">
        <w:rPr>
          <w:rFonts w:hAnsi="Calibri"/>
          <w:color w:val="000000" w:themeColor="text1"/>
          <w:kern w:val="24"/>
        </w:rPr>
        <w:t>Chrysomelidae</w:t>
      </w:r>
      <w:proofErr w:type="spellEnd"/>
      <w:sdt>
        <w:sdtPr>
          <w:rPr>
            <w:rFonts w:hAnsi="Calibri"/>
            <w:color w:val="000000" w:themeColor="text1"/>
            <w:kern w:val="24"/>
          </w:rPr>
          <w:id w:val="403105686"/>
          <w:citation/>
        </w:sdtPr>
        <w:sdtContent>
          <w:r w:rsidR="00467CDE">
            <w:rPr>
              <w:rFonts w:hAnsi="Calibri"/>
              <w:color w:val="000000" w:themeColor="text1"/>
              <w:kern w:val="24"/>
            </w:rPr>
            <w:fldChar w:fldCharType="begin"/>
          </w:r>
          <w:r w:rsidR="00467CDE">
            <w:rPr>
              <w:color w:val="000000" w:themeColor="text1"/>
              <w:kern w:val="24"/>
            </w:rPr>
            <w:instrText xml:space="preserve"> CITATION Rut11 \l 1033 </w:instrText>
          </w:r>
          <w:r w:rsidR="00467CDE">
            <w:rPr>
              <w:rFonts w:hAnsi="Calibri"/>
              <w:color w:val="000000" w:themeColor="text1"/>
              <w:kern w:val="24"/>
            </w:rPr>
            <w:fldChar w:fldCharType="separate"/>
          </w:r>
          <w:r w:rsidR="00227C65">
            <w:rPr>
              <w:noProof/>
              <w:color w:val="000000" w:themeColor="text1"/>
              <w:kern w:val="24"/>
            </w:rPr>
            <w:t xml:space="preserve"> </w:t>
          </w:r>
          <w:r w:rsidR="00227C65" w:rsidRPr="00227C65">
            <w:rPr>
              <w:noProof/>
              <w:color w:val="000000" w:themeColor="text1"/>
              <w:kern w:val="24"/>
            </w:rPr>
            <w:t>(Rutledge, et al., 2011)</w:t>
          </w:r>
          <w:r w:rsidR="00467CDE">
            <w:rPr>
              <w:rFonts w:hAnsi="Calibri"/>
              <w:color w:val="000000" w:themeColor="text1"/>
              <w:kern w:val="24"/>
            </w:rPr>
            <w:fldChar w:fldCharType="end"/>
          </w:r>
        </w:sdtContent>
      </w:sdt>
      <w:r w:rsidR="00CB6F7C">
        <w:rPr>
          <w:rFonts w:hAnsi="Calibri"/>
          <w:color w:val="000000" w:themeColor="text1"/>
          <w:kern w:val="24"/>
        </w:rPr>
        <w:t>)</w:t>
      </w:r>
      <w:r w:rsidR="001E390D">
        <w:rPr>
          <w:rFonts w:hAnsi="Calibri"/>
          <w:color w:val="000000" w:themeColor="text1"/>
          <w:kern w:val="24"/>
        </w:rPr>
        <w:t xml:space="preserve"> </w:t>
      </w:r>
      <w:r w:rsidR="007757A3">
        <w:rPr>
          <w:rFonts w:hAnsi="Calibri"/>
          <w:color w:val="000000" w:themeColor="text1"/>
          <w:kern w:val="24"/>
        </w:rPr>
        <w:t>that have an arboreal habitat as adults,</w:t>
      </w:r>
      <w:r w:rsidR="000375D4">
        <w:rPr>
          <w:rFonts w:hAnsi="Calibri"/>
          <w:color w:val="000000" w:themeColor="text1"/>
          <w:kern w:val="24"/>
        </w:rPr>
        <w:t xml:space="preserve"> are adults during</w:t>
      </w:r>
      <w:r w:rsidR="007757A3">
        <w:rPr>
          <w:rFonts w:hAnsi="Calibri"/>
          <w:color w:val="000000" w:themeColor="text1"/>
          <w:kern w:val="24"/>
        </w:rPr>
        <w:t xml:space="preserve"> t</w:t>
      </w:r>
      <w:r w:rsidR="002D02B7">
        <w:rPr>
          <w:rFonts w:hAnsi="Calibri"/>
          <w:color w:val="000000" w:themeColor="text1"/>
          <w:kern w:val="24"/>
        </w:rPr>
        <w:t xml:space="preserve">he wasps’ </w:t>
      </w:r>
      <w:r w:rsidR="00EA5D15">
        <w:rPr>
          <w:rFonts w:hAnsi="Calibri"/>
          <w:color w:val="000000" w:themeColor="text1"/>
          <w:kern w:val="24"/>
        </w:rPr>
        <w:t xml:space="preserve">hunting season, and </w:t>
      </w:r>
      <w:r w:rsidR="00CB6F7C">
        <w:rPr>
          <w:rFonts w:hAnsi="Calibri"/>
          <w:color w:val="000000" w:themeColor="text1"/>
          <w:kern w:val="24"/>
        </w:rPr>
        <w:t>are within the size range (4 – 20 mm) used by</w:t>
      </w:r>
      <w:r w:rsidR="003466D2">
        <w:rPr>
          <w:rFonts w:hAnsi="Calibri"/>
          <w:color w:val="000000" w:themeColor="text1"/>
          <w:kern w:val="24"/>
        </w:rPr>
        <w:t xml:space="preserve"> </w:t>
      </w:r>
      <w:proofErr w:type="spellStart"/>
      <w:r w:rsidR="003466D2" w:rsidRPr="00573BD0">
        <w:rPr>
          <w:rFonts w:hAnsi="Calibri"/>
          <w:i/>
          <w:iCs/>
          <w:color w:val="000000" w:themeColor="text1"/>
          <w:kern w:val="24"/>
        </w:rPr>
        <w:t>Cerceris</w:t>
      </w:r>
      <w:proofErr w:type="spellEnd"/>
      <w:r w:rsidR="003466D2" w:rsidRPr="00573BD0">
        <w:rPr>
          <w:rFonts w:hAnsi="Calibri"/>
          <w:i/>
          <w:iCs/>
          <w:color w:val="000000" w:themeColor="text1"/>
          <w:kern w:val="24"/>
        </w:rPr>
        <w:t xml:space="preserve"> </w:t>
      </w:r>
      <w:proofErr w:type="spellStart"/>
      <w:r w:rsidR="003466D2" w:rsidRPr="00573BD0">
        <w:rPr>
          <w:rFonts w:hAnsi="Calibri"/>
          <w:i/>
          <w:iCs/>
          <w:color w:val="000000" w:themeColor="text1"/>
          <w:kern w:val="24"/>
        </w:rPr>
        <w:t>fumipennis</w:t>
      </w:r>
      <w:proofErr w:type="spellEnd"/>
      <w:r w:rsidR="003466D2">
        <w:rPr>
          <w:rFonts w:hAnsi="Calibri"/>
          <w:color w:val="000000" w:themeColor="text1"/>
          <w:kern w:val="24"/>
        </w:rPr>
        <w:t xml:space="preserve"> </w:t>
      </w:r>
      <w:r w:rsidR="00C94FA8" w:rsidRPr="00227C65">
        <w:rPr>
          <w:noProof/>
          <w:color w:val="000000" w:themeColor="text1"/>
          <w:kern w:val="24"/>
        </w:rPr>
        <w:t>(Volkova, et al., 1999</w:t>
      </w:r>
      <w:r w:rsidR="00C94FA8">
        <w:rPr>
          <w:noProof/>
          <w:color w:val="000000" w:themeColor="text1"/>
          <w:kern w:val="24"/>
        </w:rPr>
        <w:t xml:space="preserve">; </w:t>
      </w:r>
      <w:r w:rsidR="00C94FA8" w:rsidRPr="00227C65">
        <w:rPr>
          <w:noProof/>
          <w:color w:val="000000" w:themeColor="text1"/>
          <w:kern w:val="24"/>
        </w:rPr>
        <w:t>Hellman, et al., 2014)</w:t>
      </w:r>
      <w:r w:rsidR="00970E8B">
        <w:rPr>
          <w:rFonts w:hAnsi="Calibri"/>
          <w:color w:val="000000" w:themeColor="text1"/>
          <w:kern w:val="24"/>
        </w:rPr>
        <w:t>.</w:t>
      </w:r>
    </w:p>
    <w:p w14:paraId="18AF92A1" w14:textId="64DFC7DC" w:rsidR="000739AC" w:rsidRDefault="009B7739" w:rsidP="004635FC">
      <w:pPr>
        <w:spacing w:line="360" w:lineRule="auto"/>
      </w:pPr>
      <w:r>
        <w:t>Foraging w</w:t>
      </w:r>
      <w:r w:rsidR="00C50E85" w:rsidRPr="00C923A3">
        <w:t xml:space="preserve">asps </w:t>
      </w:r>
      <w:r w:rsidR="005B06E8">
        <w:t xml:space="preserve">should </w:t>
      </w:r>
      <w:r w:rsidR="00C50E85" w:rsidRPr="00C923A3">
        <w:t>maximize the mass of beetles collected for amount of effort</w:t>
      </w:r>
      <w:r w:rsidR="00D81CF5">
        <w:t xml:space="preserve"> </w:t>
      </w:r>
      <w:sdt>
        <w:sdtPr>
          <w:id w:val="-1090010283"/>
          <w:citation/>
        </w:sdtPr>
        <w:sdtContent>
          <w:r w:rsidR="00AA303D">
            <w:fldChar w:fldCharType="begin"/>
          </w:r>
          <w:r w:rsidR="00AA303D">
            <w:instrText xml:space="preserve"> CITATION Pyk19 \l 1033 </w:instrText>
          </w:r>
          <w:r w:rsidR="00AA303D">
            <w:fldChar w:fldCharType="separate"/>
          </w:r>
          <w:r w:rsidR="00227C65" w:rsidRPr="00227C65">
            <w:rPr>
              <w:noProof/>
            </w:rPr>
            <w:t>(Pyke, 2019)</w:t>
          </w:r>
          <w:r w:rsidR="00AA303D">
            <w:fldChar w:fldCharType="end"/>
          </w:r>
        </w:sdtContent>
      </w:sdt>
      <w:r w:rsidR="00C50E85" w:rsidRPr="00C923A3">
        <w:t>.</w:t>
      </w:r>
      <w:r w:rsidR="000C1912">
        <w:t xml:space="preserve"> </w:t>
      </w:r>
      <w:r w:rsidR="004C4452">
        <w:t>Wasps</w:t>
      </w:r>
      <w:r w:rsidR="00D912AA">
        <w:t xml:space="preserve"> </w:t>
      </w:r>
      <w:r w:rsidR="00B15C39">
        <w:t xml:space="preserve">should </w:t>
      </w:r>
      <w:r w:rsidR="005B06E8">
        <w:t>take the most</w:t>
      </w:r>
      <w:r w:rsidR="00FA4D83">
        <w:t xml:space="preserve"> readily available </w:t>
      </w:r>
      <w:r w:rsidR="005B06E8">
        <w:t xml:space="preserve">prey </w:t>
      </w:r>
      <w:r w:rsidR="00FA4D83">
        <w:t>rather than searching for specific</w:t>
      </w:r>
      <w:r w:rsidR="00284452">
        <w:t xml:space="preserve"> prey</w:t>
      </w:r>
      <w:r w:rsidR="00FA4D83">
        <w:t xml:space="preserve"> species.</w:t>
      </w:r>
      <w:r w:rsidR="002A6784">
        <w:t xml:space="preserve"> </w:t>
      </w:r>
      <w:r w:rsidR="000739AC">
        <w:t>Therefore</w:t>
      </w:r>
      <w:r w:rsidR="00D912AA">
        <w:t>,</w:t>
      </w:r>
      <w:r w:rsidR="000739AC">
        <w:t xml:space="preserve"> changes in the abundance of available prey will be reflected in the abundance of species in the captured prey</w:t>
      </w:r>
      <w:r w:rsidR="00897D1E">
        <w:t xml:space="preserve">. </w:t>
      </w:r>
      <w:r w:rsidR="00DF3751">
        <w:t xml:space="preserve">Work by </w:t>
      </w:r>
      <w:r w:rsidR="00B82B8B">
        <w:t xml:space="preserve">Swink </w:t>
      </w:r>
      <w:r w:rsidR="00DF3751">
        <w:t>et al</w:t>
      </w:r>
      <w:r w:rsidR="00B82B8B">
        <w:t xml:space="preserve">. </w:t>
      </w:r>
      <w:sdt>
        <w:sdtPr>
          <w:id w:val="-1456943287"/>
          <w:citation/>
        </w:sdtPr>
        <w:sdtContent>
          <w:r w:rsidR="00B82B8B">
            <w:fldChar w:fldCharType="begin"/>
          </w:r>
          <w:r w:rsidR="00B82B8B">
            <w:instrText xml:space="preserve">CITATION Swi13 \n  \l 1033 </w:instrText>
          </w:r>
          <w:r w:rsidR="00B82B8B">
            <w:fldChar w:fldCharType="separate"/>
          </w:r>
          <w:r w:rsidR="00227C65" w:rsidRPr="00227C65">
            <w:rPr>
              <w:noProof/>
            </w:rPr>
            <w:t>(2013)</w:t>
          </w:r>
          <w:r w:rsidR="00B82B8B">
            <w:fldChar w:fldCharType="end"/>
          </w:r>
        </w:sdtContent>
      </w:sdt>
      <w:r w:rsidR="00DF3751">
        <w:t xml:space="preserve"> show this pattern for </w:t>
      </w:r>
      <w:r w:rsidR="00DF3751" w:rsidRPr="00897D1E">
        <w:rPr>
          <w:i/>
          <w:iCs/>
        </w:rPr>
        <w:t xml:space="preserve">C. </w:t>
      </w:r>
      <w:proofErr w:type="spellStart"/>
      <w:r w:rsidR="00DF3751" w:rsidRPr="00897D1E">
        <w:rPr>
          <w:i/>
          <w:iCs/>
        </w:rPr>
        <w:t>fumipennis</w:t>
      </w:r>
      <w:proofErr w:type="spellEnd"/>
      <w:r w:rsidR="00DF3751" w:rsidRPr="00897D1E">
        <w:rPr>
          <w:i/>
          <w:iCs/>
        </w:rPr>
        <w:t xml:space="preserve"> </w:t>
      </w:r>
      <w:r w:rsidR="00DF3751">
        <w:t>in North Carolina</w:t>
      </w:r>
      <w:r w:rsidR="005B65DD">
        <w:t xml:space="preserve"> during a</w:t>
      </w:r>
      <w:r w:rsidR="00DF3751">
        <w:t>n outbreak of</w:t>
      </w:r>
      <w:r w:rsidR="005B65DD" w:rsidRPr="005B65DD">
        <w:t xml:space="preserve"> </w:t>
      </w:r>
      <w:r w:rsidR="000E2996" w:rsidRPr="005B65DD">
        <w:t>the hemlock borer</w:t>
      </w:r>
      <w:r w:rsidR="000E2996">
        <w:t>,</w:t>
      </w:r>
      <w:r w:rsidR="000E2996" w:rsidRPr="005B65DD">
        <w:t xml:space="preserve"> </w:t>
      </w:r>
      <w:proofErr w:type="spellStart"/>
      <w:r w:rsidR="005B65DD" w:rsidRPr="005B65DD">
        <w:rPr>
          <w:i/>
          <w:iCs/>
        </w:rPr>
        <w:t>Phaenops</w:t>
      </w:r>
      <w:proofErr w:type="spellEnd"/>
      <w:r w:rsidR="005B65DD" w:rsidRPr="005B65DD">
        <w:rPr>
          <w:i/>
          <w:iCs/>
        </w:rPr>
        <w:t xml:space="preserve"> </w:t>
      </w:r>
      <w:proofErr w:type="spellStart"/>
      <w:r w:rsidR="005B65DD" w:rsidRPr="005B65DD">
        <w:rPr>
          <w:i/>
          <w:iCs/>
        </w:rPr>
        <w:t>fulvuguttata</w:t>
      </w:r>
      <w:proofErr w:type="spellEnd"/>
      <w:r w:rsidR="005B65DD" w:rsidRPr="005B65DD">
        <w:t xml:space="preserve"> (Coleoptera: </w:t>
      </w:r>
      <w:proofErr w:type="spellStart"/>
      <w:r w:rsidR="005B65DD" w:rsidRPr="005B65DD">
        <w:t>Buprestidae</w:t>
      </w:r>
      <w:proofErr w:type="spellEnd"/>
      <w:r w:rsidR="005B65DD" w:rsidRPr="005B65DD">
        <w:t xml:space="preserve">), caused by hemlock decline due to </w:t>
      </w:r>
      <w:proofErr w:type="spellStart"/>
      <w:r w:rsidR="005B65DD" w:rsidRPr="005B65DD">
        <w:rPr>
          <w:i/>
          <w:iCs/>
        </w:rPr>
        <w:t>Adelges</w:t>
      </w:r>
      <w:proofErr w:type="spellEnd"/>
      <w:r w:rsidR="005B65DD" w:rsidRPr="005B65DD">
        <w:rPr>
          <w:i/>
          <w:iCs/>
        </w:rPr>
        <w:t xml:space="preserve"> </w:t>
      </w:r>
      <w:proofErr w:type="spellStart"/>
      <w:r w:rsidR="005B65DD" w:rsidRPr="005B65DD">
        <w:rPr>
          <w:i/>
          <w:iCs/>
        </w:rPr>
        <w:t>tsugae</w:t>
      </w:r>
      <w:proofErr w:type="spellEnd"/>
      <w:r w:rsidR="005B65DD" w:rsidRPr="005B65DD">
        <w:t xml:space="preserve"> (</w:t>
      </w:r>
      <w:proofErr w:type="spellStart"/>
      <w:r w:rsidR="005B65DD" w:rsidRPr="005B65DD">
        <w:t>Homoptera</w:t>
      </w:r>
      <w:proofErr w:type="spellEnd"/>
      <w:r w:rsidR="005B65DD" w:rsidRPr="005B65DD">
        <w:t xml:space="preserve">: </w:t>
      </w:r>
      <w:proofErr w:type="spellStart"/>
      <w:r w:rsidR="005B65DD" w:rsidRPr="005B65DD">
        <w:t>Adelgidae</w:t>
      </w:r>
      <w:proofErr w:type="spellEnd"/>
      <w:r w:rsidR="005B65DD" w:rsidRPr="005B65DD">
        <w:t>).</w:t>
      </w:r>
      <w:r w:rsidR="00DF3751">
        <w:t xml:space="preserve"> </w:t>
      </w:r>
      <w:r w:rsidR="005B65DD">
        <w:t>T</w:t>
      </w:r>
      <w:r w:rsidR="00897D1E">
        <w:t xml:space="preserve">he </w:t>
      </w:r>
      <w:r w:rsidR="00696984">
        <w:t xml:space="preserve">stress caused to hemlocks by the </w:t>
      </w:r>
      <w:r w:rsidR="00DF3751">
        <w:t xml:space="preserve">hemlock wooly adelgid was reflected in a rise </w:t>
      </w:r>
      <w:r w:rsidR="00EF46EF">
        <w:t xml:space="preserve">of </w:t>
      </w:r>
      <w:r w:rsidR="00DF3751">
        <w:t xml:space="preserve">hemlock borers as </w:t>
      </w:r>
      <w:r w:rsidR="00897D1E">
        <w:t>a</w:t>
      </w:r>
      <w:r w:rsidR="00DF3751">
        <w:t xml:space="preserve"> proportion of prey captured by the wasp. </w:t>
      </w:r>
      <w:r w:rsidR="001557EE">
        <w:t>This has been shown for other solitary hunting wasps</w:t>
      </w:r>
      <w:r w:rsidR="00DF3751">
        <w:t xml:space="preserve"> as well</w:t>
      </w:r>
      <w:r w:rsidR="008605FC">
        <w:t xml:space="preserve"> </w:t>
      </w:r>
      <w:r w:rsidR="008605FC" w:rsidRPr="00475C93">
        <w:rPr>
          <w:i/>
          <w:iCs/>
        </w:rPr>
        <w:t>viz</w:t>
      </w:r>
      <w:r w:rsidR="00AC27CD">
        <w:t>,</w:t>
      </w:r>
      <w:r w:rsidR="008605FC">
        <w:t xml:space="preserve"> </w:t>
      </w:r>
      <w:proofErr w:type="spellStart"/>
      <w:r w:rsidR="008605FC" w:rsidRPr="003D0CFE">
        <w:rPr>
          <w:i/>
          <w:iCs/>
        </w:rPr>
        <w:t>Hypodynerus</w:t>
      </w:r>
      <w:proofErr w:type="spellEnd"/>
      <w:r w:rsidR="008605FC" w:rsidRPr="003D0CFE">
        <w:rPr>
          <w:i/>
          <w:iCs/>
        </w:rPr>
        <w:t xml:space="preserve"> </w:t>
      </w:r>
      <w:proofErr w:type="spellStart"/>
      <w:r w:rsidR="008605FC" w:rsidRPr="003D0CFE">
        <w:rPr>
          <w:i/>
          <w:iCs/>
        </w:rPr>
        <w:t>andeus</w:t>
      </w:r>
      <w:proofErr w:type="spellEnd"/>
      <w:r w:rsidR="008605FC">
        <w:t xml:space="preserve"> (Packard) </w:t>
      </w:r>
      <w:sdt>
        <w:sdtPr>
          <w:id w:val="455613317"/>
          <w:citation/>
        </w:sdtPr>
        <w:sdtContent>
          <w:r w:rsidR="00BA07C5">
            <w:fldChar w:fldCharType="begin"/>
          </w:r>
          <w:r w:rsidR="00BA07C5">
            <w:instrText xml:space="preserve"> CITATION Var14 \l 1033 </w:instrText>
          </w:r>
          <w:r w:rsidR="00BA07C5">
            <w:fldChar w:fldCharType="separate"/>
          </w:r>
          <w:r w:rsidR="00227C65" w:rsidRPr="00227C65">
            <w:rPr>
              <w:noProof/>
            </w:rPr>
            <w:t>(Vargas, et al., 2014)</w:t>
          </w:r>
          <w:r w:rsidR="00BA07C5">
            <w:fldChar w:fldCharType="end"/>
          </w:r>
        </w:sdtContent>
      </w:sdt>
      <w:r w:rsidR="00AC27CD">
        <w:t xml:space="preserve"> </w:t>
      </w:r>
      <w:r w:rsidR="008605FC">
        <w:t xml:space="preserve">and </w:t>
      </w:r>
      <w:r w:rsidR="008605FC" w:rsidRPr="003D0CFE">
        <w:rPr>
          <w:i/>
          <w:iCs/>
        </w:rPr>
        <w:t xml:space="preserve">Sphex </w:t>
      </w:r>
      <w:proofErr w:type="spellStart"/>
      <w:r w:rsidR="008605FC" w:rsidRPr="003D0CFE">
        <w:rPr>
          <w:i/>
          <w:iCs/>
        </w:rPr>
        <w:t>ichneumoneus</w:t>
      </w:r>
      <w:proofErr w:type="spellEnd"/>
      <w:r w:rsidR="008605FC">
        <w:t xml:space="preserve"> (L.)</w:t>
      </w:r>
      <w:r w:rsidR="00BA07C5">
        <w:t xml:space="preserve"> </w:t>
      </w:r>
      <w:sdt>
        <w:sdtPr>
          <w:id w:val="-1171333692"/>
          <w:citation/>
        </w:sdtPr>
        <w:sdtContent>
          <w:r w:rsidR="00BA07C5">
            <w:fldChar w:fldCharType="begin"/>
          </w:r>
          <w:r w:rsidR="00BA07C5">
            <w:instrText xml:space="preserve"> CITATION Bro85 \l 1033 </w:instrText>
          </w:r>
          <w:r w:rsidR="00BA07C5">
            <w:fldChar w:fldCharType="separate"/>
          </w:r>
          <w:r w:rsidR="00227C65" w:rsidRPr="00227C65">
            <w:rPr>
              <w:noProof/>
            </w:rPr>
            <w:t>(Brockmann, 1985)</w:t>
          </w:r>
          <w:r w:rsidR="00BA07C5">
            <w:fldChar w:fldCharType="end"/>
          </w:r>
        </w:sdtContent>
      </w:sdt>
      <w:r w:rsidR="008605FC">
        <w:t xml:space="preserve">. </w:t>
      </w:r>
      <w:r w:rsidR="003D0CFE">
        <w:t>Both</w:t>
      </w:r>
      <w:r w:rsidR="008605FC">
        <w:t xml:space="preserve"> species </w:t>
      </w:r>
      <w:r w:rsidR="001123B5">
        <w:t xml:space="preserve">specialize in a family of prey, but </w:t>
      </w:r>
      <w:r w:rsidR="00202D21">
        <w:t xml:space="preserve">prey choice is constrained by </w:t>
      </w:r>
      <w:proofErr w:type="gramStart"/>
      <w:r w:rsidR="00960C11">
        <w:t>habitat,</w:t>
      </w:r>
      <w:r w:rsidR="003D0CFE">
        <w:t xml:space="preserve"> </w:t>
      </w:r>
      <w:r w:rsidR="00202D21">
        <w:t xml:space="preserve"> size</w:t>
      </w:r>
      <w:proofErr w:type="gramEnd"/>
      <w:r w:rsidR="00202D21">
        <w:t xml:space="preserve"> and phenology, and like </w:t>
      </w:r>
      <w:r w:rsidR="00202D21" w:rsidRPr="003D0CFE">
        <w:rPr>
          <w:i/>
          <w:iCs/>
        </w:rPr>
        <w:t xml:space="preserve">C. </w:t>
      </w:r>
      <w:proofErr w:type="spellStart"/>
      <w:r w:rsidR="00202D21" w:rsidRPr="003D0CFE">
        <w:rPr>
          <w:i/>
          <w:iCs/>
        </w:rPr>
        <w:t>fumipennis</w:t>
      </w:r>
      <w:proofErr w:type="spellEnd"/>
      <w:r w:rsidR="00202D21">
        <w:t xml:space="preserve">, </w:t>
      </w:r>
      <w:r w:rsidR="003D0CFE">
        <w:t>prey composition fluctuates with prey abundance.</w:t>
      </w:r>
    </w:p>
    <w:p w14:paraId="1A7F5945" w14:textId="5F50EF4F" w:rsidR="00313F71" w:rsidRDefault="00313F71" w:rsidP="004635FC">
      <w:pPr>
        <w:spacing w:line="360" w:lineRule="auto"/>
      </w:pPr>
      <w:r>
        <w:t xml:space="preserve">In this paper, we use the relative proportion of </w:t>
      </w:r>
      <w:r w:rsidR="008D1C20">
        <w:t>EAB</w:t>
      </w:r>
      <w:r>
        <w:t xml:space="preserve"> in the prey of </w:t>
      </w:r>
      <w:r w:rsidRPr="00E266DC">
        <w:rPr>
          <w:i/>
          <w:iCs/>
        </w:rPr>
        <w:t xml:space="preserve">C. </w:t>
      </w:r>
      <w:proofErr w:type="spellStart"/>
      <w:r w:rsidRPr="00E266DC">
        <w:rPr>
          <w:i/>
          <w:iCs/>
        </w:rPr>
        <w:t>fumipennis</w:t>
      </w:r>
      <w:proofErr w:type="spellEnd"/>
      <w:r>
        <w:t xml:space="preserve"> colonies to examine the temporal history of the EAB infestation at single locations, as well as the spatial pattern of EAB distribution over time in Connecticut.</w:t>
      </w:r>
      <w:bookmarkEnd w:id="2"/>
    </w:p>
    <w:p w14:paraId="37B1257A" w14:textId="071036B2" w:rsidR="00C923A3" w:rsidRPr="00C4220D" w:rsidRDefault="00C923A3" w:rsidP="004716D2">
      <w:pPr>
        <w:spacing w:line="360" w:lineRule="auto"/>
        <w:rPr>
          <w:b/>
        </w:rPr>
      </w:pPr>
      <w:r w:rsidRPr="00C4220D">
        <w:rPr>
          <w:b/>
        </w:rPr>
        <w:t>Materials and Methods</w:t>
      </w:r>
    </w:p>
    <w:p w14:paraId="21F77903" w14:textId="29D64715" w:rsidR="00E66433" w:rsidRPr="00C923A3" w:rsidRDefault="0063606F" w:rsidP="004635FC">
      <w:pPr>
        <w:spacing w:line="360" w:lineRule="auto"/>
      </w:pPr>
      <w:r>
        <w:t xml:space="preserve">Collection Sites - </w:t>
      </w:r>
      <w:r w:rsidR="00EA4798">
        <w:t>Aggregations</w:t>
      </w:r>
      <w:r w:rsidR="00EB7EC3">
        <w:t xml:space="preserve"> of </w:t>
      </w:r>
      <w:proofErr w:type="spellStart"/>
      <w:r w:rsidR="00EB7EC3" w:rsidRPr="0063606F">
        <w:rPr>
          <w:i/>
        </w:rPr>
        <w:t>Cerceris</w:t>
      </w:r>
      <w:proofErr w:type="spellEnd"/>
      <w:r w:rsidR="00EB7EC3" w:rsidRPr="0063606F">
        <w:rPr>
          <w:i/>
        </w:rPr>
        <w:t xml:space="preserve"> </w:t>
      </w:r>
      <w:proofErr w:type="spellStart"/>
      <w:r w:rsidR="00EB7EC3" w:rsidRPr="0063606F">
        <w:rPr>
          <w:i/>
        </w:rPr>
        <w:t>fumipennis</w:t>
      </w:r>
      <w:proofErr w:type="spellEnd"/>
      <w:r w:rsidR="00EB7EC3">
        <w:t xml:space="preserve"> were identified by surveys of baseball fields throughout Connecticut, as baseball fields are the most common habitat for the wasp</w:t>
      </w:r>
      <w:sdt>
        <w:sdtPr>
          <w:id w:val="2033684671"/>
          <w:citation/>
        </w:sdtPr>
        <w:sdtContent>
          <w:r w:rsidR="00D1718B">
            <w:fldChar w:fldCharType="begin"/>
          </w:r>
          <w:r w:rsidR="00D1718B">
            <w:instrText xml:space="preserve"> CITATION Nal13 \l 1033 </w:instrText>
          </w:r>
          <w:r w:rsidR="00D1718B">
            <w:fldChar w:fldCharType="separate"/>
          </w:r>
          <w:r w:rsidR="00227C65">
            <w:rPr>
              <w:noProof/>
            </w:rPr>
            <w:t xml:space="preserve"> </w:t>
          </w:r>
          <w:r w:rsidR="00227C65" w:rsidRPr="00227C65">
            <w:rPr>
              <w:noProof/>
            </w:rPr>
            <w:t xml:space="preserve">(Nalepa, et al., </w:t>
          </w:r>
          <w:r w:rsidR="00227C65" w:rsidRPr="00227C65">
            <w:rPr>
              <w:noProof/>
            </w:rPr>
            <w:lastRenderedPageBreak/>
            <w:t>2012)</w:t>
          </w:r>
          <w:r w:rsidR="00D1718B">
            <w:fldChar w:fldCharType="end"/>
          </w:r>
        </w:sdtContent>
      </w:sdt>
      <w:r w:rsidR="00EB7EC3">
        <w:t>.</w:t>
      </w:r>
      <w:r>
        <w:t xml:space="preserve"> New </w:t>
      </w:r>
      <w:r w:rsidR="00EA4798">
        <w:t>aggregations</w:t>
      </w:r>
      <w:r>
        <w:t xml:space="preserve"> were added each year, and others were dropped as the numbers of wasps in colonies fluctuated. </w:t>
      </w:r>
    </w:p>
    <w:p w14:paraId="2DEA2AB4" w14:textId="633A593F" w:rsidR="00E66433" w:rsidRPr="00C923A3" w:rsidRDefault="00C50E85" w:rsidP="004635FC">
      <w:pPr>
        <w:spacing w:line="360" w:lineRule="auto"/>
      </w:pPr>
      <w:r w:rsidRPr="00C923A3">
        <w:t>The beetles were collected from late June – August of 20</w:t>
      </w:r>
      <w:r w:rsidR="008734D3">
        <w:t>09</w:t>
      </w:r>
      <w:r w:rsidRPr="00C923A3">
        <w:t>-20</w:t>
      </w:r>
      <w:r w:rsidR="00A50ED3">
        <w:t>2</w:t>
      </w:r>
      <w:r w:rsidR="008734D3">
        <w:t>2</w:t>
      </w:r>
      <w:r w:rsidRPr="00C923A3">
        <w:t xml:space="preserve">. The goal </w:t>
      </w:r>
      <w:r w:rsidR="00C923A3">
        <w:t xml:space="preserve">was 50 beetles/ site/ year, </w:t>
      </w:r>
      <w:sdt>
        <w:sdtPr>
          <w:id w:val="-1732532976"/>
          <w:citation/>
        </w:sdtPr>
        <w:sdtContent>
          <w:r w:rsidR="00FC5751">
            <w:fldChar w:fldCharType="begin"/>
          </w:r>
          <w:r w:rsidR="00FC5751">
            <w:instrText xml:space="preserve"> CITATION Car14 \l 1033 </w:instrText>
          </w:r>
          <w:r w:rsidR="00FC5751">
            <w:fldChar w:fldCharType="separate"/>
          </w:r>
          <w:r w:rsidR="00227C65" w:rsidRPr="00227C65">
            <w:rPr>
              <w:noProof/>
            </w:rPr>
            <w:t>(Careless, et al., 2014)</w:t>
          </w:r>
          <w:r w:rsidR="00FC5751">
            <w:fldChar w:fldCharType="end"/>
          </w:r>
        </w:sdtContent>
      </w:sdt>
      <w:r w:rsidR="00FC5751">
        <w:t xml:space="preserve">, </w:t>
      </w:r>
      <w:r w:rsidR="00C923A3">
        <w:t>but</w:t>
      </w:r>
      <w:r w:rsidRPr="00C923A3">
        <w:t xml:space="preserve"> some sites were only visited </w:t>
      </w:r>
      <w:r w:rsidR="00EA4798" w:rsidRPr="00C923A3">
        <w:t>once,</w:t>
      </w:r>
      <w:r w:rsidRPr="00C923A3">
        <w:t xml:space="preserve"> and others were visited multiple times for multiple years. </w:t>
      </w:r>
      <w:r w:rsidR="00086310">
        <w:t>Only data from 2012</w:t>
      </w:r>
      <w:r w:rsidR="00E73735">
        <w:t xml:space="preserve">, the year of initial EAB discovery in the state, </w:t>
      </w:r>
      <w:r w:rsidR="00086310">
        <w:t>onward is presented</w:t>
      </w:r>
      <w:r w:rsidR="00E73735">
        <w:t xml:space="preserve">. </w:t>
      </w:r>
      <w:r w:rsidRPr="00C923A3">
        <w:t xml:space="preserve">Sampling intensity reflected wasp </w:t>
      </w:r>
      <w:r w:rsidR="00EF1133">
        <w:t xml:space="preserve">colony </w:t>
      </w:r>
      <w:r w:rsidRPr="00C923A3">
        <w:t>size fluctuations, focus on EAB surveillance, and personnel.</w:t>
      </w:r>
      <w:r w:rsidR="00A4315A">
        <w:t xml:space="preserve"> </w:t>
      </w:r>
      <w:r w:rsidR="00C4220D" w:rsidRPr="00C923A3">
        <w:t xml:space="preserve">Beetles were collected by netting </w:t>
      </w:r>
      <w:r w:rsidR="00C4220D">
        <w:t>and releasing</w:t>
      </w:r>
      <w:r w:rsidR="00ED3242">
        <w:t xml:space="preserve"> wasps carrying prey </w:t>
      </w:r>
      <w:r w:rsidR="00C4220D" w:rsidRPr="00C923A3">
        <w:t xml:space="preserve">or by collecting beetles abandoned </w:t>
      </w:r>
      <w:r w:rsidR="00C4220D">
        <w:t xml:space="preserve">on the field </w:t>
      </w:r>
      <w:r w:rsidR="00C4220D" w:rsidRPr="00C923A3">
        <w:t>by the wasps.</w:t>
      </w:r>
      <w:r w:rsidR="00C4220D">
        <w:t xml:space="preserve"> </w:t>
      </w:r>
      <w:sdt>
        <w:sdtPr>
          <w:id w:val="-1057076842"/>
          <w:citation/>
        </w:sdtPr>
        <w:sdtContent>
          <w:r w:rsidR="007D15C3">
            <w:fldChar w:fldCharType="begin"/>
          </w:r>
          <w:r w:rsidR="007D15C3">
            <w:instrText xml:space="preserve"> CITATION Car12 \l 1033 </w:instrText>
          </w:r>
          <w:r w:rsidR="000910E8">
            <w:instrText xml:space="preserve"> \m Rut13</w:instrText>
          </w:r>
          <w:r w:rsidR="007D15C3">
            <w:fldChar w:fldCharType="separate"/>
          </w:r>
          <w:r w:rsidR="00227C65" w:rsidRPr="00227C65">
            <w:rPr>
              <w:noProof/>
            </w:rPr>
            <w:t>(Carrier &amp; Jackson, 2012; Rutledge, et al., 2013)</w:t>
          </w:r>
          <w:r w:rsidR="007D15C3">
            <w:fldChar w:fldCharType="end"/>
          </w:r>
        </w:sdtContent>
      </w:sdt>
      <w:r w:rsidR="007D15C3">
        <w:t xml:space="preserve">. </w:t>
      </w:r>
    </w:p>
    <w:p w14:paraId="0418CC7E" w14:textId="77777777" w:rsidR="00E01E68" w:rsidRDefault="00D1797E" w:rsidP="00D1797E">
      <w:pPr>
        <w:spacing w:line="360" w:lineRule="auto"/>
        <w:rPr>
          <w:ins w:id="3" w:author="Alex" w:date="2023-03-27T11:32:00Z"/>
        </w:rPr>
      </w:pPr>
      <w:r>
        <w:t xml:space="preserve">Proportion of EAB as related to time of EAB detection - a subset of sites that had greater than </w:t>
      </w:r>
      <w:r w:rsidR="00FD1A4D">
        <w:t>30</w:t>
      </w:r>
      <w:r>
        <w:t xml:space="preserve"> beetles collected in the year before</w:t>
      </w:r>
      <w:r w:rsidR="00AC27CD">
        <w:t xml:space="preserve"> initial detection</w:t>
      </w:r>
      <w:r>
        <w:t xml:space="preserve"> and </w:t>
      </w:r>
      <w:r w:rsidR="00FD1A4D">
        <w:t xml:space="preserve">50 beetles collected at the site </w:t>
      </w:r>
      <w:r>
        <w:t xml:space="preserve">for one or more years after </w:t>
      </w:r>
      <w:r w:rsidR="00AC27CD">
        <w:t xml:space="preserve">the </w:t>
      </w:r>
      <w:r>
        <w:t xml:space="preserve">initial detection of Emerald Ash Borer </w:t>
      </w:r>
      <w:r w:rsidR="009F0065">
        <w:t xml:space="preserve">at that site </w:t>
      </w:r>
      <w:r>
        <w:t xml:space="preserve">were selected. For each site and year, the proportion of EAB/ total beetles was calculated and classified by year relative to </w:t>
      </w:r>
      <w:r w:rsidR="001854DE" w:rsidRPr="001854DE">
        <w:rPr>
          <w:iCs/>
        </w:rPr>
        <w:t>EAB</w:t>
      </w:r>
      <w:r>
        <w:t xml:space="preserve"> detection, 0 = the year of detection, 1 = the year after detection, etc. regardless of what calendar year that detection occurred. We </w:t>
      </w:r>
      <w:r w:rsidR="00B86685">
        <w:t xml:space="preserve">visually </w:t>
      </w:r>
      <w:r>
        <w:t xml:space="preserve">compared the dynamics of the average proportions of EAB at a site after infestation to the theoretical wave model (Figure </w:t>
      </w:r>
      <w:r w:rsidR="00F34E6A">
        <w:t>1</w:t>
      </w:r>
      <w:r>
        <w:t>).</w:t>
      </w:r>
    </w:p>
    <w:p w14:paraId="1FE09F80" w14:textId="7B7162BF" w:rsidR="00D1797E" w:rsidRPr="001E01F2" w:rsidRDefault="00E01E68" w:rsidP="00D1797E">
      <w:pPr>
        <w:spacing w:line="360" w:lineRule="auto"/>
        <w:rPr>
          <w:color w:val="548DD4" w:themeColor="text2" w:themeTint="99"/>
        </w:rPr>
      </w:pPr>
      <w:ins w:id="4" w:author="Alex" w:date="2023-03-27T11:32:00Z">
        <w:r>
          <w:t xml:space="preserve">Modeling </w:t>
        </w:r>
      </w:ins>
      <w:ins w:id="5" w:author="Alex" w:date="2023-03-27T11:33:00Z">
        <w:r>
          <w:t>proportion of</w:t>
        </w:r>
      </w:ins>
      <w:ins w:id="6" w:author="Alex" w:date="2023-03-27T11:32:00Z">
        <w:r>
          <w:t xml:space="preserve"> EAB against time of EAB detection</w:t>
        </w:r>
      </w:ins>
      <w:r w:rsidR="00D1797E">
        <w:t xml:space="preserve"> </w:t>
      </w:r>
      <w:ins w:id="7" w:author="Alex" w:date="2023-03-27T11:33:00Z">
        <w:r>
          <w:t>– proportion of EAB as a function of time of EAB detection was modeled using a generalized linear mixed effects model with a logit link</w:t>
        </w:r>
      </w:ins>
      <w:ins w:id="8" w:author="Alex" w:date="2023-03-27T11:34:00Z">
        <w:r>
          <w:t xml:space="preserve">. The full </w:t>
        </w:r>
        <w:r w:rsidR="001E01F2">
          <w:t>fixed e</w:t>
        </w:r>
      </w:ins>
      <w:ins w:id="9" w:author="Alex" w:date="2023-03-27T11:35:00Z">
        <w:r w:rsidR="001E01F2">
          <w:t xml:space="preserve">ffects </w:t>
        </w:r>
      </w:ins>
      <w:ins w:id="10" w:author="Alex" w:date="2023-03-27T11:34:00Z">
        <w:r>
          <w:t xml:space="preserve">model included </w:t>
        </w:r>
        <w:r w:rsidR="001E01F2">
          <w:t>time and time</w:t>
        </w:r>
        <w:r w:rsidR="001E01F2">
          <w:rPr>
            <w:vertAlign w:val="superscript"/>
          </w:rPr>
          <w:t>2</w:t>
        </w:r>
      </w:ins>
      <w:ins w:id="11" w:author="Alex" w:date="2023-03-27T11:35:00Z">
        <w:r w:rsidR="001E01F2">
          <w:t>, and the full random effects model included random slopes over time</w:t>
        </w:r>
      </w:ins>
      <w:ins w:id="12" w:author="Alex" w:date="2023-03-27T11:58:00Z">
        <w:r w:rsidR="004E6790">
          <w:t xml:space="preserve"> and time</w:t>
        </w:r>
        <w:r w:rsidR="004E6790">
          <w:rPr>
            <w:vertAlign w:val="superscript"/>
          </w:rPr>
          <w:t>2</w:t>
        </w:r>
      </w:ins>
      <w:ins w:id="13" w:author="Alex" w:date="2023-03-27T11:35:00Z">
        <w:r w:rsidR="001E01F2">
          <w:t xml:space="preserve"> and random intercepts for collection site. </w:t>
        </w:r>
      </w:ins>
      <w:ins w:id="14" w:author="Alex" w:date="2023-03-27T11:39:00Z">
        <w:r w:rsidR="001E01F2">
          <w:t>Random effect selection was performed by</w:t>
        </w:r>
      </w:ins>
      <w:ins w:id="15" w:author="Alex" w:date="2023-03-27T11:37:00Z">
        <w:r w:rsidR="001E01F2">
          <w:t xml:space="preserve"> </w:t>
        </w:r>
      </w:ins>
      <w:ins w:id="16" w:author="Alex" w:date="2023-03-27T11:39:00Z">
        <w:r w:rsidR="001E01F2">
          <w:t>comparing the full model to three</w:t>
        </w:r>
      </w:ins>
      <w:ins w:id="17" w:author="Alex" w:date="2023-03-27T11:37:00Z">
        <w:r w:rsidR="001E01F2">
          <w:t xml:space="preserve"> simpler models (random </w:t>
        </w:r>
      </w:ins>
      <w:ins w:id="18" w:author="Alex" w:date="2023-03-27T11:58:00Z">
        <w:r w:rsidR="004E6790">
          <w:t>intercepts and random slopes over time</w:t>
        </w:r>
      </w:ins>
      <w:ins w:id="19" w:author="Alex" w:date="2023-03-27T11:37:00Z">
        <w:r w:rsidR="001E01F2">
          <w:t xml:space="preserve">, </w:t>
        </w:r>
      </w:ins>
      <w:ins w:id="20" w:author="Alex" w:date="2023-03-27T11:59:00Z">
        <w:r w:rsidR="004E6790">
          <w:t>random slopes over time only</w:t>
        </w:r>
      </w:ins>
      <w:ins w:id="21" w:author="Alex" w:date="2023-03-27T11:37:00Z">
        <w:r w:rsidR="001E01F2">
          <w:t xml:space="preserve">, and </w:t>
        </w:r>
      </w:ins>
      <w:ins w:id="22" w:author="Alex" w:date="2023-03-27T11:59:00Z">
        <w:r w:rsidR="004E6790">
          <w:t>random intercepts only</w:t>
        </w:r>
      </w:ins>
      <w:ins w:id="23" w:author="Alex" w:date="2023-03-27T11:37:00Z">
        <w:r w:rsidR="001E01F2">
          <w:t xml:space="preserve">) </w:t>
        </w:r>
      </w:ins>
      <w:ins w:id="24" w:author="Alex" w:date="2023-03-27T11:39:00Z">
        <w:r w:rsidR="001E01F2">
          <w:t xml:space="preserve">based on </w:t>
        </w:r>
      </w:ins>
      <w:ins w:id="25" w:author="Alex" w:date="2023-03-27T12:08:00Z">
        <w:r w:rsidR="008E1BD2">
          <w:t xml:space="preserve">(lowest) </w:t>
        </w:r>
      </w:ins>
      <w:ins w:id="26" w:author="Alex" w:date="2023-03-27T11:39:00Z">
        <w:r w:rsidR="001E01F2">
          <w:t xml:space="preserve">AIC. </w:t>
        </w:r>
      </w:ins>
      <w:ins w:id="27" w:author="Alex" w:date="2023-03-27T11:40:00Z">
        <w:r w:rsidR="001E01F2">
          <w:t>Modeling and model selection were conducted in R version 4.1.2 (R Core Team</w:t>
        </w:r>
      </w:ins>
      <w:ins w:id="28" w:author="Alex" w:date="2023-03-27T14:07:00Z">
        <w:r w:rsidR="00D64E12">
          <w:t>,</w:t>
        </w:r>
      </w:ins>
      <w:ins w:id="29" w:author="Alex" w:date="2023-03-27T11:40:00Z">
        <w:r w:rsidR="001E01F2">
          <w:t xml:space="preserve"> 2021) using the lme4 and </w:t>
        </w:r>
        <w:proofErr w:type="spellStart"/>
        <w:r w:rsidR="001E01F2">
          <w:t>lmerTest</w:t>
        </w:r>
        <w:proofErr w:type="spellEnd"/>
        <w:r w:rsidR="001E01F2">
          <w:t xml:space="preserve"> packages</w:t>
        </w:r>
      </w:ins>
      <w:ins w:id="30" w:author="Alex" w:date="2023-03-27T11:41:00Z">
        <w:r w:rsidR="001E01F2">
          <w:t xml:space="preserve">. 95% confidence intervals were obtained using the </w:t>
        </w:r>
        <w:proofErr w:type="spellStart"/>
        <w:r w:rsidR="001E01F2">
          <w:t>ggeffects</w:t>
        </w:r>
        <w:proofErr w:type="spellEnd"/>
        <w:r w:rsidR="001E01F2">
          <w:t xml:space="preserve"> package version 1.1.4, and results were plotted </w:t>
        </w:r>
      </w:ins>
      <w:ins w:id="31" w:author="Alex" w:date="2023-03-27T11:42:00Z">
        <w:r w:rsidR="001E01F2">
          <w:t>using ggplot2 version 3.4.1.</w:t>
        </w:r>
      </w:ins>
    </w:p>
    <w:p w14:paraId="1884A1D8" w14:textId="486E10CA" w:rsidR="00D5669F" w:rsidRDefault="00D5669F" w:rsidP="00D5669F">
      <w:pPr>
        <w:spacing w:line="360" w:lineRule="auto"/>
      </w:pPr>
      <w:r>
        <w:t xml:space="preserve">Spatial analysis of EAB spread – </w:t>
      </w:r>
      <w:r w:rsidR="00834C75">
        <w:t xml:space="preserve">For each year, starting in 2012 when EAB was first detected in Connecticut, we calculated the proportion of EAB in </w:t>
      </w:r>
      <w:r w:rsidR="00834C75" w:rsidRPr="00E96C49">
        <w:rPr>
          <w:i/>
          <w:iCs/>
        </w:rPr>
        <w:t xml:space="preserve">C. </w:t>
      </w:r>
      <w:proofErr w:type="spellStart"/>
      <w:r w:rsidR="00834C75" w:rsidRPr="00E96C49">
        <w:rPr>
          <w:i/>
          <w:iCs/>
        </w:rPr>
        <w:t>fumipennis</w:t>
      </w:r>
      <w:proofErr w:type="spellEnd"/>
      <w:r w:rsidR="00834C75">
        <w:t xml:space="preserve"> prey by </w:t>
      </w:r>
      <w:r w:rsidR="00BF593B">
        <w:t>colony</w:t>
      </w:r>
      <w:r w:rsidR="00834C75">
        <w:t xml:space="preserve">. </w:t>
      </w:r>
      <w:r w:rsidR="006178D5">
        <w:t>Data</w:t>
      </w:r>
      <w:r w:rsidR="00834C75">
        <w:t xml:space="preserve"> f</w:t>
      </w:r>
      <w:r w:rsidR="005769CA">
        <w:t>ro</w:t>
      </w:r>
      <w:r w:rsidR="00834C75">
        <w:t xml:space="preserve">m sites where less than </w:t>
      </w:r>
      <w:r w:rsidR="00FD1A4D">
        <w:t>20</w:t>
      </w:r>
      <w:r w:rsidR="00834C75">
        <w:t xml:space="preserve"> beetles were collected that year were excluded. </w:t>
      </w:r>
      <w:r w:rsidR="00BA07C5">
        <w:t>For each year we calculate</w:t>
      </w:r>
      <w:r w:rsidR="001854DE">
        <w:t>d</w:t>
      </w:r>
      <w:r w:rsidR="00BA07C5">
        <w:t xml:space="preserve"> Moran’s Index to confirm that the data showed </w:t>
      </w:r>
      <w:r w:rsidR="003773DB">
        <w:t xml:space="preserve">significant </w:t>
      </w:r>
      <w:r w:rsidR="00BA07C5">
        <w:t xml:space="preserve">spatial </w:t>
      </w:r>
      <w:r w:rsidR="00051E3C">
        <w:t>autocorrelation</w:t>
      </w:r>
      <w:r w:rsidR="001854DE">
        <w:t xml:space="preserve"> </w:t>
      </w:r>
      <w:sdt>
        <w:sdtPr>
          <w:id w:val="-337930935"/>
          <w:citation/>
        </w:sdtPr>
        <w:sdtContent>
          <w:r w:rsidR="001854DE">
            <w:fldChar w:fldCharType="begin"/>
          </w:r>
          <w:r w:rsidR="001854DE">
            <w:instrText xml:space="preserve"> CITATION ESR22 \l 1033 </w:instrText>
          </w:r>
          <w:r w:rsidR="001854DE">
            <w:fldChar w:fldCharType="separate"/>
          </w:r>
          <w:r w:rsidR="00227C65" w:rsidRPr="00227C65">
            <w:rPr>
              <w:noProof/>
            </w:rPr>
            <w:t>(ESRI, 2022)</w:t>
          </w:r>
          <w:r w:rsidR="001854DE">
            <w:fldChar w:fldCharType="end"/>
          </w:r>
        </w:sdtContent>
      </w:sdt>
      <w:r w:rsidR="00BA07C5">
        <w:t>. We then used</w:t>
      </w:r>
      <w:r w:rsidR="004E7214">
        <w:t xml:space="preserve"> </w:t>
      </w:r>
      <w:r w:rsidR="00BA07C5">
        <w:t xml:space="preserve">the </w:t>
      </w:r>
      <w:r w:rsidR="00B831E7">
        <w:t xml:space="preserve">Empirical Bayesian </w:t>
      </w:r>
      <w:r w:rsidR="004E7214">
        <w:t>Kriging tool</w:t>
      </w:r>
      <w:r w:rsidR="00BA07C5">
        <w:t xml:space="preserve"> in </w:t>
      </w:r>
      <w:proofErr w:type="spellStart"/>
      <w:r w:rsidR="00BA07C5">
        <w:t>ArcPro</w:t>
      </w:r>
      <w:proofErr w:type="spellEnd"/>
      <w:r w:rsidR="00BA07C5">
        <w:t xml:space="preserve"> </w:t>
      </w:r>
      <w:sdt>
        <w:sdtPr>
          <w:id w:val="1692568391"/>
          <w:citation/>
        </w:sdtPr>
        <w:sdtContent>
          <w:r w:rsidR="001854DE">
            <w:fldChar w:fldCharType="begin"/>
          </w:r>
          <w:r w:rsidR="001854DE">
            <w:instrText xml:space="preserve"> CITATION ESR22 \l 1033 </w:instrText>
          </w:r>
          <w:r w:rsidR="001854DE">
            <w:fldChar w:fldCharType="separate"/>
          </w:r>
          <w:r w:rsidR="00227C65" w:rsidRPr="00227C65">
            <w:rPr>
              <w:noProof/>
            </w:rPr>
            <w:t>(ESRI, 2022)</w:t>
          </w:r>
          <w:r w:rsidR="001854DE">
            <w:fldChar w:fldCharType="end"/>
          </w:r>
        </w:sdtContent>
      </w:sdt>
      <w:r w:rsidR="001854DE">
        <w:t xml:space="preserve"> </w:t>
      </w:r>
      <w:r w:rsidR="004E7214">
        <w:t xml:space="preserve">to interpolate proportions between </w:t>
      </w:r>
      <w:r w:rsidR="002B0238">
        <w:t>collection sites</w:t>
      </w:r>
      <w:r w:rsidR="00BA07C5">
        <w:t xml:space="preserve"> and</w:t>
      </w:r>
      <w:r w:rsidR="00834C75">
        <w:t xml:space="preserve"> construct a series </w:t>
      </w:r>
      <w:r w:rsidR="00FE1ABD">
        <w:t xml:space="preserve">of </w:t>
      </w:r>
      <w:r w:rsidR="00834C75">
        <w:t xml:space="preserve">maps, one per year, that show the density of EAB by color gradient. </w:t>
      </w:r>
      <w:r w:rsidR="00FD4818">
        <w:t>V</w:t>
      </w:r>
      <w:r w:rsidR="00834C75">
        <w:t xml:space="preserve">isual </w:t>
      </w:r>
      <w:r w:rsidR="00834C75">
        <w:lastRenderedPageBreak/>
        <w:t>analy</w:t>
      </w:r>
      <w:r w:rsidR="00FD4818">
        <w:t>sis of</w:t>
      </w:r>
      <w:r w:rsidR="00834C75">
        <w:t xml:space="preserve"> the resultant patterns</w:t>
      </w:r>
      <w:r w:rsidR="00FD4818">
        <w:t xml:space="preserve"> was then conducted</w:t>
      </w:r>
      <w:r w:rsidR="00834C75">
        <w:t>.</w:t>
      </w:r>
      <w:ins w:id="32" w:author="Alex" w:date="2023-03-27T13:58:00Z">
        <w:r w:rsidR="00D42465">
          <w:t xml:space="preserve"> </w:t>
        </w:r>
      </w:ins>
      <w:ins w:id="33" w:author="Alex" w:date="2023-03-27T14:05:00Z">
        <w:r w:rsidR="00D64E12">
          <w:t>Speed of spread</w:t>
        </w:r>
      </w:ins>
      <w:ins w:id="34" w:author="Alex" w:date="2023-03-27T14:08:00Z">
        <w:r w:rsidR="00327180">
          <w:t>, based on first observation of EAB at each site,</w:t>
        </w:r>
      </w:ins>
      <w:ins w:id="35" w:author="Alex" w:date="2023-03-27T14:05:00Z">
        <w:r w:rsidR="00D64E12">
          <w:t xml:space="preserve"> was estimated </w:t>
        </w:r>
      </w:ins>
      <w:ins w:id="36" w:author="Alex" w:date="2023-03-27T14:06:00Z">
        <w:r w:rsidR="00D64E12">
          <w:t xml:space="preserve">with a </w:t>
        </w:r>
      </w:ins>
      <w:ins w:id="37" w:author="Alex" w:date="2023-03-27T14:08:00Z">
        <w:r w:rsidR="00D64E12">
          <w:t xml:space="preserve">Bayesian </w:t>
        </w:r>
      </w:ins>
      <w:ins w:id="38" w:author="Alex" w:date="2023-03-27T14:06:00Z">
        <w:r w:rsidR="00D64E12">
          <w:t>Gau</w:t>
        </w:r>
      </w:ins>
      <w:ins w:id="39" w:author="Alex" w:date="2023-03-27T14:07:00Z">
        <w:r w:rsidR="00D64E12">
          <w:t>s</w:t>
        </w:r>
      </w:ins>
      <w:ins w:id="40" w:author="Alex" w:date="2023-03-27T14:06:00Z">
        <w:r w:rsidR="00D64E12">
          <w:t xml:space="preserve">sian process gradient model using the </w:t>
        </w:r>
        <w:proofErr w:type="spellStart"/>
        <w:r w:rsidR="00D64E12">
          <w:t>invasionSpeed</w:t>
        </w:r>
        <w:proofErr w:type="spellEnd"/>
        <w:r w:rsidR="00D64E12">
          <w:t xml:space="preserve"> package (Goldstein </w:t>
        </w:r>
      </w:ins>
      <w:ins w:id="41" w:author="Alex" w:date="2023-03-27T14:10:00Z">
        <w:r w:rsidR="0046074A">
          <w:t>et al.</w:t>
        </w:r>
      </w:ins>
      <w:ins w:id="42" w:author="Alex" w:date="2023-03-27T14:07:00Z">
        <w:r w:rsidR="00D64E12">
          <w:t>,</w:t>
        </w:r>
      </w:ins>
      <w:ins w:id="43" w:author="Alex" w:date="2023-03-27T14:06:00Z">
        <w:r w:rsidR="00D64E12">
          <w:t xml:space="preserve"> 201</w:t>
        </w:r>
      </w:ins>
      <w:ins w:id="44" w:author="Alex" w:date="2023-03-27T14:10:00Z">
        <w:r w:rsidR="0046074A">
          <w:t>9</w:t>
        </w:r>
      </w:ins>
      <w:ins w:id="45" w:author="Alex" w:date="2023-03-27T14:06:00Z">
        <w:r w:rsidR="00D64E12">
          <w:t>)</w:t>
        </w:r>
      </w:ins>
      <w:ins w:id="46" w:author="Alex" w:date="2023-03-27T14:07:00Z">
        <w:r w:rsidR="00D64E12">
          <w:t xml:space="preserve"> in R.</w:t>
        </w:r>
      </w:ins>
    </w:p>
    <w:p w14:paraId="60BBC7C0" w14:textId="77777777" w:rsidR="002B21A9" w:rsidRDefault="002B21A9" w:rsidP="004635FC">
      <w:pPr>
        <w:spacing w:line="360" w:lineRule="auto"/>
      </w:pPr>
    </w:p>
    <w:p w14:paraId="1EEB03C4" w14:textId="77777777" w:rsidR="00C4220D" w:rsidRPr="00C4220D" w:rsidRDefault="00C4220D" w:rsidP="004635FC">
      <w:pPr>
        <w:spacing w:line="360" w:lineRule="auto"/>
        <w:rPr>
          <w:b/>
        </w:rPr>
      </w:pPr>
      <w:r w:rsidRPr="00C4220D">
        <w:rPr>
          <w:b/>
        </w:rPr>
        <w:t>Results</w:t>
      </w:r>
    </w:p>
    <w:p w14:paraId="599CEDEC" w14:textId="7CBC6BDF" w:rsidR="00EE607A" w:rsidRPr="00EE607A" w:rsidRDefault="001D0F60" w:rsidP="004635FC">
      <w:pPr>
        <w:spacing w:line="360" w:lineRule="auto"/>
        <w:rPr>
          <w:rFonts w:eastAsiaTheme="minorEastAsia" w:hAnsi="Calibri"/>
          <w:color w:val="000000" w:themeColor="text1"/>
          <w:kern w:val="24"/>
          <w:szCs w:val="64"/>
        </w:rPr>
      </w:pPr>
      <w:r>
        <w:rPr>
          <w:rFonts w:eastAsiaTheme="minorEastAsia" w:hAnsi="Calibri"/>
          <w:color w:val="000000" w:themeColor="text1"/>
          <w:kern w:val="24"/>
          <w:szCs w:val="64"/>
        </w:rPr>
        <w:t>The first detection of e</w:t>
      </w:r>
      <w:r w:rsidR="00EE607A">
        <w:rPr>
          <w:rFonts w:eastAsiaTheme="minorEastAsia" w:hAnsi="Calibri"/>
          <w:color w:val="000000" w:themeColor="text1"/>
          <w:kern w:val="24"/>
          <w:szCs w:val="64"/>
        </w:rPr>
        <w:t xml:space="preserve">merald ash borer </w:t>
      </w:r>
      <w:r>
        <w:rPr>
          <w:rFonts w:eastAsiaTheme="minorEastAsia" w:hAnsi="Calibri"/>
          <w:color w:val="000000" w:themeColor="text1"/>
          <w:kern w:val="24"/>
          <w:szCs w:val="64"/>
        </w:rPr>
        <w:t xml:space="preserve">in Connecticut was made using </w:t>
      </w:r>
      <w:r w:rsidRPr="009A0307">
        <w:rPr>
          <w:rFonts w:eastAsiaTheme="minorEastAsia" w:hAnsi="Calibri"/>
          <w:i/>
          <w:iCs/>
          <w:color w:val="000000" w:themeColor="text1"/>
          <w:kern w:val="24"/>
          <w:szCs w:val="64"/>
        </w:rPr>
        <w:t xml:space="preserve">C. </w:t>
      </w:r>
      <w:proofErr w:type="spellStart"/>
      <w:r w:rsidRPr="009A0307">
        <w:rPr>
          <w:rFonts w:eastAsiaTheme="minorEastAsia" w:hAnsi="Calibri"/>
          <w:i/>
          <w:iCs/>
          <w:color w:val="000000" w:themeColor="text1"/>
          <w:kern w:val="24"/>
          <w:szCs w:val="64"/>
        </w:rPr>
        <w:t>fumipennis</w:t>
      </w:r>
      <w:proofErr w:type="spellEnd"/>
      <w:r>
        <w:rPr>
          <w:rFonts w:eastAsiaTheme="minorEastAsia" w:hAnsi="Calibri"/>
          <w:color w:val="000000" w:themeColor="text1"/>
          <w:kern w:val="24"/>
          <w:szCs w:val="64"/>
        </w:rPr>
        <w:t xml:space="preserve"> in 2012 in the town of Prospect, CT</w:t>
      </w:r>
      <w:r w:rsidR="002315A9">
        <w:rPr>
          <w:rFonts w:eastAsiaTheme="minorEastAsia" w:hAnsi="Calibri"/>
          <w:color w:val="000000" w:themeColor="text1"/>
          <w:kern w:val="24"/>
          <w:szCs w:val="64"/>
        </w:rPr>
        <w:t xml:space="preserve"> </w:t>
      </w:r>
      <w:sdt>
        <w:sdtPr>
          <w:rPr>
            <w:rFonts w:eastAsiaTheme="minorEastAsia" w:hAnsi="Calibri"/>
            <w:color w:val="000000" w:themeColor="text1"/>
            <w:kern w:val="24"/>
            <w:szCs w:val="64"/>
          </w:rPr>
          <w:id w:val="-643043484"/>
          <w:citation/>
        </w:sdtPr>
        <w:sdtContent>
          <w:r w:rsidR="00A02F5F">
            <w:rPr>
              <w:rFonts w:eastAsiaTheme="minorEastAsia" w:hAnsi="Calibri"/>
              <w:color w:val="000000" w:themeColor="text1"/>
              <w:kern w:val="24"/>
              <w:szCs w:val="64"/>
            </w:rPr>
            <w:fldChar w:fldCharType="begin"/>
          </w:r>
          <w:r w:rsidR="00A02F5F">
            <w:rPr>
              <w:rFonts w:eastAsiaTheme="minorEastAsia"/>
              <w:color w:val="000000" w:themeColor="text1"/>
              <w:kern w:val="24"/>
              <w:szCs w:val="64"/>
            </w:rPr>
            <w:instrText xml:space="preserve"> CITATION Rut13 \l 1033 </w:instrText>
          </w:r>
          <w:r w:rsidR="00A02F5F">
            <w:rPr>
              <w:rFonts w:eastAsiaTheme="minorEastAsia" w:hAnsi="Calibri"/>
              <w:color w:val="000000" w:themeColor="text1"/>
              <w:kern w:val="24"/>
              <w:szCs w:val="64"/>
            </w:rPr>
            <w:fldChar w:fldCharType="separate"/>
          </w:r>
          <w:r w:rsidR="00227C65" w:rsidRPr="00227C65">
            <w:rPr>
              <w:rFonts w:eastAsiaTheme="minorEastAsia"/>
              <w:noProof/>
              <w:color w:val="000000" w:themeColor="text1"/>
              <w:kern w:val="24"/>
              <w:szCs w:val="64"/>
            </w:rPr>
            <w:t>(Rutledge, et al., 2013)</w:t>
          </w:r>
          <w:r w:rsidR="00A02F5F">
            <w:rPr>
              <w:rFonts w:eastAsiaTheme="minorEastAsia" w:hAnsi="Calibri"/>
              <w:color w:val="000000" w:themeColor="text1"/>
              <w:kern w:val="24"/>
              <w:szCs w:val="64"/>
            </w:rPr>
            <w:fldChar w:fldCharType="end"/>
          </w:r>
        </w:sdtContent>
      </w:sdt>
      <w:r>
        <w:rPr>
          <w:rFonts w:eastAsiaTheme="minorEastAsia" w:hAnsi="Calibri"/>
          <w:color w:val="000000" w:themeColor="text1"/>
          <w:kern w:val="24"/>
          <w:szCs w:val="64"/>
        </w:rPr>
        <w:t xml:space="preserve">. Since then, EAB </w:t>
      </w:r>
      <w:r w:rsidR="001A766A">
        <w:rPr>
          <w:rFonts w:eastAsiaTheme="minorEastAsia" w:hAnsi="Calibri"/>
          <w:color w:val="000000" w:themeColor="text1"/>
          <w:kern w:val="24"/>
          <w:szCs w:val="64"/>
        </w:rPr>
        <w:t xml:space="preserve">has been </w:t>
      </w:r>
      <w:r>
        <w:rPr>
          <w:rFonts w:eastAsiaTheme="minorEastAsia" w:hAnsi="Calibri"/>
          <w:color w:val="000000" w:themeColor="text1"/>
          <w:kern w:val="24"/>
          <w:szCs w:val="64"/>
        </w:rPr>
        <w:t xml:space="preserve">officially detected, through either by </w:t>
      </w:r>
      <w:r w:rsidR="00224F46" w:rsidRPr="00255E45">
        <w:rPr>
          <w:rFonts w:eastAsiaTheme="minorEastAsia" w:hAnsi="Calibri"/>
          <w:i/>
          <w:iCs/>
          <w:color w:val="000000" w:themeColor="text1"/>
          <w:kern w:val="24"/>
          <w:szCs w:val="64"/>
        </w:rPr>
        <w:t xml:space="preserve">C. </w:t>
      </w:r>
      <w:proofErr w:type="spellStart"/>
      <w:r w:rsidR="00224F46" w:rsidRPr="00255E45">
        <w:rPr>
          <w:rFonts w:eastAsiaTheme="minorEastAsia" w:hAnsi="Calibri"/>
          <w:i/>
          <w:iCs/>
          <w:color w:val="000000" w:themeColor="text1"/>
          <w:kern w:val="24"/>
          <w:szCs w:val="64"/>
        </w:rPr>
        <w:t>fumipennis</w:t>
      </w:r>
      <w:proofErr w:type="spellEnd"/>
      <w:r>
        <w:rPr>
          <w:rFonts w:eastAsiaTheme="minorEastAsia" w:hAnsi="Calibri"/>
          <w:color w:val="000000" w:themeColor="text1"/>
          <w:kern w:val="24"/>
          <w:szCs w:val="64"/>
        </w:rPr>
        <w:t xml:space="preserve">, APHIS-directed purple-prism trapping, in-person visits by CAES personnel or by photographs showing </w:t>
      </w:r>
      <w:r w:rsidR="009A0307">
        <w:rPr>
          <w:rFonts w:eastAsiaTheme="minorEastAsia" w:hAnsi="Calibri"/>
          <w:color w:val="000000" w:themeColor="text1"/>
          <w:kern w:val="24"/>
          <w:szCs w:val="64"/>
        </w:rPr>
        <w:t xml:space="preserve">clear signs of EAB, </w:t>
      </w:r>
      <w:r w:rsidR="001A766A">
        <w:rPr>
          <w:rFonts w:eastAsiaTheme="minorEastAsia" w:hAnsi="Calibri"/>
          <w:color w:val="000000" w:themeColor="text1"/>
          <w:kern w:val="24"/>
          <w:szCs w:val="64"/>
        </w:rPr>
        <w:t xml:space="preserve">in </w:t>
      </w:r>
      <w:r>
        <w:rPr>
          <w:rFonts w:eastAsiaTheme="minorEastAsia" w:hAnsi="Calibri"/>
          <w:color w:val="000000" w:themeColor="text1"/>
          <w:kern w:val="24"/>
          <w:szCs w:val="64"/>
        </w:rPr>
        <w:t xml:space="preserve">all 8 counties of </w:t>
      </w:r>
      <w:r w:rsidR="001A766A">
        <w:rPr>
          <w:rFonts w:eastAsiaTheme="minorEastAsia" w:hAnsi="Calibri"/>
          <w:color w:val="000000" w:themeColor="text1"/>
          <w:kern w:val="24"/>
          <w:szCs w:val="64"/>
        </w:rPr>
        <w:t>Connecticut</w:t>
      </w:r>
      <w:r>
        <w:rPr>
          <w:rFonts w:eastAsiaTheme="minorEastAsia" w:hAnsi="Calibri"/>
          <w:color w:val="000000" w:themeColor="text1"/>
          <w:kern w:val="24"/>
          <w:szCs w:val="64"/>
        </w:rPr>
        <w:t>, and in 16</w:t>
      </w:r>
      <w:r w:rsidR="00287C8F">
        <w:rPr>
          <w:rFonts w:eastAsiaTheme="minorEastAsia" w:hAnsi="Calibri"/>
          <w:color w:val="000000" w:themeColor="text1"/>
          <w:kern w:val="24"/>
          <w:szCs w:val="64"/>
        </w:rPr>
        <w:t>6</w:t>
      </w:r>
      <w:r>
        <w:rPr>
          <w:rFonts w:eastAsiaTheme="minorEastAsia" w:hAnsi="Calibri"/>
          <w:color w:val="000000" w:themeColor="text1"/>
          <w:kern w:val="24"/>
          <w:szCs w:val="64"/>
        </w:rPr>
        <w:t xml:space="preserve"> of its 169 towns</w:t>
      </w:r>
      <w:r w:rsidR="001A766A">
        <w:rPr>
          <w:rFonts w:eastAsiaTheme="minorEastAsia" w:hAnsi="Calibri"/>
          <w:color w:val="000000" w:themeColor="text1"/>
          <w:kern w:val="24"/>
          <w:szCs w:val="64"/>
        </w:rPr>
        <w:t xml:space="preserve">. </w:t>
      </w:r>
      <w:r>
        <w:rPr>
          <w:rFonts w:eastAsiaTheme="minorEastAsia" w:hAnsi="Calibri"/>
          <w:color w:val="000000" w:themeColor="text1"/>
          <w:kern w:val="24"/>
          <w:szCs w:val="64"/>
        </w:rPr>
        <w:t xml:space="preserve">For 3 of those counties the first detection was made by </w:t>
      </w:r>
      <w:r w:rsidRPr="00255E45">
        <w:rPr>
          <w:rFonts w:eastAsiaTheme="minorEastAsia" w:hAnsi="Calibri"/>
          <w:i/>
          <w:iCs/>
          <w:color w:val="000000" w:themeColor="text1"/>
          <w:kern w:val="24"/>
          <w:szCs w:val="64"/>
        </w:rPr>
        <w:t xml:space="preserve">C. </w:t>
      </w:r>
      <w:proofErr w:type="spellStart"/>
      <w:r w:rsidRPr="00255E45">
        <w:rPr>
          <w:rFonts w:eastAsiaTheme="minorEastAsia" w:hAnsi="Calibri"/>
          <w:i/>
          <w:iCs/>
          <w:color w:val="000000" w:themeColor="text1"/>
          <w:kern w:val="24"/>
          <w:szCs w:val="64"/>
        </w:rPr>
        <w:t>fumipennis</w:t>
      </w:r>
      <w:proofErr w:type="spellEnd"/>
      <w:r>
        <w:rPr>
          <w:rFonts w:eastAsiaTheme="minorEastAsia" w:hAnsi="Calibri"/>
          <w:color w:val="000000" w:themeColor="text1"/>
          <w:kern w:val="24"/>
          <w:szCs w:val="64"/>
        </w:rPr>
        <w:t xml:space="preserve">, as were </w:t>
      </w:r>
      <w:r w:rsidR="00FC1A1F">
        <w:rPr>
          <w:rFonts w:eastAsiaTheme="minorEastAsia" w:hAnsi="Calibri"/>
          <w:color w:val="000000" w:themeColor="text1"/>
          <w:kern w:val="24"/>
          <w:szCs w:val="64"/>
        </w:rPr>
        <w:t xml:space="preserve">99 </w:t>
      </w:r>
      <w:r>
        <w:rPr>
          <w:rFonts w:eastAsiaTheme="minorEastAsia" w:hAnsi="Calibri"/>
          <w:color w:val="000000" w:themeColor="text1"/>
          <w:kern w:val="24"/>
          <w:szCs w:val="64"/>
        </w:rPr>
        <w:t>of the town detections</w:t>
      </w:r>
      <w:r w:rsidR="00BF53EA">
        <w:rPr>
          <w:rFonts w:eastAsiaTheme="minorEastAsia" w:hAnsi="Calibri"/>
          <w:color w:val="000000" w:themeColor="text1"/>
          <w:kern w:val="24"/>
          <w:szCs w:val="64"/>
        </w:rPr>
        <w:t xml:space="preserve"> (</w:t>
      </w:r>
      <w:r w:rsidR="00C65A3A">
        <w:rPr>
          <w:rFonts w:eastAsiaTheme="minorEastAsia" w:hAnsi="Calibri"/>
          <w:color w:val="000000" w:themeColor="text1"/>
          <w:kern w:val="24"/>
          <w:szCs w:val="64"/>
        </w:rPr>
        <w:t>Supplemental Data</w:t>
      </w:r>
      <w:r w:rsidR="000528E4">
        <w:rPr>
          <w:rFonts w:eastAsiaTheme="minorEastAsia" w:hAnsi="Calibri"/>
          <w:color w:val="000000" w:themeColor="text1"/>
          <w:kern w:val="24"/>
          <w:szCs w:val="64"/>
        </w:rPr>
        <w:t xml:space="preserve"> Figure</w:t>
      </w:r>
      <w:r w:rsidR="00C65A3A">
        <w:rPr>
          <w:rFonts w:eastAsiaTheme="minorEastAsia" w:hAnsi="Calibri"/>
          <w:color w:val="000000" w:themeColor="text1"/>
          <w:kern w:val="24"/>
          <w:szCs w:val="64"/>
        </w:rPr>
        <w:t xml:space="preserve"> 1</w:t>
      </w:r>
      <w:r w:rsidR="00BF53EA">
        <w:rPr>
          <w:rFonts w:eastAsiaTheme="minorEastAsia" w:hAnsi="Calibri"/>
          <w:color w:val="000000" w:themeColor="text1"/>
          <w:kern w:val="24"/>
          <w:szCs w:val="64"/>
        </w:rPr>
        <w:t>)</w:t>
      </w:r>
      <w:r>
        <w:rPr>
          <w:rFonts w:eastAsiaTheme="minorEastAsia" w:hAnsi="Calibri"/>
          <w:color w:val="000000" w:themeColor="text1"/>
          <w:kern w:val="24"/>
          <w:szCs w:val="64"/>
        </w:rPr>
        <w:t xml:space="preserve">. </w:t>
      </w:r>
    </w:p>
    <w:p w14:paraId="531635E6" w14:textId="12D08A86" w:rsidR="00080703" w:rsidRDefault="001B267C" w:rsidP="00F9608E">
      <w:pPr>
        <w:spacing w:line="360" w:lineRule="auto"/>
      </w:pPr>
      <w:r>
        <w:t xml:space="preserve">Proportion of EAB as related to time of </w:t>
      </w:r>
      <w:r w:rsidR="00FE1ABD">
        <w:t xml:space="preserve">initial </w:t>
      </w:r>
      <w:r>
        <w:t xml:space="preserve">EAB detection </w:t>
      </w:r>
      <w:r w:rsidR="007362D6">
        <w:t>–</w:t>
      </w:r>
      <w:r>
        <w:t xml:space="preserve"> </w:t>
      </w:r>
      <w:r w:rsidR="007362D6">
        <w:t xml:space="preserve">We had </w:t>
      </w:r>
      <w:r w:rsidR="00D165A3">
        <w:t>48</w:t>
      </w:r>
      <w:r w:rsidR="00C42998">
        <w:t xml:space="preserve"> sites for which we </w:t>
      </w:r>
      <w:r w:rsidR="00341B63">
        <w:t>had</w:t>
      </w:r>
      <w:r w:rsidR="00C42998">
        <w:t xml:space="preserve"> a known first EAB detection year</w:t>
      </w:r>
      <w:r w:rsidR="00194379">
        <w:t>.</w:t>
      </w:r>
      <w:r w:rsidR="00C42998">
        <w:t xml:space="preserve"> </w:t>
      </w:r>
      <w:r w:rsidR="00194379">
        <w:t>This was defined as a site at which</w:t>
      </w:r>
      <w:r w:rsidR="00C42998">
        <w:t xml:space="preserve"> more than </w:t>
      </w:r>
      <w:r w:rsidR="00A546D1">
        <w:t>3</w:t>
      </w:r>
      <w:r w:rsidR="00C42998">
        <w:t xml:space="preserve">0 beetles </w:t>
      </w:r>
      <w:r w:rsidR="00A546D1">
        <w:t>(</w:t>
      </w:r>
      <w:r w:rsidR="00F80F17">
        <w:t>X</w:t>
      </w:r>
      <w:r w:rsidR="007949C9">
        <w:t xml:space="preserve"> </w:t>
      </w:r>
      <w:r w:rsidR="00856EE4">
        <w:t>= 70.9</w:t>
      </w:r>
      <w:r w:rsidR="00DB2A2D">
        <w:t xml:space="preserve"> </w:t>
      </w:r>
      <w:r w:rsidR="00DB2A2D">
        <w:rPr>
          <w:rFonts w:cstheme="minorHAnsi"/>
        </w:rPr>
        <w:t xml:space="preserve">± </w:t>
      </w:r>
      <w:r w:rsidR="00DB2A2D">
        <w:t>5.25, Median</w:t>
      </w:r>
      <w:r w:rsidR="00C65A3A">
        <w:t xml:space="preserve"> =</w:t>
      </w:r>
      <w:r w:rsidR="00DB2A2D">
        <w:t xml:space="preserve"> </w:t>
      </w:r>
      <w:r w:rsidR="00223005">
        <w:t>66)</w:t>
      </w:r>
      <w:r w:rsidR="00DB2A2D">
        <w:t xml:space="preserve"> </w:t>
      </w:r>
      <w:r w:rsidR="00194379">
        <w:t xml:space="preserve">were </w:t>
      </w:r>
      <w:r w:rsidR="00C42998">
        <w:t xml:space="preserve">collected </w:t>
      </w:r>
      <w:r w:rsidR="005769CA">
        <w:t>directly prior to the year EAB was first col</w:t>
      </w:r>
      <w:r w:rsidR="00DC76A2">
        <w:t>l</w:t>
      </w:r>
      <w:r w:rsidR="005769CA">
        <w:t>ected</w:t>
      </w:r>
      <w:r w:rsidR="00194379">
        <w:t>.</w:t>
      </w:r>
      <w:r w:rsidR="00C42998">
        <w:t xml:space="preserve"> </w:t>
      </w:r>
      <w:r w:rsidR="003773DB">
        <w:t xml:space="preserve">For each site, </w:t>
      </w:r>
      <w:r w:rsidR="00406848">
        <w:t xml:space="preserve">data </w:t>
      </w:r>
      <w:r w:rsidR="003773DB">
        <w:t xml:space="preserve">were only included </w:t>
      </w:r>
      <w:r w:rsidR="00775838">
        <w:t xml:space="preserve">in the analysis </w:t>
      </w:r>
      <w:r w:rsidR="003773DB">
        <w:t>for years in which at least 50 beetles were collected</w:t>
      </w:r>
      <w:r w:rsidR="00775838">
        <w:t xml:space="preserve">. This number had been determined to be </w:t>
      </w:r>
      <w:r w:rsidR="00B964F8">
        <w:t>the point at which most available species at a site had been collected</w:t>
      </w:r>
      <w:r w:rsidR="003773DB">
        <w:t xml:space="preserve"> </w:t>
      </w:r>
      <w:sdt>
        <w:sdtPr>
          <w:id w:val="2005002171"/>
          <w:citation/>
        </w:sdtPr>
        <w:sdtContent>
          <w:r w:rsidR="00B964F8">
            <w:fldChar w:fldCharType="begin"/>
          </w:r>
          <w:r w:rsidR="00B964F8">
            <w:instrText xml:space="preserve"> CITATION Car14 \l 1033 </w:instrText>
          </w:r>
          <w:r w:rsidR="00B964F8">
            <w:fldChar w:fldCharType="separate"/>
          </w:r>
          <w:r w:rsidR="00227C65" w:rsidRPr="00227C65">
            <w:rPr>
              <w:noProof/>
            </w:rPr>
            <w:t>(Careless, et al., 2014)</w:t>
          </w:r>
          <w:r w:rsidR="00B964F8">
            <w:fldChar w:fldCharType="end"/>
          </w:r>
        </w:sdtContent>
      </w:sdt>
      <w:r w:rsidR="003773DB">
        <w:t xml:space="preserve">. </w:t>
      </w:r>
      <w:r w:rsidR="00760065">
        <w:t xml:space="preserve">Sites where EAB was detected in later years, have data available for fewer years post-detection. </w:t>
      </w:r>
      <w:r w:rsidR="00EF4D1D">
        <w:t>We have 3 sites which date from our first detections of EAB in 2012, and these sites were 10 years post-detection as of 202</w:t>
      </w:r>
      <w:r w:rsidR="007B1EC1">
        <w:t>1</w:t>
      </w:r>
      <w:r w:rsidR="00EF4D1D">
        <w:t xml:space="preserve">. </w:t>
      </w:r>
      <w:del w:id="47" w:author="Alex" w:date="2023-03-27T11:46:00Z">
        <w:r w:rsidR="00760065" w:rsidDel="00226DFE">
          <w:delText>Therefore</w:delText>
        </w:r>
        <w:r w:rsidR="006517C0" w:rsidDel="00226DFE">
          <w:delText>,</w:delText>
        </w:r>
        <w:r w:rsidR="00760065" w:rsidDel="00226DFE">
          <w:delText xml:space="preserve"> as we reach further from the initial detection sample size decreases and standard error increases. </w:delText>
        </w:r>
      </w:del>
      <w:r w:rsidR="003618CC">
        <w:t xml:space="preserve">Altogether </w:t>
      </w:r>
      <w:r w:rsidR="00DB2A2D">
        <w:t>15,601</w:t>
      </w:r>
      <w:r w:rsidR="003618CC">
        <w:t xml:space="preserve"> beetles </w:t>
      </w:r>
      <w:r w:rsidR="00BD7396">
        <w:t>are in the data set we</w:t>
      </w:r>
      <w:r w:rsidR="008706FF">
        <w:t>re</w:t>
      </w:r>
      <w:r w:rsidR="00BD7396">
        <w:t xml:space="preserve"> used to create this curve</w:t>
      </w:r>
      <w:r w:rsidR="00E76D6C">
        <w:t xml:space="preserve"> (Figure 2</w:t>
      </w:r>
      <w:ins w:id="48" w:author="Alex" w:date="2023-03-27T11:47:00Z">
        <w:r w:rsidR="00226DFE">
          <w:t xml:space="preserve">, </w:t>
        </w:r>
      </w:ins>
      <w:ins w:id="49" w:author="Alex" w:date="2023-03-27T11:50:00Z">
        <w:r w:rsidR="00627E7C">
          <w:t>Supplementary Table 1</w:t>
        </w:r>
      </w:ins>
      <w:r w:rsidR="00E76D6C">
        <w:t>)</w:t>
      </w:r>
      <w:r w:rsidR="003618CC">
        <w:t>.</w:t>
      </w:r>
    </w:p>
    <w:p w14:paraId="3C5456D2" w14:textId="3E696087" w:rsidR="00EE607A" w:rsidRDefault="00760065" w:rsidP="00F9608E">
      <w:pPr>
        <w:spacing w:line="360" w:lineRule="auto"/>
      </w:pPr>
      <w:r>
        <w:t xml:space="preserve">Average proportion of EAB in </w:t>
      </w:r>
      <w:r w:rsidRPr="005769CA">
        <w:rPr>
          <w:i/>
          <w:iCs/>
        </w:rPr>
        <w:t xml:space="preserve">C. </w:t>
      </w:r>
      <w:proofErr w:type="spellStart"/>
      <w:r w:rsidRPr="005769CA">
        <w:rPr>
          <w:i/>
          <w:iCs/>
        </w:rPr>
        <w:t>fumipennis</w:t>
      </w:r>
      <w:proofErr w:type="spellEnd"/>
      <w:r>
        <w:t xml:space="preserve"> prey </w:t>
      </w:r>
      <w:r w:rsidR="00080703">
        <w:t>roughly followed the theoretical model proposed for population growth; the proportion</w:t>
      </w:r>
      <w:r w:rsidR="00E76D6C">
        <w:t xml:space="preserve"> of EAB</w:t>
      </w:r>
      <w:r w:rsidR="00080703">
        <w:t xml:space="preserve"> rose steeply, crested, then dropped</w:t>
      </w:r>
      <w:ins w:id="50" w:author="Alex" w:date="2023-03-27T11:30:00Z">
        <w:r w:rsidR="00F42C7C">
          <w:t xml:space="preserve"> with </w:t>
        </w:r>
        <w:r w:rsidR="00EB5FAD">
          <w:t>the</w:t>
        </w:r>
        <w:r w:rsidR="00F42C7C">
          <w:t xml:space="preserve"> peak</w:t>
        </w:r>
        <w:r w:rsidR="00EB5FAD">
          <w:t xml:space="preserve"> occurring</w:t>
        </w:r>
        <w:r w:rsidR="00F42C7C">
          <w:t xml:space="preserve"> at 4.05 years</w:t>
        </w:r>
      </w:ins>
      <w:r w:rsidR="00080703">
        <w:t xml:space="preserve">. </w:t>
      </w:r>
      <w:r w:rsidR="00AC27CD">
        <w:t>The model which best fit the data was a quadratic equation.</w:t>
      </w:r>
    </w:p>
    <w:p w14:paraId="6B3B04A2" w14:textId="147008DD" w:rsidR="00092C86" w:rsidRDefault="00194379" w:rsidP="00FD423B">
      <w:pPr>
        <w:spacing w:line="360" w:lineRule="auto"/>
      </w:pPr>
      <w:r>
        <w:t xml:space="preserve">On average, the proportion of EAB collected in year zero was </w:t>
      </w:r>
      <w:r w:rsidR="00FD423B">
        <w:t>0.10</w:t>
      </w:r>
      <w:r w:rsidR="00AB3454">
        <w:t>8</w:t>
      </w:r>
      <w:r w:rsidR="00FD423B">
        <w:t xml:space="preserve"> </w:t>
      </w:r>
      <w:r w:rsidR="00AB3454">
        <w:t xml:space="preserve">(SE </w:t>
      </w:r>
      <w:r w:rsidR="00AB3454">
        <w:rPr>
          <w:rFonts w:cstheme="minorHAnsi"/>
        </w:rPr>
        <w:t>±</w:t>
      </w:r>
      <w:r w:rsidR="00AB3454">
        <w:t xml:space="preserve"> </w:t>
      </w:r>
      <w:r w:rsidR="003C79A3" w:rsidRPr="003C79A3">
        <w:t>0.02</w:t>
      </w:r>
      <w:r w:rsidR="003C79A3">
        <w:t>6</w:t>
      </w:r>
      <w:r>
        <w:t>)</w:t>
      </w:r>
      <w:r w:rsidR="00B544AC">
        <w:t>.</w:t>
      </w:r>
      <w:r w:rsidR="00FD423B">
        <w:t xml:space="preserve"> If we assume the population starts at 1% and doubles each year, as in the theoretical model, that </w:t>
      </w:r>
      <w:r w:rsidR="002E4CFC">
        <w:t>puts</w:t>
      </w:r>
      <w:r w:rsidR="00FD423B">
        <w:t xml:space="preserve"> detection</w:t>
      </w:r>
      <w:r w:rsidR="002319EF">
        <w:t xml:space="preserve"> by </w:t>
      </w:r>
      <w:r w:rsidR="002319EF" w:rsidRPr="002319EF">
        <w:rPr>
          <w:i/>
          <w:iCs/>
        </w:rPr>
        <w:t xml:space="preserve">C. </w:t>
      </w:r>
      <w:proofErr w:type="spellStart"/>
      <w:r w:rsidR="002319EF" w:rsidRPr="002319EF">
        <w:rPr>
          <w:i/>
          <w:iCs/>
        </w:rPr>
        <w:t>fumipennis</w:t>
      </w:r>
      <w:proofErr w:type="spellEnd"/>
      <w:r w:rsidR="00FD423B">
        <w:t>, on average</w:t>
      </w:r>
      <w:r w:rsidR="002E4CFC">
        <w:t>,</w:t>
      </w:r>
      <w:r w:rsidR="00FD423B">
        <w:t xml:space="preserve"> </w:t>
      </w:r>
      <w:r w:rsidR="00B544AC">
        <w:t xml:space="preserve">4 to 5 </w:t>
      </w:r>
      <w:r w:rsidR="00FD423B">
        <w:t>years into the invasion.</w:t>
      </w:r>
      <w:r w:rsidR="00B544AC">
        <w:t xml:space="preserve"> There was a range of EAB proportions from 0.01 – 0.52 in the first detection year. </w:t>
      </w:r>
    </w:p>
    <w:p w14:paraId="60679E95" w14:textId="42087104" w:rsidR="00B730A1" w:rsidRDefault="005E37EE" w:rsidP="00F9608E">
      <w:pPr>
        <w:spacing w:line="360" w:lineRule="auto"/>
      </w:pPr>
      <w:r>
        <w:lastRenderedPageBreak/>
        <w:t>The mean</w:t>
      </w:r>
      <w:r w:rsidR="001A047E">
        <w:t xml:space="preserve"> proportion of EAB in </w:t>
      </w:r>
      <w:r w:rsidR="001A047E" w:rsidRPr="009F6277">
        <w:rPr>
          <w:i/>
          <w:iCs/>
        </w:rPr>
        <w:t xml:space="preserve">C. </w:t>
      </w:r>
      <w:proofErr w:type="spellStart"/>
      <w:r w:rsidR="001A047E" w:rsidRPr="009F6277">
        <w:rPr>
          <w:i/>
          <w:iCs/>
        </w:rPr>
        <w:t>fumipennis</w:t>
      </w:r>
      <w:proofErr w:type="spellEnd"/>
      <w:r w:rsidR="001A047E">
        <w:t xml:space="preserve"> prey increased </w:t>
      </w:r>
      <w:r w:rsidR="00F356D5">
        <w:t xml:space="preserve">for 3 years after the initial detection. The proportion of EAB </w:t>
      </w:r>
      <w:r w:rsidR="00F843EC">
        <w:t xml:space="preserve">plateaued </w:t>
      </w:r>
      <w:r w:rsidR="00F356D5">
        <w:t xml:space="preserve">for the next </w:t>
      </w:r>
      <w:r w:rsidR="001D181C">
        <w:t xml:space="preserve">3 years, and then, starting </w:t>
      </w:r>
      <w:r w:rsidR="00A90EF7">
        <w:t xml:space="preserve">7 years after the initial detection, the proportion of EAB </w:t>
      </w:r>
      <w:r w:rsidR="009F6277">
        <w:t xml:space="preserve">in wasp prey </w:t>
      </w:r>
      <w:r w:rsidR="002D78F2">
        <w:t>declined</w:t>
      </w:r>
      <w:r w:rsidR="00C65C21">
        <w:t xml:space="preserve"> reaching an average of </w:t>
      </w:r>
      <w:r w:rsidR="002E0CCA">
        <w:t>0.108 (</w:t>
      </w:r>
      <w:r w:rsidR="000F0F9A">
        <w:t xml:space="preserve">SE </w:t>
      </w:r>
      <w:r w:rsidR="000F0F9A">
        <w:rPr>
          <w:rFonts w:cstheme="minorHAnsi"/>
        </w:rPr>
        <w:t>± 0.07)</w:t>
      </w:r>
      <w:r w:rsidR="00F843EC">
        <w:rPr>
          <w:rFonts w:cstheme="minorHAnsi"/>
        </w:rPr>
        <w:t xml:space="preserve"> by year 9</w:t>
      </w:r>
      <w:r w:rsidR="000F0F9A">
        <w:rPr>
          <w:rFonts w:cstheme="minorHAnsi"/>
        </w:rPr>
        <w:t xml:space="preserve">. </w:t>
      </w:r>
    </w:p>
    <w:p w14:paraId="3BFB6176" w14:textId="4F21FE56" w:rsidR="00092C86" w:rsidRDefault="002E4CFC" w:rsidP="00F9608E">
      <w:pPr>
        <w:spacing w:line="360" w:lineRule="auto"/>
      </w:pPr>
      <w:r>
        <w:t xml:space="preserve">Spatial analysis of EAB spread – </w:t>
      </w:r>
      <w:r w:rsidR="00803EC5">
        <w:t xml:space="preserve">The number of sites on which the mapping was based in each year averaged 56 (SE </w:t>
      </w:r>
      <w:r w:rsidR="00803EC5">
        <w:rPr>
          <w:rFonts w:cstheme="minorHAnsi"/>
        </w:rPr>
        <w:t>±</w:t>
      </w:r>
      <w:r w:rsidR="00803EC5">
        <w:t xml:space="preserve"> 4.01, range 35 – 77). In 20</w:t>
      </w:r>
      <w:r w:rsidR="00A46F73">
        <w:t>20 – 202</w:t>
      </w:r>
      <w:r w:rsidR="00760A73">
        <w:t>1</w:t>
      </w:r>
      <w:r w:rsidR="00A46F73">
        <w:t xml:space="preserve"> there were fewer sites surveyed due to </w:t>
      </w:r>
      <w:r w:rsidR="003773DB">
        <w:t xml:space="preserve">difficulty recruiting volunteers </w:t>
      </w:r>
      <w:r w:rsidR="003C79A3">
        <w:t>during</w:t>
      </w:r>
      <w:r w:rsidR="003773DB">
        <w:t xml:space="preserve"> </w:t>
      </w:r>
      <w:r w:rsidR="00A46F73">
        <w:t>COVID</w:t>
      </w:r>
      <w:r w:rsidR="003C79A3">
        <w:t xml:space="preserve"> </w:t>
      </w:r>
      <w:r w:rsidR="00AC27CD">
        <w:t>quarantines</w:t>
      </w:r>
      <w:r w:rsidR="00A46F73">
        <w:t xml:space="preserve">, and unfavorable weather conditions. This was especially true in the Northeastern corner of the state. </w:t>
      </w:r>
      <w:r w:rsidR="00D23F98">
        <w:t xml:space="preserve">The resultant density predictions should be taken with caution for that part of the state in those years. Moran’s Index, a measure of </w:t>
      </w:r>
      <w:r w:rsidR="00AC27CD">
        <w:t>autocorrelation</w:t>
      </w:r>
      <w:r w:rsidR="00D23F98">
        <w:t xml:space="preserve"> in spatial data, was significant in each year (Table </w:t>
      </w:r>
      <w:r w:rsidR="00760A73">
        <w:t>1</w:t>
      </w:r>
      <w:r w:rsidR="00D23F98">
        <w:t xml:space="preserve">), indicating that the data were good candidates for Empirical Bayesian Kriging. </w:t>
      </w:r>
      <w:r>
        <w:t xml:space="preserve">The models of </w:t>
      </w:r>
      <w:r w:rsidR="003618CC">
        <w:t xml:space="preserve">EAB proportion across the landscape of Connecticut generated by </w:t>
      </w:r>
      <w:r w:rsidR="00803EC5">
        <w:t>Empirical</w:t>
      </w:r>
      <w:r w:rsidR="00D23F98">
        <w:t xml:space="preserve"> </w:t>
      </w:r>
      <w:r w:rsidR="003618CC">
        <w:t xml:space="preserve">Bayesian Kriging are shown in Figure </w:t>
      </w:r>
      <w:r w:rsidR="00D51893">
        <w:t>3</w:t>
      </w:r>
      <w:r w:rsidR="003618CC">
        <w:t>.</w:t>
      </w:r>
      <w:r w:rsidR="00D23F98">
        <w:t xml:space="preserve"> </w:t>
      </w:r>
      <w:r w:rsidR="003A11A7">
        <w:t xml:space="preserve">Statistics for </w:t>
      </w:r>
      <w:r w:rsidR="00760A73">
        <w:t xml:space="preserve">Empirical Bayesian Kriging </w:t>
      </w:r>
      <w:r w:rsidR="000D6059">
        <w:t xml:space="preserve">are </w:t>
      </w:r>
      <w:r w:rsidR="00760A73">
        <w:t xml:space="preserve">available in </w:t>
      </w:r>
      <w:r w:rsidR="00284C70">
        <w:t xml:space="preserve">the supplemental data </w:t>
      </w:r>
      <w:r w:rsidR="000D6059">
        <w:t>Table</w:t>
      </w:r>
      <w:r w:rsidR="00F02725">
        <w:t xml:space="preserve"> </w:t>
      </w:r>
      <w:r w:rsidR="00284C70">
        <w:t>1</w:t>
      </w:r>
      <w:r w:rsidR="000D6059">
        <w:t>.</w:t>
      </w:r>
      <w:ins w:id="51" w:author="Alex" w:date="2023-03-27T13:56:00Z">
        <w:r w:rsidR="00D42465">
          <w:t xml:space="preserve"> </w:t>
        </w:r>
      </w:ins>
      <w:ins w:id="52" w:author="Alex" w:date="2023-03-27T13:57:00Z">
        <w:r w:rsidR="00D42465">
          <w:t xml:space="preserve">Estimated speed of spread was 20.53 km/year (SE </w:t>
        </w:r>
        <w:r w:rsidR="00D42465">
          <w:rPr>
            <w:rFonts w:cstheme="minorHAnsi"/>
          </w:rPr>
          <w:t>±</w:t>
        </w:r>
        <w:r w:rsidR="00D42465">
          <w:rPr>
            <w:rFonts w:cstheme="minorHAnsi"/>
          </w:rPr>
          <w:t xml:space="preserve"> 2.09).</w:t>
        </w:r>
      </w:ins>
    </w:p>
    <w:p w14:paraId="04B23342" w14:textId="075880F1" w:rsidR="00B37CB4" w:rsidRPr="00F02725" w:rsidRDefault="00646FE1" w:rsidP="00F9608E">
      <w:pPr>
        <w:spacing w:line="360" w:lineRule="auto"/>
        <w:rPr>
          <w:b/>
          <w:bCs/>
        </w:rPr>
      </w:pPr>
      <w:r w:rsidRPr="00F02725">
        <w:rPr>
          <w:b/>
          <w:bCs/>
        </w:rPr>
        <w:t>D</w:t>
      </w:r>
      <w:r w:rsidR="00B37CB4" w:rsidRPr="00F02725">
        <w:rPr>
          <w:b/>
          <w:bCs/>
        </w:rPr>
        <w:t>iscussion</w:t>
      </w:r>
    </w:p>
    <w:p w14:paraId="6190C100" w14:textId="616938A1" w:rsidR="00623E4D" w:rsidRDefault="009B32CF" w:rsidP="00F9608E">
      <w:pPr>
        <w:spacing w:line="360" w:lineRule="auto"/>
      </w:pPr>
      <w:r>
        <w:t xml:space="preserve">Detection of cryptic invasive species </w:t>
      </w:r>
      <w:r w:rsidR="0003776D">
        <w:t>is critical for</w:t>
      </w:r>
      <w:r w:rsidR="00DE727F">
        <w:t xml:space="preserve"> management</w:t>
      </w:r>
      <w:r w:rsidR="00746F46">
        <w:t>.</w:t>
      </w:r>
      <w:r w:rsidR="006B3BF6">
        <w:t xml:space="preserve"> </w:t>
      </w:r>
      <w:r w:rsidR="00DC56CB">
        <w:t>However, monitoring</w:t>
      </w:r>
      <w:r w:rsidR="00181643">
        <w:t>, especially monitoring that extends beyond initial detection,</w:t>
      </w:r>
      <w:r w:rsidR="00DC56CB">
        <w:t xml:space="preserve"> is seldom sustained long-term due to </w:t>
      </w:r>
      <w:r w:rsidR="00284947">
        <w:t xml:space="preserve">the difficulty of </w:t>
      </w:r>
      <w:r w:rsidR="00AB5EB9">
        <w:t>sampling</w:t>
      </w:r>
      <w:r w:rsidR="00284947">
        <w:t xml:space="preserve">. </w:t>
      </w:r>
      <w:r w:rsidR="00596476">
        <w:t xml:space="preserve">In this study we </w:t>
      </w:r>
      <w:r w:rsidR="00F3490A">
        <w:t>used</w:t>
      </w:r>
      <w:r w:rsidR="00596476">
        <w:t xml:space="preserve"> </w:t>
      </w:r>
      <w:proofErr w:type="spellStart"/>
      <w:r w:rsidR="00623E4D" w:rsidRPr="0072709F">
        <w:rPr>
          <w:i/>
          <w:iCs/>
        </w:rPr>
        <w:t>Cerceris</w:t>
      </w:r>
      <w:proofErr w:type="spellEnd"/>
      <w:r w:rsidR="00623E4D" w:rsidRPr="0072709F">
        <w:rPr>
          <w:i/>
          <w:iCs/>
        </w:rPr>
        <w:t xml:space="preserve"> </w:t>
      </w:r>
      <w:proofErr w:type="spellStart"/>
      <w:r w:rsidR="00623E4D" w:rsidRPr="0072709F">
        <w:rPr>
          <w:i/>
          <w:iCs/>
        </w:rPr>
        <w:t>fumipennis</w:t>
      </w:r>
      <w:proofErr w:type="spellEnd"/>
      <w:r w:rsidR="00623E4D">
        <w:t xml:space="preserve"> prey capture as a proxy measurement for EAB presence and prevalence</w:t>
      </w:r>
      <w:r w:rsidR="00596476">
        <w:t>. This</w:t>
      </w:r>
      <w:r w:rsidR="00623E4D">
        <w:t xml:space="preserve"> has allowed us to document both the temporal and spatial changes of EAB populations over the 10 years since EAB was detected in Connecticut. </w:t>
      </w:r>
    </w:p>
    <w:p w14:paraId="482C2CD9" w14:textId="128B984D" w:rsidR="00226773" w:rsidRDefault="00C93666" w:rsidP="00F9608E">
      <w:pPr>
        <w:spacing w:line="360" w:lineRule="auto"/>
      </w:pPr>
      <w:r>
        <w:t xml:space="preserve">Temporally, the rise </w:t>
      </w:r>
      <w:r w:rsidR="0000585B">
        <w:t>of</w:t>
      </w:r>
      <w:r>
        <w:t xml:space="preserve"> EAB as a proportion of prey captured by </w:t>
      </w:r>
      <w:r w:rsidRPr="00963782">
        <w:rPr>
          <w:i/>
          <w:iCs/>
        </w:rPr>
        <w:t xml:space="preserve">C. </w:t>
      </w:r>
      <w:proofErr w:type="spellStart"/>
      <w:r w:rsidR="00F77537" w:rsidRPr="00963782">
        <w:rPr>
          <w:i/>
          <w:iCs/>
        </w:rPr>
        <w:t>fumipennis</w:t>
      </w:r>
      <w:proofErr w:type="spellEnd"/>
      <w:r>
        <w:t xml:space="preserve">, </w:t>
      </w:r>
      <w:r w:rsidR="00635C5C">
        <w:t xml:space="preserve">roughly </w:t>
      </w:r>
      <w:r w:rsidR="0076607A">
        <w:t xml:space="preserve">mirrors </w:t>
      </w:r>
      <w:r w:rsidR="00635C5C">
        <w:t xml:space="preserve">the </w:t>
      </w:r>
      <w:r w:rsidR="0076607A">
        <w:t>theoretical model</w:t>
      </w:r>
      <w:r w:rsidR="00EF7E39">
        <w:t>.</w:t>
      </w:r>
      <w:r w:rsidR="0076607A">
        <w:t xml:space="preserve"> </w:t>
      </w:r>
      <w:r w:rsidR="00635C5C">
        <w:t>On average, the proportion of EAB</w:t>
      </w:r>
      <w:r w:rsidR="004534A1">
        <w:t xml:space="preserve"> in </w:t>
      </w:r>
      <w:r w:rsidR="004534A1" w:rsidRPr="00504A82">
        <w:rPr>
          <w:i/>
          <w:iCs/>
        </w:rPr>
        <w:t xml:space="preserve">C. </w:t>
      </w:r>
      <w:proofErr w:type="spellStart"/>
      <w:r w:rsidR="004534A1" w:rsidRPr="00504A82">
        <w:rPr>
          <w:i/>
          <w:iCs/>
        </w:rPr>
        <w:t>fumipennis</w:t>
      </w:r>
      <w:proofErr w:type="spellEnd"/>
      <w:r w:rsidR="004534A1">
        <w:t xml:space="preserve"> prey</w:t>
      </w:r>
      <w:r w:rsidR="00635C5C">
        <w:t xml:space="preserve"> </w:t>
      </w:r>
      <w:r w:rsidR="001B111E">
        <w:t>was 8.</w:t>
      </w:r>
      <w:r w:rsidR="004534A1">
        <w:t xml:space="preserve">7% in the first year of detection. </w:t>
      </w:r>
      <w:r w:rsidR="00504A82">
        <w:t xml:space="preserve">This is consistent with detection at year 5 of the infestation and is </w:t>
      </w:r>
      <w:r w:rsidR="00AC27CD">
        <w:t xml:space="preserve">the </w:t>
      </w:r>
      <w:r w:rsidR="00504A82">
        <w:t xml:space="preserve">threshold at which infestations are commonly detected by trapping </w:t>
      </w:r>
      <w:sdt>
        <w:sdtPr>
          <w:id w:val="1604919155"/>
          <w:citation/>
        </w:sdtPr>
        <w:sdtContent>
          <w:r w:rsidR="00AC27CD">
            <w:fldChar w:fldCharType="begin"/>
          </w:r>
          <w:r w:rsidR="00AC27CD">
            <w:instrText xml:space="preserve"> CITATION Rut13 \l 1033  \m Sad17</w:instrText>
          </w:r>
          <w:r w:rsidR="00AC27CD">
            <w:fldChar w:fldCharType="separate"/>
          </w:r>
          <w:r w:rsidR="00227C65" w:rsidRPr="00227C65">
            <w:rPr>
              <w:noProof/>
            </w:rPr>
            <w:t>(Rutledge, et al., 2013; Sadof, et al., 2017)</w:t>
          </w:r>
          <w:r w:rsidR="00AC27CD">
            <w:fldChar w:fldCharType="end"/>
          </w:r>
        </w:sdtContent>
      </w:sdt>
      <w:r w:rsidR="00504A82">
        <w:t xml:space="preserve">. </w:t>
      </w:r>
      <w:r w:rsidR="00A16369">
        <w:t>The proportion</w:t>
      </w:r>
      <w:r w:rsidR="00730A7F">
        <w:t xml:space="preserve"> of EAB in</w:t>
      </w:r>
      <w:r w:rsidR="002B1656">
        <w:t xml:space="preserve"> </w:t>
      </w:r>
      <w:r w:rsidR="002B1656" w:rsidRPr="00D6715A">
        <w:rPr>
          <w:i/>
          <w:iCs/>
        </w:rPr>
        <w:t xml:space="preserve">C. </w:t>
      </w:r>
      <w:proofErr w:type="spellStart"/>
      <w:r w:rsidR="002B1656" w:rsidRPr="00D6715A">
        <w:rPr>
          <w:i/>
          <w:iCs/>
        </w:rPr>
        <w:t>fumipennis</w:t>
      </w:r>
      <w:proofErr w:type="spellEnd"/>
      <w:r w:rsidR="002B1656">
        <w:t xml:space="preserve"> prey</w:t>
      </w:r>
      <w:r w:rsidR="00A16369">
        <w:t xml:space="preserve"> increase</w:t>
      </w:r>
      <w:r w:rsidR="00AC27CD">
        <w:t>d</w:t>
      </w:r>
      <w:r w:rsidR="00A44C7D">
        <w:t xml:space="preserve"> year over year, plateau</w:t>
      </w:r>
      <w:r w:rsidR="00AC27CD">
        <w:t>ed</w:t>
      </w:r>
      <w:r w:rsidR="00A44C7D">
        <w:t xml:space="preserve"> </w:t>
      </w:r>
      <w:r w:rsidR="00730A7F">
        <w:t xml:space="preserve">for </w:t>
      </w:r>
      <w:r w:rsidR="00963782">
        <w:t xml:space="preserve">3 </w:t>
      </w:r>
      <w:r w:rsidR="00730A7F">
        <w:t>years</w:t>
      </w:r>
      <w:r w:rsidR="00A44C7D">
        <w:t>, and then decrease</w:t>
      </w:r>
      <w:r w:rsidR="007A01C0">
        <w:t>d</w:t>
      </w:r>
      <w:r w:rsidR="00A44C7D">
        <w:t xml:space="preserve">. </w:t>
      </w:r>
      <w:r w:rsidR="003D41DA">
        <w:t xml:space="preserve">One striking difference from the theoretical curve is the </w:t>
      </w:r>
      <w:r w:rsidR="00EC2AF6">
        <w:t xml:space="preserve">prolonged crest and </w:t>
      </w:r>
      <w:r w:rsidR="008424C5">
        <w:t>gradual drop in</w:t>
      </w:r>
      <w:r w:rsidR="0014699E">
        <w:t xml:space="preserve"> EAB density</w:t>
      </w:r>
      <w:r w:rsidR="008424C5">
        <w:t xml:space="preserve"> in the post-crest portion of the curve</w:t>
      </w:r>
      <w:r w:rsidR="0014699E">
        <w:t>.</w:t>
      </w:r>
      <w:r w:rsidR="00D402DF">
        <w:t xml:space="preserve"> </w:t>
      </w:r>
      <w:r w:rsidR="008B5D74">
        <w:t>The the</w:t>
      </w:r>
      <w:r w:rsidR="002C4036">
        <w:t xml:space="preserve">oretical curve drops </w:t>
      </w:r>
      <w:r w:rsidR="00317B7D">
        <w:t>steeply</w:t>
      </w:r>
      <w:r w:rsidR="002C4036">
        <w:t xml:space="preserve"> </w:t>
      </w:r>
      <w:r w:rsidR="008424C5">
        <w:t xml:space="preserve">one year </w:t>
      </w:r>
      <w:r w:rsidR="0056518E">
        <w:t>after the peak</w:t>
      </w:r>
      <w:r w:rsidR="00317B7D">
        <w:t xml:space="preserve"> as it posits that all available ash has been exhausted</w:t>
      </w:r>
      <w:r w:rsidR="00DB3D19">
        <w:t>.</w:t>
      </w:r>
      <w:r w:rsidR="00226773">
        <w:t xml:space="preserve"> </w:t>
      </w:r>
      <w:r w:rsidR="004164C9">
        <w:t xml:space="preserve">However, the sudden population drop seen in many eruptive forest pests, such as </w:t>
      </w:r>
      <w:r w:rsidR="004164C9" w:rsidRPr="00835B90">
        <w:rPr>
          <w:i/>
          <w:iCs/>
        </w:rPr>
        <w:t xml:space="preserve">Lymantria </w:t>
      </w:r>
      <w:proofErr w:type="spellStart"/>
      <w:r w:rsidR="004164C9" w:rsidRPr="00835B90">
        <w:rPr>
          <w:i/>
          <w:iCs/>
        </w:rPr>
        <w:t>dispar</w:t>
      </w:r>
      <w:proofErr w:type="spellEnd"/>
      <w:r w:rsidR="004164C9">
        <w:t xml:space="preserve"> </w:t>
      </w:r>
      <w:proofErr w:type="spellStart"/>
      <w:r w:rsidR="00835B90" w:rsidRPr="00037A2F">
        <w:rPr>
          <w:i/>
          <w:iCs/>
        </w:rPr>
        <w:t>dispar</w:t>
      </w:r>
      <w:proofErr w:type="spellEnd"/>
      <w:r w:rsidR="00835B90">
        <w:t xml:space="preserve"> </w:t>
      </w:r>
      <w:r w:rsidR="004164C9">
        <w:t>(</w:t>
      </w:r>
      <w:r w:rsidR="00D32519">
        <w:t>L.</w:t>
      </w:r>
      <w:r w:rsidR="004164C9">
        <w:t xml:space="preserve">), is driven </w:t>
      </w:r>
      <w:r w:rsidR="00E714CE">
        <w:t xml:space="preserve">not only </w:t>
      </w:r>
      <w:r w:rsidR="004164C9">
        <w:t>by decreases in food quality and availability, b</w:t>
      </w:r>
      <w:r w:rsidR="00E714CE">
        <w:t>ut b</w:t>
      </w:r>
      <w:r w:rsidR="004164C9">
        <w:t>y increasing predation by generalist predators, and by epizootics</w:t>
      </w:r>
      <w:sdt>
        <w:sdtPr>
          <w:id w:val="2090809228"/>
          <w:citation/>
        </w:sdtPr>
        <w:sdtContent>
          <w:r w:rsidR="00C14068">
            <w:fldChar w:fldCharType="begin"/>
          </w:r>
          <w:r w:rsidR="00C14068">
            <w:instrText xml:space="preserve">CITATION ELK90 \l 1033 </w:instrText>
          </w:r>
          <w:r w:rsidR="00CC77E7">
            <w:instrText xml:space="preserve"> \m Hoc01</w:instrText>
          </w:r>
          <w:r w:rsidR="00C14068">
            <w:fldChar w:fldCharType="separate"/>
          </w:r>
          <w:r w:rsidR="00227C65">
            <w:rPr>
              <w:noProof/>
            </w:rPr>
            <w:t xml:space="preserve"> </w:t>
          </w:r>
          <w:r w:rsidR="00227C65" w:rsidRPr="00227C65">
            <w:rPr>
              <w:noProof/>
            </w:rPr>
            <w:t>(Elkinton, 1990; Hoch, et al., 2001)</w:t>
          </w:r>
          <w:r w:rsidR="00C14068">
            <w:fldChar w:fldCharType="end"/>
          </w:r>
        </w:sdtContent>
      </w:sdt>
      <w:r w:rsidR="004164C9">
        <w:t xml:space="preserve">. While food availability, and generalist predation, primarily by woodpeckers </w:t>
      </w:r>
      <w:r w:rsidR="004164C9">
        <w:lastRenderedPageBreak/>
        <w:t>and generalist paras</w:t>
      </w:r>
      <w:r w:rsidR="00AD690A">
        <w:t>i</w:t>
      </w:r>
      <w:r w:rsidR="004164C9">
        <w:t xml:space="preserve">toids of </w:t>
      </w:r>
      <w:r w:rsidR="00037A2F">
        <w:t>woodborers</w:t>
      </w:r>
      <w:r w:rsidR="004164C9">
        <w:t>, are likely drivers of EAB population decline</w:t>
      </w:r>
      <w:r w:rsidR="00AE6E67">
        <w:t xml:space="preserve"> </w:t>
      </w:r>
      <w:r w:rsidR="00E4333E" w:rsidRPr="00227C65">
        <w:rPr>
          <w:noProof/>
        </w:rPr>
        <w:t>(Jennings, et al., 2013, 2015)</w:t>
      </w:r>
      <w:r w:rsidR="005832AB">
        <w:t>,</w:t>
      </w:r>
      <w:r w:rsidR="004164C9">
        <w:t xml:space="preserve"> there is as-of-yet no evidence of epizootics impacting EAB in North America</w:t>
      </w:r>
      <w:r w:rsidR="00AE4B1F">
        <w:t xml:space="preserve"> </w:t>
      </w:r>
      <w:sdt>
        <w:sdtPr>
          <w:id w:val="1694951430"/>
          <w:citation/>
        </w:sdtPr>
        <w:sdtContent>
          <w:r w:rsidR="00AC4094">
            <w:fldChar w:fldCharType="begin"/>
          </w:r>
          <w:r w:rsidR="00AC4094">
            <w:instrText xml:space="preserve"> CITATION Cas09 \l 1033 </w:instrText>
          </w:r>
          <w:r w:rsidR="00AC4094">
            <w:fldChar w:fldCharType="separate"/>
          </w:r>
          <w:r w:rsidR="00227C65" w:rsidRPr="00227C65">
            <w:rPr>
              <w:noProof/>
            </w:rPr>
            <w:t>(Castrillo, et al., 2009)</w:t>
          </w:r>
          <w:r w:rsidR="00AC4094">
            <w:fldChar w:fldCharType="end"/>
          </w:r>
        </w:sdtContent>
      </w:sdt>
      <w:r w:rsidR="004164C9">
        <w:t>. The lack of specialized pathogens may explain the</w:t>
      </w:r>
      <w:r w:rsidR="00317B7D">
        <w:t xml:space="preserve"> more gradual </w:t>
      </w:r>
      <w:r w:rsidR="004164C9">
        <w:t xml:space="preserve">population </w:t>
      </w:r>
      <w:r w:rsidR="00317B7D">
        <w:t xml:space="preserve">descent seen </w:t>
      </w:r>
      <w:r w:rsidR="004164C9">
        <w:t xml:space="preserve">in </w:t>
      </w:r>
      <w:r w:rsidR="00317B7D">
        <w:t xml:space="preserve">the </w:t>
      </w:r>
      <w:r w:rsidR="00317B7D" w:rsidRPr="00A735CF">
        <w:rPr>
          <w:i/>
          <w:iCs/>
        </w:rPr>
        <w:t xml:space="preserve">C. </w:t>
      </w:r>
      <w:proofErr w:type="spellStart"/>
      <w:r w:rsidR="00317B7D" w:rsidRPr="00A735CF">
        <w:rPr>
          <w:i/>
          <w:iCs/>
        </w:rPr>
        <w:t>fumipennis</w:t>
      </w:r>
      <w:proofErr w:type="spellEnd"/>
      <w:r w:rsidR="004164C9">
        <w:t>-</w:t>
      </w:r>
      <w:r w:rsidR="00317B7D">
        <w:t>based</w:t>
      </w:r>
      <w:r w:rsidR="004164C9">
        <w:t xml:space="preserve"> </w:t>
      </w:r>
      <w:r w:rsidR="00317B7D">
        <w:t>data</w:t>
      </w:r>
      <w:r w:rsidR="004164C9">
        <w:t>.</w:t>
      </w:r>
      <w:r w:rsidR="00317B7D">
        <w:t xml:space="preserve"> </w:t>
      </w:r>
    </w:p>
    <w:p w14:paraId="46BB02EC" w14:textId="65BE77CE" w:rsidR="00D8443E" w:rsidRDefault="002076D3" w:rsidP="00F9608E">
      <w:pPr>
        <w:spacing w:line="360" w:lineRule="auto"/>
      </w:pPr>
      <w:r>
        <w:t xml:space="preserve">Alternatively, the </w:t>
      </w:r>
      <w:r w:rsidR="000842B6">
        <w:t xml:space="preserve">prolonged crest and gradual population decline seen in our data could be due to an averaging effect across many sites. </w:t>
      </w:r>
      <w:r w:rsidR="00BD67C7">
        <w:t>T</w:t>
      </w:r>
      <w:r w:rsidR="00561AF3">
        <w:t>h</w:t>
      </w:r>
      <w:r w:rsidR="004B31CB">
        <w:t>ere was variation between sites and years</w:t>
      </w:r>
      <w:r w:rsidR="00790C6E">
        <w:t xml:space="preserve"> in these patterns and several</w:t>
      </w:r>
      <w:r w:rsidR="00E52D0F">
        <w:t xml:space="preserve"> factors that could be contributing to that variation. Ash is not distributed equally across the landscape</w:t>
      </w:r>
      <w:r w:rsidR="00290E70">
        <w:t>.</w:t>
      </w:r>
      <w:r w:rsidR="00E52D0F">
        <w:t xml:space="preserve"> </w:t>
      </w:r>
      <w:r w:rsidR="00290E70">
        <w:t xml:space="preserve">Although we did not test this explicitly it seems likely </w:t>
      </w:r>
      <w:r w:rsidR="00E52D0F">
        <w:t xml:space="preserve">the </w:t>
      </w:r>
      <w:r w:rsidR="00866C67">
        <w:t xml:space="preserve">density of ash in the </w:t>
      </w:r>
      <w:r w:rsidR="0081509C">
        <w:t xml:space="preserve">1.5 km </w:t>
      </w:r>
      <w:r w:rsidR="00866C67">
        <w:t xml:space="preserve">foraging range of each </w:t>
      </w:r>
      <w:r w:rsidR="00866C67" w:rsidRPr="001960B6">
        <w:rPr>
          <w:i/>
          <w:iCs/>
        </w:rPr>
        <w:t xml:space="preserve">C. </w:t>
      </w:r>
      <w:proofErr w:type="spellStart"/>
      <w:r w:rsidR="00866C67" w:rsidRPr="001960B6">
        <w:rPr>
          <w:i/>
          <w:iCs/>
        </w:rPr>
        <w:t>fumipennis</w:t>
      </w:r>
      <w:proofErr w:type="spellEnd"/>
      <w:r w:rsidR="00866C67">
        <w:t xml:space="preserve"> site</w:t>
      </w:r>
      <w:r w:rsidR="00046DD2">
        <w:t xml:space="preserve"> </w:t>
      </w:r>
      <w:r w:rsidR="00430105">
        <w:t>(</w:t>
      </w:r>
      <w:r w:rsidR="007027AB">
        <w:t>Rutledg</w:t>
      </w:r>
      <w:r w:rsidR="00244039">
        <w:t>e 2023, in press)</w:t>
      </w:r>
      <w:r w:rsidR="00B365DD">
        <w:t xml:space="preserve"> will impact both the peak </w:t>
      </w:r>
      <w:r w:rsidR="00931238">
        <w:t xml:space="preserve">proportion of EAB at the site, and the length of that peak. </w:t>
      </w:r>
      <w:r w:rsidR="00676DA7">
        <w:t xml:space="preserve">Another source of variation between sites </w:t>
      </w:r>
      <w:r w:rsidR="00F11DCF">
        <w:t xml:space="preserve">is the timing of data collection each year. </w:t>
      </w:r>
      <w:r w:rsidR="009A3FB3">
        <w:t>In Connecticut,</w:t>
      </w:r>
      <w:r w:rsidR="00A013B4">
        <w:t xml:space="preserve"> </w:t>
      </w:r>
      <w:r w:rsidR="00A013B4" w:rsidRPr="00D6715A">
        <w:rPr>
          <w:i/>
          <w:iCs/>
        </w:rPr>
        <w:t xml:space="preserve">C. </w:t>
      </w:r>
      <w:proofErr w:type="spellStart"/>
      <w:r w:rsidR="00A013B4" w:rsidRPr="00D6715A">
        <w:rPr>
          <w:i/>
          <w:iCs/>
        </w:rPr>
        <w:t>fumipennis</w:t>
      </w:r>
      <w:proofErr w:type="spellEnd"/>
      <w:r w:rsidR="00A013B4">
        <w:t xml:space="preserve"> hunting season typically starts in mid-late June, with a peak during the first 2 weeks of July and lasting </w:t>
      </w:r>
      <w:r w:rsidR="009A3FB3">
        <w:t xml:space="preserve">into August. </w:t>
      </w:r>
      <w:r w:rsidR="00047E31">
        <w:t xml:space="preserve">Emerald </w:t>
      </w:r>
      <w:r w:rsidR="00917524">
        <w:t>a</w:t>
      </w:r>
      <w:r w:rsidR="00047E31">
        <w:t xml:space="preserve">sh borer, by contrast, typically emerges in early June and </w:t>
      </w:r>
      <w:r w:rsidR="00401150">
        <w:t xml:space="preserve">adult numbers tend to drop off by </w:t>
      </w:r>
      <w:r w:rsidR="000D1AA2">
        <w:t xml:space="preserve">mid-July. </w:t>
      </w:r>
      <w:r w:rsidR="00000803">
        <w:t>Thus</w:t>
      </w:r>
      <w:r w:rsidR="00C619DF">
        <w:t>,</w:t>
      </w:r>
      <w:r w:rsidR="00000803">
        <w:t xml:space="preserve"> sites for which a year’s data was collected in late July is likely to have a lower proportion of EAB in their </w:t>
      </w:r>
      <w:r w:rsidR="00673F00">
        <w:t xml:space="preserve">catch than sites for which a year’s data was collected in early July. </w:t>
      </w:r>
      <w:r w:rsidR="00A412B6">
        <w:t xml:space="preserve">Finally, there were sites at which </w:t>
      </w:r>
      <w:r w:rsidR="00301EB0">
        <w:t xml:space="preserve">EAB was detected </w:t>
      </w:r>
      <w:r w:rsidR="00340F7A">
        <w:t xml:space="preserve">early or late in the infestation. </w:t>
      </w:r>
      <w:r w:rsidR="006474C4">
        <w:t xml:space="preserve">For example, </w:t>
      </w:r>
      <w:r w:rsidR="00580313">
        <w:t xml:space="preserve">we had a site for which EAB had been detected in neighboring sites ringing it, but </w:t>
      </w:r>
      <w:r w:rsidR="00566836">
        <w:t xml:space="preserve">no EAB showed up in prey at this site for 2 years. On the other hand, we had </w:t>
      </w:r>
      <w:proofErr w:type="spellStart"/>
      <w:r w:rsidR="00566836">
        <w:t>s</w:t>
      </w:r>
      <w:del w:id="53" w:author="Alex" w:date="2023-03-27T11:31:00Z">
        <w:r w:rsidR="00566836" w:rsidDel="00395066">
          <w:delText>i</w:delText>
        </w:r>
      </w:del>
      <w:ins w:id="54" w:author="Alex" w:date="2023-03-27T11:31:00Z">
        <w:r w:rsidR="00395066">
          <w:t>I</w:t>
        </w:r>
      </w:ins>
      <w:r w:rsidR="00566836">
        <w:t>tes</w:t>
      </w:r>
      <w:proofErr w:type="spellEnd"/>
      <w:r w:rsidR="00566836">
        <w:t xml:space="preserve"> for which EAB was detected one year, and it then took another 3 years for another EAB was caught. </w:t>
      </w:r>
      <w:r w:rsidR="00561AF3">
        <w:t>However, despite th</w:t>
      </w:r>
      <w:r w:rsidR="009B5CEB">
        <w:t>e</w:t>
      </w:r>
      <w:r w:rsidR="00C619DF">
        <w:t>se factors, the</w:t>
      </w:r>
      <w:r w:rsidR="00343BB3">
        <w:t xml:space="preserve"> aggregated data clearly reflect</w:t>
      </w:r>
      <w:r w:rsidR="001447E1">
        <w:t xml:space="preserve"> population patterns of EAB. </w:t>
      </w:r>
    </w:p>
    <w:p w14:paraId="478CBB44" w14:textId="77777777" w:rsidR="005D4D2E" w:rsidRDefault="00504A82" w:rsidP="00F9608E">
      <w:pPr>
        <w:spacing w:line="360" w:lineRule="auto"/>
      </w:pPr>
      <w:r>
        <w:t>We were also</w:t>
      </w:r>
      <w:r w:rsidR="007949B9">
        <w:t xml:space="preserve"> able to </w:t>
      </w:r>
      <w:r w:rsidR="00DA687D">
        <w:t>obtain data on</w:t>
      </w:r>
      <w:r w:rsidR="007949B9">
        <w:t xml:space="preserve"> </w:t>
      </w:r>
      <w:r w:rsidR="003B2976">
        <w:t xml:space="preserve">not only </w:t>
      </w:r>
      <w:r w:rsidR="007949B9">
        <w:t xml:space="preserve">the spatial </w:t>
      </w:r>
      <w:r w:rsidR="00095FE6">
        <w:t xml:space="preserve">distribution </w:t>
      </w:r>
      <w:r w:rsidR="00C419DB">
        <w:t>of det</w:t>
      </w:r>
      <w:r w:rsidR="00095FE6">
        <w:t xml:space="preserve">ection </w:t>
      </w:r>
      <w:r w:rsidR="00C31901">
        <w:t xml:space="preserve">of EAB as it moved through the state, </w:t>
      </w:r>
      <w:r w:rsidR="003B2976">
        <w:t xml:space="preserve">but </w:t>
      </w:r>
      <w:r w:rsidR="000D7C5F">
        <w:t xml:space="preserve">its density at </w:t>
      </w:r>
      <w:r w:rsidR="003B2976">
        <w:t xml:space="preserve">each </w:t>
      </w:r>
      <w:r w:rsidR="000D7C5F">
        <w:t>site in each year</w:t>
      </w:r>
      <w:r w:rsidR="003B2976">
        <w:t xml:space="preserve"> it was sampled</w:t>
      </w:r>
      <w:r w:rsidR="000D7C5F">
        <w:t>.</w:t>
      </w:r>
      <w:r w:rsidR="003B2976">
        <w:t xml:space="preserve"> We could</w:t>
      </w:r>
      <w:r w:rsidR="006A5CBF">
        <w:t xml:space="preserve"> </w:t>
      </w:r>
      <w:r w:rsidR="003B2976">
        <w:t>then use</w:t>
      </w:r>
      <w:r w:rsidR="006A5CBF">
        <w:t xml:space="preserve"> </w:t>
      </w:r>
      <w:r w:rsidR="00B25C79">
        <w:t>empirical Bayesian kriging</w:t>
      </w:r>
      <w:r w:rsidR="001F6481">
        <w:t xml:space="preserve"> to generate maps to </w:t>
      </w:r>
      <w:r w:rsidR="00DA687D">
        <w:t xml:space="preserve">provide a clear </w:t>
      </w:r>
      <w:r w:rsidR="00DB23CF">
        <w:t>picture of the invasion ‘wave’ (</w:t>
      </w:r>
      <w:proofErr w:type="spellStart"/>
      <w:r w:rsidR="00DB23CF" w:rsidRPr="00BF3B26">
        <w:rPr>
          <w:i/>
          <w:iCs/>
        </w:rPr>
        <w:t>sensu</w:t>
      </w:r>
      <w:proofErr w:type="spellEnd"/>
      <w:r w:rsidR="00DB23CF">
        <w:t xml:space="preserve"> </w:t>
      </w:r>
      <w:sdt>
        <w:sdtPr>
          <w:id w:val="920442240"/>
          <w:citation/>
        </w:sdtPr>
        <w:sdtContent>
          <w:r w:rsidR="00BF3B26">
            <w:fldChar w:fldCharType="begin"/>
          </w:r>
          <w:r w:rsidR="00BF3B26">
            <w:instrText xml:space="preserve"> CITATION Mer09 \l 1033 </w:instrText>
          </w:r>
          <w:r w:rsidR="00BF3B26">
            <w:fldChar w:fldCharType="separate"/>
          </w:r>
          <w:r w:rsidR="00227C65" w:rsidRPr="00227C65">
            <w:rPr>
              <w:noProof/>
            </w:rPr>
            <w:t>(Mercader, et al., 2009)</w:t>
          </w:r>
          <w:r w:rsidR="00BF3B26">
            <w:fldChar w:fldCharType="end"/>
          </w:r>
        </w:sdtContent>
      </w:sdt>
      <w:r w:rsidR="00BF3B26">
        <w:t xml:space="preserve"> </w:t>
      </w:r>
      <w:r w:rsidR="00DB23CF">
        <w:t>as it moved across the state.</w:t>
      </w:r>
      <w:r w:rsidR="000D7C5F">
        <w:t xml:space="preserve"> </w:t>
      </w:r>
      <w:r w:rsidR="0067291B">
        <w:t xml:space="preserve">The data </w:t>
      </w:r>
      <w:r w:rsidR="005B3403">
        <w:t>clearly show the</w:t>
      </w:r>
      <w:r w:rsidR="003F64D9">
        <w:t xml:space="preserve"> beetle spreading out in a </w:t>
      </w:r>
      <w:r>
        <w:t xml:space="preserve">radial fashion </w:t>
      </w:r>
      <w:r w:rsidR="00477967">
        <w:t>from its</w:t>
      </w:r>
      <w:r w:rsidR="005B3403">
        <w:t xml:space="preserve"> </w:t>
      </w:r>
      <w:r w:rsidR="00D7657B">
        <w:t xml:space="preserve">presumptive </w:t>
      </w:r>
      <w:r w:rsidR="005B3403">
        <w:t>invasion site in norther</w:t>
      </w:r>
      <w:r w:rsidR="003F64D9">
        <w:t>n</w:t>
      </w:r>
      <w:r w:rsidR="005B3403">
        <w:t xml:space="preserve"> New Haven </w:t>
      </w:r>
      <w:r w:rsidR="003F64D9">
        <w:t>C</w:t>
      </w:r>
      <w:r w:rsidR="005B3403">
        <w:t>ounty</w:t>
      </w:r>
      <w:r w:rsidR="00477967">
        <w:t xml:space="preserve">. The density dynamics are as expected, in each </w:t>
      </w:r>
      <w:r w:rsidR="004250B7">
        <w:t xml:space="preserve">new area the density is at first low, and then </w:t>
      </w:r>
      <w:r w:rsidR="00726516">
        <w:t>quickly</w:t>
      </w:r>
      <w:r w:rsidR="004250B7">
        <w:t xml:space="preserve"> increases before</w:t>
      </w:r>
      <w:r w:rsidR="00726516">
        <w:t xml:space="preserve"> gradually</w:t>
      </w:r>
      <w:r w:rsidR="004250B7">
        <w:t xml:space="preserve"> decreasing. </w:t>
      </w:r>
      <w:r w:rsidR="00935A07">
        <w:t xml:space="preserve">Another pattern that is shown is that </w:t>
      </w:r>
      <w:r w:rsidR="00DB494A">
        <w:t xml:space="preserve">there was likely only one successful establishment of EAB in the state. At no point do we see </w:t>
      </w:r>
      <w:r w:rsidR="00345516">
        <w:t>loci of high EAB density that are not consistent with spread from the original</w:t>
      </w:r>
      <w:r w:rsidR="006439AB">
        <w:t xml:space="preserve"> detection are of northern New Haven County.</w:t>
      </w:r>
      <w:r w:rsidR="00F751A5">
        <w:t xml:space="preserve"> </w:t>
      </w:r>
      <w:r w:rsidR="000024A9">
        <w:t>This</w:t>
      </w:r>
      <w:r w:rsidR="00291E3B">
        <w:t xml:space="preserve"> spatially explicit</w:t>
      </w:r>
      <w:r w:rsidR="000024A9">
        <w:t xml:space="preserve"> information can be used to</w:t>
      </w:r>
      <w:r w:rsidR="0028185A">
        <w:t xml:space="preserve"> assist managers to </w:t>
      </w:r>
      <w:r w:rsidR="00AF0EE2">
        <w:t>tailor EAB response</w:t>
      </w:r>
      <w:r w:rsidR="00291E3B">
        <w:t>s.</w:t>
      </w:r>
      <w:r w:rsidR="00F751A5">
        <w:t xml:space="preserve"> </w:t>
      </w:r>
    </w:p>
    <w:p w14:paraId="281256C8" w14:textId="47DB6A60" w:rsidR="00FC3275" w:rsidRDefault="002B7425" w:rsidP="00F9608E">
      <w:pPr>
        <w:spacing w:line="360" w:lineRule="auto"/>
      </w:pPr>
      <w:r>
        <w:t xml:space="preserve">Future work will look toward understanding the </w:t>
      </w:r>
      <w:r w:rsidR="009D7C8A">
        <w:t>movement we have seen in the light of more explicit landscape analysis</w:t>
      </w:r>
      <w:r w:rsidR="0099118B">
        <w:t xml:space="preserve">. </w:t>
      </w:r>
      <w:r w:rsidR="00C67904">
        <w:t>W</w:t>
      </w:r>
      <w:r w:rsidR="009D7C8A">
        <w:t>ere there corridors that facilitated movement</w:t>
      </w:r>
      <w:r w:rsidR="0099118B">
        <w:t>, barriers to movement,</w:t>
      </w:r>
      <w:r w:rsidR="00C67904">
        <w:t xml:space="preserve"> </w:t>
      </w:r>
      <w:r w:rsidR="00116314">
        <w:t xml:space="preserve">did areas </w:t>
      </w:r>
      <w:r w:rsidR="00116314">
        <w:lastRenderedPageBreak/>
        <w:t xml:space="preserve">with higher landscape levels of ash </w:t>
      </w:r>
      <w:r w:rsidR="003A5EAE">
        <w:t>slow or increase movement across the landscape</w:t>
      </w:r>
      <w:r w:rsidR="00F60EF9">
        <w:t>?</w:t>
      </w:r>
      <w:r w:rsidR="003A5EAE">
        <w:t xml:space="preserve"> In addition, we plan to continue the survey</w:t>
      </w:r>
      <w:r w:rsidR="00211516">
        <w:t xml:space="preserve">. Of particular interest is the long-term density of EAB </w:t>
      </w:r>
      <w:r w:rsidR="00F60EF9">
        <w:t xml:space="preserve">in post-crest areas. Will </w:t>
      </w:r>
      <w:r w:rsidR="00B82529">
        <w:t xml:space="preserve">EAB numbers begin to increase again as the ash resource recovers? </w:t>
      </w:r>
      <w:proofErr w:type="spellStart"/>
      <w:r w:rsidR="001D1993" w:rsidRPr="00D7044E">
        <w:rPr>
          <w:i/>
          <w:iCs/>
        </w:rPr>
        <w:t>Cerceris</w:t>
      </w:r>
      <w:proofErr w:type="spellEnd"/>
      <w:r w:rsidR="001D1993" w:rsidRPr="00D7044E">
        <w:rPr>
          <w:i/>
          <w:iCs/>
        </w:rPr>
        <w:t xml:space="preserve"> </w:t>
      </w:r>
      <w:proofErr w:type="spellStart"/>
      <w:r w:rsidR="001D1993" w:rsidRPr="00D7044E">
        <w:rPr>
          <w:i/>
          <w:iCs/>
        </w:rPr>
        <w:t>fumipennis</w:t>
      </w:r>
      <w:proofErr w:type="spellEnd"/>
      <w:r w:rsidR="001D1993">
        <w:t xml:space="preserve"> will continue to bring us</w:t>
      </w:r>
      <w:r w:rsidR="00780648">
        <w:t xml:space="preserve"> </w:t>
      </w:r>
      <w:r w:rsidR="00D7044E">
        <w:t>answers.</w:t>
      </w:r>
    </w:p>
    <w:p w14:paraId="7D41A309" w14:textId="77777777" w:rsidR="00F02725" w:rsidRPr="00052B10" w:rsidRDefault="00F02725" w:rsidP="00F02725">
      <w:pPr>
        <w:spacing w:line="480" w:lineRule="auto"/>
        <w:rPr>
          <w:b/>
          <w:bCs/>
        </w:rPr>
      </w:pPr>
      <w:r w:rsidRPr="00052B10">
        <w:rPr>
          <w:b/>
          <w:bCs/>
        </w:rPr>
        <w:t>Acknowledgements</w:t>
      </w:r>
    </w:p>
    <w:p w14:paraId="5A1888D4" w14:textId="5EB63BC1" w:rsidR="00F02725" w:rsidRDefault="00F02725" w:rsidP="0059011D">
      <w:pPr>
        <w:spacing w:line="360" w:lineRule="auto"/>
      </w:pPr>
      <w:r>
        <w:t xml:space="preserve">This data set is the result of the hard work and support of many people and agencies. First and </w:t>
      </w:r>
      <w:r w:rsidR="00242348">
        <w:t>foremost,</w:t>
      </w:r>
      <w:r>
        <w:t xml:space="preserve"> I’d like to thank the Wasp Watchers of Connecticut who have collected half of the beetles included in this analysis. Seasonal workers, J. Fitzgerald, J. Tate, E. Kim, D. Hill, S., A. Kahn, all added to the data base and helped to curate the collection. M. Scott deserves special recognition as the primary collector, </w:t>
      </w:r>
      <w:proofErr w:type="gramStart"/>
      <w:r>
        <w:t>identifier</w:t>
      </w:r>
      <w:proofErr w:type="gramEnd"/>
      <w:r>
        <w:t xml:space="preserve"> and curator of the buprestid collection. Many thanks to G. </w:t>
      </w:r>
      <w:proofErr w:type="spellStart"/>
      <w:r>
        <w:t>Molaei</w:t>
      </w:r>
      <w:proofErr w:type="spellEnd"/>
      <w:r>
        <w:t xml:space="preserve"> and </w:t>
      </w:r>
      <w:r w:rsidR="00C20C8D">
        <w:t>J. White</w:t>
      </w:r>
      <w:r>
        <w:t xml:space="preserve"> for helpful comments on this manuscript. Finally, S. Stebbins has lent much GIS support to the project. Financial support was provided by USFS, USDA Plant Protection Act 7771, and CAPS funding. </w:t>
      </w:r>
    </w:p>
    <w:p w14:paraId="5301CC8B" w14:textId="77777777" w:rsidR="00A70964" w:rsidRDefault="00A70964" w:rsidP="0059011D">
      <w:pPr>
        <w:spacing w:line="360" w:lineRule="auto"/>
      </w:pPr>
    </w:p>
    <w:p w14:paraId="4EDDD32A" w14:textId="2F2DCB83" w:rsidR="0028394C" w:rsidRDefault="0028394C">
      <w:r>
        <w:br w:type="page"/>
      </w:r>
    </w:p>
    <w:sdt>
      <w:sdtPr>
        <w:rPr>
          <w:rFonts w:asciiTheme="minorHAnsi" w:eastAsiaTheme="minorHAnsi" w:hAnsiTheme="minorHAnsi" w:cstheme="minorBidi"/>
          <w:color w:val="auto"/>
          <w:sz w:val="22"/>
          <w:szCs w:val="22"/>
        </w:rPr>
        <w:id w:val="1922375093"/>
        <w:docPartObj>
          <w:docPartGallery w:val="Bibliographies"/>
          <w:docPartUnique/>
        </w:docPartObj>
      </w:sdtPr>
      <w:sdtContent>
        <w:p w14:paraId="0F90EA6D" w14:textId="0EB84718" w:rsidR="0028394C" w:rsidRPr="009A02A7" w:rsidRDefault="0028394C" w:rsidP="0028394C">
          <w:pPr>
            <w:pStyle w:val="Heading1"/>
            <w:rPr>
              <w:rFonts w:asciiTheme="minorHAnsi" w:hAnsiTheme="minorHAnsi" w:cstheme="minorHAnsi"/>
              <w:b/>
              <w:bCs/>
              <w:color w:val="auto"/>
              <w:sz w:val="24"/>
              <w:szCs w:val="24"/>
            </w:rPr>
          </w:pPr>
          <w:r w:rsidRPr="009A02A7">
            <w:rPr>
              <w:rFonts w:asciiTheme="minorHAnsi" w:hAnsiTheme="minorHAnsi" w:cstheme="minorHAnsi"/>
              <w:b/>
              <w:bCs/>
              <w:color w:val="auto"/>
              <w:sz w:val="24"/>
              <w:szCs w:val="24"/>
            </w:rPr>
            <w:t>References</w:t>
          </w:r>
        </w:p>
        <w:p w14:paraId="4E8C1BEA" w14:textId="77777777" w:rsidR="0028394C" w:rsidRPr="0028394C" w:rsidRDefault="0028394C" w:rsidP="0028394C"/>
        <w:p w14:paraId="37D524E8" w14:textId="5C53C973" w:rsidR="00227C65" w:rsidRDefault="00227C65" w:rsidP="00227C65">
          <w:pPr>
            <w:pStyle w:val="Bibliography"/>
            <w:rPr>
              <w:noProof/>
              <w:sz w:val="24"/>
              <w:szCs w:val="24"/>
            </w:rPr>
          </w:pPr>
          <w:r>
            <w:rPr>
              <w:noProof/>
            </w:rPr>
            <w:t>Bohne,</w:t>
          </w:r>
          <w:r w:rsidR="00565902" w:rsidRPr="00565902">
            <w:rPr>
              <w:noProof/>
            </w:rPr>
            <w:t xml:space="preserve"> M</w:t>
          </w:r>
          <w:r w:rsidR="0032665C">
            <w:rPr>
              <w:noProof/>
            </w:rPr>
            <w:t>.</w:t>
          </w:r>
          <w:r w:rsidR="00565902" w:rsidRPr="00565902">
            <w:rPr>
              <w:noProof/>
            </w:rPr>
            <w:t>J</w:t>
          </w:r>
          <w:r w:rsidR="0032665C">
            <w:rPr>
              <w:noProof/>
            </w:rPr>
            <w:t>.</w:t>
          </w:r>
          <w:r w:rsidR="000629D8">
            <w:rPr>
              <w:noProof/>
            </w:rPr>
            <w:t>,</w:t>
          </w:r>
          <w:r w:rsidR="00565902" w:rsidRPr="00565902">
            <w:rPr>
              <w:noProof/>
            </w:rPr>
            <w:t xml:space="preserve"> Rutledge, C</w:t>
          </w:r>
          <w:r w:rsidR="0032665C">
            <w:rPr>
              <w:noProof/>
            </w:rPr>
            <w:t>.</w:t>
          </w:r>
          <w:r w:rsidR="00565902" w:rsidRPr="00565902">
            <w:rPr>
              <w:noProof/>
            </w:rPr>
            <w:t>E</w:t>
          </w:r>
          <w:r w:rsidR="0032665C">
            <w:rPr>
              <w:noProof/>
            </w:rPr>
            <w:t>.</w:t>
          </w:r>
          <w:r w:rsidR="000629D8">
            <w:rPr>
              <w:noProof/>
            </w:rPr>
            <w:t>,</w:t>
          </w:r>
          <w:r w:rsidR="00565902" w:rsidRPr="00565902">
            <w:rPr>
              <w:noProof/>
            </w:rPr>
            <w:t xml:space="preserve"> Hanson, T</w:t>
          </w:r>
          <w:r w:rsidR="0032665C">
            <w:rPr>
              <w:noProof/>
            </w:rPr>
            <w:t>.</w:t>
          </w:r>
          <w:r w:rsidR="000629D8">
            <w:rPr>
              <w:noProof/>
            </w:rPr>
            <w:t>,</w:t>
          </w:r>
          <w:r w:rsidR="00565902" w:rsidRPr="00565902">
            <w:rPr>
              <w:noProof/>
            </w:rPr>
            <w:t xml:space="preserve"> Carrier, N</w:t>
          </w:r>
          <w:r w:rsidR="0032665C">
            <w:rPr>
              <w:noProof/>
            </w:rPr>
            <w:t>.</w:t>
          </w:r>
          <w:r w:rsidR="00565902" w:rsidRPr="00565902">
            <w:rPr>
              <w:noProof/>
            </w:rPr>
            <w:t>C</w:t>
          </w:r>
          <w:r w:rsidR="0032665C">
            <w:rPr>
              <w:noProof/>
            </w:rPr>
            <w:t>.</w:t>
          </w:r>
          <w:r w:rsidR="000629D8">
            <w:rPr>
              <w:noProof/>
            </w:rPr>
            <w:t>,</w:t>
          </w:r>
          <w:r w:rsidR="00565902" w:rsidRPr="00565902">
            <w:rPr>
              <w:noProof/>
            </w:rPr>
            <w:t xml:space="preserve"> Teerling, C</w:t>
          </w:r>
          <w:r w:rsidR="0032665C">
            <w:rPr>
              <w:noProof/>
            </w:rPr>
            <w:t>.</w:t>
          </w:r>
          <w:r w:rsidR="000629D8">
            <w:rPr>
              <w:noProof/>
            </w:rPr>
            <w:t>,</w:t>
          </w:r>
          <w:r w:rsidR="00565902" w:rsidRPr="00565902">
            <w:rPr>
              <w:noProof/>
            </w:rPr>
            <w:t xml:space="preserve"> Weimer, J</w:t>
          </w:r>
          <w:r w:rsidR="0032665C">
            <w:rPr>
              <w:noProof/>
            </w:rPr>
            <w:t>.</w:t>
          </w:r>
          <w:r w:rsidR="000629D8">
            <w:rPr>
              <w:noProof/>
            </w:rPr>
            <w:t>,</w:t>
          </w:r>
          <w:r w:rsidR="00565902" w:rsidRPr="00565902">
            <w:rPr>
              <w:noProof/>
            </w:rPr>
            <w:t xml:space="preserve"> Hoebeke, E</w:t>
          </w:r>
          <w:r w:rsidR="0032665C">
            <w:rPr>
              <w:noProof/>
            </w:rPr>
            <w:t>.</w:t>
          </w:r>
          <w:r w:rsidR="00565902" w:rsidRPr="00565902">
            <w:rPr>
              <w:noProof/>
            </w:rPr>
            <w:t>R</w:t>
          </w:r>
          <w:r w:rsidR="0032665C">
            <w:rPr>
              <w:noProof/>
            </w:rPr>
            <w:t>.</w:t>
          </w:r>
          <w:r w:rsidR="000629D8">
            <w:rPr>
              <w:noProof/>
            </w:rPr>
            <w:t xml:space="preserve">, </w:t>
          </w:r>
          <w:r w:rsidR="00565902" w:rsidRPr="00565902">
            <w:rPr>
              <w:noProof/>
            </w:rPr>
            <w:t>Lilja, R</w:t>
          </w:r>
          <w:r w:rsidR="0032665C">
            <w:rPr>
              <w:noProof/>
            </w:rPr>
            <w:t>.</w:t>
          </w:r>
          <w:r w:rsidR="00565902" w:rsidRPr="00565902">
            <w:rPr>
              <w:noProof/>
            </w:rPr>
            <w:t>L</w:t>
          </w:r>
          <w:r w:rsidR="0032665C">
            <w:rPr>
              <w:noProof/>
            </w:rPr>
            <w:t>.</w:t>
          </w:r>
          <w:r w:rsidR="000629D8">
            <w:rPr>
              <w:noProof/>
            </w:rPr>
            <w:t>,</w:t>
          </w:r>
          <w:r w:rsidR="00565902" w:rsidRPr="00565902">
            <w:rPr>
              <w:noProof/>
            </w:rPr>
            <w:t xml:space="preserve"> Digirolomo, M</w:t>
          </w:r>
          <w:r w:rsidR="00C11124">
            <w:rPr>
              <w:noProof/>
            </w:rPr>
            <w:t>.</w:t>
          </w:r>
          <w:r w:rsidR="00565902" w:rsidRPr="00565902">
            <w:rPr>
              <w:noProof/>
            </w:rPr>
            <w:t>F</w:t>
          </w:r>
          <w:r w:rsidR="00C11124">
            <w:rPr>
              <w:noProof/>
            </w:rPr>
            <w:t>. &amp;</w:t>
          </w:r>
          <w:r w:rsidR="00565902" w:rsidRPr="00565902">
            <w:rPr>
              <w:noProof/>
            </w:rPr>
            <w:t xml:space="preserve"> Dodds, K</w:t>
          </w:r>
          <w:r w:rsidR="00C11124">
            <w:rPr>
              <w:noProof/>
            </w:rPr>
            <w:t>.</w:t>
          </w:r>
          <w:r w:rsidR="00565902" w:rsidRPr="00565902">
            <w:rPr>
              <w:noProof/>
            </w:rPr>
            <w:t>J</w:t>
          </w:r>
          <w:r w:rsidR="00C11124">
            <w:rPr>
              <w:noProof/>
            </w:rPr>
            <w:t>.</w:t>
          </w:r>
          <w:r>
            <w:rPr>
              <w:noProof/>
            </w:rPr>
            <w:t xml:space="preserve"> 2019. Utilizing prey captures by </w:t>
          </w:r>
          <w:r w:rsidRPr="000629D8">
            <w:rPr>
              <w:i/>
              <w:iCs/>
              <w:noProof/>
            </w:rPr>
            <w:t>Cerceris fumipennis</w:t>
          </w:r>
          <w:r>
            <w:rPr>
              <w:noProof/>
            </w:rPr>
            <w:t xml:space="preserve"> Say (Hymenoptera: Crabronidae) for a survey of Buprestidae (Coleoptera) in New England, USA. </w:t>
          </w:r>
          <w:r>
            <w:rPr>
              <w:i/>
              <w:iCs/>
              <w:noProof/>
            </w:rPr>
            <w:t xml:space="preserve">The Coleopterists Bulletin, </w:t>
          </w:r>
          <w:r>
            <w:rPr>
              <w:noProof/>
            </w:rPr>
            <w:t>73(2), pp. 369-379.</w:t>
          </w:r>
        </w:p>
        <w:p w14:paraId="06F597C0" w14:textId="58D472A5" w:rsidR="00227C65" w:rsidRPr="000629D8" w:rsidRDefault="00227C65" w:rsidP="00227C65">
          <w:pPr>
            <w:pStyle w:val="Bibliography"/>
            <w:rPr>
              <w:noProof/>
            </w:rPr>
          </w:pPr>
          <w:r w:rsidRPr="000629D8">
            <w:rPr>
              <w:noProof/>
            </w:rPr>
            <w:t>Bright, D., 1987. The metallic wood-boring beetles of Canada and Alaska. Coleoptera: Buprestidae (No. Part 15).</w:t>
          </w:r>
        </w:p>
        <w:p w14:paraId="16CB4E76" w14:textId="2FA51BBC" w:rsidR="00227C65" w:rsidRDefault="00227C65" w:rsidP="00227C65">
          <w:pPr>
            <w:pStyle w:val="Bibliography"/>
            <w:rPr>
              <w:noProof/>
            </w:rPr>
          </w:pPr>
          <w:r>
            <w:rPr>
              <w:noProof/>
            </w:rPr>
            <w:t xml:space="preserve">Brockmann, H., 1985. Provisioning behavior of the great golden digger wasp, </w:t>
          </w:r>
          <w:r w:rsidRPr="00581D91">
            <w:rPr>
              <w:i/>
              <w:iCs/>
              <w:noProof/>
            </w:rPr>
            <w:t>Sphex ichneumoneus</w:t>
          </w:r>
          <w:r>
            <w:rPr>
              <w:noProof/>
            </w:rPr>
            <w:t xml:space="preserve"> (L.)(Sphecidae). </w:t>
          </w:r>
          <w:r>
            <w:rPr>
              <w:i/>
              <w:iCs/>
              <w:noProof/>
            </w:rPr>
            <w:t xml:space="preserve">Journal of the Kansas Entomological Society, </w:t>
          </w:r>
          <w:r>
            <w:rPr>
              <w:noProof/>
            </w:rPr>
            <w:t>58(4), pp. 631-655.</w:t>
          </w:r>
        </w:p>
        <w:p w14:paraId="108DB0B4" w14:textId="16B001A2" w:rsidR="00227C65" w:rsidRDefault="00581D91" w:rsidP="00227C65">
          <w:pPr>
            <w:pStyle w:val="Bibliography"/>
            <w:rPr>
              <w:noProof/>
            </w:rPr>
          </w:pPr>
          <w:r w:rsidRPr="00581D91">
            <w:rPr>
              <w:noProof/>
            </w:rPr>
            <w:t>Brownie, C</w:t>
          </w:r>
          <w:r w:rsidR="0032665C">
            <w:rPr>
              <w:noProof/>
            </w:rPr>
            <w:t>.</w:t>
          </w:r>
          <w:r w:rsidR="00F1627B">
            <w:rPr>
              <w:noProof/>
            </w:rPr>
            <w:t>,</w:t>
          </w:r>
          <w:r w:rsidRPr="00581D91">
            <w:rPr>
              <w:noProof/>
            </w:rPr>
            <w:t xml:space="preserve"> Virgets, W</w:t>
          </w:r>
          <w:r w:rsidR="0032665C">
            <w:rPr>
              <w:noProof/>
            </w:rPr>
            <w:t>.</w:t>
          </w:r>
          <w:r w:rsidR="00F1627B">
            <w:rPr>
              <w:noProof/>
            </w:rPr>
            <w:t xml:space="preserve">, </w:t>
          </w:r>
          <w:r w:rsidRPr="00581D91">
            <w:rPr>
              <w:noProof/>
            </w:rPr>
            <w:t xml:space="preserve"> Allison, J</w:t>
          </w:r>
          <w:r w:rsidR="0032665C">
            <w:rPr>
              <w:noProof/>
            </w:rPr>
            <w:t>.</w:t>
          </w:r>
          <w:r w:rsidRPr="00581D91">
            <w:rPr>
              <w:noProof/>
            </w:rPr>
            <w:t>D</w:t>
          </w:r>
          <w:r w:rsidR="0032665C">
            <w:rPr>
              <w:noProof/>
            </w:rPr>
            <w:t>.</w:t>
          </w:r>
          <w:r w:rsidR="00F1627B">
            <w:rPr>
              <w:noProof/>
            </w:rPr>
            <w:t>,</w:t>
          </w:r>
          <w:r w:rsidRPr="00581D91">
            <w:rPr>
              <w:noProof/>
            </w:rPr>
            <w:t xml:space="preserve"> Johnson, C</w:t>
          </w:r>
          <w:r w:rsidR="0032665C">
            <w:rPr>
              <w:noProof/>
            </w:rPr>
            <w:t>.</w:t>
          </w:r>
          <w:r w:rsidRPr="00581D91">
            <w:rPr>
              <w:noProof/>
            </w:rPr>
            <w:t>W</w:t>
          </w:r>
          <w:r w:rsidR="0032665C">
            <w:rPr>
              <w:noProof/>
            </w:rPr>
            <w:t>.</w:t>
          </w:r>
          <w:r w:rsidRPr="00581D91">
            <w:rPr>
              <w:noProof/>
            </w:rPr>
            <w:t xml:space="preserve">, </w:t>
          </w:r>
          <w:r w:rsidR="004047F0">
            <w:rPr>
              <w:noProof/>
            </w:rPr>
            <w:t xml:space="preserve">&amp; </w:t>
          </w:r>
          <w:r w:rsidRPr="00581D91">
            <w:rPr>
              <w:noProof/>
            </w:rPr>
            <w:t>MacRae</w:t>
          </w:r>
          <w:r w:rsidR="00F1627B">
            <w:rPr>
              <w:noProof/>
            </w:rPr>
            <w:t xml:space="preserve"> </w:t>
          </w:r>
          <w:r w:rsidR="00F1627B" w:rsidRPr="00581D91">
            <w:rPr>
              <w:noProof/>
            </w:rPr>
            <w:t>T</w:t>
          </w:r>
          <w:r w:rsidR="0032665C">
            <w:rPr>
              <w:noProof/>
            </w:rPr>
            <w:t>.</w:t>
          </w:r>
          <w:r w:rsidR="00F1627B" w:rsidRPr="00581D91">
            <w:rPr>
              <w:noProof/>
            </w:rPr>
            <w:t>C</w:t>
          </w:r>
          <w:r w:rsidR="00F1627B">
            <w:rPr>
              <w:noProof/>
            </w:rPr>
            <w:t xml:space="preserve">. </w:t>
          </w:r>
          <w:r w:rsidR="00227C65">
            <w:rPr>
              <w:noProof/>
            </w:rPr>
            <w:t xml:space="preserve">2015. Observations of </w:t>
          </w:r>
          <w:r w:rsidR="00227C65" w:rsidRPr="00581D91">
            <w:rPr>
              <w:i/>
              <w:iCs/>
              <w:noProof/>
            </w:rPr>
            <w:t>Cerceris fumipennis</w:t>
          </w:r>
          <w:r w:rsidR="00227C65">
            <w:rPr>
              <w:noProof/>
            </w:rPr>
            <w:t xml:space="preserve"> (Hymenoptera: Crabronidae) phenology and variation in its buprestid prey in Louisiana. </w:t>
          </w:r>
          <w:r w:rsidR="00227C65">
            <w:rPr>
              <w:i/>
              <w:iCs/>
              <w:noProof/>
            </w:rPr>
            <w:t xml:space="preserve">Florida Entomologist, </w:t>
          </w:r>
          <w:r w:rsidR="00227C65">
            <w:rPr>
              <w:noProof/>
            </w:rPr>
            <w:t>98(4), pp. 1106-1113.</w:t>
          </w:r>
        </w:p>
        <w:p w14:paraId="26C0A6D5" w14:textId="1D325AD3" w:rsidR="00227C65" w:rsidRDefault="00227C65" w:rsidP="00227C65">
          <w:pPr>
            <w:pStyle w:val="Bibliography"/>
            <w:rPr>
              <w:noProof/>
            </w:rPr>
          </w:pPr>
          <w:r>
            <w:rPr>
              <w:noProof/>
            </w:rPr>
            <w:t>Burr, S. &amp; McCullough, D. 2014. Condition of green ash (</w:t>
          </w:r>
          <w:r w:rsidRPr="009E581D">
            <w:rPr>
              <w:i/>
              <w:iCs/>
              <w:noProof/>
            </w:rPr>
            <w:t>Fraxinus pennsylvanica</w:t>
          </w:r>
          <w:r>
            <w:rPr>
              <w:noProof/>
            </w:rPr>
            <w:t xml:space="preserve">) overstory and regeneration at three stages of the emerald ash borer invasion wave.. </w:t>
          </w:r>
          <w:r>
            <w:rPr>
              <w:i/>
              <w:iCs/>
              <w:noProof/>
            </w:rPr>
            <w:t xml:space="preserve">The Canadian Journal of Entomology, </w:t>
          </w:r>
          <w:r>
            <w:rPr>
              <w:noProof/>
            </w:rPr>
            <w:t>Volume 44, p. 768–776..</w:t>
          </w:r>
        </w:p>
        <w:p w14:paraId="47CD111F" w14:textId="7F6E3DAC" w:rsidR="00227C65" w:rsidRDefault="00227C65" w:rsidP="00227C65">
          <w:pPr>
            <w:pStyle w:val="Bibliography"/>
            <w:rPr>
              <w:noProof/>
            </w:rPr>
          </w:pPr>
          <w:r>
            <w:rPr>
              <w:noProof/>
            </w:rPr>
            <w:t xml:space="preserve">Careless, P., Marshall, S. &amp; Gill, B. 2014. The use of </w:t>
          </w:r>
          <w:r w:rsidRPr="003F108B">
            <w:rPr>
              <w:i/>
              <w:iCs/>
              <w:noProof/>
            </w:rPr>
            <w:t>Cerceris fumipennis</w:t>
          </w:r>
          <w:r>
            <w:rPr>
              <w:noProof/>
            </w:rPr>
            <w:t xml:space="preserve"> (Hymenoptera: Crabronidae) for surveying and monitoring emerald ash borer (Coleoptera: Buprestidae) infestations in eastern North America. </w:t>
          </w:r>
          <w:r>
            <w:rPr>
              <w:i/>
              <w:iCs/>
              <w:noProof/>
            </w:rPr>
            <w:t xml:space="preserve">The Canadian Entomologist, </w:t>
          </w:r>
          <w:r>
            <w:rPr>
              <w:noProof/>
            </w:rPr>
            <w:t>146(1), pp. 90-105.</w:t>
          </w:r>
        </w:p>
        <w:p w14:paraId="2116A0A4" w14:textId="29C3A4B9" w:rsidR="00227C65" w:rsidRDefault="00227C65" w:rsidP="00227C65">
          <w:pPr>
            <w:pStyle w:val="Bibliography"/>
            <w:rPr>
              <w:noProof/>
            </w:rPr>
          </w:pPr>
          <w:r>
            <w:rPr>
              <w:noProof/>
            </w:rPr>
            <w:t xml:space="preserve">Carrier, N. &amp; Jackson, L. 2012. </w:t>
          </w:r>
          <w:r>
            <w:rPr>
              <w:i/>
              <w:iCs/>
              <w:noProof/>
            </w:rPr>
            <w:t xml:space="preserve">Cerceris </w:t>
          </w:r>
          <w:r w:rsidRPr="004047F0">
            <w:rPr>
              <w:noProof/>
            </w:rPr>
            <w:t>wasp survey protoco</w:t>
          </w:r>
          <w:r w:rsidR="004047F0" w:rsidRPr="004047F0">
            <w:rPr>
              <w:noProof/>
            </w:rPr>
            <w:t>l.</w:t>
          </w:r>
          <w:r>
            <w:rPr>
              <w:i/>
              <w:iCs/>
              <w:noProof/>
            </w:rPr>
            <w:t xml:space="preserve"> </w:t>
          </w:r>
          <w:r>
            <w:rPr>
              <w:noProof/>
            </w:rPr>
            <w:t>USDA-APHIS-PPQ.</w:t>
          </w:r>
        </w:p>
        <w:p w14:paraId="7C1D66E7" w14:textId="24F0A5CB" w:rsidR="00227C65" w:rsidRDefault="004047F0" w:rsidP="00227C65">
          <w:pPr>
            <w:pStyle w:val="Bibliography"/>
            <w:rPr>
              <w:noProof/>
            </w:rPr>
          </w:pPr>
          <w:r w:rsidRPr="004047F0">
            <w:rPr>
              <w:noProof/>
            </w:rPr>
            <w:t>Castrillo, L</w:t>
          </w:r>
          <w:r w:rsidR="0032665C">
            <w:rPr>
              <w:noProof/>
            </w:rPr>
            <w:t>.</w:t>
          </w:r>
          <w:r w:rsidRPr="004047F0">
            <w:rPr>
              <w:noProof/>
            </w:rPr>
            <w:t>A</w:t>
          </w:r>
          <w:r w:rsidR="0032665C">
            <w:rPr>
              <w:noProof/>
            </w:rPr>
            <w:t>.</w:t>
          </w:r>
          <w:r>
            <w:rPr>
              <w:noProof/>
            </w:rPr>
            <w:t>,</w:t>
          </w:r>
          <w:r w:rsidRPr="004047F0">
            <w:rPr>
              <w:noProof/>
            </w:rPr>
            <w:t xml:space="preserve"> Bauer, L</w:t>
          </w:r>
          <w:r w:rsidR="00C11124">
            <w:rPr>
              <w:noProof/>
            </w:rPr>
            <w:t>.</w:t>
          </w:r>
          <w:r w:rsidRPr="004047F0">
            <w:rPr>
              <w:noProof/>
            </w:rPr>
            <w:t>S</w:t>
          </w:r>
          <w:r w:rsidR="00C11124">
            <w:rPr>
              <w:noProof/>
            </w:rPr>
            <w:t>.</w:t>
          </w:r>
          <w:r>
            <w:rPr>
              <w:noProof/>
            </w:rPr>
            <w:t>,</w:t>
          </w:r>
          <w:r w:rsidRPr="004047F0">
            <w:rPr>
              <w:noProof/>
            </w:rPr>
            <w:t xml:space="preserve"> Liu, H</w:t>
          </w:r>
          <w:r w:rsidR="00C11124">
            <w:rPr>
              <w:noProof/>
            </w:rPr>
            <w:t>.</w:t>
          </w:r>
          <w:r>
            <w:rPr>
              <w:noProof/>
            </w:rPr>
            <w:t>,</w:t>
          </w:r>
          <w:r w:rsidRPr="004047F0">
            <w:rPr>
              <w:noProof/>
            </w:rPr>
            <w:t xml:space="preserve"> Griggs, M</w:t>
          </w:r>
          <w:r w:rsidR="00C11124">
            <w:rPr>
              <w:noProof/>
            </w:rPr>
            <w:t>.</w:t>
          </w:r>
          <w:r w:rsidRPr="004047F0">
            <w:rPr>
              <w:noProof/>
            </w:rPr>
            <w:t>H</w:t>
          </w:r>
          <w:r w:rsidR="00C11124">
            <w:rPr>
              <w:noProof/>
            </w:rPr>
            <w:t>.</w:t>
          </w:r>
          <w:r>
            <w:rPr>
              <w:noProof/>
            </w:rPr>
            <w:t xml:space="preserve"> &amp;</w:t>
          </w:r>
          <w:r w:rsidRPr="004047F0">
            <w:rPr>
              <w:noProof/>
            </w:rPr>
            <w:t xml:space="preserve"> Vandenberg, J</w:t>
          </w:r>
          <w:r w:rsidR="00C11124">
            <w:rPr>
              <w:noProof/>
            </w:rPr>
            <w:t>.</w:t>
          </w:r>
          <w:r w:rsidRPr="004047F0">
            <w:rPr>
              <w:noProof/>
            </w:rPr>
            <w:t>D</w:t>
          </w:r>
          <w:r w:rsidR="00E80923">
            <w:rPr>
              <w:noProof/>
            </w:rPr>
            <w:t xml:space="preserve">. </w:t>
          </w:r>
          <w:r w:rsidR="00227C65">
            <w:rPr>
              <w:noProof/>
            </w:rPr>
            <w:t xml:space="preserve">2009. </w:t>
          </w:r>
          <w:r w:rsidR="00227C65" w:rsidRPr="004047F0">
            <w:rPr>
              <w:noProof/>
            </w:rPr>
            <w:t xml:space="preserve">Natural infections of </w:t>
          </w:r>
          <w:r w:rsidR="00227C65" w:rsidRPr="00E80923">
            <w:rPr>
              <w:i/>
              <w:iCs/>
              <w:noProof/>
            </w:rPr>
            <w:t>Beauveria bassiana</w:t>
          </w:r>
          <w:r w:rsidR="00227C65" w:rsidRPr="004047F0">
            <w:rPr>
              <w:noProof/>
            </w:rPr>
            <w:t xml:space="preserve"> in </w:t>
          </w:r>
          <w:r w:rsidR="00227C65" w:rsidRPr="00E80923">
            <w:rPr>
              <w:i/>
              <w:iCs/>
              <w:noProof/>
            </w:rPr>
            <w:t>Agrilus planipennis</w:t>
          </w:r>
          <w:r w:rsidR="00227C65" w:rsidRPr="004047F0">
            <w:rPr>
              <w:noProof/>
            </w:rPr>
            <w:t xml:space="preserve"> populations in Michigan</w:t>
          </w:r>
          <w:r w:rsidR="00227C65">
            <w:rPr>
              <w:i/>
              <w:iCs/>
              <w:noProof/>
            </w:rPr>
            <w:t xml:space="preserve">. </w:t>
          </w:r>
          <w:r w:rsidR="00227C65">
            <w:rPr>
              <w:noProof/>
            </w:rPr>
            <w:t>Annapolis, MD, USDA Research Forum on Invasive Species .</w:t>
          </w:r>
        </w:p>
        <w:p w14:paraId="0F019605" w14:textId="77777777" w:rsidR="00227C65" w:rsidRDefault="00227C65" w:rsidP="00227C65">
          <w:pPr>
            <w:pStyle w:val="Bibliography"/>
            <w:rPr>
              <w:noProof/>
            </w:rPr>
          </w:pPr>
          <w:r>
            <w:rPr>
              <w:noProof/>
            </w:rPr>
            <w:t xml:space="preserve">Coelho, J., Hastings, J. &amp; Holliday, C., 2012. Near-optimal foraging in the Pacific cicada killer </w:t>
          </w:r>
          <w:r w:rsidRPr="00E80923">
            <w:rPr>
              <w:i/>
              <w:iCs/>
              <w:noProof/>
            </w:rPr>
            <w:t>Sphecius convallis</w:t>
          </w:r>
          <w:r>
            <w:rPr>
              <w:noProof/>
            </w:rPr>
            <w:t xml:space="preserve"> Patton (Hymenoptera: Crabronidae). </w:t>
          </w:r>
          <w:r>
            <w:rPr>
              <w:i/>
              <w:iCs/>
              <w:noProof/>
            </w:rPr>
            <w:t xml:space="preserve">Insects, </w:t>
          </w:r>
          <w:r>
            <w:rPr>
              <w:noProof/>
            </w:rPr>
            <w:t>3(1), pp. 133-140.</w:t>
          </w:r>
        </w:p>
        <w:p w14:paraId="4AE4F916" w14:textId="77777777" w:rsidR="00227C65" w:rsidRDefault="00227C65" w:rsidP="00227C65">
          <w:pPr>
            <w:pStyle w:val="Bibliography"/>
            <w:rPr>
              <w:noProof/>
            </w:rPr>
          </w:pPr>
          <w:r>
            <w:rPr>
              <w:noProof/>
            </w:rPr>
            <w:t xml:space="preserve">Duan, J., Bauer, L. &amp; Van Driesche, R., 2017. Emerald ash borer biocontrol in ash saplings: the potential for early stage recovery of North American ash trees. </w:t>
          </w:r>
          <w:r>
            <w:rPr>
              <w:i/>
              <w:iCs/>
              <w:noProof/>
            </w:rPr>
            <w:t xml:space="preserve">Forest Ecology and Management, </w:t>
          </w:r>
          <w:r>
            <w:rPr>
              <w:noProof/>
            </w:rPr>
            <w:t>Volume 394, pp. 64-72.</w:t>
          </w:r>
        </w:p>
        <w:p w14:paraId="4D348E78" w14:textId="6D2EEDA4" w:rsidR="00227C65" w:rsidRDefault="005D3062" w:rsidP="00227C65">
          <w:pPr>
            <w:pStyle w:val="Bibliography"/>
            <w:rPr>
              <w:noProof/>
            </w:rPr>
          </w:pPr>
          <w:r w:rsidRPr="005D3062">
            <w:rPr>
              <w:noProof/>
            </w:rPr>
            <w:t>Duan, J</w:t>
          </w:r>
          <w:r w:rsidR="002A7110">
            <w:rPr>
              <w:noProof/>
            </w:rPr>
            <w:t>.</w:t>
          </w:r>
          <w:r w:rsidRPr="005D3062">
            <w:rPr>
              <w:noProof/>
            </w:rPr>
            <w:t>J</w:t>
          </w:r>
          <w:r w:rsidR="002A7110">
            <w:rPr>
              <w:noProof/>
            </w:rPr>
            <w:t>.</w:t>
          </w:r>
          <w:r>
            <w:rPr>
              <w:noProof/>
            </w:rPr>
            <w:t>,</w:t>
          </w:r>
          <w:r w:rsidRPr="005D3062">
            <w:rPr>
              <w:noProof/>
            </w:rPr>
            <w:t xml:space="preserve"> Van Driesche, R</w:t>
          </w:r>
          <w:r w:rsidR="002A7110">
            <w:rPr>
              <w:noProof/>
            </w:rPr>
            <w:t>.</w:t>
          </w:r>
          <w:r w:rsidRPr="005D3062">
            <w:rPr>
              <w:noProof/>
            </w:rPr>
            <w:t>G</w:t>
          </w:r>
          <w:r w:rsidR="002A7110">
            <w:rPr>
              <w:noProof/>
            </w:rPr>
            <w:t>.</w:t>
          </w:r>
          <w:r>
            <w:rPr>
              <w:noProof/>
            </w:rPr>
            <w:t>,</w:t>
          </w:r>
          <w:r w:rsidRPr="005D3062">
            <w:rPr>
              <w:noProof/>
            </w:rPr>
            <w:t xml:space="preserve"> Crandall, R</w:t>
          </w:r>
          <w:r w:rsidR="002A7110">
            <w:rPr>
              <w:noProof/>
            </w:rPr>
            <w:t>.</w:t>
          </w:r>
          <w:r w:rsidRPr="005D3062">
            <w:rPr>
              <w:noProof/>
            </w:rPr>
            <w:t>S</w:t>
          </w:r>
          <w:r w:rsidR="002A7110">
            <w:rPr>
              <w:noProof/>
            </w:rPr>
            <w:t>.</w:t>
          </w:r>
          <w:r>
            <w:rPr>
              <w:noProof/>
            </w:rPr>
            <w:t>,</w:t>
          </w:r>
          <w:r w:rsidRPr="005D3062">
            <w:rPr>
              <w:noProof/>
            </w:rPr>
            <w:t xml:space="preserve"> Schmude, J</w:t>
          </w:r>
          <w:r w:rsidR="002A7110">
            <w:rPr>
              <w:noProof/>
            </w:rPr>
            <w:t>.</w:t>
          </w:r>
          <w:r w:rsidRPr="005D3062">
            <w:rPr>
              <w:noProof/>
            </w:rPr>
            <w:t>M</w:t>
          </w:r>
          <w:r w:rsidR="002A7110">
            <w:rPr>
              <w:noProof/>
            </w:rPr>
            <w:t>.</w:t>
          </w:r>
          <w:r>
            <w:rPr>
              <w:noProof/>
            </w:rPr>
            <w:t xml:space="preserve">, </w:t>
          </w:r>
          <w:r w:rsidRPr="005D3062">
            <w:rPr>
              <w:noProof/>
            </w:rPr>
            <w:t>Rutledge, C</w:t>
          </w:r>
          <w:r w:rsidR="002A7110">
            <w:rPr>
              <w:noProof/>
            </w:rPr>
            <w:t>.</w:t>
          </w:r>
          <w:r w:rsidRPr="005D3062">
            <w:rPr>
              <w:noProof/>
            </w:rPr>
            <w:t>E</w:t>
          </w:r>
          <w:r w:rsidR="002A7110">
            <w:rPr>
              <w:noProof/>
            </w:rPr>
            <w:t>.</w:t>
          </w:r>
          <w:r>
            <w:rPr>
              <w:noProof/>
            </w:rPr>
            <w:t>,</w:t>
          </w:r>
          <w:r w:rsidRPr="005D3062">
            <w:rPr>
              <w:noProof/>
            </w:rPr>
            <w:t xml:space="preserve"> Slager, B</w:t>
          </w:r>
          <w:r w:rsidR="002A7110">
            <w:rPr>
              <w:noProof/>
            </w:rPr>
            <w:t>.</w:t>
          </w:r>
          <w:r w:rsidRPr="005D3062">
            <w:rPr>
              <w:noProof/>
            </w:rPr>
            <w:t>H</w:t>
          </w:r>
          <w:r w:rsidR="002A7110">
            <w:rPr>
              <w:noProof/>
            </w:rPr>
            <w:t>.</w:t>
          </w:r>
          <w:r>
            <w:rPr>
              <w:noProof/>
            </w:rPr>
            <w:t>,</w:t>
          </w:r>
          <w:r w:rsidRPr="005D3062">
            <w:rPr>
              <w:noProof/>
            </w:rPr>
            <w:t xml:space="preserve"> Gould, J</w:t>
          </w:r>
          <w:r w:rsidR="002A7110">
            <w:rPr>
              <w:noProof/>
            </w:rPr>
            <w:t>.</w:t>
          </w:r>
          <w:r w:rsidRPr="005D3062">
            <w:rPr>
              <w:noProof/>
            </w:rPr>
            <w:t>R</w:t>
          </w:r>
          <w:r w:rsidR="002A7110">
            <w:rPr>
              <w:noProof/>
            </w:rPr>
            <w:t>.</w:t>
          </w:r>
          <w:r>
            <w:rPr>
              <w:noProof/>
            </w:rPr>
            <w:t xml:space="preserve">, </w:t>
          </w:r>
          <w:r w:rsidR="00A01807">
            <w:rPr>
              <w:noProof/>
            </w:rPr>
            <w:t xml:space="preserve">&amp; </w:t>
          </w:r>
          <w:r>
            <w:rPr>
              <w:noProof/>
            </w:rPr>
            <w:t>E</w:t>
          </w:r>
          <w:r w:rsidRPr="005D3062">
            <w:rPr>
              <w:noProof/>
            </w:rPr>
            <w:t>lkinton, J</w:t>
          </w:r>
          <w:r w:rsidR="00A01807">
            <w:rPr>
              <w:noProof/>
            </w:rPr>
            <w:t>.</w:t>
          </w:r>
          <w:r w:rsidRPr="005D3062">
            <w:rPr>
              <w:noProof/>
            </w:rPr>
            <w:t>S</w:t>
          </w:r>
          <w:r>
            <w:rPr>
              <w:noProof/>
            </w:rPr>
            <w:t xml:space="preserve">. </w:t>
          </w:r>
          <w:r w:rsidR="00227C65">
            <w:rPr>
              <w:noProof/>
            </w:rPr>
            <w:t xml:space="preserve">2019. Establishment and early impact of </w:t>
          </w:r>
          <w:r w:rsidR="00227C65" w:rsidRPr="00D55B59">
            <w:rPr>
              <w:i/>
              <w:iCs/>
              <w:noProof/>
            </w:rPr>
            <w:t>Spathius galinae</w:t>
          </w:r>
          <w:r w:rsidR="00227C65">
            <w:rPr>
              <w:noProof/>
            </w:rPr>
            <w:t xml:space="preserve"> (Hymenoptera: Braconidae) on emerald ash borer (Coleoptera: Buprestidae) in the Northeastern United States. </w:t>
          </w:r>
          <w:r w:rsidR="00227C65">
            <w:rPr>
              <w:i/>
              <w:iCs/>
              <w:noProof/>
            </w:rPr>
            <w:t xml:space="preserve">Journal of Economic Entomology, </w:t>
          </w:r>
          <w:r w:rsidR="00227C65">
            <w:rPr>
              <w:noProof/>
            </w:rPr>
            <w:t>112(5), pp. 2121-2130.</w:t>
          </w:r>
        </w:p>
        <w:p w14:paraId="744A6463" w14:textId="35F24BAF" w:rsidR="00227C65" w:rsidRDefault="00227C65" w:rsidP="00227C65">
          <w:pPr>
            <w:pStyle w:val="Bibliography"/>
            <w:rPr>
              <w:noProof/>
            </w:rPr>
          </w:pPr>
          <w:r>
            <w:rPr>
              <w:noProof/>
            </w:rPr>
            <w:t xml:space="preserve">Elkinton, J. 1990. Population dynamics of gypsy moth in North America. </w:t>
          </w:r>
          <w:r>
            <w:rPr>
              <w:i/>
              <w:iCs/>
              <w:noProof/>
            </w:rPr>
            <w:t xml:space="preserve">Annual Review of Entomology, </w:t>
          </w:r>
          <w:r>
            <w:rPr>
              <w:noProof/>
            </w:rPr>
            <w:t>Volume 35, pp. 517-596.</w:t>
          </w:r>
        </w:p>
        <w:p w14:paraId="64FA1F27" w14:textId="7C80CFD5" w:rsidR="00227C65" w:rsidRDefault="00227C65" w:rsidP="00227C65">
          <w:pPr>
            <w:pStyle w:val="Bibliography"/>
            <w:rPr>
              <w:noProof/>
            </w:rPr>
          </w:pPr>
          <w:r>
            <w:rPr>
              <w:noProof/>
            </w:rPr>
            <w:lastRenderedPageBreak/>
            <w:t xml:space="preserve">ESRI, 2022. </w:t>
          </w:r>
          <w:r w:rsidRPr="00525192">
            <w:rPr>
              <w:noProof/>
            </w:rPr>
            <w:t>Arc</w:t>
          </w:r>
          <w:r w:rsidR="00525192">
            <w:rPr>
              <w:noProof/>
            </w:rPr>
            <w:t>GIS Pro Version 3.1</w:t>
          </w:r>
          <w:r w:rsidRPr="00525192">
            <w:rPr>
              <w:noProof/>
            </w:rPr>
            <w:t>.</w:t>
          </w:r>
          <w:r>
            <w:rPr>
              <w:i/>
              <w:iCs/>
              <w:noProof/>
            </w:rPr>
            <w:t xml:space="preserve"> </w:t>
          </w:r>
          <w:r>
            <w:rPr>
              <w:noProof/>
            </w:rPr>
            <w:t>Redlands, CA</w:t>
          </w:r>
        </w:p>
        <w:p w14:paraId="6A89F84D" w14:textId="6EC2BF17" w:rsidR="00227C65" w:rsidRDefault="00227C65" w:rsidP="00227C65">
          <w:pPr>
            <w:pStyle w:val="Bibliography"/>
            <w:rPr>
              <w:noProof/>
            </w:rPr>
          </w:pPr>
          <w:r>
            <w:rPr>
              <w:noProof/>
            </w:rPr>
            <w:t xml:space="preserve">Gayubo, S. 2011. Are solitary progressive-provisioning wasps optimal foragers? A study with the digger wasp </w:t>
          </w:r>
          <w:r w:rsidRPr="00D55B59">
            <w:rPr>
              <w:i/>
              <w:iCs/>
              <w:noProof/>
            </w:rPr>
            <w:t>Bembix merceti</w:t>
          </w:r>
          <w:r>
            <w:rPr>
              <w:noProof/>
            </w:rPr>
            <w:t xml:space="preserve"> (Hymenoptera: Crabronidae). </w:t>
          </w:r>
          <w:r>
            <w:rPr>
              <w:i/>
              <w:iCs/>
              <w:noProof/>
            </w:rPr>
            <w:t xml:space="preserve">Behaviour, </w:t>
          </w:r>
          <w:r>
            <w:rPr>
              <w:noProof/>
            </w:rPr>
            <w:t>148(2), pp. 191-214.</w:t>
          </w:r>
        </w:p>
        <w:p w14:paraId="7E94AF77" w14:textId="21618899" w:rsidR="0046074A" w:rsidRPr="0046074A" w:rsidRDefault="0046074A" w:rsidP="00227C65">
          <w:pPr>
            <w:pStyle w:val="Bibliography"/>
            <w:rPr>
              <w:ins w:id="55" w:author="Alex" w:date="2023-03-27T14:09:00Z"/>
              <w:noProof/>
            </w:rPr>
          </w:pPr>
          <w:ins w:id="56" w:author="Alex" w:date="2023-03-27T14:09:00Z">
            <w:r>
              <w:rPr>
                <w:noProof/>
              </w:rPr>
              <w:t>Goldstein, J.</w:t>
            </w:r>
          </w:ins>
          <w:ins w:id="57" w:author="Alex" w:date="2023-03-27T14:11:00Z">
            <w:r>
              <w:rPr>
                <w:noProof/>
              </w:rPr>
              <w:t>,</w:t>
            </w:r>
          </w:ins>
          <w:ins w:id="58" w:author="Alex" w:date="2023-03-27T14:09:00Z">
            <w:r>
              <w:rPr>
                <w:noProof/>
              </w:rPr>
              <w:t xml:space="preserve"> Park, J.</w:t>
            </w:r>
          </w:ins>
          <w:ins w:id="59" w:author="Alex" w:date="2023-03-27T14:11:00Z">
            <w:r>
              <w:rPr>
                <w:noProof/>
              </w:rPr>
              <w:t>, Haran, M., Liebhold, A., Bjornstad, O.N.</w:t>
            </w:r>
          </w:ins>
          <w:ins w:id="60" w:author="Alex" w:date="2023-03-27T14:09:00Z">
            <w:r>
              <w:rPr>
                <w:noProof/>
              </w:rPr>
              <w:t xml:space="preserve"> 201</w:t>
            </w:r>
          </w:ins>
          <w:ins w:id="61" w:author="Alex" w:date="2023-03-27T14:11:00Z">
            <w:r>
              <w:rPr>
                <w:noProof/>
              </w:rPr>
              <w:t>9</w:t>
            </w:r>
          </w:ins>
          <w:ins w:id="62" w:author="Alex" w:date="2023-03-27T14:09:00Z">
            <w:r>
              <w:rPr>
                <w:noProof/>
              </w:rPr>
              <w:t>. Quantifying Spatio-Temporal Variation of Invasion</w:t>
            </w:r>
          </w:ins>
          <w:ins w:id="63" w:author="Alex" w:date="2023-03-27T14:10:00Z">
            <w:r>
              <w:rPr>
                <w:noProof/>
              </w:rPr>
              <w:t xml:space="preserve"> Spread</w:t>
            </w:r>
          </w:ins>
          <w:ins w:id="64" w:author="Alex" w:date="2023-03-27T14:11:00Z">
            <w:r>
              <w:rPr>
                <w:noProof/>
              </w:rPr>
              <w:t xml:space="preserve">. </w:t>
            </w:r>
            <w:r>
              <w:rPr>
                <w:i/>
                <w:iCs/>
                <w:noProof/>
              </w:rPr>
              <w:t xml:space="preserve">Proceedings of the Royal Society </w:t>
            </w:r>
          </w:ins>
          <w:ins w:id="65" w:author="Alex" w:date="2023-03-27T14:12:00Z">
            <w:r>
              <w:rPr>
                <w:i/>
                <w:iCs/>
                <w:noProof/>
              </w:rPr>
              <w:t>B,</w:t>
            </w:r>
            <w:r>
              <w:rPr>
                <w:noProof/>
              </w:rPr>
              <w:t xml:space="preserve"> 286(1894): 20182294.</w:t>
            </w:r>
          </w:ins>
        </w:p>
        <w:p w14:paraId="4A0799B5" w14:textId="7CA26F4C" w:rsidR="00227C65" w:rsidRDefault="00227C65" w:rsidP="00227C65">
          <w:pPr>
            <w:pStyle w:val="Bibliography"/>
            <w:rPr>
              <w:noProof/>
            </w:rPr>
          </w:pPr>
          <w:r>
            <w:rPr>
              <w:noProof/>
            </w:rPr>
            <w:t xml:space="preserve">Haack, R. &amp; Benjamin, D. 1982. The biology and ecology of the twolined chestnut borer, </w:t>
          </w:r>
          <w:r w:rsidRPr="001A2E23">
            <w:rPr>
              <w:i/>
              <w:iCs/>
              <w:noProof/>
            </w:rPr>
            <w:t>Agrilus bilineatus</w:t>
          </w:r>
          <w:r>
            <w:rPr>
              <w:noProof/>
            </w:rPr>
            <w:t xml:space="preserve"> (Coleoptera: Buprestidae), on oaks, </w:t>
          </w:r>
          <w:r w:rsidRPr="001A2E23">
            <w:rPr>
              <w:i/>
              <w:iCs/>
              <w:noProof/>
            </w:rPr>
            <w:t>Quercus</w:t>
          </w:r>
          <w:r>
            <w:rPr>
              <w:noProof/>
            </w:rPr>
            <w:t xml:space="preserve"> spp., in Wisconsin. </w:t>
          </w:r>
          <w:r>
            <w:rPr>
              <w:i/>
              <w:iCs/>
              <w:noProof/>
            </w:rPr>
            <w:t xml:space="preserve">The Canadian Entomologist., </w:t>
          </w:r>
          <w:r>
            <w:rPr>
              <w:noProof/>
            </w:rPr>
            <w:t>114(5), pp. 385-396.</w:t>
          </w:r>
        </w:p>
        <w:p w14:paraId="20A098A3" w14:textId="555AB404" w:rsidR="00227C65" w:rsidRDefault="00227C65" w:rsidP="00227C65">
          <w:pPr>
            <w:pStyle w:val="Bibliography"/>
            <w:rPr>
              <w:noProof/>
            </w:rPr>
          </w:pPr>
          <w:r>
            <w:rPr>
              <w:noProof/>
            </w:rPr>
            <w:t xml:space="preserve">Hallinen, M., Wittman, J., </w:t>
          </w:r>
          <w:r w:rsidR="00386427">
            <w:rPr>
              <w:noProof/>
            </w:rPr>
            <w:t xml:space="preserve">&amp; </w:t>
          </w:r>
          <w:r>
            <w:rPr>
              <w:noProof/>
            </w:rPr>
            <w:t>Aukema B</w:t>
          </w:r>
          <w:r w:rsidR="00A01807">
            <w:rPr>
              <w:noProof/>
            </w:rPr>
            <w:t>.</w:t>
          </w:r>
          <w:r>
            <w:rPr>
              <w:noProof/>
            </w:rPr>
            <w:t>H</w:t>
          </w:r>
          <w:r w:rsidR="000F78CE">
            <w:rPr>
              <w:noProof/>
            </w:rPr>
            <w:t>.</w:t>
          </w:r>
          <w:r>
            <w:rPr>
              <w:noProof/>
            </w:rPr>
            <w:t xml:space="preserve"> 2020. Factors associated with diversity and distribution of buprestid prey captured by foraging </w:t>
          </w:r>
          <w:r w:rsidRPr="001A2E23">
            <w:rPr>
              <w:i/>
              <w:iCs/>
              <w:noProof/>
            </w:rPr>
            <w:t>Cerceris fumipennis</w:t>
          </w:r>
          <w:r>
            <w:rPr>
              <w:noProof/>
            </w:rPr>
            <w:t xml:space="preserve"> (Hymenoptera: Crabronidae). </w:t>
          </w:r>
          <w:r>
            <w:rPr>
              <w:i/>
              <w:iCs/>
              <w:noProof/>
            </w:rPr>
            <w:t xml:space="preserve">Environmental </w:t>
          </w:r>
          <w:r w:rsidR="00386427">
            <w:rPr>
              <w:i/>
              <w:iCs/>
              <w:noProof/>
            </w:rPr>
            <w:t>E</w:t>
          </w:r>
          <w:r>
            <w:rPr>
              <w:i/>
              <w:iCs/>
              <w:noProof/>
            </w:rPr>
            <w:t xml:space="preserve">ntomology, </w:t>
          </w:r>
          <w:r>
            <w:rPr>
              <w:noProof/>
            </w:rPr>
            <w:t>49(6), pp. 1363-1373.</w:t>
          </w:r>
        </w:p>
        <w:p w14:paraId="4C0C5D8F" w14:textId="2682428B" w:rsidR="00227C65" w:rsidRDefault="00227C65" w:rsidP="00227C65">
          <w:pPr>
            <w:pStyle w:val="Bibliography"/>
            <w:rPr>
              <w:noProof/>
            </w:rPr>
          </w:pPr>
          <w:r>
            <w:rPr>
              <w:noProof/>
            </w:rPr>
            <w:t xml:space="preserve">Hellman, W., Fierke, M. &amp; Erbilgin, N. 2014. Evaluating buprestid preference and sampling efficiency of the digger wasp, </w:t>
          </w:r>
          <w:r w:rsidRPr="001A2E23">
            <w:rPr>
              <w:i/>
              <w:iCs/>
              <w:noProof/>
            </w:rPr>
            <w:t>Cerceris fumipennis</w:t>
          </w:r>
          <w:r>
            <w:rPr>
              <w:noProof/>
            </w:rPr>
            <w:t xml:space="preserve">, using morphometric predictors. </w:t>
          </w:r>
          <w:r>
            <w:rPr>
              <w:i/>
              <w:iCs/>
              <w:noProof/>
            </w:rPr>
            <w:t xml:space="preserve">Journal of Insect Science, </w:t>
          </w:r>
          <w:r>
            <w:rPr>
              <w:noProof/>
            </w:rPr>
            <w:t>14(1).</w:t>
          </w:r>
        </w:p>
        <w:p w14:paraId="116E2792" w14:textId="1CA5DF7B" w:rsidR="00227C65" w:rsidRDefault="00227C65" w:rsidP="00227C65">
          <w:pPr>
            <w:pStyle w:val="Bibliography"/>
            <w:rPr>
              <w:noProof/>
            </w:rPr>
          </w:pPr>
          <w:r>
            <w:rPr>
              <w:noProof/>
            </w:rPr>
            <w:t xml:space="preserve">Herms, D. &amp; McCullough, D. 2014. Emerald ash borer invasion of North America: history, biology, ecology, impacts, and management. </w:t>
          </w:r>
          <w:r>
            <w:rPr>
              <w:i/>
              <w:iCs/>
              <w:noProof/>
            </w:rPr>
            <w:t xml:space="preserve">Annual </w:t>
          </w:r>
          <w:r w:rsidR="009F02F9">
            <w:rPr>
              <w:i/>
              <w:iCs/>
              <w:noProof/>
            </w:rPr>
            <w:t>R</w:t>
          </w:r>
          <w:r>
            <w:rPr>
              <w:i/>
              <w:iCs/>
              <w:noProof/>
            </w:rPr>
            <w:t xml:space="preserve">eview of </w:t>
          </w:r>
          <w:r w:rsidR="009F02F9">
            <w:rPr>
              <w:i/>
              <w:iCs/>
              <w:noProof/>
            </w:rPr>
            <w:t>E</w:t>
          </w:r>
          <w:r>
            <w:rPr>
              <w:i/>
              <w:iCs/>
              <w:noProof/>
            </w:rPr>
            <w:t xml:space="preserve">ntomology, </w:t>
          </w:r>
          <w:r>
            <w:rPr>
              <w:noProof/>
            </w:rPr>
            <w:t>59(1), pp. 13-30.</w:t>
          </w:r>
        </w:p>
        <w:p w14:paraId="49F0BFBD" w14:textId="76E527E7" w:rsidR="00227C65" w:rsidRDefault="00227C65" w:rsidP="00227C65">
          <w:pPr>
            <w:pStyle w:val="Bibliography"/>
            <w:rPr>
              <w:noProof/>
            </w:rPr>
          </w:pPr>
          <w:r>
            <w:rPr>
              <w:noProof/>
            </w:rPr>
            <w:t>Hoch, G., Zubric, M., Novotny, J. &amp; S</w:t>
          </w:r>
          <w:r w:rsidR="000F78CE">
            <w:rPr>
              <w:noProof/>
            </w:rPr>
            <w:t>chopf</w:t>
          </w:r>
          <w:r>
            <w:rPr>
              <w:noProof/>
            </w:rPr>
            <w:t xml:space="preserve">, A. 2001. The natural enemy complex of the gypsy moth, </w:t>
          </w:r>
          <w:r w:rsidRPr="005D177E">
            <w:rPr>
              <w:i/>
              <w:iCs/>
              <w:noProof/>
            </w:rPr>
            <w:t>Lymantria dispar</w:t>
          </w:r>
          <w:r>
            <w:rPr>
              <w:noProof/>
            </w:rPr>
            <w:t xml:space="preserve"> (Lepidoptera, Lymantriidae) in different phases of its population dynamics in eastern Austria and Slovakia, a comparative study. </w:t>
          </w:r>
          <w:r>
            <w:rPr>
              <w:i/>
              <w:iCs/>
              <w:noProof/>
            </w:rPr>
            <w:t xml:space="preserve">Journal of Applied Entomology, </w:t>
          </w:r>
          <w:r>
            <w:rPr>
              <w:noProof/>
            </w:rPr>
            <w:t>Volume 125, pp. 217-227.</w:t>
          </w:r>
        </w:p>
        <w:p w14:paraId="33F89C3D" w14:textId="77777777" w:rsidR="00227C65" w:rsidRDefault="00227C65" w:rsidP="00227C65">
          <w:pPr>
            <w:pStyle w:val="Bibliography"/>
            <w:rPr>
              <w:noProof/>
            </w:rPr>
          </w:pPr>
          <w:r>
            <w:rPr>
              <w:noProof/>
            </w:rPr>
            <w:t xml:space="preserve">Hook, A. &amp; Evans, H., 1991. Prey and parasites of </w:t>
          </w:r>
          <w:r w:rsidRPr="005D177E">
            <w:rPr>
              <w:i/>
              <w:iCs/>
              <w:noProof/>
            </w:rPr>
            <w:t>Cerceris fumipennis</w:t>
          </w:r>
          <w:r>
            <w:rPr>
              <w:noProof/>
            </w:rPr>
            <w:t xml:space="preserve"> (Hymenoptera: Sphecidae) from central Texas, with description of the larva of </w:t>
          </w:r>
          <w:r w:rsidRPr="005D177E">
            <w:rPr>
              <w:i/>
              <w:iCs/>
              <w:noProof/>
            </w:rPr>
            <w:t>Dasymutilla scaevola</w:t>
          </w:r>
          <w:r>
            <w:rPr>
              <w:noProof/>
            </w:rPr>
            <w:t xml:space="preserve"> (Hymenoptera: Mutillidae). </w:t>
          </w:r>
          <w:r>
            <w:rPr>
              <w:i/>
              <w:iCs/>
              <w:noProof/>
            </w:rPr>
            <w:t xml:space="preserve">Journal of the Kansas Entomological Society, </w:t>
          </w:r>
          <w:r>
            <w:rPr>
              <w:noProof/>
            </w:rPr>
            <w:t>64(3), pp. 257-264.</w:t>
          </w:r>
        </w:p>
        <w:p w14:paraId="638E9D2F" w14:textId="1DE1EA72" w:rsidR="00227C65" w:rsidRDefault="00227C65" w:rsidP="00227C65">
          <w:pPr>
            <w:pStyle w:val="Bibliography"/>
            <w:rPr>
              <w:noProof/>
            </w:rPr>
          </w:pPr>
          <w:r>
            <w:rPr>
              <w:noProof/>
            </w:rPr>
            <w:t>Jennings, D., Duan, J. &amp; Shrewsbury, P. 2015. Biotic mortality factors affecting emerald ash borer (</w:t>
          </w:r>
          <w:r w:rsidRPr="005D177E">
            <w:rPr>
              <w:i/>
              <w:iCs/>
              <w:noProof/>
            </w:rPr>
            <w:t>Agrilus planipennis</w:t>
          </w:r>
          <w:r>
            <w:rPr>
              <w:noProof/>
            </w:rPr>
            <w:t xml:space="preserve">) are highly dependent on life stage and host tree crown condition. </w:t>
          </w:r>
          <w:r>
            <w:rPr>
              <w:i/>
              <w:iCs/>
              <w:noProof/>
            </w:rPr>
            <w:t xml:space="preserve">Bulletin of Entomological Research, </w:t>
          </w:r>
          <w:r>
            <w:rPr>
              <w:noProof/>
            </w:rPr>
            <w:t>105(5), pp. 598-606.</w:t>
          </w:r>
        </w:p>
        <w:p w14:paraId="713109C9" w14:textId="1ADA6745" w:rsidR="00227C65" w:rsidRDefault="00227C65" w:rsidP="00227C65">
          <w:pPr>
            <w:pStyle w:val="Bibliography"/>
            <w:rPr>
              <w:noProof/>
            </w:rPr>
          </w:pPr>
          <w:r>
            <w:rPr>
              <w:noProof/>
            </w:rPr>
            <w:t>Jennings, D., Duan, J. &amp; Shrewsbury, P. 2015. Biotic mortality factors affecting emerald ash borer (</w:t>
          </w:r>
          <w:r w:rsidRPr="005D177E">
            <w:rPr>
              <w:i/>
              <w:iCs/>
              <w:noProof/>
            </w:rPr>
            <w:t>Agrilus planipennis</w:t>
          </w:r>
          <w:r>
            <w:rPr>
              <w:noProof/>
            </w:rPr>
            <w:t xml:space="preserve">) are highly dependent on life stage and host tree crown condition. </w:t>
          </w:r>
          <w:r>
            <w:rPr>
              <w:i/>
              <w:iCs/>
              <w:noProof/>
            </w:rPr>
            <w:t xml:space="preserve">Bulletin of Entomological Research, </w:t>
          </w:r>
          <w:r>
            <w:rPr>
              <w:noProof/>
            </w:rPr>
            <w:t>105(5), pp. 598-606.</w:t>
          </w:r>
        </w:p>
        <w:p w14:paraId="01514B93" w14:textId="434008AE" w:rsidR="00227C65" w:rsidRDefault="005D177E" w:rsidP="00227C65">
          <w:pPr>
            <w:pStyle w:val="Bibliography"/>
            <w:rPr>
              <w:noProof/>
            </w:rPr>
          </w:pPr>
          <w:r w:rsidRPr="005D177E">
            <w:rPr>
              <w:noProof/>
            </w:rPr>
            <w:t>Jennings, D</w:t>
          </w:r>
          <w:r w:rsidR="0025055C">
            <w:rPr>
              <w:noProof/>
            </w:rPr>
            <w:t>.</w:t>
          </w:r>
          <w:r w:rsidRPr="005D177E">
            <w:rPr>
              <w:noProof/>
            </w:rPr>
            <w:t xml:space="preserve"> Gould, J</w:t>
          </w:r>
          <w:r w:rsidR="0025055C">
            <w:rPr>
              <w:noProof/>
            </w:rPr>
            <w:t>.</w:t>
          </w:r>
          <w:r w:rsidRPr="005D177E">
            <w:rPr>
              <w:noProof/>
            </w:rPr>
            <w:t>R</w:t>
          </w:r>
          <w:r w:rsidR="0025055C">
            <w:rPr>
              <w:noProof/>
            </w:rPr>
            <w:t>.,</w:t>
          </w:r>
          <w:r w:rsidRPr="005D177E">
            <w:rPr>
              <w:noProof/>
            </w:rPr>
            <w:t xml:space="preserve"> JD, Vandenberg</w:t>
          </w:r>
          <w:r w:rsidR="0025055C">
            <w:rPr>
              <w:noProof/>
            </w:rPr>
            <w:t>, J.D.,</w:t>
          </w:r>
          <w:r w:rsidRPr="005D177E">
            <w:rPr>
              <w:noProof/>
            </w:rPr>
            <w:t xml:space="preserve"> Duan, J</w:t>
          </w:r>
          <w:r>
            <w:rPr>
              <w:noProof/>
            </w:rPr>
            <w:t>.</w:t>
          </w:r>
          <w:r w:rsidRPr="005D177E">
            <w:rPr>
              <w:noProof/>
            </w:rPr>
            <w:t>J</w:t>
          </w:r>
          <w:r>
            <w:rPr>
              <w:noProof/>
            </w:rPr>
            <w:t>.</w:t>
          </w:r>
          <w:r w:rsidRPr="005D177E">
            <w:rPr>
              <w:noProof/>
            </w:rPr>
            <w:t xml:space="preserve">; </w:t>
          </w:r>
          <w:r>
            <w:rPr>
              <w:noProof/>
            </w:rPr>
            <w:t xml:space="preserve">&amp; </w:t>
          </w:r>
          <w:r w:rsidRPr="005D177E">
            <w:rPr>
              <w:noProof/>
            </w:rPr>
            <w:t>Shrewsbury, PM</w:t>
          </w:r>
          <w:r w:rsidR="00227C65">
            <w:rPr>
              <w:noProof/>
            </w:rPr>
            <w:t>. 2013. Quantifying the impact of woodpecker predation on population dynamics of the emerald ash borer (</w:t>
          </w:r>
          <w:r w:rsidR="00227C65" w:rsidRPr="0025055C">
            <w:rPr>
              <w:i/>
              <w:iCs/>
              <w:noProof/>
            </w:rPr>
            <w:t>Agrilus planipennis</w:t>
          </w:r>
          <w:r w:rsidR="00227C65">
            <w:rPr>
              <w:noProof/>
            </w:rPr>
            <w:t xml:space="preserve">). </w:t>
          </w:r>
          <w:r w:rsidR="00395066">
            <w:rPr>
              <w:i/>
              <w:iCs/>
              <w:noProof/>
            </w:rPr>
            <w:t>p</w:t>
          </w:r>
          <w:r w:rsidR="00227C65">
            <w:rPr>
              <w:i/>
              <w:iCs/>
              <w:noProof/>
            </w:rPr>
            <w:t xml:space="preserve">LoS One, </w:t>
          </w:r>
          <w:r w:rsidR="00227C65">
            <w:rPr>
              <w:noProof/>
            </w:rPr>
            <w:t>Volume 8, p. 12.</w:t>
          </w:r>
        </w:p>
        <w:p w14:paraId="26CCFB14" w14:textId="177218D8" w:rsidR="00227C65" w:rsidRDefault="004277DA" w:rsidP="00227C65">
          <w:pPr>
            <w:pStyle w:val="Bibliography"/>
            <w:rPr>
              <w:noProof/>
            </w:rPr>
          </w:pPr>
          <w:r w:rsidRPr="004277DA">
            <w:rPr>
              <w:noProof/>
            </w:rPr>
            <w:t>Klooster, W</w:t>
          </w:r>
          <w:r>
            <w:rPr>
              <w:noProof/>
            </w:rPr>
            <w:t>.</w:t>
          </w:r>
          <w:r w:rsidRPr="004277DA">
            <w:rPr>
              <w:noProof/>
            </w:rPr>
            <w:t>S</w:t>
          </w:r>
          <w:r>
            <w:rPr>
              <w:noProof/>
            </w:rPr>
            <w:t>.,</w:t>
          </w:r>
          <w:r w:rsidRPr="004277DA">
            <w:rPr>
              <w:noProof/>
            </w:rPr>
            <w:t xml:space="preserve"> Herms, D</w:t>
          </w:r>
          <w:r>
            <w:rPr>
              <w:noProof/>
            </w:rPr>
            <w:t>.</w:t>
          </w:r>
          <w:r w:rsidRPr="004277DA">
            <w:rPr>
              <w:noProof/>
            </w:rPr>
            <w:t>A</w:t>
          </w:r>
          <w:r>
            <w:rPr>
              <w:noProof/>
            </w:rPr>
            <w:t>.,</w:t>
          </w:r>
          <w:r w:rsidRPr="004277DA">
            <w:rPr>
              <w:noProof/>
            </w:rPr>
            <w:t xml:space="preserve"> Knight, K</w:t>
          </w:r>
          <w:r>
            <w:rPr>
              <w:noProof/>
            </w:rPr>
            <w:t>.</w:t>
          </w:r>
          <w:r w:rsidRPr="004277DA">
            <w:rPr>
              <w:noProof/>
            </w:rPr>
            <w:t>S</w:t>
          </w:r>
          <w:r>
            <w:rPr>
              <w:noProof/>
            </w:rPr>
            <w:t>.,</w:t>
          </w:r>
          <w:r w:rsidRPr="004277DA">
            <w:rPr>
              <w:noProof/>
            </w:rPr>
            <w:t xml:space="preserve"> Herms, C</w:t>
          </w:r>
          <w:r w:rsidR="003B6C73">
            <w:rPr>
              <w:noProof/>
            </w:rPr>
            <w:t>.</w:t>
          </w:r>
          <w:r w:rsidRPr="004277DA">
            <w:rPr>
              <w:noProof/>
            </w:rPr>
            <w:t>P</w:t>
          </w:r>
          <w:r w:rsidR="003B6C73">
            <w:rPr>
              <w:noProof/>
            </w:rPr>
            <w:t>.,</w:t>
          </w:r>
          <w:r w:rsidRPr="004277DA">
            <w:rPr>
              <w:noProof/>
            </w:rPr>
            <w:t xml:space="preserve"> McCullough, D</w:t>
          </w:r>
          <w:r w:rsidR="003B6C73">
            <w:rPr>
              <w:noProof/>
            </w:rPr>
            <w:t>.</w:t>
          </w:r>
          <w:r w:rsidRPr="004277DA">
            <w:rPr>
              <w:noProof/>
            </w:rPr>
            <w:t>G</w:t>
          </w:r>
          <w:r w:rsidR="003B6C73">
            <w:rPr>
              <w:noProof/>
            </w:rPr>
            <w:t>.,</w:t>
          </w:r>
          <w:r w:rsidRPr="004277DA">
            <w:rPr>
              <w:noProof/>
            </w:rPr>
            <w:t xml:space="preserve"> Smith, A</w:t>
          </w:r>
          <w:r w:rsidR="003B6C73">
            <w:rPr>
              <w:noProof/>
            </w:rPr>
            <w:t>.,</w:t>
          </w:r>
          <w:r w:rsidRPr="004277DA">
            <w:rPr>
              <w:noProof/>
            </w:rPr>
            <w:t xml:space="preserve"> Gandhi, K</w:t>
          </w:r>
          <w:r w:rsidR="003B6C73">
            <w:rPr>
              <w:noProof/>
            </w:rPr>
            <w:t>.</w:t>
          </w:r>
          <w:r w:rsidRPr="004277DA">
            <w:rPr>
              <w:noProof/>
            </w:rPr>
            <w:t>J</w:t>
          </w:r>
          <w:r w:rsidR="003B6C73">
            <w:rPr>
              <w:noProof/>
            </w:rPr>
            <w:t>.</w:t>
          </w:r>
          <w:r w:rsidR="007A3D0D">
            <w:rPr>
              <w:noProof/>
            </w:rPr>
            <w:t xml:space="preserve"> &amp;</w:t>
          </w:r>
          <w:r w:rsidRPr="004277DA">
            <w:rPr>
              <w:noProof/>
            </w:rPr>
            <w:t xml:space="preserve"> Cardina</w:t>
          </w:r>
          <w:r w:rsidR="007A3D0D">
            <w:rPr>
              <w:noProof/>
            </w:rPr>
            <w:t xml:space="preserve">, J. </w:t>
          </w:r>
          <w:r w:rsidR="00227C65">
            <w:rPr>
              <w:noProof/>
            </w:rPr>
            <w:t>2014. Ash (</w:t>
          </w:r>
          <w:r w:rsidR="00227C65" w:rsidRPr="007A3D0D">
            <w:rPr>
              <w:i/>
              <w:iCs/>
              <w:noProof/>
            </w:rPr>
            <w:t>Fraxinus</w:t>
          </w:r>
          <w:r w:rsidR="00227C65">
            <w:rPr>
              <w:noProof/>
            </w:rPr>
            <w:t xml:space="preserve"> spp.) mortality, regeneration, and seed bank dynamics in mixed hardwood forests following invasion by emerald ash borer (</w:t>
          </w:r>
          <w:r w:rsidR="00227C65" w:rsidRPr="007A3D0D">
            <w:rPr>
              <w:i/>
              <w:iCs/>
              <w:noProof/>
            </w:rPr>
            <w:t>Agrilus planipennis</w:t>
          </w:r>
          <w:r w:rsidR="00227C65">
            <w:rPr>
              <w:noProof/>
            </w:rPr>
            <w:t xml:space="preserve">). </w:t>
          </w:r>
          <w:r w:rsidR="00227C65">
            <w:rPr>
              <w:i/>
              <w:iCs/>
              <w:noProof/>
            </w:rPr>
            <w:t xml:space="preserve">Biological Invasions, </w:t>
          </w:r>
          <w:r w:rsidR="00227C65">
            <w:rPr>
              <w:noProof/>
            </w:rPr>
            <w:t>Volume 16, pp. 859-873.</w:t>
          </w:r>
        </w:p>
        <w:p w14:paraId="59858549" w14:textId="5C8464E6" w:rsidR="00227C65" w:rsidRDefault="00227C65" w:rsidP="00227C65">
          <w:pPr>
            <w:pStyle w:val="Bibliography"/>
            <w:rPr>
              <w:noProof/>
            </w:rPr>
          </w:pPr>
          <w:r>
            <w:rPr>
              <w:noProof/>
            </w:rPr>
            <w:lastRenderedPageBreak/>
            <w:t xml:space="preserve">Krombein, K. H. P., Smith, D. &amp; Burks, B., 1979. </w:t>
          </w:r>
          <w:r>
            <w:rPr>
              <w:i/>
              <w:iCs/>
              <w:noProof/>
            </w:rPr>
            <w:t xml:space="preserve">Catalog of Hymenoptera in America North of Mexico. </w:t>
          </w:r>
          <w:r>
            <w:rPr>
              <w:noProof/>
            </w:rPr>
            <w:t>Washington, DC: Smithsonian Institution Press</w:t>
          </w:r>
          <w:r w:rsidR="00EA4C1B">
            <w:rPr>
              <w:noProof/>
            </w:rPr>
            <w:t>.</w:t>
          </w:r>
        </w:p>
        <w:p w14:paraId="72572462" w14:textId="2E55759C" w:rsidR="00227C65" w:rsidRDefault="00A33005" w:rsidP="00227C65">
          <w:pPr>
            <w:pStyle w:val="Bibliography"/>
            <w:rPr>
              <w:noProof/>
            </w:rPr>
          </w:pPr>
          <w:r w:rsidRPr="00A33005">
            <w:rPr>
              <w:noProof/>
            </w:rPr>
            <w:t>McCullough, D</w:t>
          </w:r>
          <w:r>
            <w:rPr>
              <w:noProof/>
            </w:rPr>
            <w:t>.</w:t>
          </w:r>
          <w:r w:rsidRPr="00A33005">
            <w:rPr>
              <w:noProof/>
            </w:rPr>
            <w:t>G</w:t>
          </w:r>
          <w:r>
            <w:rPr>
              <w:noProof/>
            </w:rPr>
            <w:t>.,</w:t>
          </w:r>
          <w:r w:rsidRPr="00A33005">
            <w:rPr>
              <w:noProof/>
            </w:rPr>
            <w:t xml:space="preserve"> Poland, T</w:t>
          </w:r>
          <w:r>
            <w:rPr>
              <w:noProof/>
            </w:rPr>
            <w:t>.</w:t>
          </w:r>
          <w:r w:rsidRPr="00A33005">
            <w:rPr>
              <w:noProof/>
            </w:rPr>
            <w:t>M</w:t>
          </w:r>
          <w:r>
            <w:rPr>
              <w:noProof/>
            </w:rPr>
            <w:t>.,</w:t>
          </w:r>
          <w:r w:rsidRPr="00A33005">
            <w:rPr>
              <w:noProof/>
            </w:rPr>
            <w:t xml:space="preserve"> Tluczek, A</w:t>
          </w:r>
          <w:r>
            <w:rPr>
              <w:noProof/>
            </w:rPr>
            <w:t>.</w:t>
          </w:r>
          <w:r w:rsidRPr="00A33005">
            <w:rPr>
              <w:noProof/>
            </w:rPr>
            <w:t>R</w:t>
          </w:r>
          <w:r>
            <w:rPr>
              <w:noProof/>
            </w:rPr>
            <w:t>.</w:t>
          </w:r>
          <w:r w:rsidR="00ED4C32">
            <w:rPr>
              <w:noProof/>
            </w:rPr>
            <w:t>,</w:t>
          </w:r>
          <w:r w:rsidRPr="00A33005">
            <w:rPr>
              <w:noProof/>
            </w:rPr>
            <w:t xml:space="preserve"> Anulewicz, A</w:t>
          </w:r>
          <w:r>
            <w:rPr>
              <w:noProof/>
            </w:rPr>
            <w:t>.</w:t>
          </w:r>
          <w:r w:rsidR="00ED4C32">
            <w:rPr>
              <w:noProof/>
            </w:rPr>
            <w:t>,</w:t>
          </w:r>
          <w:r w:rsidRPr="00A33005">
            <w:rPr>
              <w:noProof/>
            </w:rPr>
            <w:t xml:space="preserve"> Wieferich, J</w:t>
          </w:r>
          <w:r>
            <w:rPr>
              <w:noProof/>
            </w:rPr>
            <w:t>.</w:t>
          </w:r>
          <w:r w:rsidR="00ED4C32">
            <w:rPr>
              <w:noProof/>
            </w:rPr>
            <w:t xml:space="preserve"> &amp;</w:t>
          </w:r>
          <w:r w:rsidRPr="00A33005">
            <w:rPr>
              <w:noProof/>
            </w:rPr>
            <w:t xml:space="preserve"> Siegert, N</w:t>
          </w:r>
          <w:r w:rsidR="00ED4C32">
            <w:rPr>
              <w:noProof/>
            </w:rPr>
            <w:t>.</w:t>
          </w:r>
          <w:r w:rsidRPr="00A33005">
            <w:rPr>
              <w:noProof/>
            </w:rPr>
            <w:t>W</w:t>
          </w:r>
          <w:r w:rsidR="00ED4C32">
            <w:rPr>
              <w:noProof/>
            </w:rPr>
            <w:t xml:space="preserve">. </w:t>
          </w:r>
          <w:r w:rsidR="00227C65">
            <w:rPr>
              <w:noProof/>
            </w:rPr>
            <w:t xml:space="preserve">2019. Emerald ash borer (Coleoptera: Buprestidae) densities over a 6-yr period on untreated trees and trees treated with systemic insecticides at 1-, 2-, and 3-yr intervals in a central Michigan forest. </w:t>
          </w:r>
          <w:r w:rsidR="00227C65">
            <w:rPr>
              <w:i/>
              <w:iCs/>
              <w:noProof/>
            </w:rPr>
            <w:t xml:space="preserve">Journal of economic entomology, </w:t>
          </w:r>
          <w:r w:rsidR="00227C65">
            <w:rPr>
              <w:noProof/>
            </w:rPr>
            <w:t>112(1), pp. 201-212.</w:t>
          </w:r>
        </w:p>
        <w:p w14:paraId="141BCA7A" w14:textId="5B460617" w:rsidR="00227C65" w:rsidRDefault="00227C65" w:rsidP="00227C65">
          <w:pPr>
            <w:pStyle w:val="Bibliography"/>
            <w:rPr>
              <w:noProof/>
            </w:rPr>
          </w:pPr>
          <w:r>
            <w:rPr>
              <w:noProof/>
            </w:rPr>
            <w:t xml:space="preserve">Mercader, R., Siegert, N., Liebhold, A. &amp; McCullough, D. 2009. Dispersal of the emerald ash borer, </w:t>
          </w:r>
          <w:r w:rsidRPr="006654C6">
            <w:rPr>
              <w:i/>
              <w:iCs/>
              <w:noProof/>
            </w:rPr>
            <w:t>Agrilus planipennis</w:t>
          </w:r>
          <w:r>
            <w:rPr>
              <w:noProof/>
            </w:rPr>
            <w:t xml:space="preserve">, in newly‐colonized sites. </w:t>
          </w:r>
          <w:r>
            <w:rPr>
              <w:i/>
              <w:iCs/>
              <w:noProof/>
            </w:rPr>
            <w:t xml:space="preserve">Agricultural and Forest Entomology, </w:t>
          </w:r>
          <w:r>
            <w:rPr>
              <w:noProof/>
            </w:rPr>
            <w:t>11(4), pp. 421-424.</w:t>
          </w:r>
        </w:p>
        <w:p w14:paraId="09335C00" w14:textId="01DBD023" w:rsidR="00227C65" w:rsidRDefault="00227C65" w:rsidP="00227C65">
          <w:pPr>
            <w:pStyle w:val="Bibliography"/>
            <w:rPr>
              <w:noProof/>
            </w:rPr>
          </w:pPr>
          <w:r>
            <w:rPr>
              <w:noProof/>
            </w:rPr>
            <w:t xml:space="preserve">Miller, F. &amp; Mueller, D. 2020. Protection of ash trees under extended emerald ash borer pressure. </w:t>
          </w:r>
          <w:r>
            <w:rPr>
              <w:i/>
              <w:iCs/>
              <w:noProof/>
            </w:rPr>
            <w:t xml:space="preserve">The Great Lakes Entomologist, </w:t>
          </w:r>
          <w:r>
            <w:rPr>
              <w:noProof/>
            </w:rPr>
            <w:t>53(1), p. 4.</w:t>
          </w:r>
        </w:p>
        <w:p w14:paraId="125D2FE3" w14:textId="77777777" w:rsidR="00227C65" w:rsidRDefault="00227C65" w:rsidP="00227C65">
          <w:pPr>
            <w:pStyle w:val="Bibliography"/>
            <w:rPr>
              <w:noProof/>
            </w:rPr>
          </w:pPr>
          <w:r>
            <w:rPr>
              <w:noProof/>
            </w:rPr>
            <w:t xml:space="preserve">Muilenburg, V. &amp; Herms, D., 2012. A review of bronze birch borer (Coleoptera: Buprestidae) life history, ecology, and management. </w:t>
          </w:r>
          <w:r>
            <w:rPr>
              <w:i/>
              <w:iCs/>
              <w:noProof/>
            </w:rPr>
            <w:t xml:space="preserve">Environmental Entomology, </w:t>
          </w:r>
          <w:r>
            <w:rPr>
              <w:noProof/>
            </w:rPr>
            <w:t>41(6), pp. 1372-1385.</w:t>
          </w:r>
        </w:p>
        <w:p w14:paraId="1C02E0AC" w14:textId="1A405D8E" w:rsidR="00227C65" w:rsidRDefault="00227C65" w:rsidP="00227C65">
          <w:pPr>
            <w:pStyle w:val="Bibliography"/>
            <w:rPr>
              <w:noProof/>
            </w:rPr>
          </w:pPr>
          <w:r>
            <w:rPr>
              <w:noProof/>
            </w:rPr>
            <w:t xml:space="preserve">Nalepa, C. 2012. Wing wear is a poor estimate of age in </w:t>
          </w:r>
          <w:r w:rsidRPr="006654C6">
            <w:rPr>
              <w:i/>
              <w:iCs/>
              <w:noProof/>
            </w:rPr>
            <w:t>Cerceris fumipennis</w:t>
          </w:r>
          <w:r>
            <w:rPr>
              <w:noProof/>
            </w:rPr>
            <w:t xml:space="preserve"> (Hymenoptera, Crabronidae}. </w:t>
          </w:r>
          <w:r>
            <w:rPr>
              <w:i/>
              <w:iCs/>
              <w:noProof/>
            </w:rPr>
            <w:t xml:space="preserve">Journal of Hymenoptera Research, </w:t>
          </w:r>
          <w:r>
            <w:rPr>
              <w:noProof/>
            </w:rPr>
            <w:t>Volume 24, p. 43.</w:t>
          </w:r>
        </w:p>
        <w:p w14:paraId="3571EBB8" w14:textId="77777777" w:rsidR="00227C65" w:rsidRDefault="00227C65" w:rsidP="00227C65">
          <w:pPr>
            <w:pStyle w:val="Bibliography"/>
            <w:rPr>
              <w:noProof/>
            </w:rPr>
          </w:pPr>
          <w:r>
            <w:rPr>
              <w:noProof/>
            </w:rPr>
            <w:t xml:space="preserve">Nalepa, C. et al., 2012. Ball diamonds as habitat for nests of </w:t>
          </w:r>
          <w:r w:rsidRPr="006654C6">
            <w:rPr>
              <w:i/>
              <w:iCs/>
              <w:noProof/>
            </w:rPr>
            <w:t>Cerceris fumipennis</w:t>
          </w:r>
          <w:r>
            <w:rPr>
              <w:noProof/>
            </w:rPr>
            <w:t xml:space="preserve"> (Hymenoptera: Crabronidae): comparisons among three states. </w:t>
          </w:r>
          <w:r>
            <w:rPr>
              <w:i/>
              <w:iCs/>
              <w:noProof/>
            </w:rPr>
            <w:t xml:space="preserve">Journal of the Kansas Entomological Society, </w:t>
          </w:r>
          <w:r>
            <w:rPr>
              <w:noProof/>
            </w:rPr>
            <w:t>85(3), pp. 219-225.</w:t>
          </w:r>
        </w:p>
        <w:p w14:paraId="6E6CC563" w14:textId="7503CCD7" w:rsidR="00227C65" w:rsidRDefault="00227C65" w:rsidP="00227C65">
          <w:pPr>
            <w:pStyle w:val="Bibliography"/>
            <w:rPr>
              <w:ins w:id="66" w:author="Alex" w:date="2023-03-27T11:43:00Z"/>
              <w:noProof/>
            </w:rPr>
          </w:pPr>
          <w:r>
            <w:rPr>
              <w:noProof/>
            </w:rPr>
            <w:t xml:space="preserve">Pyke, G., 2019. Optimal foraging theory: An introduction. In: </w:t>
          </w:r>
          <w:r>
            <w:rPr>
              <w:i/>
              <w:iCs/>
              <w:noProof/>
            </w:rPr>
            <w:t xml:space="preserve">Encyclopedia of animal behavior. </w:t>
          </w:r>
          <w:r>
            <w:rPr>
              <w:noProof/>
            </w:rPr>
            <w:t>Elsevier Academic Press., pp. 111-117.</w:t>
          </w:r>
        </w:p>
        <w:p w14:paraId="2DD64EEA" w14:textId="75C74C6D" w:rsidR="0094159D" w:rsidRPr="0094159D" w:rsidRDefault="0094159D" w:rsidP="0094159D">
          <w:pPr>
            <w:rPr>
              <w:i/>
              <w:iCs/>
              <w:rPrChange w:id="67" w:author="Alex" w:date="2023-03-27T11:43:00Z">
                <w:rPr>
                  <w:noProof/>
                </w:rPr>
              </w:rPrChange>
            </w:rPr>
            <w:pPrChange w:id="68" w:author="Alex" w:date="2023-03-27T11:43:00Z">
              <w:pPr>
                <w:pStyle w:val="Bibliography"/>
              </w:pPr>
            </w:pPrChange>
          </w:pPr>
          <w:ins w:id="69" w:author="Alex" w:date="2023-03-27T11:43:00Z">
            <w:r>
              <w:t xml:space="preserve">R Core Team. 2021 </w:t>
            </w:r>
            <w:r>
              <w:rPr>
                <w:i/>
                <w:iCs/>
              </w:rPr>
              <w:t>R</w:t>
            </w:r>
          </w:ins>
          <w:ins w:id="70" w:author="Alex" w:date="2023-03-27T11:44:00Z">
            <w:r>
              <w:rPr>
                <w:i/>
                <w:iCs/>
              </w:rPr>
              <w:t xml:space="preserve">: A Language and Environment for Statistical Computing. </w:t>
            </w:r>
            <w:r w:rsidRPr="0094159D">
              <w:rPr>
                <w:rPrChange w:id="71" w:author="Alex" w:date="2023-03-27T11:44:00Z">
                  <w:rPr>
                    <w:i/>
                    <w:iCs/>
                  </w:rPr>
                </w:rPrChange>
              </w:rPr>
              <w:t>Vienna, Austria</w:t>
            </w:r>
          </w:ins>
          <w:ins w:id="72" w:author="Alex" w:date="2023-03-27T11:45:00Z">
            <w:r w:rsidR="00DD23F7">
              <w:t xml:space="preserve">: </w:t>
            </w:r>
            <w:r w:rsidR="00DD23F7" w:rsidRPr="00F45DF6">
              <w:t>R Foundation for Statistical Computing</w:t>
            </w:r>
            <w:r w:rsidR="00DD23F7">
              <w:t>.</w:t>
            </w:r>
          </w:ins>
        </w:p>
        <w:p w14:paraId="5DDD551C" w14:textId="529B5468" w:rsidR="00227C65" w:rsidRDefault="00227C65" w:rsidP="00227C65">
          <w:pPr>
            <w:pStyle w:val="Bibliography"/>
            <w:rPr>
              <w:noProof/>
            </w:rPr>
          </w:pPr>
          <w:r>
            <w:rPr>
              <w:noProof/>
            </w:rPr>
            <w:t>Rebek, E., Herms, D. &amp; Smitley, D. 2008. Interspecific variation in resistance to emerald ash borer (Coleoptera: Buprestidae) among North American and Asian ash (</w:t>
          </w:r>
          <w:r w:rsidRPr="006654C6">
            <w:rPr>
              <w:i/>
              <w:iCs/>
              <w:noProof/>
            </w:rPr>
            <w:t>Fraxinus</w:t>
          </w:r>
          <w:r>
            <w:rPr>
              <w:noProof/>
            </w:rPr>
            <w:t xml:space="preserve"> spp.). </w:t>
          </w:r>
          <w:r>
            <w:rPr>
              <w:i/>
              <w:iCs/>
              <w:noProof/>
            </w:rPr>
            <w:t xml:space="preserve">Environmental </w:t>
          </w:r>
          <w:r w:rsidR="00A82A83">
            <w:rPr>
              <w:i/>
              <w:iCs/>
              <w:noProof/>
            </w:rPr>
            <w:t>E</w:t>
          </w:r>
          <w:r>
            <w:rPr>
              <w:i/>
              <w:iCs/>
              <w:noProof/>
            </w:rPr>
            <w:t xml:space="preserve">ntomology, </w:t>
          </w:r>
          <w:r>
            <w:rPr>
              <w:noProof/>
            </w:rPr>
            <w:t>37(1), pp. 242-246.</w:t>
          </w:r>
        </w:p>
        <w:p w14:paraId="0F16ED9D" w14:textId="0B9A792A" w:rsidR="00227C65" w:rsidRDefault="00227C65" w:rsidP="00227C65">
          <w:pPr>
            <w:pStyle w:val="Bibliography"/>
            <w:rPr>
              <w:noProof/>
            </w:rPr>
          </w:pPr>
          <w:r>
            <w:rPr>
              <w:noProof/>
            </w:rPr>
            <w:t xml:space="preserve">Rutledge, C., Fierke, M., Careless, P. &amp; Teerling, C. 2015 . Degree-day model for emergence of </w:t>
          </w:r>
          <w:r w:rsidRPr="00523EA0">
            <w:rPr>
              <w:i/>
              <w:iCs/>
              <w:noProof/>
            </w:rPr>
            <w:t>Cerceris fumipennis</w:t>
          </w:r>
          <w:r>
            <w:rPr>
              <w:noProof/>
            </w:rPr>
            <w:t xml:space="preserve"> (Hymenoptera: Crabronidae) in northeastern America based on field observations. </w:t>
          </w:r>
          <w:r>
            <w:rPr>
              <w:i/>
              <w:iCs/>
              <w:noProof/>
            </w:rPr>
            <w:t xml:space="preserve">Annals of the Entomological Society of America., </w:t>
          </w:r>
          <w:r>
            <w:rPr>
              <w:noProof/>
            </w:rPr>
            <w:t>108(6), pp. 971-977.</w:t>
          </w:r>
        </w:p>
        <w:p w14:paraId="7DA65CB9" w14:textId="0E2586CC" w:rsidR="00227C65" w:rsidRDefault="00227C65" w:rsidP="00227C65">
          <w:pPr>
            <w:pStyle w:val="Bibliography"/>
            <w:rPr>
              <w:noProof/>
            </w:rPr>
          </w:pPr>
          <w:r>
            <w:rPr>
              <w:noProof/>
            </w:rPr>
            <w:t xml:space="preserve">Rutledge, C., Fierke, M., Careless, P. &amp; Worthley, T. 2013. First detection of </w:t>
          </w:r>
          <w:r w:rsidRPr="00626901">
            <w:rPr>
              <w:i/>
              <w:iCs/>
              <w:noProof/>
            </w:rPr>
            <w:t>Agrilus planipennis</w:t>
          </w:r>
          <w:r>
            <w:rPr>
              <w:noProof/>
            </w:rPr>
            <w:t xml:space="preserve"> in Connecticut made by monitoring </w:t>
          </w:r>
          <w:r w:rsidRPr="00626901">
            <w:rPr>
              <w:i/>
              <w:iCs/>
              <w:noProof/>
            </w:rPr>
            <w:t>Cerceris fumipennis</w:t>
          </w:r>
          <w:r>
            <w:rPr>
              <w:noProof/>
            </w:rPr>
            <w:t xml:space="preserve"> (Crabronidae) colonies. </w:t>
          </w:r>
          <w:r>
            <w:rPr>
              <w:i/>
              <w:iCs/>
              <w:noProof/>
            </w:rPr>
            <w:t xml:space="preserve">Journal of Hymenoptera Research, </w:t>
          </w:r>
          <w:r>
            <w:rPr>
              <w:noProof/>
            </w:rPr>
            <w:t>Volume 32.</w:t>
          </w:r>
        </w:p>
        <w:p w14:paraId="72402A5A" w14:textId="7F354F00" w:rsidR="00227C65" w:rsidRDefault="00227C65" w:rsidP="00227C65">
          <w:pPr>
            <w:pStyle w:val="Bibliography"/>
            <w:rPr>
              <w:noProof/>
            </w:rPr>
          </w:pPr>
          <w:r>
            <w:rPr>
              <w:noProof/>
            </w:rPr>
            <w:t xml:space="preserve">Rutledge, C., Hellman, W. &amp; Teerling, C.F. 2011. Two novel prey families for the buprestid-hunting wasp </w:t>
          </w:r>
          <w:r w:rsidRPr="00F828A7">
            <w:rPr>
              <w:i/>
              <w:iCs/>
              <w:noProof/>
            </w:rPr>
            <w:t>Cerceris fumipennis</w:t>
          </w:r>
          <w:r>
            <w:rPr>
              <w:noProof/>
            </w:rPr>
            <w:t xml:space="preserve"> Say (Hymenoptera: Crabronidae). </w:t>
          </w:r>
          <w:r>
            <w:rPr>
              <w:i/>
              <w:iCs/>
              <w:noProof/>
            </w:rPr>
            <w:t xml:space="preserve">The Coleopterists Bulletin, </w:t>
          </w:r>
          <w:r>
            <w:rPr>
              <w:noProof/>
            </w:rPr>
            <w:t>65(2), pp. 194-196.</w:t>
          </w:r>
        </w:p>
        <w:p w14:paraId="22A5B65C" w14:textId="75FBC621" w:rsidR="00227C65" w:rsidRDefault="00227C65" w:rsidP="00227C65">
          <w:pPr>
            <w:pStyle w:val="Bibliography"/>
            <w:rPr>
              <w:noProof/>
            </w:rPr>
          </w:pPr>
          <w:r>
            <w:rPr>
              <w:noProof/>
            </w:rPr>
            <w:lastRenderedPageBreak/>
            <w:t xml:space="preserve">Sadof, C., 2016. </w:t>
          </w:r>
          <w:r>
            <w:rPr>
              <w:i/>
              <w:iCs/>
              <w:noProof/>
            </w:rPr>
            <w:t xml:space="preserve">Emerald Ash Borer Cost Calculator 3.0. </w:t>
          </w:r>
          <w:r>
            <w:rPr>
              <w:noProof/>
            </w:rPr>
            <w:t xml:space="preserve">[Online] Available at: </w:t>
          </w:r>
          <w:hyperlink r:id="rId9" w:history="1">
            <w:r w:rsidR="00F828A7" w:rsidRPr="00C10CE1">
              <w:rPr>
                <w:rStyle w:val="Hyperlink"/>
                <w:noProof/>
              </w:rPr>
              <w:t>https://int.entm.purdue.edu/ext/treecomputer</w:t>
            </w:r>
          </w:hyperlink>
          <w:r w:rsidR="00F828A7">
            <w:rPr>
              <w:noProof/>
              <w:u w:val="single"/>
            </w:rPr>
            <w:t xml:space="preserve"> </w:t>
          </w:r>
          <w:r>
            <w:rPr>
              <w:noProof/>
            </w:rPr>
            <w:t>[Accessed 17 February 2023].</w:t>
          </w:r>
        </w:p>
        <w:p w14:paraId="4A519E0B" w14:textId="7A66E5C1" w:rsidR="00227C65" w:rsidRDefault="00F828A7" w:rsidP="00227C65">
          <w:pPr>
            <w:pStyle w:val="Bibliography"/>
            <w:rPr>
              <w:noProof/>
            </w:rPr>
          </w:pPr>
          <w:r w:rsidRPr="00F828A7">
            <w:rPr>
              <w:noProof/>
            </w:rPr>
            <w:t>Sadof, C</w:t>
          </w:r>
          <w:r>
            <w:rPr>
              <w:noProof/>
            </w:rPr>
            <w:t>.</w:t>
          </w:r>
          <w:r w:rsidRPr="00F828A7">
            <w:rPr>
              <w:noProof/>
            </w:rPr>
            <w:t>S</w:t>
          </w:r>
          <w:r>
            <w:rPr>
              <w:noProof/>
            </w:rPr>
            <w:t>.,</w:t>
          </w:r>
          <w:r w:rsidRPr="00F828A7">
            <w:rPr>
              <w:noProof/>
            </w:rPr>
            <w:t xml:space="preserve"> Hughe</w:t>
          </w:r>
          <w:r w:rsidR="00CB452B">
            <w:rPr>
              <w:noProof/>
            </w:rPr>
            <w:t>s, G.P.,</w:t>
          </w:r>
          <w:r w:rsidRPr="00F828A7">
            <w:rPr>
              <w:noProof/>
            </w:rPr>
            <w:t xml:space="preserve"> Witte</w:t>
          </w:r>
          <w:r w:rsidR="00CB452B">
            <w:rPr>
              <w:noProof/>
            </w:rPr>
            <w:t>, A.R.,</w:t>
          </w:r>
          <w:r w:rsidRPr="00F828A7">
            <w:rPr>
              <w:noProof/>
            </w:rPr>
            <w:t xml:space="preserve"> Peterson</w:t>
          </w:r>
          <w:r w:rsidR="00005349">
            <w:rPr>
              <w:noProof/>
            </w:rPr>
            <w:t>, D.J., &amp;</w:t>
          </w:r>
          <w:r w:rsidRPr="00F828A7">
            <w:rPr>
              <w:noProof/>
            </w:rPr>
            <w:t xml:space="preserve"> Ginzel</w:t>
          </w:r>
          <w:r w:rsidR="00005349">
            <w:rPr>
              <w:noProof/>
            </w:rPr>
            <w:t>, M.D.</w:t>
          </w:r>
          <w:r w:rsidR="00227C65">
            <w:rPr>
              <w:noProof/>
            </w:rPr>
            <w:t xml:space="preserve"> 2017. Tools for staging and managing emerald ash borer in the urban forest. </w:t>
          </w:r>
          <w:r w:rsidR="00227C65">
            <w:rPr>
              <w:i/>
              <w:iCs/>
              <w:noProof/>
            </w:rPr>
            <w:t xml:space="preserve">Arboric. Urban For., </w:t>
          </w:r>
          <w:r w:rsidR="00227C65">
            <w:rPr>
              <w:noProof/>
            </w:rPr>
            <w:t>Volume 43, pp. 15-26.</w:t>
          </w:r>
        </w:p>
        <w:p w14:paraId="3828F5CC" w14:textId="54F171C6" w:rsidR="00227C65" w:rsidRDefault="00227C65" w:rsidP="00227C65">
          <w:pPr>
            <w:pStyle w:val="Bibliography"/>
            <w:rPr>
              <w:noProof/>
            </w:rPr>
          </w:pPr>
          <w:r>
            <w:rPr>
              <w:noProof/>
            </w:rPr>
            <w:t xml:space="preserve">Sargent, C., Raupp, M., Bean, D. &amp; Sawyer, A. 2010. Dispersal of emerald ash borer within an intensively managed quarantine zone. </w:t>
          </w:r>
          <w:r>
            <w:rPr>
              <w:i/>
              <w:iCs/>
              <w:noProof/>
            </w:rPr>
            <w:t xml:space="preserve">Arboriculture and Urban Forestry, </w:t>
          </w:r>
          <w:r>
            <w:rPr>
              <w:noProof/>
            </w:rPr>
            <w:t>36(4), pp. 160-163.</w:t>
          </w:r>
        </w:p>
        <w:p w14:paraId="166A58DF" w14:textId="77777777" w:rsidR="00227C65" w:rsidRDefault="00227C65" w:rsidP="00227C65">
          <w:pPr>
            <w:pStyle w:val="Bibliography"/>
            <w:rPr>
              <w:noProof/>
            </w:rPr>
          </w:pPr>
          <w:r>
            <w:rPr>
              <w:noProof/>
            </w:rPr>
            <w:t xml:space="preserve">Swink, W., Paiero, S. &amp; Nalepa, C., 2013. Buprestidae collected as prey by the solitary, ground-nesting philanthine wasp </w:t>
          </w:r>
          <w:r w:rsidRPr="00005349">
            <w:rPr>
              <w:i/>
              <w:iCs/>
              <w:noProof/>
            </w:rPr>
            <w:t>Cerceris fumipennis</w:t>
          </w:r>
          <w:r>
            <w:rPr>
              <w:noProof/>
            </w:rPr>
            <w:t xml:space="preserve"> (Hymenoptera: Crabronidae) in North Carolina. </w:t>
          </w:r>
          <w:r>
            <w:rPr>
              <w:i/>
              <w:iCs/>
              <w:noProof/>
            </w:rPr>
            <w:t xml:space="preserve">Annals of the Entomological Society of America., </w:t>
          </w:r>
          <w:r>
            <w:rPr>
              <w:noProof/>
            </w:rPr>
            <w:t>106(1), pp. 111-116.</w:t>
          </w:r>
        </w:p>
        <w:p w14:paraId="08E01A9D" w14:textId="08641A64" w:rsidR="00227C65" w:rsidRDefault="00227C65" w:rsidP="00227C65">
          <w:pPr>
            <w:pStyle w:val="Bibliography"/>
            <w:rPr>
              <w:noProof/>
            </w:rPr>
          </w:pPr>
          <w:r>
            <w:rPr>
              <w:noProof/>
            </w:rPr>
            <w:t xml:space="preserve">USDA APHIS, 2022. </w:t>
          </w:r>
          <w:r>
            <w:rPr>
              <w:i/>
              <w:iCs/>
              <w:noProof/>
            </w:rPr>
            <w:t xml:space="preserve">Emerald Ash Borer Infestation Time Series Spread Map. </w:t>
          </w:r>
          <w:r>
            <w:rPr>
              <w:noProof/>
            </w:rPr>
            <w:t xml:space="preserve">[Online] Available at: </w:t>
          </w:r>
          <w:hyperlink r:id="rId10" w:history="1">
            <w:r w:rsidR="00AF25DB" w:rsidRPr="00C10CE1">
              <w:rPr>
                <w:rStyle w:val="Hyperlink"/>
                <w:noProof/>
              </w:rPr>
              <w:t>https://www.youtube.com/watch?v=6fo2Sf_8Iug</w:t>
            </w:r>
          </w:hyperlink>
          <w:r w:rsidR="00AF25DB">
            <w:rPr>
              <w:noProof/>
              <w:u w:val="single"/>
            </w:rPr>
            <w:t xml:space="preserve"> </w:t>
          </w:r>
          <w:r>
            <w:rPr>
              <w:noProof/>
            </w:rPr>
            <w:t>[Accessed 28 2 2023].</w:t>
          </w:r>
        </w:p>
        <w:p w14:paraId="1869A3F9" w14:textId="55CCE186" w:rsidR="00227C65" w:rsidRDefault="00227C65" w:rsidP="00227C65">
          <w:pPr>
            <w:pStyle w:val="Bibliography"/>
            <w:rPr>
              <w:noProof/>
            </w:rPr>
          </w:pPr>
          <w:r>
            <w:rPr>
              <w:noProof/>
            </w:rPr>
            <w:t xml:space="preserve">Vargas, H., Vargas-Ortiz, M., Huanca-Mamani, W. &amp; Hausmann, A. 2014. Prey identification in nests of the potter wasp </w:t>
          </w:r>
          <w:r w:rsidRPr="00AF25DB">
            <w:rPr>
              <w:i/>
              <w:iCs/>
              <w:noProof/>
            </w:rPr>
            <w:t>Hypodynerus andeus</w:t>
          </w:r>
          <w:r>
            <w:rPr>
              <w:noProof/>
            </w:rPr>
            <w:t xml:space="preserve"> (Packard) (Hymenoptera, Vespidae, Eumeninae) using DNA barcodes. </w:t>
          </w:r>
          <w:r>
            <w:rPr>
              <w:i/>
              <w:iCs/>
              <w:noProof/>
            </w:rPr>
            <w:t xml:space="preserve">Revista Brasileira de Entomologia, </w:t>
          </w:r>
          <w:r>
            <w:rPr>
              <w:noProof/>
            </w:rPr>
            <w:t>Volume 58, pp. 157-160.</w:t>
          </w:r>
        </w:p>
        <w:p w14:paraId="27C43E02" w14:textId="5A38B22E" w:rsidR="00227C65" w:rsidRDefault="00227C65" w:rsidP="00227C65">
          <w:pPr>
            <w:pStyle w:val="Bibliography"/>
            <w:rPr>
              <w:noProof/>
            </w:rPr>
          </w:pPr>
          <w:r>
            <w:rPr>
              <w:noProof/>
            </w:rPr>
            <w:t xml:space="preserve">Volkova, T., Matthews, R. &amp; Barber, M. 1999. Spider prey of two mud dauber wasps (Hymenoptera: Sphecidae) nesting in Georgia's Okefenokee swamp. </w:t>
          </w:r>
          <w:r>
            <w:rPr>
              <w:i/>
              <w:iCs/>
              <w:noProof/>
            </w:rPr>
            <w:t xml:space="preserve">Journal of Entomological Science, </w:t>
          </w:r>
          <w:r>
            <w:rPr>
              <w:noProof/>
            </w:rPr>
            <w:t>34(3), pp. 322-327.</w:t>
          </w:r>
        </w:p>
        <w:p w14:paraId="2E8B8F32" w14:textId="7D6F0202" w:rsidR="00227C65" w:rsidRDefault="00227C65" w:rsidP="00227C65">
          <w:pPr>
            <w:pStyle w:val="Bibliography"/>
            <w:rPr>
              <w:noProof/>
            </w:rPr>
          </w:pPr>
          <w:r>
            <w:rPr>
              <w:noProof/>
            </w:rPr>
            <w:t xml:space="preserve">Wang, X. et al., 2010. The biology and ecology of the emerald ash borer, </w:t>
          </w:r>
          <w:r w:rsidRPr="00AF25DB">
            <w:rPr>
              <w:i/>
              <w:iCs/>
              <w:noProof/>
            </w:rPr>
            <w:t>Agrilus planipennis</w:t>
          </w:r>
          <w:r>
            <w:rPr>
              <w:noProof/>
            </w:rPr>
            <w:t xml:space="preserve">, in China. </w:t>
          </w:r>
          <w:r>
            <w:rPr>
              <w:i/>
              <w:iCs/>
              <w:noProof/>
            </w:rPr>
            <w:t xml:space="preserve">Journal of </w:t>
          </w:r>
          <w:r w:rsidR="00CB5A1F">
            <w:rPr>
              <w:i/>
              <w:iCs/>
              <w:noProof/>
            </w:rPr>
            <w:t>I</w:t>
          </w:r>
          <w:r>
            <w:rPr>
              <w:i/>
              <w:iCs/>
              <w:noProof/>
            </w:rPr>
            <w:t xml:space="preserve">nsect </w:t>
          </w:r>
          <w:r w:rsidR="00CB5A1F">
            <w:rPr>
              <w:i/>
              <w:iCs/>
              <w:noProof/>
            </w:rPr>
            <w:t>S</w:t>
          </w:r>
          <w:r>
            <w:rPr>
              <w:i/>
              <w:iCs/>
              <w:noProof/>
            </w:rPr>
            <w:t xml:space="preserve">cience, </w:t>
          </w:r>
          <w:r>
            <w:rPr>
              <w:noProof/>
            </w:rPr>
            <w:t>10(1), pp. 1-23.</w:t>
          </w:r>
        </w:p>
        <w:p w14:paraId="0E311873" w14:textId="48A7EE8F" w:rsidR="0028394C" w:rsidRDefault="00000000" w:rsidP="00227C65"/>
      </w:sdtContent>
    </w:sdt>
    <w:p w14:paraId="2F18CCF0" w14:textId="31AB1D8A" w:rsidR="00284C70" w:rsidRDefault="00284C70">
      <w:r>
        <w:br w:type="page"/>
      </w:r>
    </w:p>
    <w:p w14:paraId="496A5C1A" w14:textId="44D6C3C0" w:rsidR="00A92F1D" w:rsidRDefault="00A92F1D">
      <w:pPr>
        <w:sectPr w:rsidR="00A92F1D" w:rsidSect="006057DC">
          <w:headerReference w:type="default" r:id="rId11"/>
          <w:footerReference w:type="default" r:id="rId12"/>
          <w:pgSz w:w="12240" w:h="15840"/>
          <w:pgMar w:top="1440" w:right="1440" w:bottom="1440" w:left="1440" w:header="720" w:footer="720" w:gutter="0"/>
          <w:lnNumType w:countBy="1" w:restart="continuous"/>
          <w:cols w:space="720"/>
          <w:titlePg/>
          <w:docGrid w:linePitch="360"/>
        </w:sectPr>
      </w:pPr>
    </w:p>
    <w:p w14:paraId="27D1AB73" w14:textId="7FD0E6AE" w:rsidR="00284C70" w:rsidRDefault="00284C70">
      <w:r>
        <w:lastRenderedPageBreak/>
        <w:t xml:space="preserve">Table 1. Moran’s Index of spatial autocorrelation </w:t>
      </w:r>
      <w:r w:rsidR="00CD2241">
        <w:t xml:space="preserve">for the proportion of emerald ash borer in </w:t>
      </w:r>
      <w:proofErr w:type="spellStart"/>
      <w:r w:rsidR="00CD2241" w:rsidRPr="00CD2241">
        <w:rPr>
          <w:i/>
          <w:iCs/>
        </w:rPr>
        <w:t>Cerceris</w:t>
      </w:r>
      <w:proofErr w:type="spellEnd"/>
      <w:r w:rsidR="00CD2241" w:rsidRPr="00CD2241">
        <w:rPr>
          <w:i/>
          <w:iCs/>
        </w:rPr>
        <w:t xml:space="preserve"> </w:t>
      </w:r>
      <w:proofErr w:type="spellStart"/>
      <w:r w:rsidR="00CD2241" w:rsidRPr="00CD2241">
        <w:rPr>
          <w:i/>
          <w:iCs/>
        </w:rPr>
        <w:t>fumipennis</w:t>
      </w:r>
      <w:proofErr w:type="spellEnd"/>
      <w:r w:rsidR="00CD2241">
        <w:t xml:space="preserve"> prey by year.</w:t>
      </w:r>
    </w:p>
    <w:tbl>
      <w:tblPr>
        <w:tblStyle w:val="TableGrid"/>
        <w:tblW w:w="3240" w:type="dxa"/>
        <w:tblLayout w:type="fixed"/>
        <w:tblLook w:val="0420" w:firstRow="1" w:lastRow="0" w:firstColumn="0" w:lastColumn="0" w:noHBand="0" w:noVBand="1"/>
        <w:tblPrChange w:id="73" w:author="Alex" w:date="2023-03-27T11:29:00Z">
          <w:tblPr>
            <w:tblStyle w:val="TableGrid"/>
            <w:tblW w:w="3240" w:type="dxa"/>
            <w:tblLayout w:type="fixed"/>
            <w:tblLook w:val="0420" w:firstRow="1" w:lastRow="0" w:firstColumn="0" w:lastColumn="0" w:noHBand="0" w:noVBand="1"/>
          </w:tblPr>
        </w:tblPrChange>
      </w:tblPr>
      <w:tblGrid>
        <w:gridCol w:w="677"/>
        <w:gridCol w:w="1483"/>
        <w:gridCol w:w="1080"/>
        <w:tblGridChange w:id="74">
          <w:tblGrid>
            <w:gridCol w:w="677"/>
            <w:gridCol w:w="1483"/>
            <w:gridCol w:w="1080"/>
          </w:tblGrid>
        </w:tblGridChange>
      </w:tblGrid>
      <w:tr w:rsidR="00CD2241" w:rsidRPr="001B6DAF" w14:paraId="4CCBA2CF" w14:textId="77777777" w:rsidTr="00695FF3">
        <w:trPr>
          <w:trHeight w:val="603"/>
          <w:trPrChange w:id="75" w:author="Alex" w:date="2023-03-27T11:29:00Z">
            <w:trPr>
              <w:trHeight w:val="603"/>
            </w:trPr>
          </w:trPrChange>
        </w:trPr>
        <w:tc>
          <w:tcPr>
            <w:tcW w:w="677" w:type="dxa"/>
            <w:tcBorders>
              <w:bottom w:val="single" w:sz="4" w:space="0" w:color="auto"/>
            </w:tcBorders>
            <w:shd w:val="clear" w:color="auto" w:fill="D9D9D9" w:themeFill="background1" w:themeFillShade="D9"/>
            <w:hideMark/>
            <w:tcPrChange w:id="76" w:author="Alex" w:date="2023-03-27T11:29:00Z">
              <w:tcPr>
                <w:tcW w:w="677" w:type="dxa"/>
                <w:vAlign w:val="bottom"/>
                <w:hideMark/>
              </w:tcPr>
            </w:tcPrChange>
          </w:tcPr>
          <w:p w14:paraId="71D6C991" w14:textId="1933CDF8" w:rsidR="00CD2241" w:rsidRPr="00695FF3" w:rsidRDefault="00695FF3" w:rsidP="00695FF3">
            <w:pPr>
              <w:spacing w:line="360" w:lineRule="auto"/>
              <w:rPr>
                <w:b/>
                <w:bCs/>
                <w:rPrChange w:id="77" w:author="Alex" w:date="2023-03-27T11:28:00Z">
                  <w:rPr/>
                </w:rPrChange>
              </w:rPr>
              <w:pPrChange w:id="78" w:author="Alex" w:date="2023-03-27T11:28:00Z">
                <w:pPr>
                  <w:spacing w:line="360" w:lineRule="auto"/>
                  <w:jc w:val="center"/>
                </w:pPr>
              </w:pPrChange>
            </w:pPr>
            <w:ins w:id="79" w:author="Alex" w:date="2023-03-27T11:28:00Z">
              <w:r w:rsidRPr="00695FF3">
                <w:rPr>
                  <w:b/>
                  <w:bCs/>
                  <w:rPrChange w:id="80" w:author="Alex" w:date="2023-03-27T11:28:00Z">
                    <w:rPr/>
                  </w:rPrChange>
                </w:rPr>
                <w:t>Year</w:t>
              </w:r>
            </w:ins>
          </w:p>
        </w:tc>
        <w:tc>
          <w:tcPr>
            <w:tcW w:w="1483" w:type="dxa"/>
            <w:tcBorders>
              <w:bottom w:val="single" w:sz="4" w:space="0" w:color="auto"/>
            </w:tcBorders>
            <w:shd w:val="clear" w:color="auto" w:fill="D9D9D9" w:themeFill="background1" w:themeFillShade="D9"/>
            <w:hideMark/>
            <w:tcPrChange w:id="81" w:author="Alex" w:date="2023-03-27T11:29:00Z">
              <w:tcPr>
                <w:tcW w:w="1483" w:type="dxa"/>
                <w:vAlign w:val="bottom"/>
                <w:hideMark/>
              </w:tcPr>
            </w:tcPrChange>
          </w:tcPr>
          <w:p w14:paraId="57FFA786" w14:textId="77777777" w:rsidR="00CD2241" w:rsidRPr="00695FF3" w:rsidRDefault="00CD2241" w:rsidP="00695FF3">
            <w:pPr>
              <w:spacing w:line="360" w:lineRule="auto"/>
              <w:rPr>
                <w:b/>
                <w:bCs/>
                <w:rPrChange w:id="82" w:author="Alex" w:date="2023-03-27T11:28:00Z">
                  <w:rPr/>
                </w:rPrChange>
              </w:rPr>
              <w:pPrChange w:id="83" w:author="Alex" w:date="2023-03-27T11:28:00Z">
                <w:pPr>
                  <w:spacing w:line="360" w:lineRule="auto"/>
                  <w:jc w:val="center"/>
                </w:pPr>
              </w:pPrChange>
            </w:pPr>
            <w:r w:rsidRPr="00695FF3">
              <w:rPr>
                <w:b/>
                <w:bCs/>
                <w:rPrChange w:id="84" w:author="Alex" w:date="2023-03-27T11:28:00Z">
                  <w:rPr/>
                </w:rPrChange>
              </w:rPr>
              <w:t>Moran’s I</w:t>
            </w:r>
          </w:p>
        </w:tc>
        <w:tc>
          <w:tcPr>
            <w:tcW w:w="1080" w:type="dxa"/>
            <w:tcBorders>
              <w:bottom w:val="single" w:sz="4" w:space="0" w:color="auto"/>
            </w:tcBorders>
            <w:shd w:val="clear" w:color="auto" w:fill="D9D9D9" w:themeFill="background1" w:themeFillShade="D9"/>
            <w:hideMark/>
            <w:tcPrChange w:id="85" w:author="Alex" w:date="2023-03-27T11:29:00Z">
              <w:tcPr>
                <w:tcW w:w="1080" w:type="dxa"/>
                <w:vAlign w:val="bottom"/>
                <w:hideMark/>
              </w:tcPr>
            </w:tcPrChange>
          </w:tcPr>
          <w:p w14:paraId="05CAB698" w14:textId="34787834" w:rsidR="00CD2241" w:rsidRPr="00695FF3" w:rsidRDefault="00CD2241" w:rsidP="00695FF3">
            <w:pPr>
              <w:spacing w:line="360" w:lineRule="auto"/>
              <w:rPr>
                <w:b/>
                <w:bCs/>
                <w:i/>
                <w:iCs/>
                <w:rPrChange w:id="86" w:author="Alex" w:date="2023-03-27T11:28:00Z">
                  <w:rPr/>
                </w:rPrChange>
              </w:rPr>
              <w:pPrChange w:id="87" w:author="Alex" w:date="2023-03-27T11:28:00Z">
                <w:pPr>
                  <w:spacing w:after="200" w:line="360" w:lineRule="auto"/>
                  <w:jc w:val="center"/>
                </w:pPr>
              </w:pPrChange>
            </w:pPr>
            <w:del w:id="88" w:author="Alex" w:date="2023-03-27T11:28:00Z">
              <w:r w:rsidRPr="00695FF3" w:rsidDel="00695FF3">
                <w:rPr>
                  <w:b/>
                  <w:bCs/>
                  <w:i/>
                  <w:iCs/>
                  <w:rPrChange w:id="89" w:author="Alex" w:date="2023-03-27T11:28:00Z">
                    <w:rPr/>
                  </w:rPrChange>
                </w:rPr>
                <w:delText>P</w:delText>
              </w:r>
            </w:del>
            <w:ins w:id="90" w:author="Alex" w:date="2023-03-27T11:28:00Z">
              <w:r w:rsidR="00695FF3" w:rsidRPr="00695FF3">
                <w:rPr>
                  <w:b/>
                  <w:bCs/>
                  <w:i/>
                  <w:iCs/>
                  <w:rPrChange w:id="91" w:author="Alex" w:date="2023-03-27T11:28:00Z">
                    <w:rPr>
                      <w:i/>
                      <w:iCs/>
                    </w:rPr>
                  </w:rPrChange>
                </w:rPr>
                <w:t>p</w:t>
              </w:r>
            </w:ins>
          </w:p>
        </w:tc>
      </w:tr>
      <w:tr w:rsidR="00CD2241" w:rsidRPr="001B6DAF" w14:paraId="5B0D28E8" w14:textId="77777777" w:rsidTr="00695FF3">
        <w:trPr>
          <w:trHeight w:val="603"/>
          <w:trPrChange w:id="92" w:author="Alex" w:date="2023-03-27T11:29:00Z">
            <w:trPr>
              <w:trHeight w:val="603"/>
            </w:trPr>
          </w:trPrChange>
        </w:trPr>
        <w:tc>
          <w:tcPr>
            <w:tcW w:w="677" w:type="dxa"/>
            <w:tcBorders>
              <w:top w:val="single" w:sz="4" w:space="0" w:color="auto"/>
              <w:left w:val="single" w:sz="4" w:space="0" w:color="auto"/>
              <w:bottom w:val="nil"/>
              <w:right w:val="nil"/>
            </w:tcBorders>
            <w:vAlign w:val="bottom"/>
            <w:hideMark/>
            <w:tcPrChange w:id="93" w:author="Alex" w:date="2023-03-27T11:29:00Z">
              <w:tcPr>
                <w:tcW w:w="677" w:type="dxa"/>
                <w:vAlign w:val="bottom"/>
                <w:hideMark/>
              </w:tcPr>
            </w:tcPrChange>
          </w:tcPr>
          <w:p w14:paraId="3B31C4E1" w14:textId="77777777" w:rsidR="00CD2241" w:rsidRPr="001B6DAF" w:rsidRDefault="00CD2241" w:rsidP="00695FF3">
            <w:pPr>
              <w:spacing w:after="200" w:line="360" w:lineRule="auto"/>
              <w:pPrChange w:id="94" w:author="Alex" w:date="2023-03-27T11:28:00Z">
                <w:pPr>
                  <w:spacing w:after="200" w:line="360" w:lineRule="auto"/>
                  <w:jc w:val="center"/>
                </w:pPr>
              </w:pPrChange>
            </w:pPr>
            <w:r w:rsidRPr="001B6DAF">
              <w:t>2012</w:t>
            </w:r>
          </w:p>
        </w:tc>
        <w:tc>
          <w:tcPr>
            <w:tcW w:w="1483" w:type="dxa"/>
            <w:tcBorders>
              <w:top w:val="single" w:sz="4" w:space="0" w:color="auto"/>
              <w:left w:val="nil"/>
              <w:bottom w:val="nil"/>
              <w:right w:val="nil"/>
            </w:tcBorders>
            <w:vAlign w:val="bottom"/>
            <w:hideMark/>
            <w:tcPrChange w:id="95" w:author="Alex" w:date="2023-03-27T11:29:00Z">
              <w:tcPr>
                <w:tcW w:w="1483" w:type="dxa"/>
                <w:vAlign w:val="bottom"/>
                <w:hideMark/>
              </w:tcPr>
            </w:tcPrChange>
          </w:tcPr>
          <w:p w14:paraId="7F5AB1DE" w14:textId="77777777" w:rsidR="00CD2241" w:rsidRPr="001B6DAF" w:rsidRDefault="00CD2241" w:rsidP="00695FF3">
            <w:pPr>
              <w:spacing w:after="200" w:line="360" w:lineRule="auto"/>
              <w:pPrChange w:id="96" w:author="Alex" w:date="2023-03-27T11:28:00Z">
                <w:pPr>
                  <w:spacing w:after="200" w:line="360" w:lineRule="auto"/>
                  <w:jc w:val="center"/>
                </w:pPr>
              </w:pPrChange>
            </w:pPr>
            <w:r w:rsidRPr="001B6DAF">
              <w:t>0.155</w:t>
            </w:r>
          </w:p>
        </w:tc>
        <w:tc>
          <w:tcPr>
            <w:tcW w:w="1080" w:type="dxa"/>
            <w:tcBorders>
              <w:top w:val="single" w:sz="4" w:space="0" w:color="auto"/>
              <w:left w:val="nil"/>
              <w:bottom w:val="nil"/>
              <w:right w:val="single" w:sz="4" w:space="0" w:color="auto"/>
            </w:tcBorders>
            <w:vAlign w:val="bottom"/>
            <w:hideMark/>
            <w:tcPrChange w:id="97" w:author="Alex" w:date="2023-03-27T11:29:00Z">
              <w:tcPr>
                <w:tcW w:w="1080" w:type="dxa"/>
                <w:vAlign w:val="bottom"/>
                <w:hideMark/>
              </w:tcPr>
            </w:tcPrChange>
          </w:tcPr>
          <w:p w14:paraId="55669273" w14:textId="54CAC29E" w:rsidR="00CD2241" w:rsidRPr="001B6DAF" w:rsidRDefault="00CD2241" w:rsidP="00695FF3">
            <w:pPr>
              <w:spacing w:after="200" w:line="360" w:lineRule="auto"/>
              <w:pPrChange w:id="98" w:author="Alex" w:date="2023-03-27T11:28:00Z">
                <w:pPr>
                  <w:spacing w:after="200" w:line="360" w:lineRule="auto"/>
                  <w:jc w:val="center"/>
                </w:pPr>
              </w:pPrChange>
            </w:pPr>
            <w:r>
              <w:t>0.</w:t>
            </w:r>
            <w:del w:id="99" w:author="Alex" w:date="2023-03-27T11:29:00Z">
              <w:r w:rsidDel="00695FF3">
                <w:delText>0</w:delText>
              </w:r>
              <w:r w:rsidRPr="001B6DAF" w:rsidDel="00695FF3">
                <w:delText>028</w:delText>
              </w:r>
            </w:del>
            <w:ins w:id="100" w:author="Alex" w:date="2023-03-27T11:29:00Z">
              <w:r w:rsidR="00695FF3">
                <w:t>0</w:t>
              </w:r>
              <w:r w:rsidR="00695FF3" w:rsidRPr="001B6DAF">
                <w:t>0</w:t>
              </w:r>
              <w:r w:rsidR="00695FF3">
                <w:t>3</w:t>
              </w:r>
            </w:ins>
          </w:p>
        </w:tc>
      </w:tr>
      <w:tr w:rsidR="00CD2241" w:rsidRPr="001B6DAF" w14:paraId="066C0273" w14:textId="77777777" w:rsidTr="00695FF3">
        <w:trPr>
          <w:trHeight w:val="603"/>
          <w:trPrChange w:id="101" w:author="Alex" w:date="2023-03-27T11:29:00Z">
            <w:trPr>
              <w:trHeight w:val="603"/>
            </w:trPr>
          </w:trPrChange>
        </w:trPr>
        <w:tc>
          <w:tcPr>
            <w:tcW w:w="677" w:type="dxa"/>
            <w:tcBorders>
              <w:top w:val="nil"/>
              <w:left w:val="single" w:sz="4" w:space="0" w:color="auto"/>
              <w:bottom w:val="nil"/>
              <w:right w:val="nil"/>
            </w:tcBorders>
            <w:vAlign w:val="bottom"/>
            <w:hideMark/>
            <w:tcPrChange w:id="102" w:author="Alex" w:date="2023-03-27T11:29:00Z">
              <w:tcPr>
                <w:tcW w:w="677" w:type="dxa"/>
                <w:vAlign w:val="bottom"/>
                <w:hideMark/>
              </w:tcPr>
            </w:tcPrChange>
          </w:tcPr>
          <w:p w14:paraId="22E73209" w14:textId="77777777" w:rsidR="00CD2241" w:rsidRPr="001B6DAF" w:rsidRDefault="00CD2241" w:rsidP="00695FF3">
            <w:pPr>
              <w:spacing w:after="200" w:line="360" w:lineRule="auto"/>
              <w:pPrChange w:id="103" w:author="Alex" w:date="2023-03-27T11:28:00Z">
                <w:pPr>
                  <w:spacing w:after="200" w:line="360" w:lineRule="auto"/>
                  <w:jc w:val="center"/>
                </w:pPr>
              </w:pPrChange>
            </w:pPr>
            <w:r w:rsidRPr="001B6DAF">
              <w:t>2013</w:t>
            </w:r>
          </w:p>
        </w:tc>
        <w:tc>
          <w:tcPr>
            <w:tcW w:w="1483" w:type="dxa"/>
            <w:tcBorders>
              <w:top w:val="nil"/>
              <w:left w:val="nil"/>
              <w:bottom w:val="nil"/>
              <w:right w:val="nil"/>
            </w:tcBorders>
            <w:vAlign w:val="bottom"/>
            <w:hideMark/>
            <w:tcPrChange w:id="104" w:author="Alex" w:date="2023-03-27T11:29:00Z">
              <w:tcPr>
                <w:tcW w:w="1483" w:type="dxa"/>
                <w:vAlign w:val="bottom"/>
                <w:hideMark/>
              </w:tcPr>
            </w:tcPrChange>
          </w:tcPr>
          <w:p w14:paraId="1A775060" w14:textId="77777777" w:rsidR="00CD2241" w:rsidRPr="001B6DAF" w:rsidRDefault="00CD2241" w:rsidP="00695FF3">
            <w:pPr>
              <w:spacing w:after="200" w:line="360" w:lineRule="auto"/>
              <w:pPrChange w:id="105" w:author="Alex" w:date="2023-03-27T11:28:00Z">
                <w:pPr>
                  <w:spacing w:after="200" w:line="360" w:lineRule="auto"/>
                  <w:jc w:val="center"/>
                </w:pPr>
              </w:pPrChange>
            </w:pPr>
            <w:r w:rsidRPr="001B6DAF">
              <w:t>0.100</w:t>
            </w:r>
          </w:p>
        </w:tc>
        <w:tc>
          <w:tcPr>
            <w:tcW w:w="1080" w:type="dxa"/>
            <w:tcBorders>
              <w:top w:val="nil"/>
              <w:left w:val="nil"/>
              <w:bottom w:val="nil"/>
              <w:right w:val="single" w:sz="4" w:space="0" w:color="auto"/>
            </w:tcBorders>
            <w:vAlign w:val="bottom"/>
            <w:hideMark/>
            <w:tcPrChange w:id="106" w:author="Alex" w:date="2023-03-27T11:29:00Z">
              <w:tcPr>
                <w:tcW w:w="1080" w:type="dxa"/>
                <w:vAlign w:val="bottom"/>
                <w:hideMark/>
              </w:tcPr>
            </w:tcPrChange>
          </w:tcPr>
          <w:p w14:paraId="6E5322D4" w14:textId="77777777" w:rsidR="00CD2241" w:rsidRPr="001B6DAF" w:rsidRDefault="00CD2241" w:rsidP="00695FF3">
            <w:pPr>
              <w:spacing w:after="200" w:line="360" w:lineRule="auto"/>
              <w:pPrChange w:id="107" w:author="Alex" w:date="2023-03-27T11:28:00Z">
                <w:pPr>
                  <w:spacing w:after="200" w:line="360" w:lineRule="auto"/>
                  <w:jc w:val="center"/>
                </w:pPr>
              </w:pPrChange>
            </w:pPr>
            <w:r>
              <w:t>0</w:t>
            </w:r>
            <w:r w:rsidRPr="001B6DAF">
              <w:t>.001</w:t>
            </w:r>
          </w:p>
        </w:tc>
      </w:tr>
      <w:tr w:rsidR="00CD2241" w:rsidRPr="001B6DAF" w14:paraId="343855AB" w14:textId="77777777" w:rsidTr="00695FF3">
        <w:trPr>
          <w:trHeight w:val="603"/>
          <w:trPrChange w:id="108" w:author="Alex" w:date="2023-03-27T11:29:00Z">
            <w:trPr>
              <w:trHeight w:val="603"/>
            </w:trPr>
          </w:trPrChange>
        </w:trPr>
        <w:tc>
          <w:tcPr>
            <w:tcW w:w="677" w:type="dxa"/>
            <w:tcBorders>
              <w:top w:val="nil"/>
              <w:left w:val="single" w:sz="4" w:space="0" w:color="auto"/>
              <w:bottom w:val="nil"/>
              <w:right w:val="nil"/>
            </w:tcBorders>
            <w:vAlign w:val="bottom"/>
            <w:hideMark/>
            <w:tcPrChange w:id="109" w:author="Alex" w:date="2023-03-27T11:29:00Z">
              <w:tcPr>
                <w:tcW w:w="677" w:type="dxa"/>
                <w:vAlign w:val="bottom"/>
                <w:hideMark/>
              </w:tcPr>
            </w:tcPrChange>
          </w:tcPr>
          <w:p w14:paraId="78A6AAC0" w14:textId="77777777" w:rsidR="00CD2241" w:rsidRPr="001B6DAF" w:rsidRDefault="00CD2241" w:rsidP="00695FF3">
            <w:pPr>
              <w:spacing w:after="200" w:line="360" w:lineRule="auto"/>
              <w:pPrChange w:id="110" w:author="Alex" w:date="2023-03-27T11:28:00Z">
                <w:pPr>
                  <w:spacing w:after="200" w:line="360" w:lineRule="auto"/>
                  <w:jc w:val="center"/>
                </w:pPr>
              </w:pPrChange>
            </w:pPr>
            <w:r w:rsidRPr="001B6DAF">
              <w:t>2014</w:t>
            </w:r>
          </w:p>
        </w:tc>
        <w:tc>
          <w:tcPr>
            <w:tcW w:w="1483" w:type="dxa"/>
            <w:tcBorders>
              <w:top w:val="nil"/>
              <w:left w:val="nil"/>
              <w:bottom w:val="nil"/>
              <w:right w:val="nil"/>
            </w:tcBorders>
            <w:vAlign w:val="bottom"/>
            <w:hideMark/>
            <w:tcPrChange w:id="111" w:author="Alex" w:date="2023-03-27T11:29:00Z">
              <w:tcPr>
                <w:tcW w:w="1483" w:type="dxa"/>
                <w:vAlign w:val="bottom"/>
                <w:hideMark/>
              </w:tcPr>
            </w:tcPrChange>
          </w:tcPr>
          <w:p w14:paraId="2CF171B3" w14:textId="77777777" w:rsidR="00CD2241" w:rsidRPr="001B6DAF" w:rsidRDefault="00CD2241" w:rsidP="00695FF3">
            <w:pPr>
              <w:spacing w:after="200" w:line="360" w:lineRule="auto"/>
              <w:pPrChange w:id="112" w:author="Alex" w:date="2023-03-27T11:28:00Z">
                <w:pPr>
                  <w:spacing w:after="200" w:line="360" w:lineRule="auto"/>
                  <w:jc w:val="center"/>
                </w:pPr>
              </w:pPrChange>
            </w:pPr>
            <w:r w:rsidRPr="001B6DAF">
              <w:t>0.451</w:t>
            </w:r>
          </w:p>
        </w:tc>
        <w:tc>
          <w:tcPr>
            <w:tcW w:w="1080" w:type="dxa"/>
            <w:tcBorders>
              <w:top w:val="nil"/>
              <w:left w:val="nil"/>
              <w:bottom w:val="nil"/>
              <w:right w:val="single" w:sz="4" w:space="0" w:color="auto"/>
            </w:tcBorders>
            <w:vAlign w:val="bottom"/>
            <w:hideMark/>
            <w:tcPrChange w:id="113" w:author="Alex" w:date="2023-03-27T11:29:00Z">
              <w:tcPr>
                <w:tcW w:w="1080" w:type="dxa"/>
                <w:vAlign w:val="bottom"/>
                <w:hideMark/>
              </w:tcPr>
            </w:tcPrChange>
          </w:tcPr>
          <w:p w14:paraId="45A3B3DF" w14:textId="1EC6B7DC" w:rsidR="00CD2241" w:rsidRPr="001B6DAF" w:rsidRDefault="00695FF3" w:rsidP="00695FF3">
            <w:pPr>
              <w:spacing w:after="200" w:line="360" w:lineRule="auto"/>
              <w:pPrChange w:id="114" w:author="Alex" w:date="2023-03-27T11:28:00Z">
                <w:pPr>
                  <w:spacing w:after="200" w:line="360" w:lineRule="auto"/>
                  <w:jc w:val="center"/>
                </w:pPr>
              </w:pPrChange>
            </w:pPr>
            <w:ins w:id="115" w:author="Alex" w:date="2023-03-27T11:29:00Z">
              <w:r>
                <w:t>&lt; 10</w:t>
              </w:r>
              <w:r>
                <w:rPr>
                  <w:vertAlign w:val="superscript"/>
                </w:rPr>
                <w:t>-4</w:t>
              </w:r>
            </w:ins>
            <w:del w:id="116" w:author="Alex" w:date="2023-03-27T11:29:00Z">
              <w:r w:rsidR="00CD2241" w:rsidRPr="001B6DAF" w:rsidDel="00695FF3">
                <w:delText>0</w:delText>
              </w:r>
              <w:r w:rsidR="00CD2241" w:rsidDel="00695FF3">
                <w:delText>.</w:delText>
              </w:r>
              <w:r w:rsidR="00CD2241" w:rsidRPr="001B6DAF" w:rsidDel="00695FF3">
                <w:delText>000</w:delText>
              </w:r>
            </w:del>
          </w:p>
        </w:tc>
      </w:tr>
      <w:tr w:rsidR="00CD2241" w:rsidRPr="001B6DAF" w14:paraId="255D2704" w14:textId="77777777" w:rsidTr="00695FF3">
        <w:trPr>
          <w:trHeight w:val="603"/>
          <w:trPrChange w:id="117" w:author="Alex" w:date="2023-03-27T11:29:00Z">
            <w:trPr>
              <w:trHeight w:val="603"/>
            </w:trPr>
          </w:trPrChange>
        </w:trPr>
        <w:tc>
          <w:tcPr>
            <w:tcW w:w="677" w:type="dxa"/>
            <w:tcBorders>
              <w:top w:val="nil"/>
              <w:left w:val="single" w:sz="4" w:space="0" w:color="auto"/>
              <w:bottom w:val="nil"/>
              <w:right w:val="nil"/>
            </w:tcBorders>
            <w:vAlign w:val="bottom"/>
            <w:hideMark/>
            <w:tcPrChange w:id="118" w:author="Alex" w:date="2023-03-27T11:29:00Z">
              <w:tcPr>
                <w:tcW w:w="677" w:type="dxa"/>
                <w:vAlign w:val="bottom"/>
                <w:hideMark/>
              </w:tcPr>
            </w:tcPrChange>
          </w:tcPr>
          <w:p w14:paraId="703B4AEC" w14:textId="77777777" w:rsidR="00CD2241" w:rsidRPr="001B6DAF" w:rsidRDefault="00CD2241" w:rsidP="00695FF3">
            <w:pPr>
              <w:spacing w:after="200" w:line="360" w:lineRule="auto"/>
              <w:pPrChange w:id="119" w:author="Alex" w:date="2023-03-27T11:28:00Z">
                <w:pPr>
                  <w:spacing w:after="200" w:line="360" w:lineRule="auto"/>
                  <w:jc w:val="center"/>
                </w:pPr>
              </w:pPrChange>
            </w:pPr>
            <w:r w:rsidRPr="001B6DAF">
              <w:t>2015</w:t>
            </w:r>
          </w:p>
        </w:tc>
        <w:tc>
          <w:tcPr>
            <w:tcW w:w="1483" w:type="dxa"/>
            <w:tcBorders>
              <w:top w:val="nil"/>
              <w:left w:val="nil"/>
              <w:bottom w:val="nil"/>
              <w:right w:val="nil"/>
            </w:tcBorders>
            <w:vAlign w:val="bottom"/>
            <w:hideMark/>
            <w:tcPrChange w:id="120" w:author="Alex" w:date="2023-03-27T11:29:00Z">
              <w:tcPr>
                <w:tcW w:w="1483" w:type="dxa"/>
                <w:vAlign w:val="bottom"/>
                <w:hideMark/>
              </w:tcPr>
            </w:tcPrChange>
          </w:tcPr>
          <w:p w14:paraId="2DB63CB7" w14:textId="77777777" w:rsidR="00CD2241" w:rsidRPr="001B6DAF" w:rsidRDefault="00CD2241" w:rsidP="00695FF3">
            <w:pPr>
              <w:spacing w:after="200" w:line="360" w:lineRule="auto"/>
              <w:pPrChange w:id="121" w:author="Alex" w:date="2023-03-27T11:28:00Z">
                <w:pPr>
                  <w:spacing w:after="200" w:line="360" w:lineRule="auto"/>
                  <w:jc w:val="center"/>
                </w:pPr>
              </w:pPrChange>
            </w:pPr>
            <w:r w:rsidRPr="001B6DAF">
              <w:t>0.63</w:t>
            </w:r>
            <w:r>
              <w:t>9</w:t>
            </w:r>
          </w:p>
        </w:tc>
        <w:tc>
          <w:tcPr>
            <w:tcW w:w="1080" w:type="dxa"/>
            <w:tcBorders>
              <w:top w:val="nil"/>
              <w:left w:val="nil"/>
              <w:bottom w:val="nil"/>
              <w:right w:val="single" w:sz="4" w:space="0" w:color="auto"/>
            </w:tcBorders>
            <w:vAlign w:val="bottom"/>
            <w:hideMark/>
            <w:tcPrChange w:id="122" w:author="Alex" w:date="2023-03-27T11:29:00Z">
              <w:tcPr>
                <w:tcW w:w="1080" w:type="dxa"/>
                <w:vAlign w:val="bottom"/>
                <w:hideMark/>
              </w:tcPr>
            </w:tcPrChange>
          </w:tcPr>
          <w:p w14:paraId="4344116C" w14:textId="2E98F359" w:rsidR="00CD2241" w:rsidRPr="001B6DAF" w:rsidRDefault="00695FF3" w:rsidP="00695FF3">
            <w:pPr>
              <w:spacing w:after="200" w:line="360" w:lineRule="auto"/>
              <w:pPrChange w:id="123" w:author="Alex" w:date="2023-03-27T11:28:00Z">
                <w:pPr>
                  <w:spacing w:after="200" w:line="360" w:lineRule="auto"/>
                  <w:jc w:val="center"/>
                </w:pPr>
              </w:pPrChange>
            </w:pPr>
            <w:ins w:id="124" w:author="Alex" w:date="2023-03-27T11:29:00Z">
              <w:r>
                <w:t>&lt; 10</w:t>
              </w:r>
              <w:r>
                <w:rPr>
                  <w:vertAlign w:val="superscript"/>
                </w:rPr>
                <w:t>-4</w:t>
              </w:r>
            </w:ins>
            <w:del w:id="125" w:author="Alex" w:date="2023-03-27T11:29:00Z">
              <w:r w:rsidR="00CD2241" w:rsidRPr="001B6DAF" w:rsidDel="00695FF3">
                <w:delText>0</w:delText>
              </w:r>
              <w:r w:rsidR="00CD2241" w:rsidDel="00695FF3">
                <w:delText>.</w:delText>
              </w:r>
              <w:r w:rsidR="00CD2241" w:rsidRPr="001B6DAF" w:rsidDel="00695FF3">
                <w:delText>000</w:delText>
              </w:r>
            </w:del>
          </w:p>
        </w:tc>
      </w:tr>
      <w:tr w:rsidR="00CD2241" w:rsidRPr="001B6DAF" w14:paraId="01C6170C" w14:textId="77777777" w:rsidTr="00695FF3">
        <w:trPr>
          <w:trHeight w:val="603"/>
          <w:trPrChange w:id="126" w:author="Alex" w:date="2023-03-27T11:29:00Z">
            <w:trPr>
              <w:trHeight w:val="603"/>
            </w:trPr>
          </w:trPrChange>
        </w:trPr>
        <w:tc>
          <w:tcPr>
            <w:tcW w:w="677" w:type="dxa"/>
            <w:tcBorders>
              <w:top w:val="nil"/>
              <w:left w:val="single" w:sz="4" w:space="0" w:color="auto"/>
              <w:bottom w:val="nil"/>
              <w:right w:val="nil"/>
            </w:tcBorders>
            <w:vAlign w:val="bottom"/>
            <w:hideMark/>
            <w:tcPrChange w:id="127" w:author="Alex" w:date="2023-03-27T11:29:00Z">
              <w:tcPr>
                <w:tcW w:w="677" w:type="dxa"/>
                <w:vAlign w:val="bottom"/>
                <w:hideMark/>
              </w:tcPr>
            </w:tcPrChange>
          </w:tcPr>
          <w:p w14:paraId="01AE8293" w14:textId="77777777" w:rsidR="00CD2241" w:rsidRPr="001B6DAF" w:rsidRDefault="00CD2241" w:rsidP="00695FF3">
            <w:pPr>
              <w:spacing w:after="200" w:line="360" w:lineRule="auto"/>
              <w:pPrChange w:id="128" w:author="Alex" w:date="2023-03-27T11:28:00Z">
                <w:pPr>
                  <w:spacing w:after="200" w:line="360" w:lineRule="auto"/>
                  <w:jc w:val="center"/>
                </w:pPr>
              </w:pPrChange>
            </w:pPr>
            <w:r w:rsidRPr="001B6DAF">
              <w:t>2016</w:t>
            </w:r>
          </w:p>
        </w:tc>
        <w:tc>
          <w:tcPr>
            <w:tcW w:w="1483" w:type="dxa"/>
            <w:tcBorders>
              <w:top w:val="nil"/>
              <w:left w:val="nil"/>
              <w:bottom w:val="nil"/>
              <w:right w:val="nil"/>
            </w:tcBorders>
            <w:vAlign w:val="bottom"/>
            <w:hideMark/>
            <w:tcPrChange w:id="129" w:author="Alex" w:date="2023-03-27T11:29:00Z">
              <w:tcPr>
                <w:tcW w:w="1483" w:type="dxa"/>
                <w:vAlign w:val="bottom"/>
                <w:hideMark/>
              </w:tcPr>
            </w:tcPrChange>
          </w:tcPr>
          <w:p w14:paraId="1ED3E4C5" w14:textId="77777777" w:rsidR="00CD2241" w:rsidRPr="001B6DAF" w:rsidRDefault="00CD2241" w:rsidP="00695FF3">
            <w:pPr>
              <w:spacing w:after="200" w:line="360" w:lineRule="auto"/>
              <w:pPrChange w:id="130" w:author="Alex" w:date="2023-03-27T11:28:00Z">
                <w:pPr>
                  <w:spacing w:after="200" w:line="360" w:lineRule="auto"/>
                  <w:jc w:val="center"/>
                </w:pPr>
              </w:pPrChange>
            </w:pPr>
            <w:r w:rsidRPr="001B6DAF">
              <w:t>0.421</w:t>
            </w:r>
          </w:p>
        </w:tc>
        <w:tc>
          <w:tcPr>
            <w:tcW w:w="1080" w:type="dxa"/>
            <w:tcBorders>
              <w:top w:val="nil"/>
              <w:left w:val="nil"/>
              <w:bottom w:val="nil"/>
              <w:right w:val="single" w:sz="4" w:space="0" w:color="auto"/>
            </w:tcBorders>
            <w:vAlign w:val="bottom"/>
            <w:hideMark/>
            <w:tcPrChange w:id="131" w:author="Alex" w:date="2023-03-27T11:29:00Z">
              <w:tcPr>
                <w:tcW w:w="1080" w:type="dxa"/>
                <w:vAlign w:val="bottom"/>
                <w:hideMark/>
              </w:tcPr>
            </w:tcPrChange>
          </w:tcPr>
          <w:p w14:paraId="41FC2938" w14:textId="0C2F7A16" w:rsidR="00CD2241" w:rsidRPr="001B6DAF" w:rsidRDefault="00695FF3" w:rsidP="00695FF3">
            <w:pPr>
              <w:spacing w:after="200" w:line="360" w:lineRule="auto"/>
              <w:pPrChange w:id="132" w:author="Alex" w:date="2023-03-27T11:28:00Z">
                <w:pPr>
                  <w:spacing w:after="200" w:line="360" w:lineRule="auto"/>
                  <w:jc w:val="center"/>
                </w:pPr>
              </w:pPrChange>
            </w:pPr>
            <w:ins w:id="133" w:author="Alex" w:date="2023-03-27T11:29:00Z">
              <w:r>
                <w:t>&lt; 10</w:t>
              </w:r>
              <w:r>
                <w:rPr>
                  <w:vertAlign w:val="superscript"/>
                </w:rPr>
                <w:t>-4</w:t>
              </w:r>
            </w:ins>
            <w:del w:id="134" w:author="Alex" w:date="2023-03-27T11:29:00Z">
              <w:r w:rsidR="00CD2241" w:rsidRPr="001B6DAF" w:rsidDel="00695FF3">
                <w:delText>0</w:delText>
              </w:r>
              <w:r w:rsidR="00CD2241" w:rsidDel="00695FF3">
                <w:delText>.</w:delText>
              </w:r>
              <w:r w:rsidR="00CD2241" w:rsidRPr="001B6DAF" w:rsidDel="00695FF3">
                <w:delText>000</w:delText>
              </w:r>
            </w:del>
          </w:p>
        </w:tc>
      </w:tr>
      <w:tr w:rsidR="00CD2241" w:rsidRPr="001B6DAF" w14:paraId="02491F98" w14:textId="77777777" w:rsidTr="00695FF3">
        <w:trPr>
          <w:trHeight w:val="603"/>
          <w:trPrChange w:id="135" w:author="Alex" w:date="2023-03-27T11:29:00Z">
            <w:trPr>
              <w:trHeight w:val="603"/>
            </w:trPr>
          </w:trPrChange>
        </w:trPr>
        <w:tc>
          <w:tcPr>
            <w:tcW w:w="677" w:type="dxa"/>
            <w:tcBorders>
              <w:top w:val="nil"/>
              <w:left w:val="single" w:sz="4" w:space="0" w:color="auto"/>
              <w:bottom w:val="nil"/>
              <w:right w:val="nil"/>
            </w:tcBorders>
            <w:vAlign w:val="bottom"/>
            <w:hideMark/>
            <w:tcPrChange w:id="136" w:author="Alex" w:date="2023-03-27T11:29:00Z">
              <w:tcPr>
                <w:tcW w:w="677" w:type="dxa"/>
                <w:vAlign w:val="bottom"/>
                <w:hideMark/>
              </w:tcPr>
            </w:tcPrChange>
          </w:tcPr>
          <w:p w14:paraId="276EE8B3" w14:textId="77777777" w:rsidR="00CD2241" w:rsidRPr="001B6DAF" w:rsidRDefault="00CD2241" w:rsidP="00695FF3">
            <w:pPr>
              <w:spacing w:after="200" w:line="360" w:lineRule="auto"/>
              <w:pPrChange w:id="137" w:author="Alex" w:date="2023-03-27T11:28:00Z">
                <w:pPr>
                  <w:spacing w:after="200" w:line="360" w:lineRule="auto"/>
                  <w:jc w:val="center"/>
                </w:pPr>
              </w:pPrChange>
            </w:pPr>
            <w:r w:rsidRPr="001B6DAF">
              <w:t>2017</w:t>
            </w:r>
          </w:p>
        </w:tc>
        <w:tc>
          <w:tcPr>
            <w:tcW w:w="1483" w:type="dxa"/>
            <w:tcBorders>
              <w:top w:val="nil"/>
              <w:left w:val="nil"/>
              <w:bottom w:val="nil"/>
              <w:right w:val="nil"/>
            </w:tcBorders>
            <w:vAlign w:val="bottom"/>
            <w:hideMark/>
            <w:tcPrChange w:id="138" w:author="Alex" w:date="2023-03-27T11:29:00Z">
              <w:tcPr>
                <w:tcW w:w="1483" w:type="dxa"/>
                <w:vAlign w:val="bottom"/>
                <w:hideMark/>
              </w:tcPr>
            </w:tcPrChange>
          </w:tcPr>
          <w:p w14:paraId="64E1DD7D" w14:textId="77777777" w:rsidR="00CD2241" w:rsidRPr="001B6DAF" w:rsidRDefault="00CD2241" w:rsidP="00695FF3">
            <w:pPr>
              <w:spacing w:after="200" w:line="360" w:lineRule="auto"/>
              <w:pPrChange w:id="139" w:author="Alex" w:date="2023-03-27T11:28:00Z">
                <w:pPr>
                  <w:spacing w:after="200" w:line="360" w:lineRule="auto"/>
                  <w:jc w:val="center"/>
                </w:pPr>
              </w:pPrChange>
            </w:pPr>
            <w:r w:rsidRPr="001B6DAF">
              <w:t>0.52</w:t>
            </w:r>
            <w:r>
              <w:t>8</w:t>
            </w:r>
          </w:p>
        </w:tc>
        <w:tc>
          <w:tcPr>
            <w:tcW w:w="1080" w:type="dxa"/>
            <w:tcBorders>
              <w:top w:val="nil"/>
              <w:left w:val="nil"/>
              <w:bottom w:val="nil"/>
              <w:right w:val="single" w:sz="4" w:space="0" w:color="auto"/>
            </w:tcBorders>
            <w:vAlign w:val="bottom"/>
            <w:hideMark/>
            <w:tcPrChange w:id="140" w:author="Alex" w:date="2023-03-27T11:29:00Z">
              <w:tcPr>
                <w:tcW w:w="1080" w:type="dxa"/>
                <w:vAlign w:val="bottom"/>
                <w:hideMark/>
              </w:tcPr>
            </w:tcPrChange>
          </w:tcPr>
          <w:p w14:paraId="47FAF9AC" w14:textId="7C54A9CC" w:rsidR="00CD2241" w:rsidRPr="001B6DAF" w:rsidRDefault="00695FF3" w:rsidP="00695FF3">
            <w:pPr>
              <w:spacing w:after="200" w:line="360" w:lineRule="auto"/>
              <w:pPrChange w:id="141" w:author="Alex" w:date="2023-03-27T11:28:00Z">
                <w:pPr>
                  <w:spacing w:after="200" w:line="360" w:lineRule="auto"/>
                  <w:jc w:val="center"/>
                </w:pPr>
              </w:pPrChange>
            </w:pPr>
            <w:ins w:id="142" w:author="Alex" w:date="2023-03-27T11:29:00Z">
              <w:r>
                <w:t>&lt; 10</w:t>
              </w:r>
              <w:r>
                <w:rPr>
                  <w:vertAlign w:val="superscript"/>
                </w:rPr>
                <w:t>-4</w:t>
              </w:r>
            </w:ins>
            <w:del w:id="143" w:author="Alex" w:date="2023-03-27T11:29:00Z">
              <w:r w:rsidR="00CD2241" w:rsidRPr="001B6DAF" w:rsidDel="00695FF3">
                <w:delText>0.000</w:delText>
              </w:r>
            </w:del>
          </w:p>
        </w:tc>
      </w:tr>
      <w:tr w:rsidR="00CD2241" w:rsidRPr="001B6DAF" w14:paraId="10F8D650" w14:textId="77777777" w:rsidTr="00695FF3">
        <w:trPr>
          <w:trHeight w:val="603"/>
          <w:trPrChange w:id="144" w:author="Alex" w:date="2023-03-27T11:29:00Z">
            <w:trPr>
              <w:trHeight w:val="603"/>
            </w:trPr>
          </w:trPrChange>
        </w:trPr>
        <w:tc>
          <w:tcPr>
            <w:tcW w:w="677" w:type="dxa"/>
            <w:tcBorders>
              <w:top w:val="nil"/>
              <w:left w:val="single" w:sz="4" w:space="0" w:color="auto"/>
              <w:bottom w:val="nil"/>
              <w:right w:val="nil"/>
            </w:tcBorders>
            <w:vAlign w:val="bottom"/>
            <w:hideMark/>
            <w:tcPrChange w:id="145" w:author="Alex" w:date="2023-03-27T11:29:00Z">
              <w:tcPr>
                <w:tcW w:w="677" w:type="dxa"/>
                <w:vAlign w:val="bottom"/>
                <w:hideMark/>
              </w:tcPr>
            </w:tcPrChange>
          </w:tcPr>
          <w:p w14:paraId="4A4DB11B" w14:textId="77777777" w:rsidR="00CD2241" w:rsidRPr="001B6DAF" w:rsidRDefault="00CD2241" w:rsidP="00695FF3">
            <w:pPr>
              <w:spacing w:after="200" w:line="360" w:lineRule="auto"/>
              <w:pPrChange w:id="146" w:author="Alex" w:date="2023-03-27T11:28:00Z">
                <w:pPr>
                  <w:spacing w:after="200" w:line="360" w:lineRule="auto"/>
                  <w:jc w:val="center"/>
                </w:pPr>
              </w:pPrChange>
            </w:pPr>
            <w:r w:rsidRPr="001B6DAF">
              <w:t>2018</w:t>
            </w:r>
          </w:p>
        </w:tc>
        <w:tc>
          <w:tcPr>
            <w:tcW w:w="1483" w:type="dxa"/>
            <w:tcBorders>
              <w:top w:val="nil"/>
              <w:left w:val="nil"/>
              <w:bottom w:val="nil"/>
              <w:right w:val="nil"/>
            </w:tcBorders>
            <w:vAlign w:val="bottom"/>
            <w:hideMark/>
            <w:tcPrChange w:id="147" w:author="Alex" w:date="2023-03-27T11:29:00Z">
              <w:tcPr>
                <w:tcW w:w="1483" w:type="dxa"/>
                <w:vAlign w:val="bottom"/>
                <w:hideMark/>
              </w:tcPr>
            </w:tcPrChange>
          </w:tcPr>
          <w:p w14:paraId="21903D11" w14:textId="1265640B" w:rsidR="00CD2241" w:rsidRPr="001B6DAF" w:rsidRDefault="00695FF3" w:rsidP="00695FF3">
            <w:pPr>
              <w:spacing w:after="200" w:line="360" w:lineRule="auto"/>
              <w:pPrChange w:id="148" w:author="Alex" w:date="2023-03-27T11:28:00Z">
                <w:pPr>
                  <w:spacing w:after="200" w:line="360" w:lineRule="auto"/>
                  <w:jc w:val="center"/>
                </w:pPr>
              </w:pPrChange>
            </w:pPr>
            <w:ins w:id="149" w:author="Alex" w:date="2023-03-27T11:28:00Z">
              <w:r>
                <w:t>0</w:t>
              </w:r>
            </w:ins>
            <w:r w:rsidR="00CD2241" w:rsidRPr="001B6DAF">
              <w:t>.299</w:t>
            </w:r>
          </w:p>
        </w:tc>
        <w:tc>
          <w:tcPr>
            <w:tcW w:w="1080" w:type="dxa"/>
            <w:tcBorders>
              <w:top w:val="nil"/>
              <w:left w:val="nil"/>
              <w:bottom w:val="nil"/>
              <w:right w:val="single" w:sz="4" w:space="0" w:color="auto"/>
            </w:tcBorders>
            <w:vAlign w:val="bottom"/>
            <w:hideMark/>
            <w:tcPrChange w:id="150" w:author="Alex" w:date="2023-03-27T11:29:00Z">
              <w:tcPr>
                <w:tcW w:w="1080" w:type="dxa"/>
                <w:vAlign w:val="bottom"/>
                <w:hideMark/>
              </w:tcPr>
            </w:tcPrChange>
          </w:tcPr>
          <w:p w14:paraId="35838101" w14:textId="17A03528" w:rsidR="00CD2241" w:rsidRPr="001B6DAF" w:rsidRDefault="00695FF3" w:rsidP="00695FF3">
            <w:pPr>
              <w:spacing w:after="200" w:line="360" w:lineRule="auto"/>
              <w:pPrChange w:id="151" w:author="Alex" w:date="2023-03-27T11:28:00Z">
                <w:pPr>
                  <w:spacing w:after="200" w:line="360" w:lineRule="auto"/>
                  <w:jc w:val="center"/>
                </w:pPr>
              </w:pPrChange>
            </w:pPr>
            <w:ins w:id="152" w:author="Alex" w:date="2023-03-27T11:29:00Z">
              <w:r>
                <w:t>&lt; 10</w:t>
              </w:r>
              <w:r>
                <w:rPr>
                  <w:vertAlign w:val="superscript"/>
                </w:rPr>
                <w:t>-4</w:t>
              </w:r>
            </w:ins>
            <w:del w:id="153" w:author="Alex" w:date="2023-03-27T11:29:00Z">
              <w:r w:rsidR="00CD2241" w:rsidRPr="001B6DAF" w:rsidDel="00695FF3">
                <w:delText>0.000</w:delText>
              </w:r>
            </w:del>
          </w:p>
        </w:tc>
      </w:tr>
      <w:tr w:rsidR="00CD2241" w:rsidRPr="001B6DAF" w14:paraId="5B336C34" w14:textId="77777777" w:rsidTr="00695FF3">
        <w:trPr>
          <w:trHeight w:val="603"/>
          <w:trPrChange w:id="154" w:author="Alex" w:date="2023-03-27T11:29:00Z">
            <w:trPr>
              <w:trHeight w:val="603"/>
            </w:trPr>
          </w:trPrChange>
        </w:trPr>
        <w:tc>
          <w:tcPr>
            <w:tcW w:w="677" w:type="dxa"/>
            <w:tcBorders>
              <w:top w:val="nil"/>
              <w:left w:val="single" w:sz="4" w:space="0" w:color="auto"/>
              <w:bottom w:val="nil"/>
              <w:right w:val="nil"/>
            </w:tcBorders>
            <w:vAlign w:val="bottom"/>
            <w:hideMark/>
            <w:tcPrChange w:id="155" w:author="Alex" w:date="2023-03-27T11:29:00Z">
              <w:tcPr>
                <w:tcW w:w="677" w:type="dxa"/>
                <w:vAlign w:val="bottom"/>
                <w:hideMark/>
              </w:tcPr>
            </w:tcPrChange>
          </w:tcPr>
          <w:p w14:paraId="35427176" w14:textId="77777777" w:rsidR="00CD2241" w:rsidRPr="001B6DAF" w:rsidRDefault="00CD2241" w:rsidP="00695FF3">
            <w:pPr>
              <w:spacing w:after="200" w:line="360" w:lineRule="auto"/>
              <w:pPrChange w:id="156" w:author="Alex" w:date="2023-03-27T11:28:00Z">
                <w:pPr>
                  <w:spacing w:after="200" w:line="360" w:lineRule="auto"/>
                  <w:jc w:val="center"/>
                </w:pPr>
              </w:pPrChange>
            </w:pPr>
            <w:r w:rsidRPr="001B6DAF">
              <w:t>2019</w:t>
            </w:r>
          </w:p>
        </w:tc>
        <w:tc>
          <w:tcPr>
            <w:tcW w:w="1483" w:type="dxa"/>
            <w:tcBorders>
              <w:top w:val="nil"/>
              <w:left w:val="nil"/>
              <w:bottom w:val="nil"/>
              <w:right w:val="nil"/>
            </w:tcBorders>
            <w:vAlign w:val="bottom"/>
            <w:hideMark/>
            <w:tcPrChange w:id="157" w:author="Alex" w:date="2023-03-27T11:29:00Z">
              <w:tcPr>
                <w:tcW w:w="1483" w:type="dxa"/>
                <w:vAlign w:val="bottom"/>
                <w:hideMark/>
              </w:tcPr>
            </w:tcPrChange>
          </w:tcPr>
          <w:p w14:paraId="510790C3" w14:textId="35CE8AAB" w:rsidR="00CD2241" w:rsidRPr="001B6DAF" w:rsidRDefault="00695FF3" w:rsidP="00695FF3">
            <w:pPr>
              <w:spacing w:after="200" w:line="360" w:lineRule="auto"/>
              <w:pPrChange w:id="158" w:author="Alex" w:date="2023-03-27T11:28:00Z">
                <w:pPr>
                  <w:spacing w:after="200" w:line="360" w:lineRule="auto"/>
                  <w:jc w:val="center"/>
                </w:pPr>
              </w:pPrChange>
            </w:pPr>
            <w:ins w:id="159" w:author="Alex" w:date="2023-03-27T11:28:00Z">
              <w:r>
                <w:t>0</w:t>
              </w:r>
            </w:ins>
            <w:r w:rsidR="00CD2241" w:rsidRPr="001B6DAF">
              <w:t>.51</w:t>
            </w:r>
            <w:r w:rsidR="00CD2241">
              <w:t>9</w:t>
            </w:r>
          </w:p>
        </w:tc>
        <w:tc>
          <w:tcPr>
            <w:tcW w:w="1080" w:type="dxa"/>
            <w:tcBorders>
              <w:top w:val="nil"/>
              <w:left w:val="nil"/>
              <w:bottom w:val="nil"/>
              <w:right w:val="single" w:sz="4" w:space="0" w:color="auto"/>
            </w:tcBorders>
            <w:vAlign w:val="bottom"/>
            <w:hideMark/>
            <w:tcPrChange w:id="160" w:author="Alex" w:date="2023-03-27T11:29:00Z">
              <w:tcPr>
                <w:tcW w:w="1080" w:type="dxa"/>
                <w:vAlign w:val="bottom"/>
                <w:hideMark/>
              </w:tcPr>
            </w:tcPrChange>
          </w:tcPr>
          <w:p w14:paraId="2A495AF7" w14:textId="22C9269F" w:rsidR="00CD2241" w:rsidRPr="001B6DAF" w:rsidRDefault="00695FF3" w:rsidP="00695FF3">
            <w:pPr>
              <w:spacing w:after="200" w:line="360" w:lineRule="auto"/>
              <w:pPrChange w:id="161" w:author="Alex" w:date="2023-03-27T11:28:00Z">
                <w:pPr>
                  <w:spacing w:after="200" w:line="360" w:lineRule="auto"/>
                  <w:jc w:val="center"/>
                </w:pPr>
              </w:pPrChange>
            </w:pPr>
            <w:ins w:id="162" w:author="Alex" w:date="2023-03-27T11:29:00Z">
              <w:r>
                <w:t>&lt; 10</w:t>
              </w:r>
              <w:r>
                <w:rPr>
                  <w:vertAlign w:val="superscript"/>
                </w:rPr>
                <w:t>-4</w:t>
              </w:r>
            </w:ins>
            <w:del w:id="163" w:author="Alex" w:date="2023-03-27T11:29:00Z">
              <w:r w:rsidR="00CD2241" w:rsidDel="00695FF3">
                <w:delText>0</w:delText>
              </w:r>
              <w:r w:rsidR="00CD2241" w:rsidRPr="001B6DAF" w:rsidDel="00695FF3">
                <w:delText>.000</w:delText>
              </w:r>
            </w:del>
          </w:p>
        </w:tc>
      </w:tr>
      <w:tr w:rsidR="00CD2241" w:rsidRPr="001B6DAF" w14:paraId="06E32CBB" w14:textId="77777777" w:rsidTr="00695FF3">
        <w:trPr>
          <w:trHeight w:val="603"/>
          <w:trPrChange w:id="164" w:author="Alex" w:date="2023-03-27T11:29:00Z">
            <w:trPr>
              <w:trHeight w:val="603"/>
            </w:trPr>
          </w:trPrChange>
        </w:trPr>
        <w:tc>
          <w:tcPr>
            <w:tcW w:w="677" w:type="dxa"/>
            <w:tcBorders>
              <w:top w:val="nil"/>
              <w:left w:val="single" w:sz="4" w:space="0" w:color="auto"/>
              <w:bottom w:val="nil"/>
              <w:right w:val="nil"/>
            </w:tcBorders>
            <w:vAlign w:val="bottom"/>
            <w:hideMark/>
            <w:tcPrChange w:id="165" w:author="Alex" w:date="2023-03-27T11:29:00Z">
              <w:tcPr>
                <w:tcW w:w="677" w:type="dxa"/>
                <w:vAlign w:val="bottom"/>
                <w:hideMark/>
              </w:tcPr>
            </w:tcPrChange>
          </w:tcPr>
          <w:p w14:paraId="5ECAE2C0" w14:textId="77777777" w:rsidR="00CD2241" w:rsidRPr="001B6DAF" w:rsidRDefault="00CD2241" w:rsidP="00695FF3">
            <w:pPr>
              <w:spacing w:after="200" w:line="360" w:lineRule="auto"/>
              <w:pPrChange w:id="166" w:author="Alex" w:date="2023-03-27T11:28:00Z">
                <w:pPr>
                  <w:spacing w:after="200" w:line="360" w:lineRule="auto"/>
                  <w:jc w:val="center"/>
                </w:pPr>
              </w:pPrChange>
            </w:pPr>
            <w:r w:rsidRPr="001B6DAF">
              <w:t>2020</w:t>
            </w:r>
          </w:p>
        </w:tc>
        <w:tc>
          <w:tcPr>
            <w:tcW w:w="1483" w:type="dxa"/>
            <w:tcBorders>
              <w:top w:val="nil"/>
              <w:left w:val="nil"/>
              <w:bottom w:val="nil"/>
              <w:right w:val="nil"/>
            </w:tcBorders>
            <w:vAlign w:val="bottom"/>
            <w:hideMark/>
            <w:tcPrChange w:id="167" w:author="Alex" w:date="2023-03-27T11:29:00Z">
              <w:tcPr>
                <w:tcW w:w="1483" w:type="dxa"/>
                <w:vAlign w:val="bottom"/>
                <w:hideMark/>
              </w:tcPr>
            </w:tcPrChange>
          </w:tcPr>
          <w:p w14:paraId="2869D41E" w14:textId="517CB77E" w:rsidR="00CD2241" w:rsidRPr="001B6DAF" w:rsidRDefault="00695FF3" w:rsidP="00695FF3">
            <w:pPr>
              <w:spacing w:after="200" w:line="360" w:lineRule="auto"/>
              <w:pPrChange w:id="168" w:author="Alex" w:date="2023-03-27T11:28:00Z">
                <w:pPr>
                  <w:spacing w:after="200" w:line="360" w:lineRule="auto"/>
                  <w:jc w:val="center"/>
                </w:pPr>
              </w:pPrChange>
            </w:pPr>
            <w:ins w:id="169" w:author="Alex" w:date="2023-03-27T11:28:00Z">
              <w:r>
                <w:t>0</w:t>
              </w:r>
            </w:ins>
            <w:r w:rsidR="00CD2241" w:rsidRPr="001B6DAF">
              <w:t>.2</w:t>
            </w:r>
            <w:r w:rsidR="00CD2241">
              <w:t>40</w:t>
            </w:r>
          </w:p>
        </w:tc>
        <w:tc>
          <w:tcPr>
            <w:tcW w:w="1080" w:type="dxa"/>
            <w:tcBorders>
              <w:top w:val="nil"/>
              <w:left w:val="nil"/>
              <w:bottom w:val="nil"/>
              <w:right w:val="single" w:sz="4" w:space="0" w:color="auto"/>
            </w:tcBorders>
            <w:vAlign w:val="bottom"/>
            <w:hideMark/>
            <w:tcPrChange w:id="170" w:author="Alex" w:date="2023-03-27T11:29:00Z">
              <w:tcPr>
                <w:tcW w:w="1080" w:type="dxa"/>
                <w:vAlign w:val="bottom"/>
                <w:hideMark/>
              </w:tcPr>
            </w:tcPrChange>
          </w:tcPr>
          <w:p w14:paraId="7EFB39BE" w14:textId="6CA6B335" w:rsidR="00CD2241" w:rsidRPr="001B6DAF" w:rsidRDefault="00695FF3" w:rsidP="00695FF3">
            <w:pPr>
              <w:spacing w:after="200" w:line="360" w:lineRule="auto"/>
              <w:pPrChange w:id="171" w:author="Alex" w:date="2023-03-27T11:28:00Z">
                <w:pPr>
                  <w:spacing w:after="200" w:line="360" w:lineRule="auto"/>
                  <w:jc w:val="center"/>
                </w:pPr>
              </w:pPrChange>
            </w:pPr>
            <w:ins w:id="172" w:author="Alex" w:date="2023-03-27T11:29:00Z">
              <w:r>
                <w:t>&lt; 10</w:t>
              </w:r>
              <w:r>
                <w:rPr>
                  <w:vertAlign w:val="superscript"/>
                </w:rPr>
                <w:t>-4</w:t>
              </w:r>
            </w:ins>
            <w:del w:id="173" w:author="Alex" w:date="2023-03-27T11:29:00Z">
              <w:r w:rsidR="00CD2241" w:rsidDel="00695FF3">
                <w:delText>0</w:delText>
              </w:r>
              <w:r w:rsidR="00CD2241" w:rsidRPr="001B6DAF" w:rsidDel="00695FF3">
                <w:delText>.000</w:delText>
              </w:r>
            </w:del>
          </w:p>
        </w:tc>
      </w:tr>
      <w:tr w:rsidR="00CD2241" w:rsidRPr="001B6DAF" w14:paraId="7A61DEF2" w14:textId="77777777" w:rsidTr="00695FF3">
        <w:trPr>
          <w:trHeight w:val="603"/>
          <w:trPrChange w:id="174" w:author="Alex" w:date="2023-03-27T11:29:00Z">
            <w:trPr>
              <w:trHeight w:val="603"/>
            </w:trPr>
          </w:trPrChange>
        </w:trPr>
        <w:tc>
          <w:tcPr>
            <w:tcW w:w="677" w:type="dxa"/>
            <w:tcBorders>
              <w:top w:val="nil"/>
              <w:left w:val="single" w:sz="4" w:space="0" w:color="auto"/>
              <w:bottom w:val="single" w:sz="4" w:space="0" w:color="auto"/>
              <w:right w:val="nil"/>
            </w:tcBorders>
            <w:vAlign w:val="bottom"/>
            <w:hideMark/>
            <w:tcPrChange w:id="175" w:author="Alex" w:date="2023-03-27T11:29:00Z">
              <w:tcPr>
                <w:tcW w:w="677" w:type="dxa"/>
                <w:vAlign w:val="bottom"/>
                <w:hideMark/>
              </w:tcPr>
            </w:tcPrChange>
          </w:tcPr>
          <w:p w14:paraId="5437BB67" w14:textId="77777777" w:rsidR="00CD2241" w:rsidRPr="001B6DAF" w:rsidRDefault="00CD2241" w:rsidP="00695FF3">
            <w:pPr>
              <w:spacing w:after="200" w:line="360" w:lineRule="auto"/>
              <w:pPrChange w:id="176" w:author="Alex" w:date="2023-03-27T11:28:00Z">
                <w:pPr>
                  <w:spacing w:after="200" w:line="360" w:lineRule="auto"/>
                  <w:jc w:val="center"/>
                </w:pPr>
              </w:pPrChange>
            </w:pPr>
            <w:r w:rsidRPr="001B6DAF">
              <w:t>2021</w:t>
            </w:r>
          </w:p>
        </w:tc>
        <w:tc>
          <w:tcPr>
            <w:tcW w:w="1483" w:type="dxa"/>
            <w:tcBorders>
              <w:top w:val="nil"/>
              <w:left w:val="nil"/>
              <w:bottom w:val="single" w:sz="4" w:space="0" w:color="auto"/>
              <w:right w:val="nil"/>
            </w:tcBorders>
            <w:vAlign w:val="bottom"/>
            <w:hideMark/>
            <w:tcPrChange w:id="177" w:author="Alex" w:date="2023-03-27T11:29:00Z">
              <w:tcPr>
                <w:tcW w:w="1483" w:type="dxa"/>
                <w:vAlign w:val="bottom"/>
                <w:hideMark/>
              </w:tcPr>
            </w:tcPrChange>
          </w:tcPr>
          <w:p w14:paraId="791D4478" w14:textId="77777777" w:rsidR="00CD2241" w:rsidRPr="001B6DAF" w:rsidRDefault="00CD2241" w:rsidP="00695FF3">
            <w:pPr>
              <w:spacing w:after="200" w:line="360" w:lineRule="auto"/>
              <w:pPrChange w:id="178" w:author="Alex" w:date="2023-03-27T11:28:00Z">
                <w:pPr>
                  <w:spacing w:after="200" w:line="360" w:lineRule="auto"/>
                  <w:jc w:val="center"/>
                </w:pPr>
              </w:pPrChange>
            </w:pPr>
            <w:r w:rsidRPr="001B6DAF">
              <w:t>0.361</w:t>
            </w:r>
          </w:p>
        </w:tc>
        <w:tc>
          <w:tcPr>
            <w:tcW w:w="1080" w:type="dxa"/>
            <w:tcBorders>
              <w:top w:val="nil"/>
              <w:left w:val="nil"/>
              <w:bottom w:val="single" w:sz="4" w:space="0" w:color="auto"/>
              <w:right w:val="single" w:sz="4" w:space="0" w:color="auto"/>
            </w:tcBorders>
            <w:vAlign w:val="bottom"/>
            <w:hideMark/>
            <w:tcPrChange w:id="179" w:author="Alex" w:date="2023-03-27T11:29:00Z">
              <w:tcPr>
                <w:tcW w:w="1080" w:type="dxa"/>
                <w:vAlign w:val="bottom"/>
                <w:hideMark/>
              </w:tcPr>
            </w:tcPrChange>
          </w:tcPr>
          <w:p w14:paraId="72D89891" w14:textId="6EADA8D3" w:rsidR="00CD2241" w:rsidRPr="00695FF3" w:rsidRDefault="00CD2241" w:rsidP="00695FF3">
            <w:pPr>
              <w:spacing w:after="200" w:line="360" w:lineRule="auto"/>
              <w:rPr>
                <w:vertAlign w:val="superscript"/>
                <w:rPrChange w:id="180" w:author="Alex" w:date="2023-03-27T11:29:00Z">
                  <w:rPr/>
                </w:rPrChange>
              </w:rPr>
              <w:pPrChange w:id="181" w:author="Alex" w:date="2023-03-27T11:28:00Z">
                <w:pPr>
                  <w:spacing w:after="200" w:line="360" w:lineRule="auto"/>
                  <w:jc w:val="center"/>
                </w:pPr>
              </w:pPrChange>
            </w:pPr>
            <w:del w:id="182" w:author="Alex" w:date="2023-03-27T11:29:00Z">
              <w:r w:rsidRPr="001B6DAF" w:rsidDel="00695FF3">
                <w:delText>0.000</w:delText>
              </w:r>
            </w:del>
            <w:ins w:id="183" w:author="Alex" w:date="2023-03-27T11:29:00Z">
              <w:r w:rsidR="00695FF3">
                <w:t>&lt; 10</w:t>
              </w:r>
              <w:r w:rsidR="00695FF3">
                <w:rPr>
                  <w:vertAlign w:val="superscript"/>
                </w:rPr>
                <w:t>-4</w:t>
              </w:r>
            </w:ins>
          </w:p>
        </w:tc>
      </w:tr>
    </w:tbl>
    <w:p w14:paraId="0C2E9355" w14:textId="77777777" w:rsidR="00CD2241" w:rsidRDefault="00CD2241"/>
    <w:p w14:paraId="39AFC031" w14:textId="53D24275" w:rsidR="004604D1" w:rsidRDefault="004604D1" w:rsidP="00F9608E">
      <w:pPr>
        <w:spacing w:line="360" w:lineRule="auto"/>
      </w:pPr>
    </w:p>
    <w:p w14:paraId="444C5EE4" w14:textId="77777777" w:rsidR="004604D1" w:rsidRDefault="004604D1">
      <w:r>
        <w:br w:type="page"/>
      </w:r>
    </w:p>
    <w:p w14:paraId="459F98B1" w14:textId="60301B03" w:rsidR="000725F9" w:rsidRDefault="001B0EF8">
      <w:r>
        <w:lastRenderedPageBreak/>
        <w:t xml:space="preserve">Figure 1. Theoretical population curve for emerald ash borer populations and </w:t>
      </w:r>
      <w:r w:rsidR="004B3DD3">
        <w:t xml:space="preserve">impact on ash populations. Modified from </w:t>
      </w:r>
      <w:proofErr w:type="spellStart"/>
      <w:r w:rsidR="004B3DD3">
        <w:t>Sadof</w:t>
      </w:r>
      <w:proofErr w:type="spellEnd"/>
      <w:r w:rsidR="004B3DD3">
        <w:t xml:space="preserve"> </w:t>
      </w:r>
      <w:sdt>
        <w:sdtPr>
          <w:id w:val="412441019"/>
          <w:citation/>
        </w:sdtPr>
        <w:sdtContent>
          <w:r w:rsidR="00FC2FEB">
            <w:fldChar w:fldCharType="begin"/>
          </w:r>
          <w:r w:rsidR="00FC2FEB">
            <w:instrText xml:space="preserve">CITATION Sad16 \n  \l 1033 </w:instrText>
          </w:r>
          <w:r w:rsidR="00FC2FEB">
            <w:fldChar w:fldCharType="separate"/>
          </w:r>
          <w:r w:rsidR="00227C65" w:rsidRPr="00227C65">
            <w:rPr>
              <w:noProof/>
            </w:rPr>
            <w:t>(2016)</w:t>
          </w:r>
          <w:r w:rsidR="00FC2FEB">
            <w:fldChar w:fldCharType="end"/>
          </w:r>
        </w:sdtContent>
      </w:sdt>
      <w:r w:rsidR="000725F9">
        <w:t>.</w:t>
      </w:r>
    </w:p>
    <w:p w14:paraId="23A50A3A" w14:textId="77777777" w:rsidR="000725F9" w:rsidRDefault="000725F9"/>
    <w:p w14:paraId="4B9B750A" w14:textId="020A7FD8" w:rsidR="001B0EF8" w:rsidRDefault="000725F9">
      <w:r w:rsidRPr="000725F9">
        <w:rPr>
          <w:noProof/>
        </w:rPr>
        <w:drawing>
          <wp:inline distT="0" distB="0" distL="0" distR="0" wp14:anchorId="5B2E3407" wp14:editId="168EDEEA">
            <wp:extent cx="5676406" cy="4025735"/>
            <wp:effectExtent l="0" t="0" r="635" b="0"/>
            <wp:docPr id="4" name="Picture 3" descr="Chart, diagram&#10;&#10;Description automatically generated">
              <a:extLst xmlns:a="http://schemas.openxmlformats.org/drawingml/2006/main">
                <a:ext uri="{FF2B5EF4-FFF2-40B4-BE49-F238E27FC236}">
                  <a16:creationId xmlns:a16="http://schemas.microsoft.com/office/drawing/2014/main" id="{A3F35DB6-C01C-119F-757D-4D5E80F8B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3F35DB6-C01C-119F-757D-4D5E80F8BE14}"/>
                        </a:ext>
                      </a:extLst>
                    </pic:cNvPr>
                    <pic:cNvPicPr>
                      <a:picLocks noChangeAspect="1"/>
                    </pic:cNvPicPr>
                  </pic:nvPicPr>
                  <pic:blipFill rotWithShape="1">
                    <a:blip r:embed="rId13"/>
                    <a:srcRect l="16895" t="26147" r="11932" b="15152"/>
                    <a:stretch/>
                  </pic:blipFill>
                  <pic:spPr>
                    <a:xfrm>
                      <a:off x="0" y="0"/>
                      <a:ext cx="5676406" cy="4025735"/>
                    </a:xfrm>
                    <a:prstGeom prst="rect">
                      <a:avLst/>
                    </a:prstGeom>
                  </pic:spPr>
                </pic:pic>
              </a:graphicData>
            </a:graphic>
          </wp:inline>
        </w:drawing>
      </w:r>
      <w:r w:rsidRPr="000725F9">
        <w:t xml:space="preserve"> </w:t>
      </w:r>
      <w:r w:rsidR="001B0EF8">
        <w:br w:type="page"/>
      </w:r>
    </w:p>
    <w:p w14:paraId="6E5F29C4" w14:textId="4B57205C" w:rsidR="003618CC" w:rsidRDefault="004604D1" w:rsidP="00F9608E">
      <w:pPr>
        <w:spacing w:line="360" w:lineRule="auto"/>
      </w:pPr>
      <w:r>
        <w:lastRenderedPageBreak/>
        <w:t xml:space="preserve">Figure 2. </w:t>
      </w:r>
      <w:r w:rsidR="001A3C28">
        <w:t xml:space="preserve"> Average </w:t>
      </w:r>
      <w:r w:rsidR="00957828">
        <w:t xml:space="preserve">proportion of emerald ash borer in </w:t>
      </w:r>
      <w:proofErr w:type="spellStart"/>
      <w:r w:rsidR="00957828" w:rsidRPr="00F323EA">
        <w:rPr>
          <w:i/>
          <w:iCs/>
        </w:rPr>
        <w:t>Cerceris</w:t>
      </w:r>
      <w:proofErr w:type="spellEnd"/>
      <w:r w:rsidR="00957828" w:rsidRPr="00F323EA">
        <w:rPr>
          <w:i/>
          <w:iCs/>
        </w:rPr>
        <w:t xml:space="preserve"> </w:t>
      </w:r>
      <w:proofErr w:type="spellStart"/>
      <w:r w:rsidR="00957828" w:rsidRPr="00F323EA">
        <w:rPr>
          <w:i/>
          <w:iCs/>
        </w:rPr>
        <w:t>fumipennis</w:t>
      </w:r>
      <w:proofErr w:type="spellEnd"/>
      <w:r w:rsidR="00957828">
        <w:t xml:space="preserve"> prey by year </w:t>
      </w:r>
      <w:r w:rsidR="00C75F04">
        <w:t>of detection</w:t>
      </w:r>
      <w:ins w:id="184" w:author="Alex" w:date="2023-03-27T11:31:00Z">
        <w:r w:rsidR="00395066">
          <w:t>, with the peak occurring at 4.05 years</w:t>
        </w:r>
      </w:ins>
      <w:r w:rsidR="00C75F04">
        <w:t xml:space="preserve">. The first year EAB is detected at a site is year 0, the next year 1 etc. </w:t>
      </w:r>
      <w:ins w:id="185" w:author="Alex" w:date="2023-03-27T11:27:00Z">
        <w:r w:rsidR="00CB31BA">
          <w:t>Ribbon shows 95% confidence interval.</w:t>
        </w:r>
      </w:ins>
    </w:p>
    <w:p w14:paraId="6BBAC085" w14:textId="3C115BA5" w:rsidR="004604D1" w:rsidRDefault="00CB31BA" w:rsidP="00F9608E">
      <w:pPr>
        <w:spacing w:line="360" w:lineRule="auto"/>
      </w:pPr>
      <w:ins w:id="186" w:author="Alex" w:date="2023-03-27T11:27:00Z">
        <w:r>
          <w:rPr>
            <w:noProof/>
          </w:rPr>
          <w:drawing>
            <wp:inline distT="0" distB="0" distL="0" distR="0" wp14:anchorId="00F5A88E" wp14:editId="6B4FFA5E">
              <wp:extent cx="6480000" cy="4050000"/>
              <wp:effectExtent l="0" t="0" r="0" b="825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80000" cy="4050000"/>
                      </a:xfrm>
                      <a:prstGeom prst="rect">
                        <a:avLst/>
                      </a:prstGeom>
                    </pic:spPr>
                  </pic:pic>
                </a:graphicData>
              </a:graphic>
            </wp:inline>
          </w:drawing>
        </w:r>
      </w:ins>
    </w:p>
    <w:p w14:paraId="0EAC576A" w14:textId="1D46DDB3" w:rsidR="004604D1" w:rsidRDefault="004604D1" w:rsidP="00F9608E">
      <w:pPr>
        <w:spacing w:line="360" w:lineRule="auto"/>
      </w:pPr>
    </w:p>
    <w:p w14:paraId="324A4835" w14:textId="597AD26C" w:rsidR="00497740" w:rsidRDefault="00497740" w:rsidP="00F9608E">
      <w:pPr>
        <w:spacing w:line="360" w:lineRule="auto"/>
      </w:pPr>
    </w:p>
    <w:p w14:paraId="57E74F53" w14:textId="7E5A08D4" w:rsidR="00497740" w:rsidRDefault="00497740" w:rsidP="00F9608E">
      <w:pPr>
        <w:spacing w:line="360" w:lineRule="auto"/>
      </w:pPr>
    </w:p>
    <w:p w14:paraId="5F11B5E8" w14:textId="457C8017" w:rsidR="00497740" w:rsidRDefault="00497740" w:rsidP="00F9608E">
      <w:pPr>
        <w:spacing w:line="360" w:lineRule="auto"/>
      </w:pPr>
    </w:p>
    <w:p w14:paraId="544AC107" w14:textId="21EA9C31" w:rsidR="00497740" w:rsidRDefault="00497740" w:rsidP="00F9608E">
      <w:pPr>
        <w:spacing w:line="360" w:lineRule="auto"/>
      </w:pPr>
      <w:r>
        <w:t>Figure</w:t>
      </w:r>
      <w:r w:rsidR="00F23D7D">
        <w:t xml:space="preserve"> 3. Maps of emerald ash borer </w:t>
      </w:r>
      <w:r w:rsidR="006B0DDF">
        <w:t xml:space="preserve">density using the proportion of EAB in </w:t>
      </w:r>
      <w:proofErr w:type="spellStart"/>
      <w:r w:rsidR="006B0DDF" w:rsidRPr="00AF25DB">
        <w:rPr>
          <w:i/>
          <w:iCs/>
        </w:rPr>
        <w:t>Cerceris</w:t>
      </w:r>
      <w:proofErr w:type="spellEnd"/>
      <w:r w:rsidR="006B0DDF" w:rsidRPr="00AF25DB">
        <w:rPr>
          <w:i/>
          <w:iCs/>
        </w:rPr>
        <w:t xml:space="preserve"> </w:t>
      </w:r>
      <w:proofErr w:type="spellStart"/>
      <w:r w:rsidR="006B0DDF" w:rsidRPr="00AF25DB">
        <w:rPr>
          <w:i/>
          <w:iCs/>
        </w:rPr>
        <w:t>fumipennis</w:t>
      </w:r>
      <w:proofErr w:type="spellEnd"/>
      <w:r w:rsidR="006B0DDF">
        <w:t xml:space="preserve"> prey as a proxy. For each year, sites with over 20 beetles sampled that year are marked. Those marked with an X are sites where no EAB were collected that year. Those marked with a purple circle represent sites where EAB was collected. The </w:t>
      </w:r>
      <w:r w:rsidR="00691661">
        <w:t xml:space="preserve">darker the green the higher the proportion of EAB found. Interpolation was done using Empirical Bayesian Kriging </w:t>
      </w:r>
      <w:sdt>
        <w:sdtPr>
          <w:id w:val="1038946103"/>
          <w:citation/>
        </w:sdtPr>
        <w:sdtContent>
          <w:r w:rsidR="00F20D37">
            <w:fldChar w:fldCharType="begin"/>
          </w:r>
          <w:r w:rsidR="00F20D37">
            <w:instrText xml:space="preserve"> CITATION ESR22 \l 1033 </w:instrText>
          </w:r>
          <w:r w:rsidR="00F20D37">
            <w:fldChar w:fldCharType="separate"/>
          </w:r>
          <w:r w:rsidR="00227C65" w:rsidRPr="00227C65">
            <w:rPr>
              <w:noProof/>
            </w:rPr>
            <w:t>(ESRI, 2022)</w:t>
          </w:r>
          <w:r w:rsidR="00F20D37">
            <w:fldChar w:fldCharType="end"/>
          </w:r>
        </w:sdtContent>
      </w:sdt>
      <w:r w:rsidR="008D59FE">
        <w:t xml:space="preserve">. </w:t>
      </w:r>
    </w:p>
    <w:p w14:paraId="61FB3ADA" w14:textId="0BFBA0E6" w:rsidR="00F9608E" w:rsidRDefault="00FC208C" w:rsidP="00F9608E">
      <w:pPr>
        <w:spacing w:line="360" w:lineRule="auto"/>
      </w:pPr>
      <w:r>
        <w:rPr>
          <w:noProof/>
        </w:rPr>
        <w:lastRenderedPageBreak/>
        <w:drawing>
          <wp:inline distT="0" distB="0" distL="0" distR="0" wp14:anchorId="4D019250" wp14:editId="78CA499C">
            <wp:extent cx="2971800" cy="229514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7C787FCC" wp14:editId="2C0D2334">
            <wp:extent cx="2971800" cy="229514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0B3C4840" wp14:editId="0F0C3C1D">
            <wp:extent cx="2971800" cy="2295144"/>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55764453" wp14:editId="3D9F4CE7">
            <wp:extent cx="2971800" cy="2294890"/>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7148" cy="2299020"/>
                    </a:xfrm>
                    <a:prstGeom prst="rect">
                      <a:avLst/>
                    </a:prstGeom>
                  </pic:spPr>
                </pic:pic>
              </a:graphicData>
            </a:graphic>
          </wp:inline>
        </w:drawing>
      </w:r>
      <w:r>
        <w:rPr>
          <w:noProof/>
        </w:rPr>
        <w:lastRenderedPageBreak/>
        <w:drawing>
          <wp:inline distT="0" distB="0" distL="0" distR="0" wp14:anchorId="53A67508" wp14:editId="133C4B09">
            <wp:extent cx="2971800" cy="2295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436162C" wp14:editId="0B175A0F">
            <wp:extent cx="2971800" cy="2295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573B641F" wp14:editId="19E6B75C">
            <wp:extent cx="2971800" cy="2295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EEAD337" wp14:editId="431509F5">
            <wp:extent cx="2971800" cy="2295144"/>
            <wp:effectExtent l="0" t="0" r="0" b="0"/>
            <wp:docPr id="15" name="Picture 1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lastRenderedPageBreak/>
        <w:drawing>
          <wp:inline distT="0" distB="0" distL="0" distR="0" wp14:anchorId="76C62D4E" wp14:editId="3F33AE1C">
            <wp:extent cx="2971800" cy="2295144"/>
            <wp:effectExtent l="0" t="0" r="0" b="0"/>
            <wp:docPr id="16" name="Picture 16"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AD1F900" wp14:editId="3CAB43F6">
            <wp:extent cx="2971800" cy="2295144"/>
            <wp:effectExtent l="0" t="0" r="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p>
    <w:p w14:paraId="3D864E6E" w14:textId="647BAA60" w:rsidR="002B0238" w:rsidRDefault="002B0238" w:rsidP="00F9608E">
      <w:pPr>
        <w:spacing w:line="360" w:lineRule="auto"/>
      </w:pPr>
    </w:p>
    <w:p w14:paraId="77440B99" w14:textId="087DEDE9" w:rsidR="002B0238" w:rsidRDefault="002B0238" w:rsidP="00F9608E">
      <w:pPr>
        <w:spacing w:line="360" w:lineRule="auto"/>
      </w:pPr>
    </w:p>
    <w:p w14:paraId="5C0B8D65" w14:textId="77777777" w:rsidR="00D351DF" w:rsidRDefault="00D351DF" w:rsidP="00E12A7F">
      <w:pPr>
        <w:spacing w:line="360" w:lineRule="auto"/>
      </w:pPr>
    </w:p>
    <w:p w14:paraId="77B6C80D" w14:textId="3A25874B" w:rsidR="0021258B" w:rsidRDefault="0021258B" w:rsidP="00F9608E">
      <w:pPr>
        <w:spacing w:line="360" w:lineRule="auto"/>
      </w:pPr>
    </w:p>
    <w:p w14:paraId="4CC429BA" w14:textId="3A44DABF" w:rsidR="00CD2241" w:rsidRDefault="00CD2241">
      <w:r>
        <w:br w:type="page"/>
      </w:r>
    </w:p>
    <w:p w14:paraId="621B621A" w14:textId="77777777" w:rsidR="00F425C3" w:rsidRDefault="00CD2241" w:rsidP="00CD2241">
      <w:r>
        <w:lastRenderedPageBreak/>
        <w:t>Supplemental Data</w:t>
      </w:r>
      <w:r w:rsidRPr="00CD2241">
        <w:t xml:space="preserve"> </w:t>
      </w:r>
      <w:r>
        <w:t xml:space="preserve">Supplemental Data </w:t>
      </w:r>
    </w:p>
    <w:p w14:paraId="4E465ECE" w14:textId="77777777" w:rsidR="00F425C3" w:rsidRDefault="00F425C3" w:rsidP="00CD2241"/>
    <w:p w14:paraId="6EE01D0C" w14:textId="23205DD3" w:rsidR="00CD2241" w:rsidRDefault="00CD2241" w:rsidP="00CD2241">
      <w:r>
        <w:t xml:space="preserve">Table 1.  Statistics by year for Empirical Bayesian Kriging. Analysis was run in </w:t>
      </w:r>
      <w:proofErr w:type="spellStart"/>
      <w:r>
        <w:t>ArcPro</w:t>
      </w:r>
      <w:proofErr w:type="spellEnd"/>
      <w:r w:rsidR="009B4457">
        <w:t xml:space="preserve"> (Esri 2022)</w:t>
      </w:r>
      <w:r>
        <w:t xml:space="preserve">. </w:t>
      </w:r>
    </w:p>
    <w:tbl>
      <w:tblPr>
        <w:tblW w:w="12852" w:type="dxa"/>
        <w:tblInd w:w="108" w:type="dxa"/>
        <w:tblLook w:val="04A0" w:firstRow="1" w:lastRow="0" w:firstColumn="1" w:lastColumn="0" w:noHBand="0" w:noVBand="1"/>
      </w:tblPr>
      <w:tblGrid>
        <w:gridCol w:w="2682"/>
        <w:gridCol w:w="1123"/>
        <w:gridCol w:w="1006"/>
        <w:gridCol w:w="1006"/>
        <w:gridCol w:w="1005"/>
        <w:gridCol w:w="1005"/>
        <w:gridCol w:w="1005"/>
        <w:gridCol w:w="1005"/>
        <w:gridCol w:w="1005"/>
        <w:gridCol w:w="1005"/>
        <w:gridCol w:w="1005"/>
      </w:tblGrid>
      <w:tr w:rsidR="00CD2241" w:rsidRPr="009C62BC" w14:paraId="54E18F9C" w14:textId="77777777">
        <w:trPr>
          <w:trHeight w:val="300"/>
        </w:trPr>
        <w:tc>
          <w:tcPr>
            <w:tcW w:w="2682" w:type="dxa"/>
            <w:tcBorders>
              <w:top w:val="nil"/>
              <w:left w:val="nil"/>
              <w:bottom w:val="nil"/>
              <w:right w:val="nil"/>
            </w:tcBorders>
            <w:shd w:val="clear" w:color="auto" w:fill="auto"/>
            <w:noWrap/>
            <w:vAlign w:val="bottom"/>
            <w:hideMark/>
          </w:tcPr>
          <w:p w14:paraId="26C74335" w14:textId="77777777" w:rsidR="00CD2241" w:rsidRPr="009C62BC" w:rsidRDefault="00CD2241">
            <w:pPr>
              <w:spacing w:after="0" w:line="240" w:lineRule="auto"/>
              <w:jc w:val="right"/>
              <w:rPr>
                <w:rFonts w:ascii="Times New Roman" w:eastAsia="Times New Roman" w:hAnsi="Times New Roman" w:cs="Times New Roman"/>
                <w:sz w:val="20"/>
                <w:szCs w:val="20"/>
              </w:rPr>
            </w:pPr>
          </w:p>
        </w:tc>
        <w:tc>
          <w:tcPr>
            <w:tcW w:w="1123" w:type="dxa"/>
            <w:tcBorders>
              <w:top w:val="nil"/>
              <w:left w:val="nil"/>
              <w:bottom w:val="nil"/>
              <w:right w:val="nil"/>
            </w:tcBorders>
            <w:shd w:val="clear" w:color="auto" w:fill="auto"/>
            <w:noWrap/>
            <w:vAlign w:val="bottom"/>
            <w:hideMark/>
          </w:tcPr>
          <w:p w14:paraId="456A150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12</w:t>
            </w:r>
          </w:p>
        </w:tc>
        <w:tc>
          <w:tcPr>
            <w:tcW w:w="1006" w:type="dxa"/>
            <w:tcBorders>
              <w:top w:val="nil"/>
              <w:left w:val="nil"/>
              <w:bottom w:val="nil"/>
              <w:right w:val="nil"/>
            </w:tcBorders>
            <w:shd w:val="clear" w:color="auto" w:fill="auto"/>
            <w:noWrap/>
            <w:vAlign w:val="bottom"/>
            <w:hideMark/>
          </w:tcPr>
          <w:p w14:paraId="11B69AE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13</w:t>
            </w:r>
          </w:p>
        </w:tc>
        <w:tc>
          <w:tcPr>
            <w:tcW w:w="1006" w:type="dxa"/>
            <w:tcBorders>
              <w:top w:val="nil"/>
              <w:left w:val="nil"/>
              <w:bottom w:val="nil"/>
              <w:right w:val="nil"/>
            </w:tcBorders>
            <w:shd w:val="clear" w:color="auto" w:fill="auto"/>
            <w:noWrap/>
            <w:vAlign w:val="bottom"/>
            <w:hideMark/>
          </w:tcPr>
          <w:p w14:paraId="256110B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14</w:t>
            </w:r>
          </w:p>
        </w:tc>
        <w:tc>
          <w:tcPr>
            <w:tcW w:w="1005" w:type="dxa"/>
            <w:tcBorders>
              <w:top w:val="nil"/>
              <w:left w:val="nil"/>
              <w:bottom w:val="nil"/>
              <w:right w:val="nil"/>
            </w:tcBorders>
            <w:shd w:val="clear" w:color="auto" w:fill="auto"/>
            <w:noWrap/>
            <w:vAlign w:val="bottom"/>
            <w:hideMark/>
          </w:tcPr>
          <w:p w14:paraId="17CC22C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15</w:t>
            </w:r>
          </w:p>
        </w:tc>
        <w:tc>
          <w:tcPr>
            <w:tcW w:w="1005" w:type="dxa"/>
            <w:tcBorders>
              <w:top w:val="nil"/>
              <w:left w:val="nil"/>
              <w:bottom w:val="nil"/>
              <w:right w:val="nil"/>
            </w:tcBorders>
            <w:shd w:val="clear" w:color="auto" w:fill="auto"/>
            <w:noWrap/>
            <w:vAlign w:val="bottom"/>
            <w:hideMark/>
          </w:tcPr>
          <w:p w14:paraId="0D5F6A1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16</w:t>
            </w:r>
          </w:p>
        </w:tc>
        <w:tc>
          <w:tcPr>
            <w:tcW w:w="1005" w:type="dxa"/>
            <w:tcBorders>
              <w:top w:val="nil"/>
              <w:left w:val="nil"/>
              <w:bottom w:val="nil"/>
              <w:right w:val="nil"/>
            </w:tcBorders>
            <w:shd w:val="clear" w:color="auto" w:fill="auto"/>
            <w:noWrap/>
            <w:vAlign w:val="bottom"/>
            <w:hideMark/>
          </w:tcPr>
          <w:p w14:paraId="2075AB8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17</w:t>
            </w:r>
          </w:p>
        </w:tc>
        <w:tc>
          <w:tcPr>
            <w:tcW w:w="1005" w:type="dxa"/>
            <w:tcBorders>
              <w:top w:val="nil"/>
              <w:left w:val="nil"/>
              <w:bottom w:val="nil"/>
              <w:right w:val="nil"/>
            </w:tcBorders>
            <w:shd w:val="clear" w:color="auto" w:fill="auto"/>
            <w:noWrap/>
            <w:vAlign w:val="bottom"/>
            <w:hideMark/>
          </w:tcPr>
          <w:p w14:paraId="5D4141B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18</w:t>
            </w:r>
          </w:p>
        </w:tc>
        <w:tc>
          <w:tcPr>
            <w:tcW w:w="1005" w:type="dxa"/>
            <w:tcBorders>
              <w:top w:val="nil"/>
              <w:left w:val="nil"/>
              <w:bottom w:val="nil"/>
              <w:right w:val="nil"/>
            </w:tcBorders>
            <w:shd w:val="clear" w:color="auto" w:fill="auto"/>
            <w:noWrap/>
            <w:vAlign w:val="bottom"/>
            <w:hideMark/>
          </w:tcPr>
          <w:p w14:paraId="2B82D8C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19</w:t>
            </w:r>
          </w:p>
        </w:tc>
        <w:tc>
          <w:tcPr>
            <w:tcW w:w="1005" w:type="dxa"/>
            <w:tcBorders>
              <w:top w:val="nil"/>
              <w:left w:val="nil"/>
              <w:bottom w:val="nil"/>
              <w:right w:val="nil"/>
            </w:tcBorders>
            <w:shd w:val="clear" w:color="auto" w:fill="auto"/>
            <w:noWrap/>
            <w:vAlign w:val="bottom"/>
            <w:hideMark/>
          </w:tcPr>
          <w:p w14:paraId="55C244B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20</w:t>
            </w:r>
          </w:p>
        </w:tc>
        <w:tc>
          <w:tcPr>
            <w:tcW w:w="1005" w:type="dxa"/>
            <w:tcBorders>
              <w:top w:val="nil"/>
              <w:left w:val="nil"/>
              <w:bottom w:val="nil"/>
              <w:right w:val="nil"/>
            </w:tcBorders>
            <w:shd w:val="clear" w:color="auto" w:fill="auto"/>
            <w:noWrap/>
            <w:vAlign w:val="bottom"/>
            <w:hideMark/>
          </w:tcPr>
          <w:p w14:paraId="18D23FA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21</w:t>
            </w:r>
          </w:p>
        </w:tc>
      </w:tr>
      <w:tr w:rsidR="00CD2241" w:rsidRPr="009C62BC" w14:paraId="1CA658EE" w14:textId="77777777">
        <w:trPr>
          <w:trHeight w:val="300"/>
        </w:trPr>
        <w:tc>
          <w:tcPr>
            <w:tcW w:w="2682" w:type="dxa"/>
            <w:tcBorders>
              <w:top w:val="nil"/>
              <w:left w:val="nil"/>
              <w:bottom w:val="nil"/>
              <w:right w:val="nil"/>
            </w:tcBorders>
            <w:shd w:val="clear" w:color="auto" w:fill="auto"/>
            <w:noWrap/>
            <w:vAlign w:val="bottom"/>
            <w:hideMark/>
          </w:tcPr>
          <w:p w14:paraId="6C4F439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Count</w:t>
            </w:r>
          </w:p>
        </w:tc>
        <w:tc>
          <w:tcPr>
            <w:tcW w:w="1123" w:type="dxa"/>
            <w:tcBorders>
              <w:top w:val="nil"/>
              <w:left w:val="nil"/>
              <w:bottom w:val="nil"/>
              <w:right w:val="nil"/>
            </w:tcBorders>
            <w:shd w:val="clear" w:color="auto" w:fill="auto"/>
            <w:noWrap/>
            <w:vAlign w:val="bottom"/>
            <w:hideMark/>
          </w:tcPr>
          <w:p w14:paraId="37E1C61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38</w:t>
            </w:r>
          </w:p>
        </w:tc>
        <w:tc>
          <w:tcPr>
            <w:tcW w:w="1006" w:type="dxa"/>
            <w:tcBorders>
              <w:top w:val="nil"/>
              <w:left w:val="nil"/>
              <w:bottom w:val="nil"/>
              <w:right w:val="nil"/>
            </w:tcBorders>
            <w:shd w:val="clear" w:color="auto" w:fill="auto"/>
            <w:noWrap/>
            <w:vAlign w:val="bottom"/>
            <w:hideMark/>
          </w:tcPr>
          <w:p w14:paraId="6B7A058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53</w:t>
            </w:r>
          </w:p>
        </w:tc>
        <w:tc>
          <w:tcPr>
            <w:tcW w:w="1006" w:type="dxa"/>
            <w:tcBorders>
              <w:top w:val="nil"/>
              <w:left w:val="nil"/>
              <w:bottom w:val="nil"/>
              <w:right w:val="nil"/>
            </w:tcBorders>
            <w:shd w:val="clear" w:color="auto" w:fill="auto"/>
            <w:noWrap/>
            <w:vAlign w:val="bottom"/>
            <w:hideMark/>
          </w:tcPr>
          <w:p w14:paraId="4333C2D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60</w:t>
            </w:r>
          </w:p>
        </w:tc>
        <w:tc>
          <w:tcPr>
            <w:tcW w:w="1005" w:type="dxa"/>
            <w:tcBorders>
              <w:top w:val="nil"/>
              <w:left w:val="nil"/>
              <w:bottom w:val="nil"/>
              <w:right w:val="nil"/>
            </w:tcBorders>
            <w:shd w:val="clear" w:color="auto" w:fill="auto"/>
            <w:noWrap/>
            <w:vAlign w:val="bottom"/>
            <w:hideMark/>
          </w:tcPr>
          <w:p w14:paraId="33C6C36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67</w:t>
            </w:r>
          </w:p>
        </w:tc>
        <w:tc>
          <w:tcPr>
            <w:tcW w:w="1005" w:type="dxa"/>
            <w:tcBorders>
              <w:top w:val="nil"/>
              <w:left w:val="nil"/>
              <w:bottom w:val="nil"/>
              <w:right w:val="nil"/>
            </w:tcBorders>
            <w:shd w:val="clear" w:color="auto" w:fill="auto"/>
            <w:noWrap/>
            <w:vAlign w:val="bottom"/>
            <w:hideMark/>
          </w:tcPr>
          <w:p w14:paraId="6B42B4E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43</w:t>
            </w:r>
          </w:p>
        </w:tc>
        <w:tc>
          <w:tcPr>
            <w:tcW w:w="1005" w:type="dxa"/>
            <w:tcBorders>
              <w:top w:val="nil"/>
              <w:left w:val="nil"/>
              <w:bottom w:val="nil"/>
              <w:right w:val="nil"/>
            </w:tcBorders>
            <w:shd w:val="clear" w:color="auto" w:fill="auto"/>
            <w:noWrap/>
            <w:vAlign w:val="bottom"/>
            <w:hideMark/>
          </w:tcPr>
          <w:p w14:paraId="79222EF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53</w:t>
            </w:r>
          </w:p>
        </w:tc>
        <w:tc>
          <w:tcPr>
            <w:tcW w:w="1005" w:type="dxa"/>
            <w:tcBorders>
              <w:top w:val="nil"/>
              <w:left w:val="nil"/>
              <w:bottom w:val="nil"/>
              <w:right w:val="nil"/>
            </w:tcBorders>
            <w:shd w:val="clear" w:color="auto" w:fill="auto"/>
            <w:noWrap/>
            <w:vAlign w:val="bottom"/>
            <w:hideMark/>
          </w:tcPr>
          <w:p w14:paraId="2F70DD7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70</w:t>
            </w:r>
          </w:p>
        </w:tc>
        <w:tc>
          <w:tcPr>
            <w:tcW w:w="1005" w:type="dxa"/>
            <w:tcBorders>
              <w:top w:val="nil"/>
              <w:left w:val="nil"/>
              <w:bottom w:val="nil"/>
              <w:right w:val="nil"/>
            </w:tcBorders>
            <w:shd w:val="clear" w:color="auto" w:fill="auto"/>
            <w:noWrap/>
            <w:vAlign w:val="bottom"/>
            <w:hideMark/>
          </w:tcPr>
          <w:p w14:paraId="17EC5A4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77</w:t>
            </w:r>
          </w:p>
        </w:tc>
        <w:tc>
          <w:tcPr>
            <w:tcW w:w="1005" w:type="dxa"/>
            <w:tcBorders>
              <w:top w:val="nil"/>
              <w:left w:val="nil"/>
              <w:bottom w:val="nil"/>
              <w:right w:val="nil"/>
            </w:tcBorders>
            <w:shd w:val="clear" w:color="auto" w:fill="auto"/>
            <w:noWrap/>
            <w:vAlign w:val="bottom"/>
            <w:hideMark/>
          </w:tcPr>
          <w:p w14:paraId="614FEC9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63</w:t>
            </w:r>
          </w:p>
        </w:tc>
        <w:tc>
          <w:tcPr>
            <w:tcW w:w="1005" w:type="dxa"/>
            <w:tcBorders>
              <w:top w:val="nil"/>
              <w:left w:val="nil"/>
              <w:bottom w:val="nil"/>
              <w:right w:val="nil"/>
            </w:tcBorders>
            <w:shd w:val="clear" w:color="auto" w:fill="auto"/>
            <w:noWrap/>
            <w:vAlign w:val="bottom"/>
            <w:hideMark/>
          </w:tcPr>
          <w:p w14:paraId="52337F4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36</w:t>
            </w:r>
          </w:p>
        </w:tc>
      </w:tr>
      <w:tr w:rsidR="00CD2241" w:rsidRPr="009C62BC" w14:paraId="7BCB0769" w14:textId="77777777">
        <w:trPr>
          <w:trHeight w:val="300"/>
        </w:trPr>
        <w:tc>
          <w:tcPr>
            <w:tcW w:w="2682" w:type="dxa"/>
            <w:tcBorders>
              <w:top w:val="nil"/>
              <w:left w:val="nil"/>
              <w:bottom w:val="nil"/>
              <w:right w:val="nil"/>
            </w:tcBorders>
            <w:shd w:val="clear" w:color="auto" w:fill="auto"/>
            <w:noWrap/>
            <w:vAlign w:val="bottom"/>
            <w:hideMark/>
          </w:tcPr>
          <w:p w14:paraId="34AE544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Average CRPS</w:t>
            </w:r>
          </w:p>
        </w:tc>
        <w:tc>
          <w:tcPr>
            <w:tcW w:w="1123" w:type="dxa"/>
            <w:tcBorders>
              <w:top w:val="nil"/>
              <w:left w:val="nil"/>
              <w:bottom w:val="nil"/>
              <w:right w:val="nil"/>
            </w:tcBorders>
            <w:shd w:val="clear" w:color="auto" w:fill="auto"/>
            <w:noWrap/>
            <w:vAlign w:val="bottom"/>
            <w:hideMark/>
          </w:tcPr>
          <w:p w14:paraId="1EE46CB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0.011842</w:t>
            </w:r>
          </w:p>
        </w:tc>
        <w:tc>
          <w:tcPr>
            <w:tcW w:w="1006" w:type="dxa"/>
            <w:tcBorders>
              <w:top w:val="nil"/>
              <w:left w:val="nil"/>
              <w:bottom w:val="nil"/>
              <w:right w:val="nil"/>
            </w:tcBorders>
            <w:shd w:val="clear" w:color="auto" w:fill="auto"/>
            <w:noWrap/>
            <w:vAlign w:val="bottom"/>
            <w:hideMark/>
          </w:tcPr>
          <w:p w14:paraId="3C2B1CB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0.029207</w:t>
            </w:r>
          </w:p>
        </w:tc>
        <w:tc>
          <w:tcPr>
            <w:tcW w:w="1006" w:type="dxa"/>
            <w:tcBorders>
              <w:top w:val="nil"/>
              <w:left w:val="nil"/>
              <w:bottom w:val="nil"/>
              <w:right w:val="nil"/>
            </w:tcBorders>
            <w:shd w:val="clear" w:color="auto" w:fill="auto"/>
            <w:noWrap/>
            <w:vAlign w:val="bottom"/>
            <w:hideMark/>
          </w:tcPr>
          <w:p w14:paraId="5CF984D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0.062784</w:t>
            </w:r>
          </w:p>
        </w:tc>
        <w:tc>
          <w:tcPr>
            <w:tcW w:w="1005" w:type="dxa"/>
            <w:tcBorders>
              <w:top w:val="nil"/>
              <w:left w:val="nil"/>
              <w:bottom w:val="nil"/>
              <w:right w:val="nil"/>
            </w:tcBorders>
            <w:shd w:val="clear" w:color="auto" w:fill="auto"/>
            <w:noWrap/>
            <w:vAlign w:val="bottom"/>
            <w:hideMark/>
          </w:tcPr>
          <w:p w14:paraId="6B69858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0.092723</w:t>
            </w:r>
          </w:p>
        </w:tc>
        <w:tc>
          <w:tcPr>
            <w:tcW w:w="1005" w:type="dxa"/>
            <w:tcBorders>
              <w:top w:val="nil"/>
              <w:left w:val="nil"/>
              <w:bottom w:val="nil"/>
              <w:right w:val="nil"/>
            </w:tcBorders>
            <w:shd w:val="clear" w:color="auto" w:fill="auto"/>
            <w:noWrap/>
            <w:vAlign w:val="bottom"/>
            <w:hideMark/>
          </w:tcPr>
          <w:p w14:paraId="4A34044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0.124331</w:t>
            </w:r>
          </w:p>
        </w:tc>
        <w:tc>
          <w:tcPr>
            <w:tcW w:w="1005" w:type="dxa"/>
            <w:tcBorders>
              <w:top w:val="nil"/>
              <w:left w:val="nil"/>
              <w:bottom w:val="nil"/>
              <w:right w:val="nil"/>
            </w:tcBorders>
            <w:shd w:val="clear" w:color="auto" w:fill="auto"/>
            <w:noWrap/>
            <w:vAlign w:val="bottom"/>
            <w:hideMark/>
          </w:tcPr>
          <w:p w14:paraId="4893E949"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0.140422</w:t>
            </w:r>
          </w:p>
        </w:tc>
        <w:tc>
          <w:tcPr>
            <w:tcW w:w="1005" w:type="dxa"/>
            <w:tcBorders>
              <w:top w:val="nil"/>
              <w:left w:val="nil"/>
              <w:bottom w:val="nil"/>
              <w:right w:val="nil"/>
            </w:tcBorders>
            <w:shd w:val="clear" w:color="auto" w:fill="auto"/>
            <w:noWrap/>
            <w:vAlign w:val="bottom"/>
            <w:hideMark/>
          </w:tcPr>
          <w:p w14:paraId="6D696DC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0.157441</w:t>
            </w:r>
          </w:p>
        </w:tc>
        <w:tc>
          <w:tcPr>
            <w:tcW w:w="1005" w:type="dxa"/>
            <w:tcBorders>
              <w:top w:val="nil"/>
              <w:left w:val="nil"/>
              <w:bottom w:val="nil"/>
              <w:right w:val="nil"/>
            </w:tcBorders>
            <w:shd w:val="clear" w:color="auto" w:fill="auto"/>
            <w:noWrap/>
            <w:vAlign w:val="bottom"/>
            <w:hideMark/>
          </w:tcPr>
          <w:p w14:paraId="00A590D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0.11934</w:t>
            </w:r>
          </w:p>
        </w:tc>
        <w:tc>
          <w:tcPr>
            <w:tcW w:w="1005" w:type="dxa"/>
            <w:tcBorders>
              <w:top w:val="nil"/>
              <w:left w:val="nil"/>
              <w:bottom w:val="nil"/>
              <w:right w:val="nil"/>
            </w:tcBorders>
            <w:shd w:val="clear" w:color="auto" w:fill="auto"/>
            <w:noWrap/>
            <w:vAlign w:val="bottom"/>
            <w:hideMark/>
          </w:tcPr>
          <w:p w14:paraId="6AB1387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0.14383</w:t>
            </w:r>
          </w:p>
        </w:tc>
        <w:tc>
          <w:tcPr>
            <w:tcW w:w="1005" w:type="dxa"/>
            <w:tcBorders>
              <w:top w:val="nil"/>
              <w:left w:val="nil"/>
              <w:bottom w:val="nil"/>
              <w:right w:val="nil"/>
            </w:tcBorders>
            <w:shd w:val="clear" w:color="auto" w:fill="auto"/>
            <w:noWrap/>
            <w:vAlign w:val="bottom"/>
            <w:hideMark/>
          </w:tcPr>
          <w:p w14:paraId="2BD0940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0.133792</w:t>
            </w:r>
          </w:p>
        </w:tc>
      </w:tr>
      <w:tr w:rsidR="00CD2241" w:rsidRPr="009C62BC" w14:paraId="2456C989" w14:textId="77777777">
        <w:trPr>
          <w:trHeight w:val="300"/>
        </w:trPr>
        <w:tc>
          <w:tcPr>
            <w:tcW w:w="2682" w:type="dxa"/>
            <w:tcBorders>
              <w:top w:val="nil"/>
              <w:left w:val="nil"/>
              <w:bottom w:val="nil"/>
              <w:right w:val="nil"/>
            </w:tcBorders>
            <w:shd w:val="clear" w:color="auto" w:fill="auto"/>
            <w:noWrap/>
            <w:vAlign w:val="bottom"/>
            <w:hideMark/>
          </w:tcPr>
          <w:p w14:paraId="36E83C8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Inside 90 Percent Interval</w:t>
            </w:r>
          </w:p>
        </w:tc>
        <w:tc>
          <w:tcPr>
            <w:tcW w:w="1123" w:type="dxa"/>
            <w:tcBorders>
              <w:top w:val="nil"/>
              <w:left w:val="nil"/>
              <w:bottom w:val="nil"/>
              <w:right w:val="nil"/>
            </w:tcBorders>
            <w:shd w:val="clear" w:color="auto" w:fill="auto"/>
            <w:noWrap/>
            <w:vAlign w:val="bottom"/>
            <w:hideMark/>
          </w:tcPr>
          <w:p w14:paraId="066805B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94.73684</w:t>
            </w:r>
          </w:p>
        </w:tc>
        <w:tc>
          <w:tcPr>
            <w:tcW w:w="1006" w:type="dxa"/>
            <w:tcBorders>
              <w:top w:val="nil"/>
              <w:left w:val="nil"/>
              <w:bottom w:val="nil"/>
              <w:right w:val="nil"/>
            </w:tcBorders>
            <w:shd w:val="clear" w:color="auto" w:fill="auto"/>
            <w:noWrap/>
            <w:vAlign w:val="bottom"/>
            <w:hideMark/>
          </w:tcPr>
          <w:p w14:paraId="5FAF965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98.11321</w:t>
            </w:r>
          </w:p>
        </w:tc>
        <w:tc>
          <w:tcPr>
            <w:tcW w:w="1006" w:type="dxa"/>
            <w:tcBorders>
              <w:top w:val="nil"/>
              <w:left w:val="nil"/>
              <w:bottom w:val="nil"/>
              <w:right w:val="nil"/>
            </w:tcBorders>
            <w:shd w:val="clear" w:color="auto" w:fill="auto"/>
            <w:noWrap/>
            <w:vAlign w:val="bottom"/>
            <w:hideMark/>
          </w:tcPr>
          <w:p w14:paraId="6E28750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91.66667</w:t>
            </w:r>
          </w:p>
        </w:tc>
        <w:tc>
          <w:tcPr>
            <w:tcW w:w="1005" w:type="dxa"/>
            <w:tcBorders>
              <w:top w:val="nil"/>
              <w:left w:val="nil"/>
              <w:bottom w:val="nil"/>
              <w:right w:val="nil"/>
            </w:tcBorders>
            <w:shd w:val="clear" w:color="auto" w:fill="auto"/>
            <w:noWrap/>
            <w:vAlign w:val="bottom"/>
            <w:hideMark/>
          </w:tcPr>
          <w:p w14:paraId="211E886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89.55224</w:t>
            </w:r>
          </w:p>
        </w:tc>
        <w:tc>
          <w:tcPr>
            <w:tcW w:w="1005" w:type="dxa"/>
            <w:tcBorders>
              <w:top w:val="nil"/>
              <w:left w:val="nil"/>
              <w:bottom w:val="nil"/>
              <w:right w:val="nil"/>
            </w:tcBorders>
            <w:shd w:val="clear" w:color="auto" w:fill="auto"/>
            <w:noWrap/>
            <w:vAlign w:val="bottom"/>
            <w:hideMark/>
          </w:tcPr>
          <w:p w14:paraId="2B64933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88.37209</w:t>
            </w:r>
          </w:p>
        </w:tc>
        <w:tc>
          <w:tcPr>
            <w:tcW w:w="1005" w:type="dxa"/>
            <w:tcBorders>
              <w:top w:val="nil"/>
              <w:left w:val="nil"/>
              <w:bottom w:val="nil"/>
              <w:right w:val="nil"/>
            </w:tcBorders>
            <w:shd w:val="clear" w:color="auto" w:fill="auto"/>
            <w:noWrap/>
            <w:vAlign w:val="bottom"/>
            <w:hideMark/>
          </w:tcPr>
          <w:p w14:paraId="4C717C9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88.67925</w:t>
            </w:r>
          </w:p>
        </w:tc>
        <w:tc>
          <w:tcPr>
            <w:tcW w:w="1005" w:type="dxa"/>
            <w:tcBorders>
              <w:top w:val="nil"/>
              <w:left w:val="nil"/>
              <w:bottom w:val="nil"/>
              <w:right w:val="nil"/>
            </w:tcBorders>
            <w:shd w:val="clear" w:color="auto" w:fill="auto"/>
            <w:noWrap/>
            <w:vAlign w:val="bottom"/>
            <w:hideMark/>
          </w:tcPr>
          <w:p w14:paraId="38C5F9E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95.71429</w:t>
            </w:r>
          </w:p>
        </w:tc>
        <w:tc>
          <w:tcPr>
            <w:tcW w:w="1005" w:type="dxa"/>
            <w:tcBorders>
              <w:top w:val="nil"/>
              <w:left w:val="nil"/>
              <w:bottom w:val="nil"/>
              <w:right w:val="nil"/>
            </w:tcBorders>
            <w:shd w:val="clear" w:color="auto" w:fill="auto"/>
            <w:noWrap/>
            <w:vAlign w:val="bottom"/>
            <w:hideMark/>
          </w:tcPr>
          <w:p w14:paraId="1E12256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93.50649</w:t>
            </w:r>
          </w:p>
        </w:tc>
        <w:tc>
          <w:tcPr>
            <w:tcW w:w="1005" w:type="dxa"/>
            <w:tcBorders>
              <w:top w:val="nil"/>
              <w:left w:val="nil"/>
              <w:bottom w:val="nil"/>
              <w:right w:val="nil"/>
            </w:tcBorders>
            <w:shd w:val="clear" w:color="auto" w:fill="auto"/>
            <w:noWrap/>
            <w:vAlign w:val="bottom"/>
            <w:hideMark/>
          </w:tcPr>
          <w:p w14:paraId="3932E479"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90.47619</w:t>
            </w:r>
          </w:p>
        </w:tc>
        <w:tc>
          <w:tcPr>
            <w:tcW w:w="1005" w:type="dxa"/>
            <w:tcBorders>
              <w:top w:val="nil"/>
              <w:left w:val="nil"/>
              <w:bottom w:val="nil"/>
              <w:right w:val="nil"/>
            </w:tcBorders>
            <w:shd w:val="clear" w:color="auto" w:fill="auto"/>
            <w:noWrap/>
            <w:vAlign w:val="bottom"/>
            <w:hideMark/>
          </w:tcPr>
          <w:p w14:paraId="7073C4E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94.44444</w:t>
            </w:r>
          </w:p>
        </w:tc>
      </w:tr>
      <w:tr w:rsidR="00CD2241" w:rsidRPr="009C62BC" w14:paraId="4C1559B2" w14:textId="77777777">
        <w:trPr>
          <w:trHeight w:val="300"/>
        </w:trPr>
        <w:tc>
          <w:tcPr>
            <w:tcW w:w="2682" w:type="dxa"/>
            <w:tcBorders>
              <w:top w:val="nil"/>
              <w:left w:val="nil"/>
              <w:bottom w:val="nil"/>
              <w:right w:val="nil"/>
            </w:tcBorders>
            <w:shd w:val="clear" w:color="auto" w:fill="auto"/>
            <w:noWrap/>
            <w:vAlign w:val="bottom"/>
            <w:hideMark/>
          </w:tcPr>
          <w:p w14:paraId="307E55F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Inside 95 Percent Interval</w:t>
            </w:r>
          </w:p>
        </w:tc>
        <w:tc>
          <w:tcPr>
            <w:tcW w:w="1123" w:type="dxa"/>
            <w:tcBorders>
              <w:top w:val="nil"/>
              <w:left w:val="nil"/>
              <w:bottom w:val="nil"/>
              <w:right w:val="nil"/>
            </w:tcBorders>
            <w:shd w:val="clear" w:color="auto" w:fill="auto"/>
            <w:noWrap/>
            <w:vAlign w:val="bottom"/>
            <w:hideMark/>
          </w:tcPr>
          <w:p w14:paraId="79B51D0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94.73684</w:t>
            </w:r>
          </w:p>
        </w:tc>
        <w:tc>
          <w:tcPr>
            <w:tcW w:w="1006" w:type="dxa"/>
            <w:tcBorders>
              <w:top w:val="nil"/>
              <w:left w:val="nil"/>
              <w:bottom w:val="nil"/>
              <w:right w:val="nil"/>
            </w:tcBorders>
            <w:shd w:val="clear" w:color="auto" w:fill="auto"/>
            <w:noWrap/>
            <w:vAlign w:val="bottom"/>
            <w:hideMark/>
          </w:tcPr>
          <w:p w14:paraId="342875A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98.11321</w:t>
            </w:r>
          </w:p>
        </w:tc>
        <w:tc>
          <w:tcPr>
            <w:tcW w:w="1006" w:type="dxa"/>
            <w:tcBorders>
              <w:top w:val="nil"/>
              <w:left w:val="nil"/>
              <w:bottom w:val="nil"/>
              <w:right w:val="nil"/>
            </w:tcBorders>
            <w:shd w:val="clear" w:color="auto" w:fill="auto"/>
            <w:noWrap/>
            <w:vAlign w:val="bottom"/>
            <w:hideMark/>
          </w:tcPr>
          <w:p w14:paraId="0F358FB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93.33333</w:t>
            </w:r>
          </w:p>
        </w:tc>
        <w:tc>
          <w:tcPr>
            <w:tcW w:w="1005" w:type="dxa"/>
            <w:tcBorders>
              <w:top w:val="nil"/>
              <w:left w:val="nil"/>
              <w:bottom w:val="nil"/>
              <w:right w:val="nil"/>
            </w:tcBorders>
            <w:shd w:val="clear" w:color="auto" w:fill="auto"/>
            <w:noWrap/>
            <w:vAlign w:val="bottom"/>
            <w:hideMark/>
          </w:tcPr>
          <w:p w14:paraId="14D6F40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92.53731</w:t>
            </w:r>
          </w:p>
        </w:tc>
        <w:tc>
          <w:tcPr>
            <w:tcW w:w="1005" w:type="dxa"/>
            <w:tcBorders>
              <w:top w:val="nil"/>
              <w:left w:val="nil"/>
              <w:bottom w:val="nil"/>
              <w:right w:val="nil"/>
            </w:tcBorders>
            <w:shd w:val="clear" w:color="auto" w:fill="auto"/>
            <w:noWrap/>
            <w:vAlign w:val="bottom"/>
            <w:hideMark/>
          </w:tcPr>
          <w:p w14:paraId="155BE81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95.34884</w:t>
            </w:r>
          </w:p>
        </w:tc>
        <w:tc>
          <w:tcPr>
            <w:tcW w:w="1005" w:type="dxa"/>
            <w:tcBorders>
              <w:top w:val="nil"/>
              <w:left w:val="nil"/>
              <w:bottom w:val="nil"/>
              <w:right w:val="nil"/>
            </w:tcBorders>
            <w:shd w:val="clear" w:color="auto" w:fill="auto"/>
            <w:noWrap/>
            <w:vAlign w:val="bottom"/>
            <w:hideMark/>
          </w:tcPr>
          <w:p w14:paraId="01E37B6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96.22642</w:t>
            </w:r>
          </w:p>
        </w:tc>
        <w:tc>
          <w:tcPr>
            <w:tcW w:w="1005" w:type="dxa"/>
            <w:tcBorders>
              <w:top w:val="nil"/>
              <w:left w:val="nil"/>
              <w:bottom w:val="nil"/>
              <w:right w:val="nil"/>
            </w:tcBorders>
            <w:shd w:val="clear" w:color="auto" w:fill="auto"/>
            <w:noWrap/>
            <w:vAlign w:val="bottom"/>
            <w:hideMark/>
          </w:tcPr>
          <w:p w14:paraId="0F019EA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98.57143</w:t>
            </w:r>
          </w:p>
        </w:tc>
        <w:tc>
          <w:tcPr>
            <w:tcW w:w="1005" w:type="dxa"/>
            <w:tcBorders>
              <w:top w:val="nil"/>
              <w:left w:val="nil"/>
              <w:bottom w:val="nil"/>
              <w:right w:val="nil"/>
            </w:tcBorders>
            <w:shd w:val="clear" w:color="auto" w:fill="auto"/>
            <w:noWrap/>
            <w:vAlign w:val="bottom"/>
            <w:hideMark/>
          </w:tcPr>
          <w:p w14:paraId="4C2FE85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94.80519</w:t>
            </w:r>
          </w:p>
        </w:tc>
        <w:tc>
          <w:tcPr>
            <w:tcW w:w="1005" w:type="dxa"/>
            <w:tcBorders>
              <w:top w:val="nil"/>
              <w:left w:val="nil"/>
              <w:bottom w:val="nil"/>
              <w:right w:val="nil"/>
            </w:tcBorders>
            <w:shd w:val="clear" w:color="auto" w:fill="auto"/>
            <w:noWrap/>
            <w:vAlign w:val="bottom"/>
            <w:hideMark/>
          </w:tcPr>
          <w:p w14:paraId="64F0947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95.2381</w:t>
            </w:r>
          </w:p>
        </w:tc>
        <w:tc>
          <w:tcPr>
            <w:tcW w:w="1005" w:type="dxa"/>
            <w:tcBorders>
              <w:top w:val="nil"/>
              <w:left w:val="nil"/>
              <w:bottom w:val="nil"/>
              <w:right w:val="nil"/>
            </w:tcBorders>
            <w:shd w:val="clear" w:color="auto" w:fill="auto"/>
            <w:noWrap/>
            <w:vAlign w:val="bottom"/>
            <w:hideMark/>
          </w:tcPr>
          <w:p w14:paraId="7C7C6AA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97.22222</w:t>
            </w:r>
          </w:p>
        </w:tc>
      </w:tr>
      <w:tr w:rsidR="00CD2241" w:rsidRPr="009C62BC" w14:paraId="160A581A" w14:textId="77777777">
        <w:trPr>
          <w:trHeight w:val="300"/>
        </w:trPr>
        <w:tc>
          <w:tcPr>
            <w:tcW w:w="2682" w:type="dxa"/>
            <w:tcBorders>
              <w:top w:val="nil"/>
              <w:left w:val="nil"/>
              <w:bottom w:val="nil"/>
              <w:right w:val="nil"/>
            </w:tcBorders>
            <w:shd w:val="clear" w:color="auto" w:fill="auto"/>
            <w:noWrap/>
            <w:vAlign w:val="bottom"/>
            <w:hideMark/>
          </w:tcPr>
          <w:p w14:paraId="6A1EDC6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Mean</w:t>
            </w:r>
          </w:p>
        </w:tc>
        <w:tc>
          <w:tcPr>
            <w:tcW w:w="1123" w:type="dxa"/>
            <w:tcBorders>
              <w:top w:val="nil"/>
              <w:left w:val="nil"/>
              <w:bottom w:val="nil"/>
              <w:right w:val="nil"/>
            </w:tcBorders>
            <w:shd w:val="clear" w:color="auto" w:fill="auto"/>
            <w:noWrap/>
            <w:vAlign w:val="bottom"/>
            <w:hideMark/>
          </w:tcPr>
          <w:p w14:paraId="3CFA33F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0.003079</w:t>
            </w:r>
          </w:p>
        </w:tc>
        <w:tc>
          <w:tcPr>
            <w:tcW w:w="1006" w:type="dxa"/>
            <w:tcBorders>
              <w:top w:val="nil"/>
              <w:left w:val="nil"/>
              <w:bottom w:val="nil"/>
              <w:right w:val="nil"/>
            </w:tcBorders>
            <w:shd w:val="clear" w:color="auto" w:fill="auto"/>
            <w:noWrap/>
            <w:vAlign w:val="bottom"/>
            <w:hideMark/>
          </w:tcPr>
          <w:p w14:paraId="65A918D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0.006615</w:t>
            </w:r>
          </w:p>
        </w:tc>
        <w:tc>
          <w:tcPr>
            <w:tcW w:w="1006" w:type="dxa"/>
            <w:tcBorders>
              <w:top w:val="nil"/>
              <w:left w:val="nil"/>
              <w:bottom w:val="nil"/>
              <w:right w:val="nil"/>
            </w:tcBorders>
            <w:shd w:val="clear" w:color="auto" w:fill="auto"/>
            <w:noWrap/>
            <w:vAlign w:val="bottom"/>
            <w:hideMark/>
          </w:tcPr>
          <w:p w14:paraId="232B0F8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-0.00349</w:t>
            </w:r>
          </w:p>
        </w:tc>
        <w:tc>
          <w:tcPr>
            <w:tcW w:w="1005" w:type="dxa"/>
            <w:tcBorders>
              <w:top w:val="nil"/>
              <w:left w:val="nil"/>
              <w:bottom w:val="nil"/>
              <w:right w:val="nil"/>
            </w:tcBorders>
            <w:shd w:val="clear" w:color="auto" w:fill="auto"/>
            <w:noWrap/>
            <w:vAlign w:val="bottom"/>
            <w:hideMark/>
          </w:tcPr>
          <w:p w14:paraId="4600827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0.004463</w:t>
            </w:r>
          </w:p>
        </w:tc>
        <w:tc>
          <w:tcPr>
            <w:tcW w:w="1005" w:type="dxa"/>
            <w:tcBorders>
              <w:top w:val="nil"/>
              <w:left w:val="nil"/>
              <w:bottom w:val="nil"/>
              <w:right w:val="nil"/>
            </w:tcBorders>
            <w:shd w:val="clear" w:color="auto" w:fill="auto"/>
            <w:noWrap/>
            <w:vAlign w:val="bottom"/>
            <w:hideMark/>
          </w:tcPr>
          <w:p w14:paraId="1C990A4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0.014745</w:t>
            </w:r>
          </w:p>
        </w:tc>
        <w:tc>
          <w:tcPr>
            <w:tcW w:w="1005" w:type="dxa"/>
            <w:tcBorders>
              <w:top w:val="nil"/>
              <w:left w:val="nil"/>
              <w:bottom w:val="nil"/>
              <w:right w:val="nil"/>
            </w:tcBorders>
            <w:shd w:val="clear" w:color="auto" w:fill="auto"/>
            <w:noWrap/>
            <w:vAlign w:val="bottom"/>
            <w:hideMark/>
          </w:tcPr>
          <w:p w14:paraId="362D49B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0.015735</w:t>
            </w:r>
          </w:p>
        </w:tc>
        <w:tc>
          <w:tcPr>
            <w:tcW w:w="1005" w:type="dxa"/>
            <w:tcBorders>
              <w:top w:val="nil"/>
              <w:left w:val="nil"/>
              <w:bottom w:val="nil"/>
              <w:right w:val="nil"/>
            </w:tcBorders>
            <w:shd w:val="clear" w:color="auto" w:fill="auto"/>
            <w:noWrap/>
            <w:vAlign w:val="bottom"/>
            <w:hideMark/>
          </w:tcPr>
          <w:p w14:paraId="027119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0.008352</w:t>
            </w:r>
          </w:p>
        </w:tc>
        <w:tc>
          <w:tcPr>
            <w:tcW w:w="1005" w:type="dxa"/>
            <w:tcBorders>
              <w:top w:val="nil"/>
              <w:left w:val="nil"/>
              <w:bottom w:val="nil"/>
              <w:right w:val="nil"/>
            </w:tcBorders>
            <w:shd w:val="clear" w:color="auto" w:fill="auto"/>
            <w:noWrap/>
            <w:vAlign w:val="bottom"/>
            <w:hideMark/>
          </w:tcPr>
          <w:p w14:paraId="47DB6E2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-0.00018</w:t>
            </w:r>
          </w:p>
        </w:tc>
        <w:tc>
          <w:tcPr>
            <w:tcW w:w="1005" w:type="dxa"/>
            <w:tcBorders>
              <w:top w:val="nil"/>
              <w:left w:val="nil"/>
              <w:bottom w:val="nil"/>
              <w:right w:val="nil"/>
            </w:tcBorders>
            <w:shd w:val="clear" w:color="auto" w:fill="auto"/>
            <w:noWrap/>
            <w:vAlign w:val="bottom"/>
            <w:hideMark/>
          </w:tcPr>
          <w:p w14:paraId="481CB05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-0.00393</w:t>
            </w:r>
          </w:p>
        </w:tc>
        <w:tc>
          <w:tcPr>
            <w:tcW w:w="1005" w:type="dxa"/>
            <w:tcBorders>
              <w:top w:val="nil"/>
              <w:left w:val="nil"/>
              <w:bottom w:val="nil"/>
              <w:right w:val="nil"/>
            </w:tcBorders>
            <w:shd w:val="clear" w:color="auto" w:fill="auto"/>
            <w:noWrap/>
            <w:vAlign w:val="bottom"/>
            <w:hideMark/>
          </w:tcPr>
          <w:p w14:paraId="0FA708D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-0.01598</w:t>
            </w:r>
          </w:p>
        </w:tc>
      </w:tr>
      <w:tr w:rsidR="00CD2241" w:rsidRPr="009C62BC" w14:paraId="4FEC7B1D" w14:textId="77777777">
        <w:trPr>
          <w:trHeight w:val="300"/>
        </w:trPr>
        <w:tc>
          <w:tcPr>
            <w:tcW w:w="2682" w:type="dxa"/>
            <w:tcBorders>
              <w:top w:val="nil"/>
              <w:left w:val="nil"/>
              <w:bottom w:val="nil"/>
              <w:right w:val="nil"/>
            </w:tcBorders>
            <w:shd w:val="clear" w:color="auto" w:fill="auto"/>
            <w:noWrap/>
            <w:vAlign w:val="bottom"/>
            <w:hideMark/>
          </w:tcPr>
          <w:p w14:paraId="25E2A1E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Root-Mean-Square</w:t>
            </w:r>
          </w:p>
        </w:tc>
        <w:tc>
          <w:tcPr>
            <w:tcW w:w="1123" w:type="dxa"/>
            <w:tcBorders>
              <w:top w:val="nil"/>
              <w:left w:val="nil"/>
              <w:bottom w:val="nil"/>
              <w:right w:val="nil"/>
            </w:tcBorders>
            <w:shd w:val="clear" w:color="auto" w:fill="auto"/>
            <w:noWrap/>
            <w:vAlign w:val="bottom"/>
            <w:hideMark/>
          </w:tcPr>
          <w:p w14:paraId="026B020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0.025506</w:t>
            </w:r>
          </w:p>
        </w:tc>
        <w:tc>
          <w:tcPr>
            <w:tcW w:w="1006" w:type="dxa"/>
            <w:tcBorders>
              <w:top w:val="nil"/>
              <w:left w:val="nil"/>
              <w:bottom w:val="nil"/>
              <w:right w:val="nil"/>
            </w:tcBorders>
            <w:shd w:val="clear" w:color="auto" w:fill="auto"/>
            <w:noWrap/>
            <w:vAlign w:val="bottom"/>
            <w:hideMark/>
          </w:tcPr>
          <w:p w14:paraId="5E3A775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0.071365</w:t>
            </w:r>
          </w:p>
        </w:tc>
        <w:tc>
          <w:tcPr>
            <w:tcW w:w="1006" w:type="dxa"/>
            <w:tcBorders>
              <w:top w:val="nil"/>
              <w:left w:val="nil"/>
              <w:bottom w:val="nil"/>
              <w:right w:val="nil"/>
            </w:tcBorders>
            <w:shd w:val="clear" w:color="auto" w:fill="auto"/>
            <w:noWrap/>
            <w:vAlign w:val="bottom"/>
            <w:hideMark/>
          </w:tcPr>
          <w:p w14:paraId="04018E3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0.120017</w:t>
            </w:r>
          </w:p>
        </w:tc>
        <w:tc>
          <w:tcPr>
            <w:tcW w:w="1005" w:type="dxa"/>
            <w:tcBorders>
              <w:top w:val="nil"/>
              <w:left w:val="nil"/>
              <w:bottom w:val="nil"/>
              <w:right w:val="nil"/>
            </w:tcBorders>
            <w:shd w:val="clear" w:color="auto" w:fill="auto"/>
            <w:noWrap/>
            <w:vAlign w:val="bottom"/>
            <w:hideMark/>
          </w:tcPr>
          <w:p w14:paraId="4ABAA32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0.167545</w:t>
            </w:r>
          </w:p>
        </w:tc>
        <w:tc>
          <w:tcPr>
            <w:tcW w:w="1005" w:type="dxa"/>
            <w:tcBorders>
              <w:top w:val="nil"/>
              <w:left w:val="nil"/>
              <w:bottom w:val="nil"/>
              <w:right w:val="nil"/>
            </w:tcBorders>
            <w:shd w:val="clear" w:color="auto" w:fill="auto"/>
            <w:noWrap/>
            <w:vAlign w:val="bottom"/>
            <w:hideMark/>
          </w:tcPr>
          <w:p w14:paraId="75113B8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0.219184</w:t>
            </w:r>
          </w:p>
        </w:tc>
        <w:tc>
          <w:tcPr>
            <w:tcW w:w="1005" w:type="dxa"/>
            <w:tcBorders>
              <w:top w:val="nil"/>
              <w:left w:val="nil"/>
              <w:bottom w:val="nil"/>
              <w:right w:val="nil"/>
            </w:tcBorders>
            <w:shd w:val="clear" w:color="auto" w:fill="auto"/>
            <w:noWrap/>
            <w:vAlign w:val="bottom"/>
            <w:hideMark/>
          </w:tcPr>
          <w:p w14:paraId="31264EC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0.24788</w:t>
            </w:r>
          </w:p>
        </w:tc>
        <w:tc>
          <w:tcPr>
            <w:tcW w:w="1005" w:type="dxa"/>
            <w:tcBorders>
              <w:top w:val="nil"/>
              <w:left w:val="nil"/>
              <w:bottom w:val="nil"/>
              <w:right w:val="nil"/>
            </w:tcBorders>
            <w:shd w:val="clear" w:color="auto" w:fill="auto"/>
            <w:noWrap/>
            <w:vAlign w:val="bottom"/>
            <w:hideMark/>
          </w:tcPr>
          <w:p w14:paraId="25A968A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0.275509</w:t>
            </w:r>
          </w:p>
        </w:tc>
        <w:tc>
          <w:tcPr>
            <w:tcW w:w="1005" w:type="dxa"/>
            <w:tcBorders>
              <w:top w:val="nil"/>
              <w:left w:val="nil"/>
              <w:bottom w:val="nil"/>
              <w:right w:val="nil"/>
            </w:tcBorders>
            <w:shd w:val="clear" w:color="auto" w:fill="auto"/>
            <w:noWrap/>
            <w:vAlign w:val="bottom"/>
            <w:hideMark/>
          </w:tcPr>
          <w:p w14:paraId="6F1FF31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0.212609</w:t>
            </w:r>
          </w:p>
        </w:tc>
        <w:tc>
          <w:tcPr>
            <w:tcW w:w="1005" w:type="dxa"/>
            <w:tcBorders>
              <w:top w:val="nil"/>
              <w:left w:val="nil"/>
              <w:bottom w:val="nil"/>
              <w:right w:val="nil"/>
            </w:tcBorders>
            <w:shd w:val="clear" w:color="auto" w:fill="auto"/>
            <w:noWrap/>
            <w:vAlign w:val="bottom"/>
            <w:hideMark/>
          </w:tcPr>
          <w:p w14:paraId="37BE2DF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0.25388</w:t>
            </w:r>
          </w:p>
        </w:tc>
        <w:tc>
          <w:tcPr>
            <w:tcW w:w="1005" w:type="dxa"/>
            <w:tcBorders>
              <w:top w:val="nil"/>
              <w:left w:val="nil"/>
              <w:bottom w:val="nil"/>
              <w:right w:val="nil"/>
            </w:tcBorders>
            <w:shd w:val="clear" w:color="auto" w:fill="auto"/>
            <w:noWrap/>
            <w:vAlign w:val="bottom"/>
            <w:hideMark/>
          </w:tcPr>
          <w:p w14:paraId="15F76BB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0.229482</w:t>
            </w:r>
          </w:p>
        </w:tc>
      </w:tr>
      <w:tr w:rsidR="00CD2241" w:rsidRPr="009C62BC" w14:paraId="1EAA6828" w14:textId="77777777">
        <w:trPr>
          <w:trHeight w:val="300"/>
        </w:trPr>
        <w:tc>
          <w:tcPr>
            <w:tcW w:w="2682" w:type="dxa"/>
            <w:tcBorders>
              <w:top w:val="nil"/>
              <w:left w:val="nil"/>
              <w:bottom w:val="nil"/>
              <w:right w:val="nil"/>
            </w:tcBorders>
            <w:shd w:val="clear" w:color="auto" w:fill="auto"/>
            <w:noWrap/>
            <w:vAlign w:val="bottom"/>
            <w:hideMark/>
          </w:tcPr>
          <w:p w14:paraId="3E3BD86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Mean Standardized</w:t>
            </w:r>
          </w:p>
        </w:tc>
        <w:tc>
          <w:tcPr>
            <w:tcW w:w="1123" w:type="dxa"/>
            <w:tcBorders>
              <w:top w:val="nil"/>
              <w:left w:val="nil"/>
              <w:bottom w:val="nil"/>
              <w:right w:val="nil"/>
            </w:tcBorders>
            <w:shd w:val="clear" w:color="auto" w:fill="auto"/>
            <w:noWrap/>
            <w:vAlign w:val="bottom"/>
            <w:hideMark/>
          </w:tcPr>
          <w:p w14:paraId="18E901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0.11477</w:t>
            </w:r>
          </w:p>
        </w:tc>
        <w:tc>
          <w:tcPr>
            <w:tcW w:w="1006" w:type="dxa"/>
            <w:tcBorders>
              <w:top w:val="nil"/>
              <w:left w:val="nil"/>
              <w:bottom w:val="nil"/>
              <w:right w:val="nil"/>
            </w:tcBorders>
            <w:shd w:val="clear" w:color="auto" w:fill="auto"/>
            <w:noWrap/>
            <w:vAlign w:val="bottom"/>
            <w:hideMark/>
          </w:tcPr>
          <w:p w14:paraId="3DDABE5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0.090324</w:t>
            </w:r>
          </w:p>
        </w:tc>
        <w:tc>
          <w:tcPr>
            <w:tcW w:w="1006" w:type="dxa"/>
            <w:tcBorders>
              <w:top w:val="nil"/>
              <w:left w:val="nil"/>
              <w:bottom w:val="nil"/>
              <w:right w:val="nil"/>
            </w:tcBorders>
            <w:shd w:val="clear" w:color="auto" w:fill="auto"/>
            <w:noWrap/>
            <w:vAlign w:val="bottom"/>
            <w:hideMark/>
          </w:tcPr>
          <w:p w14:paraId="0BC60A2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-0.02315</w:t>
            </w:r>
          </w:p>
        </w:tc>
        <w:tc>
          <w:tcPr>
            <w:tcW w:w="1005" w:type="dxa"/>
            <w:tcBorders>
              <w:top w:val="nil"/>
              <w:left w:val="nil"/>
              <w:bottom w:val="nil"/>
              <w:right w:val="nil"/>
            </w:tcBorders>
            <w:shd w:val="clear" w:color="auto" w:fill="auto"/>
            <w:noWrap/>
            <w:vAlign w:val="bottom"/>
            <w:hideMark/>
          </w:tcPr>
          <w:p w14:paraId="477FF9CB"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0.01353</w:t>
            </w:r>
          </w:p>
        </w:tc>
        <w:tc>
          <w:tcPr>
            <w:tcW w:w="1005" w:type="dxa"/>
            <w:tcBorders>
              <w:top w:val="nil"/>
              <w:left w:val="nil"/>
              <w:bottom w:val="nil"/>
              <w:right w:val="nil"/>
            </w:tcBorders>
            <w:shd w:val="clear" w:color="auto" w:fill="auto"/>
            <w:noWrap/>
            <w:vAlign w:val="bottom"/>
            <w:hideMark/>
          </w:tcPr>
          <w:p w14:paraId="139EBE1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0.049474</w:t>
            </w:r>
          </w:p>
        </w:tc>
        <w:tc>
          <w:tcPr>
            <w:tcW w:w="1005" w:type="dxa"/>
            <w:tcBorders>
              <w:top w:val="nil"/>
              <w:left w:val="nil"/>
              <w:bottom w:val="nil"/>
              <w:right w:val="nil"/>
            </w:tcBorders>
            <w:shd w:val="clear" w:color="auto" w:fill="auto"/>
            <w:noWrap/>
            <w:vAlign w:val="bottom"/>
            <w:hideMark/>
          </w:tcPr>
          <w:p w14:paraId="4BEFF81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0.047991</w:t>
            </w:r>
          </w:p>
        </w:tc>
        <w:tc>
          <w:tcPr>
            <w:tcW w:w="1005" w:type="dxa"/>
            <w:tcBorders>
              <w:top w:val="nil"/>
              <w:left w:val="nil"/>
              <w:bottom w:val="nil"/>
              <w:right w:val="nil"/>
            </w:tcBorders>
            <w:shd w:val="clear" w:color="auto" w:fill="auto"/>
            <w:noWrap/>
            <w:vAlign w:val="bottom"/>
            <w:hideMark/>
          </w:tcPr>
          <w:p w14:paraId="500D3B8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0.023972</w:t>
            </w:r>
          </w:p>
        </w:tc>
        <w:tc>
          <w:tcPr>
            <w:tcW w:w="1005" w:type="dxa"/>
            <w:tcBorders>
              <w:top w:val="nil"/>
              <w:left w:val="nil"/>
              <w:bottom w:val="nil"/>
              <w:right w:val="nil"/>
            </w:tcBorders>
            <w:shd w:val="clear" w:color="auto" w:fill="auto"/>
            <w:noWrap/>
            <w:vAlign w:val="bottom"/>
            <w:hideMark/>
          </w:tcPr>
          <w:p w14:paraId="26B0CA1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0.004329</w:t>
            </w:r>
          </w:p>
        </w:tc>
        <w:tc>
          <w:tcPr>
            <w:tcW w:w="1005" w:type="dxa"/>
            <w:tcBorders>
              <w:top w:val="nil"/>
              <w:left w:val="nil"/>
              <w:bottom w:val="nil"/>
              <w:right w:val="nil"/>
            </w:tcBorders>
            <w:shd w:val="clear" w:color="auto" w:fill="auto"/>
            <w:noWrap/>
            <w:vAlign w:val="bottom"/>
            <w:hideMark/>
          </w:tcPr>
          <w:p w14:paraId="6744878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-0.01325</w:t>
            </w:r>
          </w:p>
        </w:tc>
        <w:tc>
          <w:tcPr>
            <w:tcW w:w="1005" w:type="dxa"/>
            <w:tcBorders>
              <w:top w:val="nil"/>
              <w:left w:val="nil"/>
              <w:bottom w:val="nil"/>
              <w:right w:val="nil"/>
            </w:tcBorders>
            <w:shd w:val="clear" w:color="auto" w:fill="auto"/>
            <w:noWrap/>
            <w:vAlign w:val="bottom"/>
            <w:hideMark/>
          </w:tcPr>
          <w:p w14:paraId="4B0F2279"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-0.04676</w:t>
            </w:r>
          </w:p>
        </w:tc>
      </w:tr>
      <w:tr w:rsidR="00CD2241" w:rsidRPr="009C62BC" w14:paraId="186955F8" w14:textId="77777777">
        <w:trPr>
          <w:trHeight w:val="300"/>
        </w:trPr>
        <w:tc>
          <w:tcPr>
            <w:tcW w:w="2682" w:type="dxa"/>
            <w:tcBorders>
              <w:top w:val="nil"/>
              <w:left w:val="nil"/>
              <w:bottom w:val="nil"/>
              <w:right w:val="nil"/>
            </w:tcBorders>
            <w:shd w:val="clear" w:color="auto" w:fill="auto"/>
            <w:noWrap/>
            <w:vAlign w:val="bottom"/>
            <w:hideMark/>
          </w:tcPr>
          <w:p w14:paraId="0A6A851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Root-Mean-Square Standardized</w:t>
            </w:r>
          </w:p>
        </w:tc>
        <w:tc>
          <w:tcPr>
            <w:tcW w:w="1123" w:type="dxa"/>
            <w:tcBorders>
              <w:top w:val="nil"/>
              <w:left w:val="nil"/>
              <w:bottom w:val="nil"/>
              <w:right w:val="nil"/>
            </w:tcBorders>
            <w:shd w:val="clear" w:color="auto" w:fill="auto"/>
            <w:noWrap/>
            <w:vAlign w:val="bottom"/>
            <w:hideMark/>
          </w:tcPr>
          <w:p w14:paraId="3380DD4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0.980368</w:t>
            </w:r>
          </w:p>
        </w:tc>
        <w:tc>
          <w:tcPr>
            <w:tcW w:w="1006" w:type="dxa"/>
            <w:tcBorders>
              <w:top w:val="nil"/>
              <w:left w:val="nil"/>
              <w:bottom w:val="nil"/>
              <w:right w:val="nil"/>
            </w:tcBorders>
            <w:shd w:val="clear" w:color="auto" w:fill="auto"/>
            <w:noWrap/>
            <w:vAlign w:val="bottom"/>
            <w:hideMark/>
          </w:tcPr>
          <w:p w14:paraId="71B50A4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0.986514</w:t>
            </w:r>
          </w:p>
        </w:tc>
        <w:tc>
          <w:tcPr>
            <w:tcW w:w="1006" w:type="dxa"/>
            <w:tcBorders>
              <w:top w:val="nil"/>
              <w:left w:val="nil"/>
              <w:bottom w:val="nil"/>
              <w:right w:val="nil"/>
            </w:tcBorders>
            <w:shd w:val="clear" w:color="auto" w:fill="auto"/>
            <w:noWrap/>
            <w:vAlign w:val="bottom"/>
            <w:hideMark/>
          </w:tcPr>
          <w:p w14:paraId="49578BA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0.897049</w:t>
            </w:r>
          </w:p>
        </w:tc>
        <w:tc>
          <w:tcPr>
            <w:tcW w:w="1005" w:type="dxa"/>
            <w:tcBorders>
              <w:top w:val="nil"/>
              <w:left w:val="nil"/>
              <w:bottom w:val="nil"/>
              <w:right w:val="nil"/>
            </w:tcBorders>
            <w:shd w:val="clear" w:color="auto" w:fill="auto"/>
            <w:noWrap/>
            <w:vAlign w:val="bottom"/>
            <w:hideMark/>
          </w:tcPr>
          <w:p w14:paraId="3E953AF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0.968091</w:t>
            </w:r>
          </w:p>
        </w:tc>
        <w:tc>
          <w:tcPr>
            <w:tcW w:w="1005" w:type="dxa"/>
            <w:tcBorders>
              <w:top w:val="nil"/>
              <w:left w:val="nil"/>
              <w:bottom w:val="nil"/>
              <w:right w:val="nil"/>
            </w:tcBorders>
            <w:shd w:val="clear" w:color="auto" w:fill="auto"/>
            <w:noWrap/>
            <w:vAlign w:val="bottom"/>
            <w:hideMark/>
          </w:tcPr>
          <w:p w14:paraId="7E030F0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0.963086</w:t>
            </w:r>
          </w:p>
        </w:tc>
        <w:tc>
          <w:tcPr>
            <w:tcW w:w="1005" w:type="dxa"/>
            <w:tcBorders>
              <w:top w:val="nil"/>
              <w:left w:val="nil"/>
              <w:bottom w:val="nil"/>
              <w:right w:val="nil"/>
            </w:tcBorders>
            <w:shd w:val="clear" w:color="auto" w:fill="auto"/>
            <w:noWrap/>
            <w:vAlign w:val="bottom"/>
            <w:hideMark/>
          </w:tcPr>
          <w:p w14:paraId="5663A94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0.985122</w:t>
            </w:r>
          </w:p>
        </w:tc>
        <w:tc>
          <w:tcPr>
            <w:tcW w:w="1005" w:type="dxa"/>
            <w:tcBorders>
              <w:top w:val="nil"/>
              <w:left w:val="nil"/>
              <w:bottom w:val="nil"/>
              <w:right w:val="nil"/>
            </w:tcBorders>
            <w:shd w:val="clear" w:color="auto" w:fill="auto"/>
            <w:noWrap/>
            <w:vAlign w:val="bottom"/>
            <w:hideMark/>
          </w:tcPr>
          <w:p w14:paraId="4862C64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0.999567</w:t>
            </w:r>
          </w:p>
        </w:tc>
        <w:tc>
          <w:tcPr>
            <w:tcW w:w="1005" w:type="dxa"/>
            <w:tcBorders>
              <w:top w:val="nil"/>
              <w:left w:val="nil"/>
              <w:bottom w:val="nil"/>
              <w:right w:val="nil"/>
            </w:tcBorders>
            <w:shd w:val="clear" w:color="auto" w:fill="auto"/>
            <w:noWrap/>
            <w:vAlign w:val="bottom"/>
            <w:hideMark/>
          </w:tcPr>
          <w:p w14:paraId="105CE9A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0.957663</w:t>
            </w:r>
          </w:p>
        </w:tc>
        <w:tc>
          <w:tcPr>
            <w:tcW w:w="1005" w:type="dxa"/>
            <w:tcBorders>
              <w:top w:val="nil"/>
              <w:left w:val="nil"/>
              <w:bottom w:val="nil"/>
              <w:right w:val="nil"/>
            </w:tcBorders>
            <w:shd w:val="clear" w:color="auto" w:fill="auto"/>
            <w:noWrap/>
            <w:vAlign w:val="bottom"/>
            <w:hideMark/>
          </w:tcPr>
          <w:p w14:paraId="577BB7E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0.999082</w:t>
            </w:r>
          </w:p>
        </w:tc>
        <w:tc>
          <w:tcPr>
            <w:tcW w:w="1005" w:type="dxa"/>
            <w:tcBorders>
              <w:top w:val="nil"/>
              <w:left w:val="nil"/>
              <w:bottom w:val="nil"/>
              <w:right w:val="nil"/>
            </w:tcBorders>
            <w:shd w:val="clear" w:color="auto" w:fill="auto"/>
            <w:noWrap/>
            <w:vAlign w:val="bottom"/>
            <w:hideMark/>
          </w:tcPr>
          <w:p w14:paraId="404B00C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0.954591</w:t>
            </w:r>
          </w:p>
        </w:tc>
      </w:tr>
      <w:tr w:rsidR="00CD2241" w:rsidRPr="009C62BC" w14:paraId="2D9DCE12" w14:textId="77777777">
        <w:trPr>
          <w:trHeight w:val="300"/>
        </w:trPr>
        <w:tc>
          <w:tcPr>
            <w:tcW w:w="2682" w:type="dxa"/>
            <w:tcBorders>
              <w:top w:val="nil"/>
              <w:left w:val="nil"/>
              <w:bottom w:val="nil"/>
              <w:right w:val="nil"/>
            </w:tcBorders>
            <w:shd w:val="clear" w:color="auto" w:fill="auto"/>
            <w:noWrap/>
            <w:vAlign w:val="bottom"/>
            <w:hideMark/>
          </w:tcPr>
          <w:p w14:paraId="1C13BAC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Average Standard Error</w:t>
            </w:r>
          </w:p>
        </w:tc>
        <w:tc>
          <w:tcPr>
            <w:tcW w:w="1123" w:type="dxa"/>
            <w:tcBorders>
              <w:top w:val="nil"/>
              <w:left w:val="nil"/>
              <w:bottom w:val="nil"/>
              <w:right w:val="nil"/>
            </w:tcBorders>
            <w:shd w:val="clear" w:color="auto" w:fill="auto"/>
            <w:noWrap/>
            <w:vAlign w:val="bottom"/>
            <w:hideMark/>
          </w:tcPr>
          <w:p w14:paraId="3BF01F4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0.026372</w:t>
            </w:r>
          </w:p>
        </w:tc>
        <w:tc>
          <w:tcPr>
            <w:tcW w:w="1006" w:type="dxa"/>
            <w:tcBorders>
              <w:top w:val="nil"/>
              <w:left w:val="nil"/>
              <w:bottom w:val="nil"/>
              <w:right w:val="nil"/>
            </w:tcBorders>
            <w:shd w:val="clear" w:color="auto" w:fill="auto"/>
            <w:noWrap/>
            <w:vAlign w:val="bottom"/>
            <w:hideMark/>
          </w:tcPr>
          <w:p w14:paraId="05EDDF1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0.073224</w:t>
            </w:r>
          </w:p>
        </w:tc>
        <w:tc>
          <w:tcPr>
            <w:tcW w:w="1006" w:type="dxa"/>
            <w:tcBorders>
              <w:top w:val="nil"/>
              <w:left w:val="nil"/>
              <w:bottom w:val="nil"/>
              <w:right w:val="nil"/>
            </w:tcBorders>
            <w:shd w:val="clear" w:color="auto" w:fill="auto"/>
            <w:noWrap/>
            <w:vAlign w:val="bottom"/>
            <w:hideMark/>
          </w:tcPr>
          <w:p w14:paraId="11940A1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0.149662</w:t>
            </w:r>
          </w:p>
        </w:tc>
        <w:tc>
          <w:tcPr>
            <w:tcW w:w="1005" w:type="dxa"/>
            <w:tcBorders>
              <w:top w:val="nil"/>
              <w:left w:val="nil"/>
              <w:bottom w:val="nil"/>
              <w:right w:val="nil"/>
            </w:tcBorders>
            <w:shd w:val="clear" w:color="auto" w:fill="auto"/>
            <w:noWrap/>
            <w:vAlign w:val="bottom"/>
            <w:hideMark/>
          </w:tcPr>
          <w:p w14:paraId="7754BA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0.182537</w:t>
            </w:r>
          </w:p>
        </w:tc>
        <w:tc>
          <w:tcPr>
            <w:tcW w:w="1005" w:type="dxa"/>
            <w:tcBorders>
              <w:top w:val="nil"/>
              <w:left w:val="nil"/>
              <w:bottom w:val="nil"/>
              <w:right w:val="nil"/>
            </w:tcBorders>
            <w:shd w:val="clear" w:color="auto" w:fill="auto"/>
            <w:noWrap/>
            <w:vAlign w:val="bottom"/>
            <w:hideMark/>
          </w:tcPr>
          <w:p w14:paraId="087345F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0.23601</w:t>
            </w:r>
          </w:p>
        </w:tc>
        <w:tc>
          <w:tcPr>
            <w:tcW w:w="1005" w:type="dxa"/>
            <w:tcBorders>
              <w:top w:val="nil"/>
              <w:left w:val="nil"/>
              <w:bottom w:val="nil"/>
              <w:right w:val="nil"/>
            </w:tcBorders>
            <w:shd w:val="clear" w:color="auto" w:fill="auto"/>
            <w:noWrap/>
            <w:vAlign w:val="bottom"/>
            <w:hideMark/>
          </w:tcPr>
          <w:p w14:paraId="494EFCB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0.256197</w:t>
            </w:r>
          </w:p>
        </w:tc>
        <w:tc>
          <w:tcPr>
            <w:tcW w:w="1005" w:type="dxa"/>
            <w:tcBorders>
              <w:top w:val="nil"/>
              <w:left w:val="nil"/>
              <w:bottom w:val="nil"/>
              <w:right w:val="nil"/>
            </w:tcBorders>
            <w:shd w:val="clear" w:color="auto" w:fill="auto"/>
            <w:noWrap/>
            <w:vAlign w:val="bottom"/>
            <w:hideMark/>
          </w:tcPr>
          <w:p w14:paraId="76414A2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0.273613</w:t>
            </w:r>
          </w:p>
        </w:tc>
        <w:tc>
          <w:tcPr>
            <w:tcW w:w="1005" w:type="dxa"/>
            <w:tcBorders>
              <w:top w:val="nil"/>
              <w:left w:val="nil"/>
              <w:bottom w:val="nil"/>
              <w:right w:val="nil"/>
            </w:tcBorders>
            <w:shd w:val="clear" w:color="auto" w:fill="auto"/>
            <w:noWrap/>
            <w:vAlign w:val="bottom"/>
            <w:hideMark/>
          </w:tcPr>
          <w:p w14:paraId="41C7707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0.225082</w:t>
            </w:r>
          </w:p>
        </w:tc>
        <w:tc>
          <w:tcPr>
            <w:tcW w:w="1005" w:type="dxa"/>
            <w:tcBorders>
              <w:top w:val="nil"/>
              <w:left w:val="nil"/>
              <w:bottom w:val="nil"/>
              <w:right w:val="nil"/>
            </w:tcBorders>
            <w:shd w:val="clear" w:color="auto" w:fill="auto"/>
            <w:noWrap/>
            <w:vAlign w:val="bottom"/>
            <w:hideMark/>
          </w:tcPr>
          <w:p w14:paraId="1B31A60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0.252313</w:t>
            </w:r>
          </w:p>
        </w:tc>
        <w:tc>
          <w:tcPr>
            <w:tcW w:w="1005" w:type="dxa"/>
            <w:tcBorders>
              <w:top w:val="nil"/>
              <w:left w:val="nil"/>
              <w:bottom w:val="nil"/>
              <w:right w:val="nil"/>
            </w:tcBorders>
            <w:shd w:val="clear" w:color="auto" w:fill="auto"/>
            <w:noWrap/>
            <w:vAlign w:val="bottom"/>
            <w:hideMark/>
          </w:tcPr>
          <w:p w14:paraId="5ABA06A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0.249121</w:t>
            </w:r>
          </w:p>
        </w:tc>
      </w:tr>
    </w:tbl>
    <w:p w14:paraId="78D2A4C6" w14:textId="7CAFE484" w:rsidR="00CD2241" w:rsidRDefault="00CD2241" w:rsidP="00F9608E">
      <w:pPr>
        <w:spacing w:line="360" w:lineRule="auto"/>
      </w:pPr>
    </w:p>
    <w:p w14:paraId="02DE9A70" w14:textId="30D75F2E" w:rsidR="00F425C3" w:rsidRDefault="00F425C3">
      <w:r>
        <w:br w:type="page"/>
      </w:r>
    </w:p>
    <w:p w14:paraId="21085698" w14:textId="03A6A268" w:rsidR="00226DFE" w:rsidRDefault="00F425C3" w:rsidP="00F9608E">
      <w:pPr>
        <w:spacing w:line="360" w:lineRule="auto"/>
      </w:pPr>
      <w:r>
        <w:lastRenderedPageBreak/>
        <w:t>Supplemental Data</w:t>
      </w:r>
      <w:r w:rsidR="001315A2">
        <w:t xml:space="preserve"> </w:t>
      </w:r>
      <w:del w:id="187" w:author="Alex" w:date="2023-03-27T11:45:00Z">
        <w:r w:rsidR="001315A2" w:rsidDel="00226DFE">
          <w:delText>-</w:delText>
        </w:r>
      </w:del>
      <w:ins w:id="188" w:author="Alex" w:date="2023-03-27T11:45:00Z">
        <w:r w:rsidR="00226DFE">
          <w:t>–</w:t>
        </w:r>
      </w:ins>
      <w:r w:rsidR="001315A2">
        <w:t xml:space="preserve"> </w:t>
      </w:r>
      <w:r w:rsidR="00226DFE">
        <w:t xml:space="preserve">Table 1. </w:t>
      </w:r>
      <w:r w:rsidR="00627E7C">
        <w:t>Logistic generalized linear mixed model for the proportion of EAB as a function of time.</w:t>
      </w:r>
      <w:ins w:id="189" w:author="Alex" w:date="2023-03-27T12:06:00Z">
        <w:r w:rsidR="00761CC3">
          <w:t xml:space="preserve"> Z-scores </w:t>
        </w:r>
      </w:ins>
      <w:ins w:id="190" w:author="Alex" w:date="2023-03-27T12:07:00Z">
        <w:r w:rsidR="00761CC3">
          <w:t xml:space="preserve">and </w:t>
        </w:r>
        <w:r w:rsidR="00761CC3">
          <w:rPr>
            <w:i/>
            <w:iCs/>
          </w:rPr>
          <w:t>p</w:t>
        </w:r>
        <w:r w:rsidR="00761CC3">
          <w:t xml:space="preserve"> values are specified for fixed effects, and log Likelihood and AIC are specified for random effects (in italics).</w:t>
        </w:r>
      </w:ins>
      <w:r w:rsidR="00627E7C">
        <w:t xml:space="preserve"> </w:t>
      </w:r>
      <w:del w:id="191" w:author="Alex" w:date="2023-03-27T12:07:00Z">
        <w:r w:rsidR="00627E7C" w:rsidDel="00761CC3">
          <w:delText>Random effects models and statistics are specified in italics, significant terms are highlighted in bold.</w:delText>
        </w:r>
        <w:r w:rsidR="00FB780A" w:rsidDel="00761CC3">
          <w:delText xml:space="preserve"> </w:delText>
        </w:r>
      </w:del>
      <w:r w:rsidR="00FB780A">
        <w:t xml:space="preserve">The best random </w:t>
      </w:r>
      <w:proofErr w:type="gramStart"/>
      <w:r w:rsidR="00FB780A">
        <w:t>effects</w:t>
      </w:r>
      <w:proofErr w:type="gramEnd"/>
      <w:r w:rsidR="00FB780A">
        <w:t xml:space="preserve"> structure was selected based on (lowest) AIC.</w:t>
      </w:r>
      <w:ins w:id="192" w:author="Alex" w:date="2023-03-27T12:07:00Z">
        <w:r w:rsidR="00761CC3">
          <w:t xml:space="preserve"> </w:t>
        </w:r>
        <w:r w:rsidR="00761CC3">
          <w:t>Significant terms are highlighted in bold.</w:t>
        </w:r>
      </w:ins>
    </w:p>
    <w:tbl>
      <w:tblPr>
        <w:tblStyle w:val="TableGrid"/>
        <w:tblW w:w="0" w:type="auto"/>
        <w:tblLook w:val="04A0" w:firstRow="1" w:lastRow="0" w:firstColumn="1" w:lastColumn="0" w:noHBand="0" w:noVBand="1"/>
        <w:tblPrChange w:id="193" w:author="Alex" w:date="2023-03-27T12:06:00Z">
          <w:tblPr>
            <w:tblStyle w:val="TableGrid"/>
            <w:tblW w:w="0" w:type="nil"/>
            <w:tblLook w:val="04A0" w:firstRow="1" w:lastRow="0" w:firstColumn="1" w:lastColumn="0" w:noHBand="0" w:noVBand="1"/>
          </w:tblPr>
        </w:tblPrChange>
      </w:tblPr>
      <w:tblGrid>
        <w:gridCol w:w="4316"/>
        <w:gridCol w:w="1633"/>
        <w:gridCol w:w="1417"/>
        <w:tblGridChange w:id="194">
          <w:tblGrid>
            <w:gridCol w:w="4316"/>
            <w:gridCol w:w="4317"/>
            <w:gridCol w:w="4317"/>
          </w:tblGrid>
        </w:tblGridChange>
      </w:tblGrid>
      <w:tr w:rsidR="00FB780A" w14:paraId="1DFAE331" w14:textId="77777777" w:rsidTr="00C34ED7">
        <w:tc>
          <w:tcPr>
            <w:tcW w:w="4316" w:type="dxa"/>
            <w:tcBorders>
              <w:bottom w:val="single" w:sz="2" w:space="0" w:color="auto"/>
            </w:tcBorders>
            <w:shd w:val="clear" w:color="auto" w:fill="D9D9D9" w:themeFill="background1" w:themeFillShade="D9"/>
          </w:tcPr>
          <w:p w14:paraId="261492C6" w14:textId="3F506317" w:rsidR="00FB780A" w:rsidRPr="00FB780A" w:rsidRDefault="00FB780A" w:rsidP="00F9608E">
            <w:pPr>
              <w:spacing w:line="360" w:lineRule="auto"/>
              <w:rPr>
                <w:b/>
                <w:bCs/>
                <w:rPrChange w:id="195" w:author="Alex" w:date="2023-03-27T11:55:00Z">
                  <w:rPr/>
                </w:rPrChange>
              </w:rPr>
            </w:pPr>
            <w:ins w:id="196" w:author="Alex" w:date="2023-03-27T11:55:00Z">
              <w:r w:rsidRPr="00FB780A">
                <w:rPr>
                  <w:b/>
                  <w:bCs/>
                  <w:rPrChange w:id="197" w:author="Alex" w:date="2023-03-27T11:55:00Z">
                    <w:rPr>
                      <w:b/>
                      <w:bCs/>
                      <w:i/>
                      <w:iCs/>
                    </w:rPr>
                  </w:rPrChange>
                </w:rPr>
                <w:t>Term</w:t>
              </w:r>
            </w:ins>
          </w:p>
        </w:tc>
        <w:tc>
          <w:tcPr>
            <w:tcW w:w="1633" w:type="dxa"/>
            <w:tcBorders>
              <w:bottom w:val="single" w:sz="2" w:space="0" w:color="auto"/>
            </w:tcBorders>
            <w:shd w:val="clear" w:color="auto" w:fill="D9D9D9" w:themeFill="background1" w:themeFillShade="D9"/>
          </w:tcPr>
          <w:p w14:paraId="7E4F78C3" w14:textId="33E58646" w:rsidR="00FB780A" w:rsidRPr="00FB780A" w:rsidRDefault="00FB780A" w:rsidP="00F9608E">
            <w:pPr>
              <w:spacing w:line="360" w:lineRule="auto"/>
              <w:rPr>
                <w:b/>
                <w:bCs/>
                <w:i/>
                <w:iCs/>
                <w:u w:val="single"/>
                <w:rPrChange w:id="198" w:author="Alex" w:date="2023-03-27T11:54:00Z">
                  <w:rPr/>
                </w:rPrChange>
              </w:rPr>
            </w:pPr>
            <w:ins w:id="199" w:author="Alex" w:date="2023-03-27T11:54:00Z">
              <w:r>
                <w:rPr>
                  <w:b/>
                  <w:bCs/>
                </w:rPr>
                <w:t>Z value/</w:t>
              </w:r>
            </w:ins>
            <w:proofErr w:type="spellStart"/>
            <w:ins w:id="200" w:author="Alex" w:date="2023-03-27T12:06:00Z">
              <w:r w:rsidR="00C34ED7">
                <w:rPr>
                  <w:b/>
                  <w:bCs/>
                  <w:i/>
                  <w:iCs/>
                </w:rPr>
                <w:t>logLik</w:t>
              </w:r>
            </w:ins>
            <w:proofErr w:type="spellEnd"/>
          </w:p>
        </w:tc>
        <w:tc>
          <w:tcPr>
            <w:tcW w:w="1417" w:type="dxa"/>
            <w:tcBorders>
              <w:bottom w:val="single" w:sz="2" w:space="0" w:color="auto"/>
            </w:tcBorders>
            <w:shd w:val="clear" w:color="auto" w:fill="D9D9D9" w:themeFill="background1" w:themeFillShade="D9"/>
          </w:tcPr>
          <w:p w14:paraId="49D8D1F1" w14:textId="499F14B3" w:rsidR="00FB780A" w:rsidRPr="00C34ED7" w:rsidRDefault="00C34ED7" w:rsidP="00F9608E">
            <w:pPr>
              <w:spacing w:line="360" w:lineRule="auto"/>
              <w:rPr>
                <w:b/>
                <w:bCs/>
                <w:i/>
                <w:iCs/>
                <w:rPrChange w:id="201" w:author="Alex" w:date="2023-03-27T12:06:00Z">
                  <w:rPr/>
                </w:rPrChange>
              </w:rPr>
            </w:pPr>
            <w:ins w:id="202" w:author="Alex" w:date="2023-03-27T12:06:00Z">
              <w:r>
                <w:rPr>
                  <w:b/>
                  <w:bCs/>
                </w:rPr>
                <w:t>p/</w:t>
              </w:r>
              <w:r>
                <w:rPr>
                  <w:b/>
                  <w:bCs/>
                  <w:i/>
                  <w:iCs/>
                </w:rPr>
                <w:t>AIC</w:t>
              </w:r>
            </w:ins>
          </w:p>
        </w:tc>
      </w:tr>
      <w:tr w:rsidR="00FB780A" w14:paraId="407F8A6F" w14:textId="77777777" w:rsidTr="00C34ED7">
        <w:tc>
          <w:tcPr>
            <w:tcW w:w="4316" w:type="dxa"/>
            <w:tcBorders>
              <w:top w:val="single" w:sz="2" w:space="0" w:color="auto"/>
              <w:left w:val="single" w:sz="2" w:space="0" w:color="auto"/>
              <w:bottom w:val="nil"/>
              <w:right w:val="nil"/>
            </w:tcBorders>
            <w:shd w:val="clear" w:color="auto" w:fill="auto"/>
          </w:tcPr>
          <w:p w14:paraId="3CEAA412" w14:textId="4793E63B" w:rsidR="00FB780A" w:rsidRPr="00FB780A" w:rsidRDefault="00FB780A" w:rsidP="00F9608E">
            <w:pPr>
              <w:spacing w:line="360" w:lineRule="auto"/>
              <w:rPr>
                <w:b/>
                <w:bCs/>
                <w:rPrChange w:id="203" w:author="Alex" w:date="2023-03-27T11:55:00Z">
                  <w:rPr/>
                </w:rPrChange>
              </w:rPr>
            </w:pPr>
            <w:ins w:id="204" w:author="Alex" w:date="2023-03-27T11:55:00Z">
              <w:r>
                <w:rPr>
                  <w:b/>
                  <w:bCs/>
                </w:rPr>
                <w:t xml:space="preserve">Fixed </w:t>
              </w:r>
            </w:ins>
            <w:ins w:id="205" w:author="Alex" w:date="2023-03-27T12:02:00Z">
              <w:r w:rsidR="004E6790">
                <w:rPr>
                  <w:b/>
                  <w:bCs/>
                </w:rPr>
                <w:t>E</w:t>
              </w:r>
            </w:ins>
            <w:ins w:id="206" w:author="Alex" w:date="2023-03-27T11:55:00Z">
              <w:r>
                <w:rPr>
                  <w:b/>
                  <w:bCs/>
                </w:rPr>
                <w:t>ffects</w:t>
              </w:r>
            </w:ins>
          </w:p>
        </w:tc>
        <w:tc>
          <w:tcPr>
            <w:tcW w:w="1633" w:type="dxa"/>
            <w:tcBorders>
              <w:top w:val="single" w:sz="2" w:space="0" w:color="auto"/>
              <w:left w:val="nil"/>
              <w:bottom w:val="nil"/>
              <w:right w:val="nil"/>
            </w:tcBorders>
            <w:shd w:val="clear" w:color="auto" w:fill="auto"/>
          </w:tcPr>
          <w:p w14:paraId="10A51524" w14:textId="77777777" w:rsidR="00FB780A" w:rsidRDefault="00FB780A" w:rsidP="00F9608E">
            <w:pPr>
              <w:spacing w:line="360" w:lineRule="auto"/>
            </w:pPr>
          </w:p>
        </w:tc>
        <w:tc>
          <w:tcPr>
            <w:tcW w:w="1417" w:type="dxa"/>
            <w:tcBorders>
              <w:top w:val="single" w:sz="2" w:space="0" w:color="auto"/>
              <w:left w:val="nil"/>
              <w:bottom w:val="nil"/>
              <w:right w:val="single" w:sz="2" w:space="0" w:color="auto"/>
            </w:tcBorders>
            <w:shd w:val="clear" w:color="auto" w:fill="auto"/>
          </w:tcPr>
          <w:p w14:paraId="2828CE50" w14:textId="77777777" w:rsidR="00FB780A" w:rsidRDefault="00FB780A" w:rsidP="00F9608E">
            <w:pPr>
              <w:spacing w:line="360" w:lineRule="auto"/>
            </w:pPr>
          </w:p>
        </w:tc>
      </w:tr>
      <w:tr w:rsidR="00FB780A" w:rsidDel="00A7506A" w14:paraId="76814A6B" w14:textId="3D171A49" w:rsidTr="00C34ED7">
        <w:trPr>
          <w:del w:id="207" w:author="Alex" w:date="2023-03-27T14:15:00Z"/>
        </w:trPr>
        <w:tc>
          <w:tcPr>
            <w:tcW w:w="4316" w:type="dxa"/>
            <w:tcBorders>
              <w:top w:val="nil"/>
              <w:left w:val="single" w:sz="2" w:space="0" w:color="auto"/>
              <w:bottom w:val="nil"/>
              <w:right w:val="nil"/>
            </w:tcBorders>
            <w:shd w:val="clear" w:color="auto" w:fill="auto"/>
          </w:tcPr>
          <w:p w14:paraId="77EEA714" w14:textId="459D1411" w:rsidR="00FB780A" w:rsidDel="00A7506A" w:rsidRDefault="00FB780A" w:rsidP="00FB780A">
            <w:pPr>
              <w:spacing w:line="360" w:lineRule="auto"/>
              <w:ind w:left="720"/>
              <w:rPr>
                <w:del w:id="208" w:author="Alex" w:date="2023-03-27T14:15:00Z"/>
              </w:rPr>
              <w:pPrChange w:id="209" w:author="Alex" w:date="2023-03-27T11:55:00Z">
                <w:pPr>
                  <w:spacing w:line="360" w:lineRule="auto"/>
                </w:pPr>
              </w:pPrChange>
            </w:pPr>
          </w:p>
        </w:tc>
        <w:tc>
          <w:tcPr>
            <w:tcW w:w="1633" w:type="dxa"/>
            <w:tcBorders>
              <w:top w:val="nil"/>
              <w:left w:val="nil"/>
              <w:bottom w:val="nil"/>
              <w:right w:val="nil"/>
            </w:tcBorders>
            <w:shd w:val="clear" w:color="auto" w:fill="auto"/>
          </w:tcPr>
          <w:p w14:paraId="198C938B" w14:textId="46DF0D3D" w:rsidR="00FB780A" w:rsidDel="00A7506A" w:rsidRDefault="00FB780A" w:rsidP="00F9608E">
            <w:pPr>
              <w:spacing w:line="360" w:lineRule="auto"/>
              <w:rPr>
                <w:del w:id="210" w:author="Alex" w:date="2023-03-27T14:15:00Z"/>
              </w:rPr>
            </w:pPr>
          </w:p>
        </w:tc>
        <w:tc>
          <w:tcPr>
            <w:tcW w:w="1417" w:type="dxa"/>
            <w:tcBorders>
              <w:top w:val="nil"/>
              <w:left w:val="nil"/>
              <w:bottom w:val="nil"/>
              <w:right w:val="single" w:sz="2" w:space="0" w:color="auto"/>
            </w:tcBorders>
            <w:shd w:val="clear" w:color="auto" w:fill="auto"/>
          </w:tcPr>
          <w:p w14:paraId="4104F6EA" w14:textId="1E54FA68" w:rsidR="00FB780A" w:rsidRPr="004E6790" w:rsidDel="00A7506A" w:rsidRDefault="00FB780A" w:rsidP="00F9608E">
            <w:pPr>
              <w:spacing w:line="360" w:lineRule="auto"/>
              <w:rPr>
                <w:del w:id="211" w:author="Alex" w:date="2023-03-27T14:15:00Z"/>
                <w:b/>
                <w:bCs/>
                <w:vertAlign w:val="superscript"/>
                <w:rPrChange w:id="212" w:author="Alex" w:date="2023-03-27T12:04:00Z">
                  <w:rPr>
                    <w:del w:id="213" w:author="Alex" w:date="2023-03-27T14:15:00Z"/>
                  </w:rPr>
                </w:rPrChange>
              </w:rPr>
            </w:pPr>
          </w:p>
        </w:tc>
      </w:tr>
      <w:tr w:rsidR="00FB780A" w14:paraId="3D482BA6" w14:textId="77777777" w:rsidTr="00C34ED7">
        <w:tc>
          <w:tcPr>
            <w:tcW w:w="4316" w:type="dxa"/>
            <w:tcBorders>
              <w:top w:val="nil"/>
              <w:left w:val="single" w:sz="2" w:space="0" w:color="auto"/>
              <w:bottom w:val="nil"/>
              <w:right w:val="nil"/>
            </w:tcBorders>
            <w:shd w:val="clear" w:color="auto" w:fill="auto"/>
          </w:tcPr>
          <w:p w14:paraId="5910DBC9" w14:textId="664F2514" w:rsidR="00FB780A" w:rsidRDefault="00FB780A" w:rsidP="00FB780A">
            <w:pPr>
              <w:spacing w:line="360" w:lineRule="auto"/>
              <w:ind w:left="720"/>
              <w:pPrChange w:id="214" w:author="Alex" w:date="2023-03-27T11:55:00Z">
                <w:pPr>
                  <w:spacing w:line="360" w:lineRule="auto"/>
                </w:pPr>
              </w:pPrChange>
            </w:pPr>
            <w:ins w:id="215" w:author="Alex" w:date="2023-03-27T11:55:00Z">
              <w:r>
                <w:t>Time</w:t>
              </w:r>
            </w:ins>
          </w:p>
        </w:tc>
        <w:tc>
          <w:tcPr>
            <w:tcW w:w="1633" w:type="dxa"/>
            <w:tcBorders>
              <w:top w:val="nil"/>
              <w:left w:val="nil"/>
              <w:bottom w:val="nil"/>
              <w:right w:val="nil"/>
            </w:tcBorders>
            <w:shd w:val="clear" w:color="auto" w:fill="auto"/>
          </w:tcPr>
          <w:p w14:paraId="76CCA407" w14:textId="18A0B98A" w:rsidR="00FB780A" w:rsidRDefault="004E6790" w:rsidP="00F9608E">
            <w:pPr>
              <w:spacing w:line="360" w:lineRule="auto"/>
            </w:pPr>
            <w:ins w:id="216" w:author="Alex" w:date="2023-03-27T12:03:00Z">
              <w:r>
                <w:t>6</w:t>
              </w:r>
            </w:ins>
            <w:ins w:id="217" w:author="Alex" w:date="2023-03-27T12:04:00Z">
              <w:r>
                <w:t>.68</w:t>
              </w:r>
            </w:ins>
          </w:p>
        </w:tc>
        <w:tc>
          <w:tcPr>
            <w:tcW w:w="1417" w:type="dxa"/>
            <w:tcBorders>
              <w:top w:val="nil"/>
              <w:left w:val="nil"/>
              <w:bottom w:val="nil"/>
              <w:right w:val="single" w:sz="2" w:space="0" w:color="auto"/>
            </w:tcBorders>
            <w:shd w:val="clear" w:color="auto" w:fill="auto"/>
          </w:tcPr>
          <w:p w14:paraId="23BDA3F8" w14:textId="76EF82EE" w:rsidR="00FB780A" w:rsidRPr="004E6790" w:rsidRDefault="004E6790" w:rsidP="00F9608E">
            <w:pPr>
              <w:spacing w:line="360" w:lineRule="auto"/>
              <w:rPr>
                <w:b/>
                <w:bCs/>
                <w:vertAlign w:val="superscript"/>
                <w:rPrChange w:id="218" w:author="Alex" w:date="2023-03-27T12:04:00Z">
                  <w:rPr/>
                </w:rPrChange>
              </w:rPr>
            </w:pPr>
            <w:ins w:id="219" w:author="Alex" w:date="2023-03-27T12:04:00Z">
              <w:r w:rsidRPr="004E6790">
                <w:rPr>
                  <w:b/>
                  <w:bCs/>
                  <w:rPrChange w:id="220" w:author="Alex" w:date="2023-03-27T12:04:00Z">
                    <w:rPr/>
                  </w:rPrChange>
                </w:rPr>
                <w:t>&lt; 10</w:t>
              </w:r>
              <w:r w:rsidRPr="004E6790">
                <w:rPr>
                  <w:b/>
                  <w:bCs/>
                  <w:vertAlign w:val="superscript"/>
                  <w:rPrChange w:id="221" w:author="Alex" w:date="2023-03-27T12:04:00Z">
                    <w:rPr>
                      <w:vertAlign w:val="superscript"/>
                    </w:rPr>
                  </w:rPrChange>
                </w:rPr>
                <w:t>-10</w:t>
              </w:r>
            </w:ins>
          </w:p>
        </w:tc>
      </w:tr>
      <w:tr w:rsidR="00FB780A" w14:paraId="2D36F58C" w14:textId="77777777" w:rsidTr="00C34ED7">
        <w:tc>
          <w:tcPr>
            <w:tcW w:w="4316" w:type="dxa"/>
            <w:tcBorders>
              <w:top w:val="nil"/>
              <w:left w:val="single" w:sz="2" w:space="0" w:color="auto"/>
              <w:bottom w:val="nil"/>
              <w:right w:val="nil"/>
            </w:tcBorders>
            <w:shd w:val="clear" w:color="auto" w:fill="auto"/>
          </w:tcPr>
          <w:p w14:paraId="14BF4EE2" w14:textId="3981290C" w:rsidR="00FB780A" w:rsidRPr="00FB780A" w:rsidRDefault="00FB780A" w:rsidP="00FB780A">
            <w:pPr>
              <w:spacing w:line="360" w:lineRule="auto"/>
              <w:ind w:left="720"/>
              <w:rPr>
                <w:vertAlign w:val="superscript"/>
                <w:rPrChange w:id="222" w:author="Alex" w:date="2023-03-27T11:55:00Z">
                  <w:rPr/>
                </w:rPrChange>
              </w:rPr>
              <w:pPrChange w:id="223" w:author="Alex" w:date="2023-03-27T11:55:00Z">
                <w:pPr>
                  <w:spacing w:line="360" w:lineRule="auto"/>
                </w:pPr>
              </w:pPrChange>
            </w:pPr>
            <w:ins w:id="224" w:author="Alex" w:date="2023-03-27T11:55:00Z">
              <w:r>
                <w:t>Time</w:t>
              </w:r>
              <w:r>
                <w:rPr>
                  <w:vertAlign w:val="superscript"/>
                </w:rPr>
                <w:t>2</w:t>
              </w:r>
            </w:ins>
          </w:p>
        </w:tc>
        <w:tc>
          <w:tcPr>
            <w:tcW w:w="1633" w:type="dxa"/>
            <w:tcBorders>
              <w:top w:val="nil"/>
              <w:left w:val="nil"/>
              <w:bottom w:val="nil"/>
              <w:right w:val="nil"/>
            </w:tcBorders>
            <w:shd w:val="clear" w:color="auto" w:fill="auto"/>
          </w:tcPr>
          <w:p w14:paraId="0A41E3D6" w14:textId="5A124DB9" w:rsidR="00FB780A" w:rsidRDefault="004E6790" w:rsidP="00F9608E">
            <w:pPr>
              <w:spacing w:line="360" w:lineRule="auto"/>
            </w:pPr>
            <w:ins w:id="225" w:author="Alex" w:date="2023-03-27T12:04:00Z">
              <w:r>
                <w:t>-6.31</w:t>
              </w:r>
            </w:ins>
          </w:p>
        </w:tc>
        <w:tc>
          <w:tcPr>
            <w:tcW w:w="1417" w:type="dxa"/>
            <w:tcBorders>
              <w:top w:val="nil"/>
              <w:left w:val="nil"/>
              <w:bottom w:val="nil"/>
              <w:right w:val="single" w:sz="2" w:space="0" w:color="auto"/>
            </w:tcBorders>
            <w:shd w:val="clear" w:color="auto" w:fill="auto"/>
          </w:tcPr>
          <w:p w14:paraId="1CCE30E8" w14:textId="7D0BBA4B" w:rsidR="00FB780A" w:rsidRPr="004E6790" w:rsidRDefault="004E6790" w:rsidP="00F9608E">
            <w:pPr>
              <w:spacing w:line="360" w:lineRule="auto"/>
              <w:rPr>
                <w:b/>
                <w:bCs/>
                <w:vertAlign w:val="superscript"/>
                <w:rPrChange w:id="226" w:author="Alex" w:date="2023-03-27T12:04:00Z">
                  <w:rPr/>
                </w:rPrChange>
              </w:rPr>
            </w:pPr>
            <w:ins w:id="227" w:author="Alex" w:date="2023-03-27T12:04:00Z">
              <w:r w:rsidRPr="004E6790">
                <w:rPr>
                  <w:b/>
                  <w:bCs/>
                  <w:rPrChange w:id="228" w:author="Alex" w:date="2023-03-27T12:04:00Z">
                    <w:rPr/>
                  </w:rPrChange>
                </w:rPr>
                <w:t>&lt; 10</w:t>
              </w:r>
              <w:r w:rsidRPr="004E6790">
                <w:rPr>
                  <w:b/>
                  <w:bCs/>
                  <w:vertAlign w:val="superscript"/>
                  <w:rPrChange w:id="229" w:author="Alex" w:date="2023-03-27T12:04:00Z">
                    <w:rPr>
                      <w:vertAlign w:val="superscript"/>
                    </w:rPr>
                  </w:rPrChange>
                </w:rPr>
                <w:t>-9</w:t>
              </w:r>
            </w:ins>
          </w:p>
        </w:tc>
      </w:tr>
      <w:tr w:rsidR="00FB780A" w14:paraId="6E415DF9" w14:textId="77777777" w:rsidTr="00C34ED7">
        <w:tc>
          <w:tcPr>
            <w:tcW w:w="4316" w:type="dxa"/>
            <w:tcBorders>
              <w:top w:val="nil"/>
              <w:left w:val="single" w:sz="2" w:space="0" w:color="auto"/>
              <w:bottom w:val="nil"/>
              <w:right w:val="nil"/>
            </w:tcBorders>
            <w:shd w:val="clear" w:color="auto" w:fill="auto"/>
          </w:tcPr>
          <w:p w14:paraId="3076B75B" w14:textId="4F663C2A" w:rsidR="00FB780A" w:rsidRPr="00876ADE" w:rsidRDefault="00FB780A" w:rsidP="00F9608E">
            <w:pPr>
              <w:spacing w:line="360" w:lineRule="auto"/>
              <w:rPr>
                <w:b/>
                <w:bCs/>
                <w:i/>
                <w:iCs/>
                <w:rPrChange w:id="230" w:author="Alex" w:date="2023-03-27T14:15:00Z">
                  <w:rPr/>
                </w:rPrChange>
              </w:rPr>
            </w:pPr>
            <w:ins w:id="231" w:author="Alex" w:date="2023-03-27T11:55:00Z">
              <w:r w:rsidRPr="00876ADE">
                <w:rPr>
                  <w:b/>
                  <w:bCs/>
                  <w:i/>
                  <w:iCs/>
                  <w:rPrChange w:id="232" w:author="Alex" w:date="2023-03-27T14:15:00Z">
                    <w:rPr>
                      <w:b/>
                      <w:bCs/>
                    </w:rPr>
                  </w:rPrChange>
                </w:rPr>
                <w:t xml:space="preserve">Random </w:t>
              </w:r>
            </w:ins>
            <w:ins w:id="233" w:author="Alex" w:date="2023-03-27T12:02:00Z">
              <w:r w:rsidR="004E6790" w:rsidRPr="00876ADE">
                <w:rPr>
                  <w:b/>
                  <w:bCs/>
                  <w:i/>
                  <w:iCs/>
                  <w:rPrChange w:id="234" w:author="Alex" w:date="2023-03-27T14:15:00Z">
                    <w:rPr>
                      <w:b/>
                      <w:bCs/>
                    </w:rPr>
                  </w:rPrChange>
                </w:rPr>
                <w:t>E</w:t>
              </w:r>
            </w:ins>
            <w:ins w:id="235" w:author="Alex" w:date="2023-03-27T11:55:00Z">
              <w:r w:rsidRPr="00876ADE">
                <w:rPr>
                  <w:b/>
                  <w:bCs/>
                  <w:i/>
                  <w:iCs/>
                  <w:rPrChange w:id="236" w:author="Alex" w:date="2023-03-27T14:15:00Z">
                    <w:rPr>
                      <w:b/>
                      <w:bCs/>
                    </w:rPr>
                  </w:rPrChange>
                </w:rPr>
                <w:t>ffects</w:t>
              </w:r>
            </w:ins>
          </w:p>
        </w:tc>
        <w:tc>
          <w:tcPr>
            <w:tcW w:w="1633" w:type="dxa"/>
            <w:tcBorders>
              <w:top w:val="nil"/>
              <w:left w:val="nil"/>
              <w:bottom w:val="nil"/>
              <w:right w:val="nil"/>
            </w:tcBorders>
            <w:shd w:val="clear" w:color="auto" w:fill="auto"/>
          </w:tcPr>
          <w:p w14:paraId="5564DA13" w14:textId="77777777" w:rsidR="00FB780A" w:rsidRDefault="00FB780A" w:rsidP="00F9608E">
            <w:pPr>
              <w:spacing w:line="360" w:lineRule="auto"/>
            </w:pPr>
          </w:p>
        </w:tc>
        <w:tc>
          <w:tcPr>
            <w:tcW w:w="1417" w:type="dxa"/>
            <w:tcBorders>
              <w:top w:val="nil"/>
              <w:left w:val="nil"/>
              <w:bottom w:val="nil"/>
              <w:right w:val="single" w:sz="2" w:space="0" w:color="auto"/>
            </w:tcBorders>
            <w:shd w:val="clear" w:color="auto" w:fill="auto"/>
          </w:tcPr>
          <w:p w14:paraId="190EF7B3" w14:textId="77777777" w:rsidR="00FB780A" w:rsidRDefault="00FB780A" w:rsidP="00F9608E">
            <w:pPr>
              <w:spacing w:line="360" w:lineRule="auto"/>
            </w:pPr>
          </w:p>
        </w:tc>
      </w:tr>
      <w:tr w:rsidR="00C34ED7" w14:paraId="20E23404" w14:textId="77777777" w:rsidTr="00C34ED7">
        <w:tc>
          <w:tcPr>
            <w:tcW w:w="4316" w:type="dxa"/>
            <w:tcBorders>
              <w:top w:val="nil"/>
              <w:left w:val="single" w:sz="2" w:space="0" w:color="auto"/>
              <w:bottom w:val="nil"/>
              <w:right w:val="nil"/>
            </w:tcBorders>
            <w:shd w:val="clear" w:color="auto" w:fill="auto"/>
          </w:tcPr>
          <w:p w14:paraId="5CBF1264" w14:textId="6EBAD17A" w:rsidR="00C34ED7" w:rsidRPr="004E6790" w:rsidRDefault="00C34ED7" w:rsidP="00C34ED7">
            <w:pPr>
              <w:spacing w:line="360" w:lineRule="auto"/>
              <w:ind w:left="720"/>
              <w:rPr>
                <w:i/>
                <w:iCs/>
                <w:rPrChange w:id="237" w:author="Alex" w:date="2023-03-27T12:01:00Z">
                  <w:rPr/>
                </w:rPrChange>
              </w:rPr>
              <w:pPrChange w:id="238" w:author="Alex" w:date="2023-03-27T12:01:00Z">
                <w:pPr>
                  <w:spacing w:line="360" w:lineRule="auto"/>
                </w:pPr>
              </w:pPrChange>
            </w:pPr>
            <w:ins w:id="239" w:author="Alex" w:date="2023-03-27T12:01:00Z">
              <w:r>
                <w:rPr>
                  <w:i/>
                  <w:iCs/>
                </w:rPr>
                <w:t xml:space="preserve">(1 + </w:t>
              </w:r>
            </w:ins>
            <w:ins w:id="240" w:author="Alex" w:date="2023-03-27T12:02:00Z">
              <w:r>
                <w:rPr>
                  <w:i/>
                  <w:iCs/>
                </w:rPr>
                <w:t>Time</w:t>
              </w:r>
            </w:ins>
            <w:ins w:id="241" w:author="Alex" w:date="2023-03-27T12:01:00Z">
              <w:r>
                <w:rPr>
                  <w:i/>
                  <w:iCs/>
                </w:rPr>
                <w:t xml:space="preserve"> + </w:t>
              </w:r>
            </w:ins>
            <w:ins w:id="242" w:author="Alex" w:date="2023-03-27T12:02:00Z">
              <w:r>
                <w:rPr>
                  <w:i/>
                  <w:iCs/>
                </w:rPr>
                <w:t>Time</w:t>
              </w:r>
            </w:ins>
            <w:ins w:id="243" w:author="Alex" w:date="2023-03-27T12:01:00Z">
              <w:r>
                <w:rPr>
                  <w:i/>
                  <w:iCs/>
                  <w:vertAlign w:val="superscript"/>
                </w:rPr>
                <w:t>2</w:t>
              </w:r>
            </w:ins>
            <w:ins w:id="244" w:author="Alex" w:date="2023-03-27T12:02:00Z">
              <w:r>
                <w:rPr>
                  <w:i/>
                  <w:iCs/>
                </w:rPr>
                <w:t xml:space="preserve"> | Site</w:t>
              </w:r>
            </w:ins>
            <w:ins w:id="245" w:author="Alex" w:date="2023-03-27T12:01:00Z">
              <w:r>
                <w:rPr>
                  <w:i/>
                  <w:iCs/>
                </w:rPr>
                <w:t>)</w:t>
              </w:r>
            </w:ins>
          </w:p>
        </w:tc>
        <w:tc>
          <w:tcPr>
            <w:tcW w:w="1633" w:type="dxa"/>
            <w:tcBorders>
              <w:top w:val="nil"/>
              <w:left w:val="nil"/>
              <w:bottom w:val="nil"/>
              <w:right w:val="nil"/>
            </w:tcBorders>
            <w:shd w:val="clear" w:color="auto" w:fill="auto"/>
          </w:tcPr>
          <w:p w14:paraId="293166C3" w14:textId="42E12C53" w:rsidR="00C34ED7" w:rsidRPr="001C6086" w:rsidRDefault="00125398" w:rsidP="00C34ED7">
            <w:pPr>
              <w:spacing w:line="360" w:lineRule="auto"/>
              <w:rPr>
                <w:i/>
                <w:iCs/>
                <w:rPrChange w:id="246" w:author="Alex" w:date="2023-03-27T14:15:00Z">
                  <w:rPr/>
                </w:rPrChange>
              </w:rPr>
            </w:pPr>
            <w:ins w:id="247" w:author="Alex" w:date="2023-03-27T12:08:00Z">
              <w:r w:rsidRPr="001C6086">
                <w:rPr>
                  <w:i/>
                  <w:iCs/>
                  <w:rPrChange w:id="248" w:author="Alex" w:date="2023-03-27T14:15:00Z">
                    <w:rPr/>
                  </w:rPrChange>
                </w:rPr>
                <w:t>-1121</w:t>
              </w:r>
            </w:ins>
          </w:p>
        </w:tc>
        <w:tc>
          <w:tcPr>
            <w:tcW w:w="1417" w:type="dxa"/>
            <w:tcBorders>
              <w:top w:val="nil"/>
              <w:left w:val="nil"/>
              <w:bottom w:val="nil"/>
              <w:right w:val="single" w:sz="2" w:space="0" w:color="auto"/>
            </w:tcBorders>
            <w:shd w:val="clear" w:color="auto" w:fill="auto"/>
          </w:tcPr>
          <w:p w14:paraId="674017E9" w14:textId="3A984919" w:rsidR="00C34ED7" w:rsidRPr="001C6086" w:rsidRDefault="00C34ED7" w:rsidP="00C34ED7">
            <w:pPr>
              <w:spacing w:line="360" w:lineRule="auto"/>
              <w:rPr>
                <w:b/>
                <w:bCs/>
                <w:i/>
                <w:iCs/>
                <w:vertAlign w:val="superscript"/>
                <w:rPrChange w:id="249" w:author="Alex" w:date="2023-03-27T14:15:00Z">
                  <w:rPr/>
                </w:rPrChange>
              </w:rPr>
            </w:pPr>
            <w:ins w:id="250" w:author="Alex" w:date="2023-03-27T12:06:00Z">
              <w:r w:rsidRPr="001C6086">
                <w:rPr>
                  <w:b/>
                  <w:bCs/>
                  <w:i/>
                  <w:iCs/>
                  <w:rPrChange w:id="251" w:author="Alex" w:date="2023-03-27T14:15:00Z">
                    <w:rPr/>
                  </w:rPrChange>
                </w:rPr>
                <w:t>2261</w:t>
              </w:r>
            </w:ins>
          </w:p>
        </w:tc>
      </w:tr>
      <w:tr w:rsidR="00C34ED7" w14:paraId="5B881232" w14:textId="77777777" w:rsidTr="00C34ED7">
        <w:tblPrEx>
          <w:tblPrExChange w:id="252" w:author="Alex" w:date="2023-03-27T12:06:00Z">
            <w:tblPrEx>
              <w:tblW w:w="0" w:type="auto"/>
            </w:tblPrEx>
          </w:tblPrExChange>
        </w:tblPrEx>
        <w:trPr>
          <w:ins w:id="253" w:author="Alex" w:date="2023-03-27T11:57:00Z"/>
        </w:trPr>
        <w:tc>
          <w:tcPr>
            <w:tcW w:w="4316" w:type="dxa"/>
            <w:tcBorders>
              <w:top w:val="nil"/>
              <w:left w:val="single" w:sz="2" w:space="0" w:color="auto"/>
              <w:bottom w:val="nil"/>
              <w:right w:val="nil"/>
            </w:tcBorders>
            <w:shd w:val="clear" w:color="auto" w:fill="auto"/>
            <w:tcPrChange w:id="254" w:author="Alex" w:date="2023-03-27T12:06:00Z">
              <w:tcPr>
                <w:tcW w:w="4316" w:type="dxa"/>
                <w:tcBorders>
                  <w:bottom w:val="single" w:sz="2" w:space="0" w:color="auto"/>
                </w:tcBorders>
                <w:shd w:val="clear" w:color="auto" w:fill="auto"/>
              </w:tcPr>
            </w:tcPrChange>
          </w:tcPr>
          <w:p w14:paraId="6184D48F" w14:textId="721A3E55" w:rsidR="00C34ED7" w:rsidRPr="004E6790" w:rsidRDefault="00C34ED7" w:rsidP="00C34ED7">
            <w:pPr>
              <w:spacing w:line="360" w:lineRule="auto"/>
              <w:ind w:left="720"/>
              <w:rPr>
                <w:ins w:id="255" w:author="Alex" w:date="2023-03-27T11:57:00Z"/>
                <w:i/>
                <w:iCs/>
                <w:rPrChange w:id="256" w:author="Alex" w:date="2023-03-27T12:02:00Z">
                  <w:rPr>
                    <w:ins w:id="257" w:author="Alex" w:date="2023-03-27T11:57:00Z"/>
                  </w:rPr>
                </w:rPrChange>
              </w:rPr>
              <w:pPrChange w:id="258" w:author="Alex" w:date="2023-03-27T12:02:00Z">
                <w:pPr>
                  <w:spacing w:line="360" w:lineRule="auto"/>
                </w:pPr>
              </w:pPrChange>
            </w:pPr>
            <w:ins w:id="259" w:author="Alex" w:date="2023-03-27T12:02:00Z">
              <w:r>
                <w:rPr>
                  <w:i/>
                  <w:iCs/>
                </w:rPr>
                <w:t>(1 + Time | Site)</w:t>
              </w:r>
            </w:ins>
          </w:p>
        </w:tc>
        <w:tc>
          <w:tcPr>
            <w:tcW w:w="1633" w:type="dxa"/>
            <w:tcBorders>
              <w:top w:val="nil"/>
              <w:left w:val="nil"/>
              <w:bottom w:val="nil"/>
              <w:right w:val="nil"/>
            </w:tcBorders>
            <w:shd w:val="clear" w:color="auto" w:fill="auto"/>
            <w:tcPrChange w:id="260" w:author="Alex" w:date="2023-03-27T12:06:00Z">
              <w:tcPr>
                <w:tcW w:w="4317" w:type="dxa"/>
                <w:shd w:val="clear" w:color="auto" w:fill="auto"/>
              </w:tcPr>
            </w:tcPrChange>
          </w:tcPr>
          <w:p w14:paraId="3FDB52D5" w14:textId="29FD41D8" w:rsidR="00C34ED7" w:rsidRPr="001C6086" w:rsidRDefault="00125398" w:rsidP="00C34ED7">
            <w:pPr>
              <w:spacing w:line="360" w:lineRule="auto"/>
              <w:rPr>
                <w:ins w:id="261" w:author="Alex" w:date="2023-03-27T11:57:00Z"/>
                <w:i/>
                <w:iCs/>
                <w:rPrChange w:id="262" w:author="Alex" w:date="2023-03-27T14:15:00Z">
                  <w:rPr>
                    <w:ins w:id="263" w:author="Alex" w:date="2023-03-27T11:57:00Z"/>
                  </w:rPr>
                </w:rPrChange>
              </w:rPr>
            </w:pPr>
            <w:ins w:id="264" w:author="Alex" w:date="2023-03-27T12:08:00Z">
              <w:r w:rsidRPr="001C6086">
                <w:rPr>
                  <w:i/>
                  <w:iCs/>
                  <w:rPrChange w:id="265" w:author="Alex" w:date="2023-03-27T14:15:00Z">
                    <w:rPr/>
                  </w:rPrChange>
                </w:rPr>
                <w:t>-1443</w:t>
              </w:r>
            </w:ins>
          </w:p>
        </w:tc>
        <w:tc>
          <w:tcPr>
            <w:tcW w:w="1417" w:type="dxa"/>
            <w:tcBorders>
              <w:top w:val="nil"/>
              <w:left w:val="nil"/>
              <w:bottom w:val="nil"/>
              <w:right w:val="single" w:sz="2" w:space="0" w:color="auto"/>
            </w:tcBorders>
            <w:shd w:val="clear" w:color="auto" w:fill="auto"/>
            <w:tcPrChange w:id="266" w:author="Alex" w:date="2023-03-27T12:06:00Z">
              <w:tcPr>
                <w:tcW w:w="4317" w:type="dxa"/>
                <w:shd w:val="clear" w:color="auto" w:fill="auto"/>
              </w:tcPr>
            </w:tcPrChange>
          </w:tcPr>
          <w:p w14:paraId="5C0589E6" w14:textId="7F39227D" w:rsidR="00C34ED7" w:rsidRPr="001C6086" w:rsidRDefault="00C34ED7" w:rsidP="00C34ED7">
            <w:pPr>
              <w:spacing w:line="360" w:lineRule="auto"/>
              <w:rPr>
                <w:ins w:id="267" w:author="Alex" w:date="2023-03-27T11:57:00Z"/>
                <w:i/>
                <w:iCs/>
                <w:rPrChange w:id="268" w:author="Alex" w:date="2023-03-27T14:15:00Z">
                  <w:rPr>
                    <w:ins w:id="269" w:author="Alex" w:date="2023-03-27T11:57:00Z"/>
                  </w:rPr>
                </w:rPrChange>
              </w:rPr>
            </w:pPr>
            <w:ins w:id="270" w:author="Alex" w:date="2023-03-27T12:06:00Z">
              <w:r w:rsidRPr="001C6086">
                <w:rPr>
                  <w:i/>
                  <w:iCs/>
                  <w:rPrChange w:id="271" w:author="Alex" w:date="2023-03-27T14:15:00Z">
                    <w:rPr/>
                  </w:rPrChange>
                </w:rPr>
                <w:t>2899</w:t>
              </w:r>
            </w:ins>
          </w:p>
        </w:tc>
      </w:tr>
      <w:tr w:rsidR="00C34ED7" w14:paraId="72D57FA1" w14:textId="77777777" w:rsidTr="00C34ED7">
        <w:tblPrEx>
          <w:tblPrExChange w:id="272" w:author="Alex" w:date="2023-03-27T12:06:00Z">
            <w:tblPrEx>
              <w:tblW w:w="0" w:type="auto"/>
            </w:tblPrEx>
          </w:tblPrExChange>
        </w:tblPrEx>
        <w:trPr>
          <w:ins w:id="273" w:author="Alex" w:date="2023-03-27T12:02:00Z"/>
        </w:trPr>
        <w:tc>
          <w:tcPr>
            <w:tcW w:w="4316" w:type="dxa"/>
            <w:tcBorders>
              <w:top w:val="nil"/>
              <w:left w:val="single" w:sz="2" w:space="0" w:color="auto"/>
              <w:bottom w:val="nil"/>
              <w:right w:val="nil"/>
            </w:tcBorders>
            <w:shd w:val="clear" w:color="auto" w:fill="auto"/>
            <w:tcPrChange w:id="274" w:author="Alex" w:date="2023-03-27T12:06:00Z">
              <w:tcPr>
                <w:tcW w:w="4316" w:type="dxa"/>
                <w:tcBorders>
                  <w:top w:val="nil"/>
                  <w:left w:val="single" w:sz="2" w:space="0" w:color="auto"/>
                  <w:bottom w:val="nil"/>
                  <w:right w:val="nil"/>
                </w:tcBorders>
                <w:shd w:val="clear" w:color="auto" w:fill="auto"/>
              </w:tcPr>
            </w:tcPrChange>
          </w:tcPr>
          <w:p w14:paraId="674F0F65" w14:textId="7AA71620" w:rsidR="00C34ED7" w:rsidRDefault="00C34ED7" w:rsidP="00C34ED7">
            <w:pPr>
              <w:spacing w:line="360" w:lineRule="auto"/>
              <w:ind w:left="720"/>
              <w:rPr>
                <w:ins w:id="275" w:author="Alex" w:date="2023-03-27T12:02:00Z"/>
                <w:i/>
                <w:iCs/>
              </w:rPr>
            </w:pPr>
            <w:ins w:id="276" w:author="Alex" w:date="2023-03-27T12:02:00Z">
              <w:r>
                <w:rPr>
                  <w:i/>
                  <w:iCs/>
                </w:rPr>
                <w:t>(</w:t>
              </w:r>
            </w:ins>
            <w:ins w:id="277" w:author="Alex" w:date="2023-03-27T12:03:00Z">
              <w:r>
                <w:rPr>
                  <w:i/>
                  <w:iCs/>
                </w:rPr>
                <w:t>Time | Site)</w:t>
              </w:r>
            </w:ins>
          </w:p>
        </w:tc>
        <w:tc>
          <w:tcPr>
            <w:tcW w:w="1633" w:type="dxa"/>
            <w:tcBorders>
              <w:top w:val="nil"/>
              <w:left w:val="nil"/>
              <w:bottom w:val="nil"/>
              <w:right w:val="nil"/>
            </w:tcBorders>
            <w:shd w:val="clear" w:color="auto" w:fill="auto"/>
            <w:tcPrChange w:id="278" w:author="Alex" w:date="2023-03-27T12:06:00Z">
              <w:tcPr>
                <w:tcW w:w="4317" w:type="dxa"/>
                <w:tcBorders>
                  <w:top w:val="nil"/>
                  <w:left w:val="nil"/>
                  <w:bottom w:val="nil"/>
                  <w:right w:val="nil"/>
                </w:tcBorders>
                <w:shd w:val="clear" w:color="auto" w:fill="auto"/>
              </w:tcPr>
            </w:tcPrChange>
          </w:tcPr>
          <w:p w14:paraId="5F0E7C91" w14:textId="4AE4E4F2" w:rsidR="00C34ED7" w:rsidRPr="001C6086" w:rsidRDefault="00125398" w:rsidP="00C34ED7">
            <w:pPr>
              <w:spacing w:line="360" w:lineRule="auto"/>
              <w:rPr>
                <w:ins w:id="279" w:author="Alex" w:date="2023-03-27T12:02:00Z"/>
                <w:i/>
                <w:iCs/>
                <w:rPrChange w:id="280" w:author="Alex" w:date="2023-03-27T14:15:00Z">
                  <w:rPr>
                    <w:ins w:id="281" w:author="Alex" w:date="2023-03-27T12:02:00Z"/>
                  </w:rPr>
                </w:rPrChange>
              </w:rPr>
            </w:pPr>
            <w:ins w:id="282" w:author="Alex" w:date="2023-03-27T12:08:00Z">
              <w:r w:rsidRPr="001C6086">
                <w:rPr>
                  <w:i/>
                  <w:iCs/>
                  <w:rPrChange w:id="283" w:author="Alex" w:date="2023-03-27T14:15:00Z">
                    <w:rPr/>
                  </w:rPrChange>
                </w:rPr>
                <w:t>-1443</w:t>
              </w:r>
            </w:ins>
          </w:p>
        </w:tc>
        <w:tc>
          <w:tcPr>
            <w:tcW w:w="1417" w:type="dxa"/>
            <w:tcBorders>
              <w:top w:val="nil"/>
              <w:left w:val="nil"/>
              <w:bottom w:val="nil"/>
              <w:right w:val="single" w:sz="2" w:space="0" w:color="auto"/>
            </w:tcBorders>
            <w:shd w:val="clear" w:color="auto" w:fill="auto"/>
            <w:tcPrChange w:id="284" w:author="Alex" w:date="2023-03-27T12:06:00Z">
              <w:tcPr>
                <w:tcW w:w="4317" w:type="dxa"/>
                <w:tcBorders>
                  <w:top w:val="nil"/>
                  <w:left w:val="nil"/>
                  <w:bottom w:val="nil"/>
                  <w:right w:val="single" w:sz="2" w:space="0" w:color="auto"/>
                </w:tcBorders>
                <w:shd w:val="clear" w:color="auto" w:fill="auto"/>
              </w:tcPr>
            </w:tcPrChange>
          </w:tcPr>
          <w:p w14:paraId="49CDAF93" w14:textId="4DED1084" w:rsidR="00C34ED7" w:rsidRPr="001C6086" w:rsidRDefault="00C34ED7" w:rsidP="00C34ED7">
            <w:pPr>
              <w:spacing w:line="360" w:lineRule="auto"/>
              <w:rPr>
                <w:ins w:id="285" w:author="Alex" w:date="2023-03-27T12:02:00Z"/>
                <w:i/>
                <w:iCs/>
                <w:rPrChange w:id="286" w:author="Alex" w:date="2023-03-27T14:15:00Z">
                  <w:rPr>
                    <w:ins w:id="287" w:author="Alex" w:date="2023-03-27T12:02:00Z"/>
                  </w:rPr>
                </w:rPrChange>
              </w:rPr>
            </w:pPr>
            <w:ins w:id="288" w:author="Alex" w:date="2023-03-27T12:06:00Z">
              <w:r w:rsidRPr="001C6086">
                <w:rPr>
                  <w:i/>
                  <w:iCs/>
                  <w:rPrChange w:id="289" w:author="Alex" w:date="2023-03-27T14:15:00Z">
                    <w:rPr/>
                  </w:rPrChange>
                </w:rPr>
                <w:t>2899</w:t>
              </w:r>
            </w:ins>
          </w:p>
        </w:tc>
      </w:tr>
      <w:tr w:rsidR="00C34ED7" w14:paraId="2AACF060" w14:textId="77777777" w:rsidTr="00C34ED7">
        <w:tblPrEx>
          <w:tblPrExChange w:id="290" w:author="Alex" w:date="2023-03-27T12:06:00Z">
            <w:tblPrEx>
              <w:tblW w:w="0" w:type="auto"/>
            </w:tblPrEx>
          </w:tblPrExChange>
        </w:tblPrEx>
        <w:trPr>
          <w:ins w:id="291" w:author="Alex" w:date="2023-03-27T12:01:00Z"/>
        </w:trPr>
        <w:tc>
          <w:tcPr>
            <w:tcW w:w="4316" w:type="dxa"/>
            <w:tcBorders>
              <w:top w:val="nil"/>
              <w:left w:val="single" w:sz="2" w:space="0" w:color="auto"/>
              <w:bottom w:val="single" w:sz="2" w:space="0" w:color="auto"/>
              <w:right w:val="nil"/>
            </w:tcBorders>
            <w:shd w:val="clear" w:color="auto" w:fill="auto"/>
            <w:tcPrChange w:id="292" w:author="Alex" w:date="2023-03-27T12:06:00Z">
              <w:tcPr>
                <w:tcW w:w="4316" w:type="dxa"/>
                <w:tcBorders>
                  <w:bottom w:val="single" w:sz="2" w:space="0" w:color="auto"/>
                </w:tcBorders>
                <w:shd w:val="clear" w:color="auto" w:fill="auto"/>
              </w:tcPr>
            </w:tcPrChange>
          </w:tcPr>
          <w:p w14:paraId="4C9C5D71" w14:textId="40E648CA" w:rsidR="00C34ED7" w:rsidRPr="004E6790" w:rsidRDefault="00C34ED7" w:rsidP="00C34ED7">
            <w:pPr>
              <w:spacing w:line="360" w:lineRule="auto"/>
              <w:ind w:left="720"/>
              <w:rPr>
                <w:ins w:id="293" w:author="Alex" w:date="2023-03-27T12:01:00Z"/>
                <w:i/>
                <w:iCs/>
                <w:rPrChange w:id="294" w:author="Alex" w:date="2023-03-27T12:03:00Z">
                  <w:rPr>
                    <w:ins w:id="295" w:author="Alex" w:date="2023-03-27T12:01:00Z"/>
                  </w:rPr>
                </w:rPrChange>
              </w:rPr>
              <w:pPrChange w:id="296" w:author="Alex" w:date="2023-03-27T12:03:00Z">
                <w:pPr>
                  <w:spacing w:line="360" w:lineRule="auto"/>
                </w:pPr>
              </w:pPrChange>
            </w:pPr>
            <w:ins w:id="297" w:author="Alex" w:date="2023-03-27T12:03:00Z">
              <w:r>
                <w:rPr>
                  <w:i/>
                  <w:iCs/>
                </w:rPr>
                <w:t>(1 | Site)</w:t>
              </w:r>
            </w:ins>
          </w:p>
        </w:tc>
        <w:tc>
          <w:tcPr>
            <w:tcW w:w="1633" w:type="dxa"/>
            <w:tcBorders>
              <w:top w:val="nil"/>
              <w:left w:val="nil"/>
              <w:bottom w:val="single" w:sz="2" w:space="0" w:color="auto"/>
              <w:right w:val="nil"/>
            </w:tcBorders>
            <w:shd w:val="clear" w:color="auto" w:fill="auto"/>
            <w:tcPrChange w:id="298" w:author="Alex" w:date="2023-03-27T12:06:00Z">
              <w:tcPr>
                <w:tcW w:w="4317" w:type="dxa"/>
                <w:shd w:val="clear" w:color="auto" w:fill="auto"/>
              </w:tcPr>
            </w:tcPrChange>
          </w:tcPr>
          <w:p w14:paraId="25B9939D" w14:textId="7F2AED84" w:rsidR="00C34ED7" w:rsidRPr="001C6086" w:rsidRDefault="00125398" w:rsidP="00C34ED7">
            <w:pPr>
              <w:spacing w:line="360" w:lineRule="auto"/>
              <w:rPr>
                <w:ins w:id="299" w:author="Alex" w:date="2023-03-27T12:01:00Z"/>
                <w:i/>
                <w:iCs/>
                <w:rPrChange w:id="300" w:author="Alex" w:date="2023-03-27T14:15:00Z">
                  <w:rPr>
                    <w:ins w:id="301" w:author="Alex" w:date="2023-03-27T12:01:00Z"/>
                  </w:rPr>
                </w:rPrChange>
              </w:rPr>
            </w:pPr>
            <w:ins w:id="302" w:author="Alex" w:date="2023-03-27T12:07:00Z">
              <w:r w:rsidRPr="001C6086">
                <w:rPr>
                  <w:i/>
                  <w:iCs/>
                  <w:rPrChange w:id="303" w:author="Alex" w:date="2023-03-27T14:15:00Z">
                    <w:rPr/>
                  </w:rPrChange>
                </w:rPr>
                <w:t>-2083</w:t>
              </w:r>
            </w:ins>
          </w:p>
        </w:tc>
        <w:tc>
          <w:tcPr>
            <w:tcW w:w="1417" w:type="dxa"/>
            <w:tcBorders>
              <w:top w:val="nil"/>
              <w:left w:val="nil"/>
              <w:bottom w:val="single" w:sz="2" w:space="0" w:color="auto"/>
              <w:right w:val="single" w:sz="2" w:space="0" w:color="auto"/>
            </w:tcBorders>
            <w:shd w:val="clear" w:color="auto" w:fill="auto"/>
            <w:tcPrChange w:id="304" w:author="Alex" w:date="2023-03-27T12:06:00Z">
              <w:tcPr>
                <w:tcW w:w="4317" w:type="dxa"/>
                <w:shd w:val="clear" w:color="auto" w:fill="auto"/>
              </w:tcPr>
            </w:tcPrChange>
          </w:tcPr>
          <w:p w14:paraId="5B60C686" w14:textId="1A9F8294" w:rsidR="00C34ED7" w:rsidRPr="001C6086" w:rsidRDefault="00C34ED7" w:rsidP="00C34ED7">
            <w:pPr>
              <w:spacing w:line="360" w:lineRule="auto"/>
              <w:rPr>
                <w:ins w:id="305" w:author="Alex" w:date="2023-03-27T12:01:00Z"/>
                <w:i/>
                <w:iCs/>
                <w:rPrChange w:id="306" w:author="Alex" w:date="2023-03-27T14:15:00Z">
                  <w:rPr>
                    <w:ins w:id="307" w:author="Alex" w:date="2023-03-27T12:01:00Z"/>
                  </w:rPr>
                </w:rPrChange>
              </w:rPr>
            </w:pPr>
            <w:ins w:id="308" w:author="Alex" w:date="2023-03-27T12:06:00Z">
              <w:r w:rsidRPr="001C6086">
                <w:rPr>
                  <w:i/>
                  <w:iCs/>
                  <w:rPrChange w:id="309" w:author="Alex" w:date="2023-03-27T14:15:00Z">
                    <w:rPr/>
                  </w:rPrChange>
                </w:rPr>
                <w:t>4173</w:t>
              </w:r>
            </w:ins>
          </w:p>
        </w:tc>
      </w:tr>
    </w:tbl>
    <w:p w14:paraId="7816FCC8" w14:textId="77777777" w:rsidR="00FB780A" w:rsidRDefault="00FB780A" w:rsidP="00F9608E">
      <w:pPr>
        <w:spacing w:line="360" w:lineRule="auto"/>
      </w:pPr>
    </w:p>
    <w:p w14:paraId="3166289C" w14:textId="77777777" w:rsidR="00FB780A" w:rsidRDefault="00FB780A" w:rsidP="00F9608E">
      <w:pPr>
        <w:spacing w:line="360" w:lineRule="auto"/>
      </w:pPr>
    </w:p>
    <w:p w14:paraId="26CC5321" w14:textId="77777777" w:rsidR="00627E7C" w:rsidRDefault="00627E7C" w:rsidP="00F9608E">
      <w:pPr>
        <w:spacing w:line="360" w:lineRule="auto"/>
      </w:pPr>
    </w:p>
    <w:p w14:paraId="7EAB99C0" w14:textId="77777777" w:rsidR="00226DFE" w:rsidRDefault="00226DFE">
      <w:r>
        <w:br w:type="page"/>
      </w:r>
    </w:p>
    <w:p w14:paraId="78E191A1" w14:textId="57EEC941" w:rsidR="00F425C3" w:rsidRDefault="00F425C3" w:rsidP="00F9608E">
      <w:pPr>
        <w:spacing w:line="360" w:lineRule="auto"/>
      </w:pPr>
      <w:r>
        <w:lastRenderedPageBreak/>
        <w:t xml:space="preserve">Figure 1. A map of </w:t>
      </w:r>
      <w:r w:rsidR="004914DE">
        <w:t xml:space="preserve">emerald ash borer detection in the state of Connecticut by year and method. </w:t>
      </w:r>
      <w:r w:rsidR="00E84F8D">
        <w:t xml:space="preserve">The presence of emerald ash borer in </w:t>
      </w:r>
      <w:r w:rsidR="001315A2">
        <w:t>3</w:t>
      </w:r>
      <w:r w:rsidR="00E84F8D">
        <w:t xml:space="preserve"> of the 169 towns remains officially unconfirmed, but it is assumed. </w:t>
      </w:r>
    </w:p>
    <w:p w14:paraId="5D4A4B79" w14:textId="5185BAB5" w:rsidR="004C17E4" w:rsidRDefault="00DC7BC5" w:rsidP="00F9608E">
      <w:pPr>
        <w:spacing w:line="360" w:lineRule="auto"/>
      </w:pPr>
      <w:r w:rsidRPr="00DC7BC5">
        <w:rPr>
          <w:noProof/>
        </w:rPr>
        <mc:AlternateContent>
          <mc:Choice Requires="wpg">
            <w:drawing>
              <wp:anchor distT="0" distB="0" distL="114300" distR="114300" simplePos="0" relativeHeight="251659264" behindDoc="0" locked="0" layoutInCell="1" allowOverlap="1" wp14:anchorId="12589A82" wp14:editId="20B37B58">
                <wp:simplePos x="0" y="0"/>
                <wp:positionH relativeFrom="column">
                  <wp:posOffset>0</wp:posOffset>
                </wp:positionH>
                <wp:positionV relativeFrom="paragraph">
                  <wp:posOffset>-635</wp:posOffset>
                </wp:positionV>
                <wp:extent cx="8745600" cy="5485646"/>
                <wp:effectExtent l="0" t="0" r="17780" b="20320"/>
                <wp:wrapNone/>
                <wp:docPr id="446" name="Group 3"/>
                <wp:cNvGraphicFramePr/>
                <a:graphic xmlns:a="http://schemas.openxmlformats.org/drawingml/2006/main">
                  <a:graphicData uri="http://schemas.microsoft.com/office/word/2010/wordprocessingGroup">
                    <wpg:wgp>
                      <wpg:cNvGrpSpPr/>
                      <wpg:grpSpPr>
                        <a:xfrm>
                          <a:off x="0" y="0"/>
                          <a:ext cx="8745600" cy="5485646"/>
                          <a:chOff x="0" y="0"/>
                          <a:chExt cx="8745590" cy="5485646"/>
                        </a:xfrm>
                      </wpg:grpSpPr>
                      <wps:wsp>
                        <wps:cNvPr id="447" name="Freeform 4"/>
                        <wps:cNvSpPr/>
                        <wps:spPr>
                          <a:xfrm>
                            <a:off x="6025315" y="1127997"/>
                            <a:ext cx="326867" cy="376518"/>
                          </a:xfrm>
                          <a:custGeom>
                            <a:avLst/>
                            <a:gdLst>
                              <a:gd name="connsiteX0" fmla="*/ 0 w 326867"/>
                              <a:gd name="connsiteY0" fmla="*/ 45513 h 376518"/>
                              <a:gd name="connsiteX1" fmla="*/ 289629 w 326867"/>
                              <a:gd name="connsiteY1" fmla="*/ 0 h 376518"/>
                              <a:gd name="connsiteX2" fmla="*/ 310317 w 326867"/>
                              <a:gd name="connsiteY2" fmla="*/ 239978 h 376518"/>
                              <a:gd name="connsiteX3" fmla="*/ 302042 w 326867"/>
                              <a:gd name="connsiteY3" fmla="*/ 244116 h 376518"/>
                              <a:gd name="connsiteX4" fmla="*/ 326867 w 326867"/>
                              <a:gd name="connsiteY4" fmla="*/ 335142 h 376518"/>
                              <a:gd name="connsiteX5" fmla="*/ 119989 w 326867"/>
                              <a:gd name="connsiteY5" fmla="*/ 376518 h 376518"/>
                              <a:gd name="connsiteX6" fmla="*/ 115852 w 326867"/>
                              <a:gd name="connsiteY6" fmla="*/ 310317 h 376518"/>
                              <a:gd name="connsiteX7" fmla="*/ 0 w 326867"/>
                              <a:gd name="connsiteY7" fmla="*/ 310317 h 376518"/>
                              <a:gd name="connsiteX8" fmla="*/ 20688 w 326867"/>
                              <a:gd name="connsiteY8" fmla="*/ 128264 h 376518"/>
                              <a:gd name="connsiteX9" fmla="*/ 0 w 326867"/>
                              <a:gd name="connsiteY9" fmla="*/ 45513 h 376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26867" h="376518">
                                <a:moveTo>
                                  <a:pt x="0" y="45513"/>
                                </a:moveTo>
                                <a:lnTo>
                                  <a:pt x="289629" y="0"/>
                                </a:lnTo>
                                <a:lnTo>
                                  <a:pt x="310317" y="239978"/>
                                </a:lnTo>
                                <a:lnTo>
                                  <a:pt x="302042" y="244116"/>
                                </a:lnTo>
                                <a:lnTo>
                                  <a:pt x="326867" y="335142"/>
                                </a:lnTo>
                                <a:lnTo>
                                  <a:pt x="119989" y="376518"/>
                                </a:lnTo>
                                <a:lnTo>
                                  <a:pt x="115852" y="310317"/>
                                </a:lnTo>
                                <a:lnTo>
                                  <a:pt x="0" y="310317"/>
                                </a:lnTo>
                                <a:lnTo>
                                  <a:pt x="20688" y="128264"/>
                                </a:lnTo>
                                <a:lnTo>
                                  <a:pt x="0" y="45513"/>
                                </a:lnTo>
                                <a:close/>
                              </a:path>
                            </a:pathLst>
                          </a:cu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448" name="Group 448"/>
                        <wpg:cNvGrpSpPr>
                          <a:grpSpLocks/>
                        </wpg:cNvGrpSpPr>
                        <wpg:grpSpPr bwMode="auto">
                          <a:xfrm>
                            <a:off x="575218" y="250039"/>
                            <a:ext cx="8170372" cy="5235607"/>
                            <a:chOff x="575220" y="250039"/>
                            <a:chExt cx="19607937" cy="12564212"/>
                          </a:xfrm>
                        </wpg:grpSpPr>
                        <wps:wsp>
                          <wps:cNvPr id="449" name="Rectangle 449"/>
                          <wps:cNvSpPr>
                            <a:spLocks noChangeArrowheads="1"/>
                          </wps:cNvSpPr>
                          <wps:spPr bwMode="auto">
                            <a:xfrm>
                              <a:off x="10044554" y="10675511"/>
                              <a:ext cx="802232" cy="381161"/>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ps:wsp>
                        <wps:wsp>
                          <wps:cNvPr id="450" name="Rectangle 450"/>
                          <wps:cNvSpPr>
                            <a:spLocks noChangeArrowheads="1"/>
                          </wps:cNvSpPr>
                          <wps:spPr bwMode="auto">
                            <a:xfrm>
                              <a:off x="1136389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1" name="Rectangle 451"/>
                          <wps:cNvSpPr>
                            <a:spLocks noChangeArrowheads="1"/>
                          </wps:cNvSpPr>
                          <wps:spPr bwMode="auto">
                            <a:xfrm>
                              <a:off x="11652896"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2" name="Rectangle 452"/>
                          <wps:cNvSpPr>
                            <a:spLocks noChangeArrowheads="1"/>
                          </wps:cNvSpPr>
                          <wps:spPr bwMode="auto">
                            <a:xfrm>
                              <a:off x="11819213"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3" name="Rectangle 453"/>
                          <wps:cNvSpPr>
                            <a:spLocks noChangeArrowheads="1"/>
                          </wps:cNvSpPr>
                          <wps:spPr bwMode="auto">
                            <a:xfrm>
                              <a:off x="1204171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4" name="Rectangle 454"/>
                          <wps:cNvSpPr>
                            <a:spLocks noChangeArrowheads="1"/>
                          </wps:cNvSpPr>
                          <wps:spPr bwMode="auto">
                            <a:xfrm>
                              <a:off x="12187808"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5" name="Rectangle 455"/>
                          <wps:cNvSpPr>
                            <a:spLocks noChangeArrowheads="1"/>
                          </wps:cNvSpPr>
                          <wps:spPr bwMode="auto">
                            <a:xfrm>
                              <a:off x="12339584"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6" name="Rectangle 456"/>
                          <wps:cNvSpPr>
                            <a:spLocks noChangeArrowheads="1"/>
                          </wps:cNvSpPr>
                          <wps:spPr bwMode="auto">
                            <a:xfrm>
                              <a:off x="12469673"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7" name="Rectangle 457"/>
                          <wps:cNvSpPr>
                            <a:spLocks noChangeArrowheads="1"/>
                          </wps:cNvSpPr>
                          <wps:spPr bwMode="auto">
                            <a:xfrm>
                              <a:off x="1259976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8" name="Rectangle 458"/>
                          <wps:cNvSpPr>
                            <a:spLocks noChangeArrowheads="1"/>
                          </wps:cNvSpPr>
                          <wps:spPr bwMode="auto">
                            <a:xfrm>
                              <a:off x="1274827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9" name="Rectangle 459"/>
                          <wps:cNvSpPr>
                            <a:spLocks noChangeArrowheads="1"/>
                          </wps:cNvSpPr>
                          <wps:spPr bwMode="auto">
                            <a:xfrm>
                              <a:off x="12872189"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60" name="Rectangle 460"/>
                          <wps:cNvSpPr>
                            <a:spLocks noChangeArrowheads="1"/>
                          </wps:cNvSpPr>
                          <wps:spPr bwMode="auto">
                            <a:xfrm>
                              <a:off x="12965096"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g:grpSp>
                          <wpg:cNvPr id="461" name="Group 461"/>
                          <wpg:cNvGrpSpPr>
                            <a:grpSpLocks/>
                          </wpg:cNvGrpSpPr>
                          <wpg:grpSpPr bwMode="auto">
                            <a:xfrm>
                              <a:off x="15761305" y="10593342"/>
                              <a:ext cx="3660637" cy="1528166"/>
                              <a:chOff x="15774483" y="10756685"/>
                              <a:chExt cx="1013" cy="433"/>
                            </a:xfrm>
                          </wpg:grpSpPr>
                          <wps:wsp>
                            <wps:cNvPr id="462" name="Rectangle 462"/>
                            <wps:cNvSpPr>
                              <a:spLocks noChangeArrowheads="1"/>
                            </wps:cNvSpPr>
                            <wps:spPr bwMode="auto">
                              <a:xfrm>
                                <a:off x="15774493" y="10756769"/>
                                <a:ext cx="12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3" name="Rectangle 463"/>
                            <wps:cNvSpPr>
                              <a:spLocks noChangeArrowheads="1"/>
                            </wps:cNvSpPr>
                            <wps:spPr bwMode="auto">
                              <a:xfrm>
                                <a:off x="15774493" y="10756793"/>
                                <a:ext cx="12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4" name="Rectangle 464"/>
                            <wps:cNvSpPr>
                              <a:spLocks noChangeArrowheads="1"/>
                            </wps:cNvSpPr>
                            <wps:spPr bwMode="auto">
                              <a:xfrm>
                                <a:off x="15774613" y="10756769"/>
                                <a:ext cx="126"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5" name="Rectangle 465"/>
                            <wps:cNvSpPr>
                              <a:spLocks noChangeArrowheads="1"/>
                            </wps:cNvSpPr>
                            <wps:spPr bwMode="auto">
                              <a:xfrm>
                                <a:off x="15774613" y="10756793"/>
                                <a:ext cx="12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6" name="Rectangle 466"/>
                            <wps:cNvSpPr>
                              <a:spLocks noChangeArrowheads="1"/>
                            </wps:cNvSpPr>
                            <wps:spPr bwMode="auto">
                              <a:xfrm>
                                <a:off x="15774739" y="10756769"/>
                                <a:ext cx="24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7" name="Rectangle 467"/>
                            <wps:cNvSpPr>
                              <a:spLocks noChangeArrowheads="1"/>
                            </wps:cNvSpPr>
                            <wps:spPr bwMode="auto">
                              <a:xfrm>
                                <a:off x="15774739" y="10756793"/>
                                <a:ext cx="24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8" name="Rectangle 468"/>
                            <wps:cNvSpPr>
                              <a:spLocks noChangeArrowheads="1"/>
                            </wps:cNvSpPr>
                            <wps:spPr bwMode="auto">
                              <a:xfrm>
                                <a:off x="15774979" y="10756769"/>
                                <a:ext cx="246"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9" name="Rectangle 469"/>
                            <wps:cNvSpPr>
                              <a:spLocks noChangeArrowheads="1"/>
                            </wps:cNvSpPr>
                            <wps:spPr bwMode="auto">
                              <a:xfrm>
                                <a:off x="15774979" y="10756793"/>
                                <a:ext cx="24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70" name="Rectangle 470"/>
                            <wps:cNvSpPr>
                              <a:spLocks noChangeArrowheads="1"/>
                            </wps:cNvSpPr>
                            <wps:spPr bwMode="auto">
                              <a:xfrm>
                                <a:off x="15774483"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BC57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71" name="Rectangle 471"/>
                            <wps:cNvSpPr>
                              <a:spLocks noChangeArrowheads="1"/>
                            </wps:cNvSpPr>
                            <wps:spPr bwMode="auto">
                              <a:xfrm>
                                <a:off x="15774723"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223F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72" name="Rectangle 472"/>
                            <wps:cNvSpPr>
                              <a:spLocks noChangeArrowheads="1"/>
                            </wps:cNvSpPr>
                            <wps:spPr bwMode="auto">
                              <a:xfrm>
                                <a:off x="15774969"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9AE9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73" name="Rectangle 473"/>
                            <wps:cNvSpPr>
                              <a:spLocks noChangeArrowheads="1"/>
                            </wps:cNvSpPr>
                            <wps:spPr bwMode="auto">
                              <a:xfrm>
                                <a:off x="15775191"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CA39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wps:txbx>
                            <wps:bodyPr wrap="none" lIns="0" tIns="0" rIns="0" bIns="0">
                              <a:spAutoFit/>
                            </wps:bodyPr>
                          </wps:wsp>
                          <wps:wsp>
                            <wps:cNvPr id="474" name="Rectangle 474"/>
                            <wps:cNvSpPr>
                              <a:spLocks noChangeArrowheads="1"/>
                            </wps:cNvSpPr>
                            <wps:spPr bwMode="auto">
                              <a:xfrm>
                                <a:off x="15775227"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D8B1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75" name="Rectangle 475"/>
                            <wps:cNvSpPr>
                              <a:spLocks noChangeArrowheads="1"/>
                            </wps:cNvSpPr>
                            <wps:spPr bwMode="auto">
                              <a:xfrm>
                                <a:off x="15775320" y="10756685"/>
                                <a:ext cx="92"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CB42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M</w:t>
                                  </w:r>
                                </w:p>
                              </w:txbxContent>
                            </wps:txbx>
                            <wps:bodyPr wrap="none" lIns="0" tIns="0" rIns="0" bIns="0">
                              <a:spAutoFit/>
                            </wps:bodyPr>
                          </wps:wsp>
                          <wps:wsp>
                            <wps:cNvPr id="476" name="Rectangle 476"/>
                            <wps:cNvSpPr>
                              <a:spLocks noChangeArrowheads="1"/>
                            </wps:cNvSpPr>
                            <wps:spPr bwMode="auto">
                              <a:xfrm>
                                <a:off x="15775364" y="10756685"/>
                                <a:ext cx="2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87071" w14:textId="77777777" w:rsidR="00DC7BC5" w:rsidRDefault="00DC7BC5" w:rsidP="00DC7BC5">
                                  <w:pPr>
                                    <w:rPr>
                                      <w:rFonts w:ascii="Arial" w:hAnsi="Arial"/>
                                      <w:color w:val="000000" w:themeColor="text1"/>
                                      <w:kern w:val="24"/>
                                      <w:sz w:val="26"/>
                                      <w:szCs w:val="26"/>
                                    </w:rPr>
                                  </w:pPr>
                                  <w:proofErr w:type="spellStart"/>
                                  <w:r>
                                    <w:rPr>
                                      <w:rFonts w:ascii="Arial" w:hAnsi="Arial"/>
                                      <w:color w:val="000000" w:themeColor="text1"/>
                                      <w:kern w:val="24"/>
                                      <w:sz w:val="26"/>
                                      <w:szCs w:val="26"/>
                                    </w:rPr>
                                    <w:t>i</w:t>
                                  </w:r>
                                  <w:proofErr w:type="spellEnd"/>
                                </w:p>
                              </w:txbxContent>
                            </wps:txbx>
                            <wps:bodyPr wrap="none" lIns="0" tIns="0" rIns="0" bIns="0">
                              <a:spAutoFit/>
                            </wps:bodyPr>
                          </wps:wsp>
                          <wps:wsp>
                            <wps:cNvPr id="477" name="Rectangle 477"/>
                            <wps:cNvSpPr>
                              <a:spLocks noChangeArrowheads="1"/>
                            </wps:cNvSpPr>
                            <wps:spPr bwMode="auto">
                              <a:xfrm>
                                <a:off x="15775382" y="10756685"/>
                                <a:ext cx="2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EA04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l</w:t>
                                  </w:r>
                                </w:p>
                              </w:txbxContent>
                            </wps:txbx>
                            <wps:bodyPr wrap="none" lIns="0" tIns="0" rIns="0" bIns="0">
                              <a:spAutoFit/>
                            </wps:bodyPr>
                          </wps:wsp>
                          <wps:wsp>
                            <wps:cNvPr id="478" name="Rectangle 478"/>
                            <wps:cNvSpPr>
                              <a:spLocks noChangeArrowheads="1"/>
                            </wps:cNvSpPr>
                            <wps:spPr bwMode="auto">
                              <a:xfrm>
                                <a:off x="15775401"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890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e</w:t>
                                  </w:r>
                                </w:p>
                              </w:txbxContent>
                            </wps:txbx>
                            <wps:bodyPr wrap="none" lIns="0" tIns="0" rIns="0" bIns="0">
                              <a:spAutoFit/>
                            </wps:bodyPr>
                          </wps:wsp>
                          <wps:wsp>
                            <wps:cNvPr id="479" name="Rectangle 479"/>
                            <wps:cNvSpPr>
                              <a:spLocks noChangeArrowheads="1"/>
                            </wps:cNvSpPr>
                            <wps:spPr bwMode="auto">
                              <a:xfrm>
                                <a:off x="15775441" y="10756685"/>
                                <a:ext cx="5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E3E53"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s</w:t>
                                  </w:r>
                                </w:p>
                              </w:txbxContent>
                            </wps:txbx>
                            <wps:bodyPr wrap="none" lIns="0" tIns="0" rIns="0" bIns="0">
                              <a:spAutoFit/>
                            </wps:bodyPr>
                          </wps:wsp>
                          <wps:wsp>
                            <wps:cNvPr id="480" name="Rectangle 480"/>
                            <wps:cNvSpPr>
                              <a:spLocks noChangeArrowheads="1"/>
                            </wps:cNvSpPr>
                            <wps:spPr bwMode="auto">
                              <a:xfrm>
                                <a:off x="1577477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9CC7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wps:txbx>
                            <wps:bodyPr wrap="none" lIns="0" tIns="0" rIns="0" bIns="0">
                              <a:spAutoFit/>
                            </wps:bodyPr>
                          </wps:wsp>
                          <wps:wsp>
                            <wps:cNvPr id="481" name="Rectangle 481"/>
                            <wps:cNvSpPr>
                              <a:spLocks noChangeArrowheads="1"/>
                            </wps:cNvSpPr>
                            <wps:spPr bwMode="auto">
                              <a:xfrm>
                                <a:off x="15774808" y="10756883"/>
                                <a:ext cx="3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5FB07"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w:t>
                                  </w:r>
                                </w:p>
                              </w:txbxContent>
                            </wps:txbx>
                            <wps:bodyPr wrap="none" lIns="0" tIns="0" rIns="0" bIns="0">
                              <a:spAutoFit/>
                            </wps:bodyPr>
                          </wps:wsp>
                          <wps:wsp>
                            <wps:cNvPr id="482" name="Rectangle 482"/>
                            <wps:cNvSpPr>
                              <a:spLocks noChangeArrowheads="1"/>
                            </wps:cNvSpPr>
                            <wps:spPr bwMode="auto">
                              <a:xfrm>
                                <a:off x="15774831"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BF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7</w:t>
                                  </w:r>
                                </w:p>
                              </w:txbxContent>
                            </wps:txbx>
                            <wps:bodyPr wrap="none" lIns="0" tIns="0" rIns="0" bIns="0">
                              <a:spAutoFit/>
                            </wps:bodyPr>
                          </wps:wsp>
                          <wps:wsp>
                            <wps:cNvPr id="483" name="Rectangle 483"/>
                            <wps:cNvSpPr>
                              <a:spLocks noChangeArrowheads="1"/>
                            </wps:cNvSpPr>
                            <wps:spPr bwMode="auto">
                              <a:xfrm>
                                <a:off x="1577486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4020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84" name="Rectangle 484"/>
                            <wps:cNvSpPr>
                              <a:spLocks noChangeArrowheads="1"/>
                            </wps:cNvSpPr>
                            <wps:spPr bwMode="auto">
                              <a:xfrm>
                                <a:off x="15774909"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C4B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5" name="Rectangle 485"/>
                            <wps:cNvSpPr>
                              <a:spLocks noChangeArrowheads="1"/>
                            </wps:cNvSpPr>
                            <wps:spPr bwMode="auto">
                              <a:xfrm>
                                <a:off x="15774945"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DC2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6" name="Rectangle 486"/>
                            <wps:cNvSpPr>
                              <a:spLocks noChangeArrowheads="1"/>
                            </wps:cNvSpPr>
                            <wps:spPr bwMode="auto">
                              <a:xfrm>
                                <a:off x="1577498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D70C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7" name="Rectangle 487"/>
                            <wps:cNvSpPr>
                              <a:spLocks noChangeArrowheads="1"/>
                            </wps:cNvSpPr>
                            <wps:spPr bwMode="auto">
                              <a:xfrm>
                                <a:off x="15775023"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CDFD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g:grpSp>
                        <wps:wsp>
                          <wps:cNvPr id="488" name="Freeform 27"/>
                          <wps:cNvSpPr>
                            <a:spLocks/>
                          </wps:cNvSpPr>
                          <wps:spPr bwMode="auto">
                            <a:xfrm>
                              <a:off x="4658870" y="257097"/>
                              <a:ext cx="1431010" cy="1566998"/>
                            </a:xfrm>
                            <a:custGeom>
                              <a:avLst/>
                              <a:gdLst>
                                <a:gd name="T0" fmla="*/ 2147483647 w 396"/>
                                <a:gd name="T1" fmla="*/ 2147483647 h 444"/>
                                <a:gd name="T2" fmla="*/ 2147483647 w 396"/>
                                <a:gd name="T3" fmla="*/ 2147483647 h 444"/>
                                <a:gd name="T4" fmla="*/ 2147483647 w 396"/>
                                <a:gd name="T5" fmla="*/ 2147483647 h 444"/>
                                <a:gd name="T6" fmla="*/ 2147483647 w 396"/>
                                <a:gd name="T7" fmla="*/ 2147483647 h 444"/>
                                <a:gd name="T8" fmla="*/ 2147483647 w 396"/>
                                <a:gd name="T9" fmla="*/ 2147483647 h 444"/>
                                <a:gd name="T10" fmla="*/ 2147483647 w 396"/>
                                <a:gd name="T11" fmla="*/ 2147483647 h 444"/>
                                <a:gd name="T12" fmla="*/ 2147483647 w 396"/>
                                <a:gd name="T13" fmla="*/ 2147483647 h 444"/>
                                <a:gd name="T14" fmla="*/ 2147483647 w 396"/>
                                <a:gd name="T15" fmla="*/ 2147483647 h 444"/>
                                <a:gd name="T16" fmla="*/ 2147483647 w 396"/>
                                <a:gd name="T17" fmla="*/ 2147483647 h 444"/>
                                <a:gd name="T18" fmla="*/ 2147483647 w 396"/>
                                <a:gd name="T19" fmla="*/ 2147483647 h 444"/>
                                <a:gd name="T20" fmla="*/ 2147483647 w 396"/>
                                <a:gd name="T21" fmla="*/ 2147483647 h 444"/>
                                <a:gd name="T22" fmla="*/ 2147483647 w 396"/>
                                <a:gd name="T23" fmla="*/ 2147483647 h 444"/>
                                <a:gd name="T24" fmla="*/ 2147483647 w 396"/>
                                <a:gd name="T25" fmla="*/ 2147483647 h 444"/>
                                <a:gd name="T26" fmla="*/ 2147483647 w 396"/>
                                <a:gd name="T27" fmla="*/ 2147483647 h 444"/>
                                <a:gd name="T28" fmla="*/ 2147483647 w 396"/>
                                <a:gd name="T29" fmla="*/ 2147483647 h 444"/>
                                <a:gd name="T30" fmla="*/ 2147483647 w 396"/>
                                <a:gd name="T31" fmla="*/ 2147483647 h 444"/>
                                <a:gd name="T32" fmla="*/ 2147483647 w 396"/>
                                <a:gd name="T33" fmla="*/ 2147483647 h 444"/>
                                <a:gd name="T34" fmla="*/ 2147483647 w 396"/>
                                <a:gd name="T35" fmla="*/ 2147483647 h 444"/>
                                <a:gd name="T36" fmla="*/ 2147483647 w 396"/>
                                <a:gd name="T37" fmla="*/ 2147483647 h 444"/>
                                <a:gd name="T38" fmla="*/ 2147483647 w 396"/>
                                <a:gd name="T39" fmla="*/ 2147483647 h 444"/>
                                <a:gd name="T40" fmla="*/ 2147483647 w 396"/>
                                <a:gd name="T41" fmla="*/ 2147483647 h 444"/>
                                <a:gd name="T42" fmla="*/ 2147483647 w 396"/>
                                <a:gd name="T43" fmla="*/ 2147483647 h 444"/>
                                <a:gd name="T44" fmla="*/ 2147483647 w 396"/>
                                <a:gd name="T45" fmla="*/ 2147483647 h 444"/>
                                <a:gd name="T46" fmla="*/ 2147483647 w 396"/>
                                <a:gd name="T47" fmla="*/ 2147483647 h 444"/>
                                <a:gd name="T48" fmla="*/ 2147483647 w 396"/>
                                <a:gd name="T49" fmla="*/ 2147483647 h 444"/>
                                <a:gd name="T50" fmla="*/ 2147483647 w 396"/>
                                <a:gd name="T51" fmla="*/ 2147483647 h 444"/>
                                <a:gd name="T52" fmla="*/ 2147483647 w 396"/>
                                <a:gd name="T53" fmla="*/ 2147483647 h 444"/>
                                <a:gd name="T54" fmla="*/ 2147483647 w 396"/>
                                <a:gd name="T55" fmla="*/ 2147483647 h 444"/>
                                <a:gd name="T56" fmla="*/ 2147483647 w 396"/>
                                <a:gd name="T57" fmla="*/ 2147483647 h 444"/>
                                <a:gd name="T58" fmla="*/ 2147483647 w 396"/>
                                <a:gd name="T59" fmla="*/ 2147483647 h 444"/>
                                <a:gd name="T60" fmla="*/ 2147483647 w 396"/>
                                <a:gd name="T61" fmla="*/ 2147483647 h 444"/>
                                <a:gd name="T62" fmla="*/ 2147483647 w 396"/>
                                <a:gd name="T63" fmla="*/ 2147483647 h 444"/>
                                <a:gd name="T64" fmla="*/ 2147483647 w 396"/>
                                <a:gd name="T65" fmla="*/ 2147483647 h 444"/>
                                <a:gd name="T66" fmla="*/ 2147483647 w 396"/>
                                <a:gd name="T67" fmla="*/ 0 h 444"/>
                                <a:gd name="T68" fmla="*/ 2147483647 w 396"/>
                                <a:gd name="T69" fmla="*/ 0 h 444"/>
                                <a:gd name="T70" fmla="*/ 2147483647 w 396"/>
                                <a:gd name="T71" fmla="*/ 0 h 444"/>
                                <a:gd name="T72" fmla="*/ 2147483647 w 396"/>
                                <a:gd name="T73" fmla="*/ 0 h 444"/>
                                <a:gd name="T74" fmla="*/ 2147483647 w 396"/>
                                <a:gd name="T75" fmla="*/ 0 h 444"/>
                                <a:gd name="T76" fmla="*/ 2147483647 w 396"/>
                                <a:gd name="T77" fmla="*/ 2147483647 h 444"/>
                                <a:gd name="T78" fmla="*/ 2147483647 w 396"/>
                                <a:gd name="T79" fmla="*/ 2147483647 h 444"/>
                                <a:gd name="T80" fmla="*/ 2147483647 w 396"/>
                                <a:gd name="T81" fmla="*/ 2147483647 h 444"/>
                                <a:gd name="T82" fmla="*/ 2147483647 w 396"/>
                                <a:gd name="T83" fmla="*/ 2147483647 h 444"/>
                                <a:gd name="T84" fmla="*/ 2147483647 w 396"/>
                                <a:gd name="T85" fmla="*/ 2147483647 h 444"/>
                                <a:gd name="T86" fmla="*/ 2147483647 w 396"/>
                                <a:gd name="T87" fmla="*/ 2147483647 h 444"/>
                                <a:gd name="T88" fmla="*/ 2147483647 w 396"/>
                                <a:gd name="T89" fmla="*/ 2147483647 h 444"/>
                                <a:gd name="T90" fmla="*/ 2147483647 w 396"/>
                                <a:gd name="T91" fmla="*/ 2147483647 h 444"/>
                                <a:gd name="T92" fmla="*/ 2147483647 w 396"/>
                                <a:gd name="T93" fmla="*/ 2147483647 h 444"/>
                                <a:gd name="T94" fmla="*/ 2147483647 w 396"/>
                                <a:gd name="T95" fmla="*/ 2147483647 h 444"/>
                                <a:gd name="T96" fmla="*/ 2147483647 w 396"/>
                                <a:gd name="T97" fmla="*/ 2147483647 h 44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96" h="444">
                                  <a:moveTo>
                                    <a:pt x="354" y="162"/>
                                  </a:moveTo>
                                  <a:lnTo>
                                    <a:pt x="348" y="168"/>
                                  </a:lnTo>
                                  <a:lnTo>
                                    <a:pt x="342" y="168"/>
                                  </a:lnTo>
                                  <a:lnTo>
                                    <a:pt x="336" y="168"/>
                                  </a:lnTo>
                                  <a:lnTo>
                                    <a:pt x="336" y="174"/>
                                  </a:lnTo>
                                  <a:lnTo>
                                    <a:pt x="336" y="168"/>
                                  </a:lnTo>
                                  <a:lnTo>
                                    <a:pt x="330" y="168"/>
                                  </a:lnTo>
                                  <a:lnTo>
                                    <a:pt x="330" y="174"/>
                                  </a:lnTo>
                                  <a:lnTo>
                                    <a:pt x="324" y="174"/>
                                  </a:lnTo>
                                  <a:lnTo>
                                    <a:pt x="330" y="174"/>
                                  </a:lnTo>
                                  <a:lnTo>
                                    <a:pt x="330" y="180"/>
                                  </a:lnTo>
                                  <a:lnTo>
                                    <a:pt x="330" y="186"/>
                                  </a:lnTo>
                                  <a:lnTo>
                                    <a:pt x="330" y="192"/>
                                  </a:lnTo>
                                  <a:lnTo>
                                    <a:pt x="330" y="198"/>
                                  </a:lnTo>
                                  <a:lnTo>
                                    <a:pt x="330" y="204"/>
                                  </a:lnTo>
                                  <a:lnTo>
                                    <a:pt x="330" y="210"/>
                                  </a:lnTo>
                                  <a:lnTo>
                                    <a:pt x="324" y="210"/>
                                  </a:lnTo>
                                  <a:lnTo>
                                    <a:pt x="330" y="210"/>
                                  </a:lnTo>
                                  <a:lnTo>
                                    <a:pt x="330" y="216"/>
                                  </a:lnTo>
                                  <a:lnTo>
                                    <a:pt x="330" y="222"/>
                                  </a:lnTo>
                                  <a:lnTo>
                                    <a:pt x="330" y="228"/>
                                  </a:lnTo>
                                  <a:lnTo>
                                    <a:pt x="324" y="228"/>
                                  </a:lnTo>
                                  <a:lnTo>
                                    <a:pt x="318" y="228"/>
                                  </a:lnTo>
                                  <a:lnTo>
                                    <a:pt x="312" y="234"/>
                                  </a:lnTo>
                                  <a:lnTo>
                                    <a:pt x="312" y="240"/>
                                  </a:lnTo>
                                  <a:lnTo>
                                    <a:pt x="318" y="240"/>
                                  </a:lnTo>
                                  <a:lnTo>
                                    <a:pt x="318" y="246"/>
                                  </a:lnTo>
                                  <a:lnTo>
                                    <a:pt x="318" y="252"/>
                                  </a:lnTo>
                                  <a:lnTo>
                                    <a:pt x="324" y="252"/>
                                  </a:lnTo>
                                  <a:lnTo>
                                    <a:pt x="324" y="258"/>
                                  </a:lnTo>
                                  <a:lnTo>
                                    <a:pt x="324" y="264"/>
                                  </a:lnTo>
                                  <a:lnTo>
                                    <a:pt x="330" y="264"/>
                                  </a:lnTo>
                                  <a:lnTo>
                                    <a:pt x="330" y="270"/>
                                  </a:lnTo>
                                  <a:lnTo>
                                    <a:pt x="330" y="276"/>
                                  </a:lnTo>
                                  <a:lnTo>
                                    <a:pt x="330" y="282"/>
                                  </a:lnTo>
                                  <a:lnTo>
                                    <a:pt x="324" y="282"/>
                                  </a:lnTo>
                                  <a:lnTo>
                                    <a:pt x="324" y="288"/>
                                  </a:lnTo>
                                  <a:lnTo>
                                    <a:pt x="318" y="288"/>
                                  </a:lnTo>
                                  <a:lnTo>
                                    <a:pt x="318" y="294"/>
                                  </a:lnTo>
                                  <a:lnTo>
                                    <a:pt x="312" y="294"/>
                                  </a:lnTo>
                                  <a:lnTo>
                                    <a:pt x="312" y="300"/>
                                  </a:lnTo>
                                  <a:lnTo>
                                    <a:pt x="312" y="306"/>
                                  </a:lnTo>
                                  <a:lnTo>
                                    <a:pt x="318" y="306"/>
                                  </a:lnTo>
                                  <a:lnTo>
                                    <a:pt x="318" y="312"/>
                                  </a:lnTo>
                                  <a:lnTo>
                                    <a:pt x="324" y="312"/>
                                  </a:lnTo>
                                  <a:lnTo>
                                    <a:pt x="318" y="318"/>
                                  </a:lnTo>
                                  <a:lnTo>
                                    <a:pt x="324" y="318"/>
                                  </a:lnTo>
                                  <a:lnTo>
                                    <a:pt x="324" y="324"/>
                                  </a:lnTo>
                                  <a:lnTo>
                                    <a:pt x="324" y="330"/>
                                  </a:lnTo>
                                  <a:lnTo>
                                    <a:pt x="318" y="330"/>
                                  </a:lnTo>
                                  <a:lnTo>
                                    <a:pt x="318" y="336"/>
                                  </a:lnTo>
                                  <a:lnTo>
                                    <a:pt x="324" y="336"/>
                                  </a:lnTo>
                                  <a:lnTo>
                                    <a:pt x="324" y="342"/>
                                  </a:lnTo>
                                  <a:lnTo>
                                    <a:pt x="330" y="342"/>
                                  </a:lnTo>
                                  <a:lnTo>
                                    <a:pt x="330" y="348"/>
                                  </a:lnTo>
                                  <a:lnTo>
                                    <a:pt x="330" y="354"/>
                                  </a:lnTo>
                                  <a:lnTo>
                                    <a:pt x="330" y="360"/>
                                  </a:lnTo>
                                  <a:lnTo>
                                    <a:pt x="330" y="366"/>
                                  </a:lnTo>
                                  <a:lnTo>
                                    <a:pt x="336" y="366"/>
                                  </a:lnTo>
                                  <a:lnTo>
                                    <a:pt x="336" y="372"/>
                                  </a:lnTo>
                                  <a:lnTo>
                                    <a:pt x="330" y="372"/>
                                  </a:lnTo>
                                  <a:lnTo>
                                    <a:pt x="330" y="378"/>
                                  </a:lnTo>
                                  <a:lnTo>
                                    <a:pt x="330" y="384"/>
                                  </a:lnTo>
                                  <a:lnTo>
                                    <a:pt x="330" y="390"/>
                                  </a:lnTo>
                                  <a:lnTo>
                                    <a:pt x="336" y="390"/>
                                  </a:lnTo>
                                  <a:lnTo>
                                    <a:pt x="342" y="390"/>
                                  </a:lnTo>
                                  <a:lnTo>
                                    <a:pt x="342" y="396"/>
                                  </a:lnTo>
                                  <a:lnTo>
                                    <a:pt x="342" y="402"/>
                                  </a:lnTo>
                                  <a:lnTo>
                                    <a:pt x="342" y="408"/>
                                  </a:lnTo>
                                  <a:lnTo>
                                    <a:pt x="348" y="408"/>
                                  </a:lnTo>
                                  <a:lnTo>
                                    <a:pt x="348" y="414"/>
                                  </a:lnTo>
                                  <a:lnTo>
                                    <a:pt x="354" y="414"/>
                                  </a:lnTo>
                                  <a:lnTo>
                                    <a:pt x="354" y="420"/>
                                  </a:lnTo>
                                  <a:lnTo>
                                    <a:pt x="348" y="426"/>
                                  </a:lnTo>
                                  <a:lnTo>
                                    <a:pt x="342" y="426"/>
                                  </a:lnTo>
                                  <a:lnTo>
                                    <a:pt x="342" y="432"/>
                                  </a:lnTo>
                                  <a:lnTo>
                                    <a:pt x="336" y="432"/>
                                  </a:lnTo>
                                  <a:lnTo>
                                    <a:pt x="336" y="438"/>
                                  </a:lnTo>
                                  <a:lnTo>
                                    <a:pt x="342" y="438"/>
                                  </a:lnTo>
                                  <a:lnTo>
                                    <a:pt x="342" y="444"/>
                                  </a:lnTo>
                                  <a:lnTo>
                                    <a:pt x="324" y="444"/>
                                  </a:lnTo>
                                  <a:lnTo>
                                    <a:pt x="318" y="444"/>
                                  </a:lnTo>
                                  <a:lnTo>
                                    <a:pt x="306" y="444"/>
                                  </a:lnTo>
                                  <a:lnTo>
                                    <a:pt x="300" y="444"/>
                                  </a:lnTo>
                                  <a:lnTo>
                                    <a:pt x="288" y="444"/>
                                  </a:lnTo>
                                  <a:lnTo>
                                    <a:pt x="282" y="444"/>
                                  </a:lnTo>
                                  <a:lnTo>
                                    <a:pt x="276" y="444"/>
                                  </a:lnTo>
                                  <a:lnTo>
                                    <a:pt x="270" y="444"/>
                                  </a:lnTo>
                                  <a:lnTo>
                                    <a:pt x="264" y="444"/>
                                  </a:lnTo>
                                  <a:lnTo>
                                    <a:pt x="252" y="438"/>
                                  </a:lnTo>
                                  <a:lnTo>
                                    <a:pt x="246" y="438"/>
                                  </a:lnTo>
                                  <a:lnTo>
                                    <a:pt x="240" y="438"/>
                                  </a:lnTo>
                                  <a:lnTo>
                                    <a:pt x="216" y="438"/>
                                  </a:lnTo>
                                  <a:lnTo>
                                    <a:pt x="210" y="438"/>
                                  </a:lnTo>
                                  <a:lnTo>
                                    <a:pt x="204" y="438"/>
                                  </a:lnTo>
                                  <a:lnTo>
                                    <a:pt x="192" y="438"/>
                                  </a:lnTo>
                                  <a:lnTo>
                                    <a:pt x="168" y="438"/>
                                  </a:lnTo>
                                  <a:lnTo>
                                    <a:pt x="162" y="438"/>
                                  </a:lnTo>
                                  <a:lnTo>
                                    <a:pt x="150" y="432"/>
                                  </a:lnTo>
                                  <a:lnTo>
                                    <a:pt x="144" y="432"/>
                                  </a:lnTo>
                                  <a:lnTo>
                                    <a:pt x="132" y="432"/>
                                  </a:lnTo>
                                  <a:lnTo>
                                    <a:pt x="120" y="432"/>
                                  </a:lnTo>
                                  <a:lnTo>
                                    <a:pt x="114" y="432"/>
                                  </a:lnTo>
                                  <a:lnTo>
                                    <a:pt x="84" y="432"/>
                                  </a:lnTo>
                                  <a:lnTo>
                                    <a:pt x="78" y="432"/>
                                  </a:lnTo>
                                  <a:lnTo>
                                    <a:pt x="66" y="432"/>
                                  </a:lnTo>
                                  <a:lnTo>
                                    <a:pt x="60" y="432"/>
                                  </a:lnTo>
                                  <a:lnTo>
                                    <a:pt x="42" y="432"/>
                                  </a:lnTo>
                                  <a:lnTo>
                                    <a:pt x="24" y="432"/>
                                  </a:lnTo>
                                  <a:lnTo>
                                    <a:pt x="18" y="432"/>
                                  </a:lnTo>
                                  <a:lnTo>
                                    <a:pt x="12" y="432"/>
                                  </a:lnTo>
                                  <a:lnTo>
                                    <a:pt x="6" y="432"/>
                                  </a:lnTo>
                                  <a:lnTo>
                                    <a:pt x="0" y="432"/>
                                  </a:lnTo>
                                  <a:lnTo>
                                    <a:pt x="0" y="426"/>
                                  </a:lnTo>
                                  <a:lnTo>
                                    <a:pt x="6" y="420"/>
                                  </a:lnTo>
                                  <a:lnTo>
                                    <a:pt x="6" y="372"/>
                                  </a:lnTo>
                                  <a:lnTo>
                                    <a:pt x="6" y="360"/>
                                  </a:lnTo>
                                  <a:lnTo>
                                    <a:pt x="6" y="354"/>
                                  </a:lnTo>
                                  <a:lnTo>
                                    <a:pt x="12" y="324"/>
                                  </a:lnTo>
                                  <a:lnTo>
                                    <a:pt x="12" y="318"/>
                                  </a:lnTo>
                                  <a:lnTo>
                                    <a:pt x="12" y="306"/>
                                  </a:lnTo>
                                  <a:lnTo>
                                    <a:pt x="12" y="300"/>
                                  </a:lnTo>
                                  <a:lnTo>
                                    <a:pt x="12" y="294"/>
                                  </a:lnTo>
                                  <a:lnTo>
                                    <a:pt x="12" y="282"/>
                                  </a:lnTo>
                                  <a:lnTo>
                                    <a:pt x="12" y="276"/>
                                  </a:lnTo>
                                  <a:lnTo>
                                    <a:pt x="18" y="258"/>
                                  </a:lnTo>
                                  <a:lnTo>
                                    <a:pt x="24" y="168"/>
                                  </a:lnTo>
                                  <a:lnTo>
                                    <a:pt x="24" y="138"/>
                                  </a:lnTo>
                                  <a:lnTo>
                                    <a:pt x="24" y="126"/>
                                  </a:lnTo>
                                  <a:lnTo>
                                    <a:pt x="24" y="96"/>
                                  </a:lnTo>
                                  <a:lnTo>
                                    <a:pt x="24" y="72"/>
                                  </a:lnTo>
                                  <a:lnTo>
                                    <a:pt x="30" y="54"/>
                                  </a:lnTo>
                                  <a:lnTo>
                                    <a:pt x="30" y="30"/>
                                  </a:lnTo>
                                  <a:lnTo>
                                    <a:pt x="30" y="12"/>
                                  </a:lnTo>
                                  <a:lnTo>
                                    <a:pt x="30" y="0"/>
                                  </a:lnTo>
                                  <a:lnTo>
                                    <a:pt x="42" y="0"/>
                                  </a:lnTo>
                                  <a:lnTo>
                                    <a:pt x="48" y="0"/>
                                  </a:lnTo>
                                  <a:lnTo>
                                    <a:pt x="54" y="0"/>
                                  </a:lnTo>
                                  <a:lnTo>
                                    <a:pt x="60" y="0"/>
                                  </a:lnTo>
                                  <a:lnTo>
                                    <a:pt x="78" y="0"/>
                                  </a:lnTo>
                                  <a:lnTo>
                                    <a:pt x="84" y="0"/>
                                  </a:lnTo>
                                  <a:lnTo>
                                    <a:pt x="90" y="0"/>
                                  </a:lnTo>
                                  <a:lnTo>
                                    <a:pt x="96" y="0"/>
                                  </a:lnTo>
                                  <a:lnTo>
                                    <a:pt x="114" y="0"/>
                                  </a:lnTo>
                                  <a:lnTo>
                                    <a:pt x="156" y="0"/>
                                  </a:lnTo>
                                  <a:lnTo>
                                    <a:pt x="168" y="0"/>
                                  </a:lnTo>
                                  <a:lnTo>
                                    <a:pt x="174" y="0"/>
                                  </a:lnTo>
                                  <a:lnTo>
                                    <a:pt x="180" y="0"/>
                                  </a:lnTo>
                                  <a:lnTo>
                                    <a:pt x="186" y="0"/>
                                  </a:lnTo>
                                  <a:lnTo>
                                    <a:pt x="198" y="0"/>
                                  </a:lnTo>
                                  <a:lnTo>
                                    <a:pt x="210" y="0"/>
                                  </a:lnTo>
                                  <a:lnTo>
                                    <a:pt x="216" y="0"/>
                                  </a:lnTo>
                                  <a:lnTo>
                                    <a:pt x="234" y="0"/>
                                  </a:lnTo>
                                  <a:lnTo>
                                    <a:pt x="246" y="0"/>
                                  </a:lnTo>
                                  <a:lnTo>
                                    <a:pt x="270" y="6"/>
                                  </a:lnTo>
                                  <a:lnTo>
                                    <a:pt x="294" y="6"/>
                                  </a:lnTo>
                                  <a:lnTo>
                                    <a:pt x="312" y="6"/>
                                  </a:lnTo>
                                  <a:lnTo>
                                    <a:pt x="318" y="6"/>
                                  </a:lnTo>
                                  <a:lnTo>
                                    <a:pt x="324" y="6"/>
                                  </a:lnTo>
                                  <a:lnTo>
                                    <a:pt x="330" y="6"/>
                                  </a:lnTo>
                                  <a:lnTo>
                                    <a:pt x="348" y="6"/>
                                  </a:lnTo>
                                  <a:lnTo>
                                    <a:pt x="360" y="6"/>
                                  </a:lnTo>
                                  <a:lnTo>
                                    <a:pt x="390" y="6"/>
                                  </a:lnTo>
                                  <a:lnTo>
                                    <a:pt x="396" y="6"/>
                                  </a:lnTo>
                                  <a:lnTo>
                                    <a:pt x="396" y="12"/>
                                  </a:lnTo>
                                  <a:lnTo>
                                    <a:pt x="396" y="18"/>
                                  </a:lnTo>
                                  <a:lnTo>
                                    <a:pt x="396" y="24"/>
                                  </a:lnTo>
                                  <a:lnTo>
                                    <a:pt x="390" y="24"/>
                                  </a:lnTo>
                                  <a:lnTo>
                                    <a:pt x="390" y="30"/>
                                  </a:lnTo>
                                  <a:lnTo>
                                    <a:pt x="390" y="36"/>
                                  </a:lnTo>
                                  <a:lnTo>
                                    <a:pt x="384" y="42"/>
                                  </a:lnTo>
                                  <a:lnTo>
                                    <a:pt x="384" y="48"/>
                                  </a:lnTo>
                                  <a:lnTo>
                                    <a:pt x="384" y="54"/>
                                  </a:lnTo>
                                  <a:lnTo>
                                    <a:pt x="378" y="54"/>
                                  </a:lnTo>
                                  <a:lnTo>
                                    <a:pt x="378" y="60"/>
                                  </a:lnTo>
                                  <a:lnTo>
                                    <a:pt x="372" y="66"/>
                                  </a:lnTo>
                                  <a:lnTo>
                                    <a:pt x="372" y="72"/>
                                  </a:lnTo>
                                  <a:lnTo>
                                    <a:pt x="366" y="72"/>
                                  </a:lnTo>
                                  <a:lnTo>
                                    <a:pt x="366" y="78"/>
                                  </a:lnTo>
                                  <a:lnTo>
                                    <a:pt x="366" y="84"/>
                                  </a:lnTo>
                                  <a:lnTo>
                                    <a:pt x="366" y="90"/>
                                  </a:lnTo>
                                  <a:lnTo>
                                    <a:pt x="366" y="96"/>
                                  </a:lnTo>
                                  <a:lnTo>
                                    <a:pt x="366" y="102"/>
                                  </a:lnTo>
                                  <a:lnTo>
                                    <a:pt x="366" y="108"/>
                                  </a:lnTo>
                                  <a:lnTo>
                                    <a:pt x="372" y="108"/>
                                  </a:lnTo>
                                  <a:lnTo>
                                    <a:pt x="372" y="114"/>
                                  </a:lnTo>
                                  <a:lnTo>
                                    <a:pt x="366" y="114"/>
                                  </a:lnTo>
                                  <a:lnTo>
                                    <a:pt x="366" y="120"/>
                                  </a:lnTo>
                                  <a:lnTo>
                                    <a:pt x="360" y="120"/>
                                  </a:lnTo>
                                  <a:lnTo>
                                    <a:pt x="354" y="126"/>
                                  </a:lnTo>
                                  <a:lnTo>
                                    <a:pt x="354" y="132"/>
                                  </a:lnTo>
                                  <a:lnTo>
                                    <a:pt x="348" y="132"/>
                                  </a:lnTo>
                                  <a:lnTo>
                                    <a:pt x="348" y="138"/>
                                  </a:lnTo>
                                  <a:lnTo>
                                    <a:pt x="348" y="144"/>
                                  </a:lnTo>
                                  <a:lnTo>
                                    <a:pt x="348" y="150"/>
                                  </a:lnTo>
                                  <a:lnTo>
                                    <a:pt x="354" y="150"/>
                                  </a:lnTo>
                                  <a:lnTo>
                                    <a:pt x="354" y="156"/>
                                  </a:lnTo>
                                  <a:lnTo>
                                    <a:pt x="354" y="162"/>
                                  </a:lnTo>
                                  <a:close/>
                                </a:path>
                              </a:pathLst>
                            </a:custGeom>
                            <a:solidFill>
                              <a:srgbClr val="00FFFF"/>
                            </a:solidFill>
                            <a:ln w="9525">
                              <a:solidFill>
                                <a:schemeClr val="tx1"/>
                              </a:solidFill>
                              <a:prstDash val="solid"/>
                              <a:round/>
                              <a:headEnd/>
                              <a:tailEnd/>
                            </a:ln>
                          </wps:spPr>
                          <wps:bodyPr/>
                        </wps:wsp>
                        <wps:wsp>
                          <wps:cNvPr id="489" name="Freeform 28"/>
                          <wps:cNvSpPr>
                            <a:spLocks/>
                          </wps:cNvSpPr>
                          <wps:spPr bwMode="auto">
                            <a:xfrm>
                              <a:off x="5916425" y="278274"/>
                              <a:ext cx="1149144" cy="656444"/>
                            </a:xfrm>
                            <a:custGeom>
                              <a:avLst/>
                              <a:gdLst>
                                <a:gd name="T0" fmla="*/ 2147483647 w 318"/>
                                <a:gd name="T1" fmla="*/ 2147483647 h 186"/>
                                <a:gd name="T2" fmla="*/ 2147483647 w 318"/>
                                <a:gd name="T3" fmla="*/ 2147483647 h 186"/>
                                <a:gd name="T4" fmla="*/ 2147483647 w 318"/>
                                <a:gd name="T5" fmla="*/ 2147483647 h 186"/>
                                <a:gd name="T6" fmla="*/ 2147483647 w 318"/>
                                <a:gd name="T7" fmla="*/ 2147483647 h 186"/>
                                <a:gd name="T8" fmla="*/ 2147483647 w 318"/>
                                <a:gd name="T9" fmla="*/ 2147483647 h 186"/>
                                <a:gd name="T10" fmla="*/ 2147483647 w 318"/>
                                <a:gd name="T11" fmla="*/ 2147483647 h 186"/>
                                <a:gd name="T12" fmla="*/ 2147483647 w 318"/>
                                <a:gd name="T13" fmla="*/ 2147483647 h 186"/>
                                <a:gd name="T14" fmla="*/ 2147483647 w 318"/>
                                <a:gd name="T15" fmla="*/ 2147483647 h 186"/>
                                <a:gd name="T16" fmla="*/ 2147483647 w 318"/>
                                <a:gd name="T17" fmla="*/ 2147483647 h 186"/>
                                <a:gd name="T18" fmla="*/ 2147483647 w 318"/>
                                <a:gd name="T19" fmla="*/ 2147483647 h 186"/>
                                <a:gd name="T20" fmla="*/ 2147483647 w 318"/>
                                <a:gd name="T21" fmla="*/ 2147483647 h 186"/>
                                <a:gd name="T22" fmla="*/ 2147483647 w 318"/>
                                <a:gd name="T23" fmla="*/ 2147483647 h 186"/>
                                <a:gd name="T24" fmla="*/ 2147483647 w 318"/>
                                <a:gd name="T25" fmla="*/ 2147483647 h 186"/>
                                <a:gd name="T26" fmla="*/ 2147483647 w 318"/>
                                <a:gd name="T27" fmla="*/ 2147483647 h 186"/>
                                <a:gd name="T28" fmla="*/ 2147483647 w 318"/>
                                <a:gd name="T29" fmla="*/ 2147483647 h 186"/>
                                <a:gd name="T30" fmla="*/ 2147483647 w 318"/>
                                <a:gd name="T31" fmla="*/ 2147483647 h 186"/>
                                <a:gd name="T32" fmla="*/ 2147483647 w 318"/>
                                <a:gd name="T33" fmla="*/ 2147483647 h 186"/>
                                <a:gd name="T34" fmla="*/ 2147483647 w 318"/>
                                <a:gd name="T35" fmla="*/ 2147483647 h 186"/>
                                <a:gd name="T36" fmla="*/ 2147483647 w 318"/>
                                <a:gd name="T37" fmla="*/ 2147483647 h 186"/>
                                <a:gd name="T38" fmla="*/ 2147483647 w 318"/>
                                <a:gd name="T39" fmla="*/ 2147483647 h 186"/>
                                <a:gd name="T40" fmla="*/ 0 w 318"/>
                                <a:gd name="T41" fmla="*/ 2147483647 h 186"/>
                                <a:gd name="T42" fmla="*/ 0 w 318"/>
                                <a:gd name="T43" fmla="*/ 2147483647 h 186"/>
                                <a:gd name="T44" fmla="*/ 2147483647 w 318"/>
                                <a:gd name="T45" fmla="*/ 2147483647 h 186"/>
                                <a:gd name="T46" fmla="*/ 2147483647 w 318"/>
                                <a:gd name="T47" fmla="*/ 2147483647 h 186"/>
                                <a:gd name="T48" fmla="*/ 2147483647 w 318"/>
                                <a:gd name="T49" fmla="*/ 2147483647 h 186"/>
                                <a:gd name="T50" fmla="*/ 2147483647 w 318"/>
                                <a:gd name="T51" fmla="*/ 2147483647 h 186"/>
                                <a:gd name="T52" fmla="*/ 2147483647 w 318"/>
                                <a:gd name="T53" fmla="*/ 2147483647 h 186"/>
                                <a:gd name="T54" fmla="*/ 2147483647 w 318"/>
                                <a:gd name="T55" fmla="*/ 2147483647 h 186"/>
                                <a:gd name="T56" fmla="*/ 2147483647 w 318"/>
                                <a:gd name="T57" fmla="*/ 2147483647 h 186"/>
                                <a:gd name="T58" fmla="*/ 2147483647 w 318"/>
                                <a:gd name="T59" fmla="*/ 2147483647 h 186"/>
                                <a:gd name="T60" fmla="*/ 2147483647 w 318"/>
                                <a:gd name="T61" fmla="*/ 2147483647 h 186"/>
                                <a:gd name="T62" fmla="*/ 2147483647 w 318"/>
                                <a:gd name="T63" fmla="*/ 2147483647 h 186"/>
                                <a:gd name="T64" fmla="*/ 2147483647 w 318"/>
                                <a:gd name="T65" fmla="*/ 2147483647 h 186"/>
                                <a:gd name="T66" fmla="*/ 2147483647 w 318"/>
                                <a:gd name="T67" fmla="*/ 2147483647 h 186"/>
                                <a:gd name="T68" fmla="*/ 2147483647 w 318"/>
                                <a:gd name="T69" fmla="*/ 2147483647 h 186"/>
                                <a:gd name="T70" fmla="*/ 2147483647 w 318"/>
                                <a:gd name="T71" fmla="*/ 0 h 186"/>
                                <a:gd name="T72" fmla="*/ 2147483647 w 318"/>
                                <a:gd name="T73" fmla="*/ 0 h 186"/>
                                <a:gd name="T74" fmla="*/ 2147483647 w 318"/>
                                <a:gd name="T75" fmla="*/ 2147483647 h 186"/>
                                <a:gd name="T76" fmla="*/ 2147483647 w 318"/>
                                <a:gd name="T77" fmla="*/ 2147483647 h 186"/>
                                <a:gd name="T78" fmla="*/ 2147483647 w 318"/>
                                <a:gd name="T79" fmla="*/ 2147483647 h 186"/>
                                <a:gd name="T80" fmla="*/ 2147483647 w 318"/>
                                <a:gd name="T81" fmla="*/ 2147483647 h 186"/>
                                <a:gd name="T82" fmla="*/ 2147483647 w 318"/>
                                <a:gd name="T83" fmla="*/ 2147483647 h 186"/>
                                <a:gd name="T84" fmla="*/ 2147483647 w 318"/>
                                <a:gd name="T85" fmla="*/ 2147483647 h 186"/>
                                <a:gd name="T86" fmla="*/ 2147483647 w 318"/>
                                <a:gd name="T87" fmla="*/ 2147483647 h 186"/>
                                <a:gd name="T88" fmla="*/ 2147483647 w 318"/>
                                <a:gd name="T89" fmla="*/ 2147483647 h 186"/>
                                <a:gd name="T90" fmla="*/ 2147483647 w 318"/>
                                <a:gd name="T91" fmla="*/ 2147483647 h 186"/>
                                <a:gd name="T92" fmla="*/ 2147483647 w 318"/>
                                <a:gd name="T93" fmla="*/ 2147483647 h 18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18" h="186">
                                  <a:moveTo>
                                    <a:pt x="318" y="18"/>
                                  </a:moveTo>
                                  <a:lnTo>
                                    <a:pt x="312" y="48"/>
                                  </a:lnTo>
                                  <a:lnTo>
                                    <a:pt x="312" y="60"/>
                                  </a:lnTo>
                                  <a:lnTo>
                                    <a:pt x="312" y="66"/>
                                  </a:lnTo>
                                  <a:lnTo>
                                    <a:pt x="306" y="72"/>
                                  </a:lnTo>
                                  <a:lnTo>
                                    <a:pt x="306" y="78"/>
                                  </a:lnTo>
                                  <a:lnTo>
                                    <a:pt x="306" y="84"/>
                                  </a:lnTo>
                                  <a:lnTo>
                                    <a:pt x="306" y="90"/>
                                  </a:lnTo>
                                  <a:lnTo>
                                    <a:pt x="306" y="102"/>
                                  </a:lnTo>
                                  <a:lnTo>
                                    <a:pt x="300" y="108"/>
                                  </a:lnTo>
                                  <a:lnTo>
                                    <a:pt x="300" y="114"/>
                                  </a:lnTo>
                                  <a:lnTo>
                                    <a:pt x="300" y="126"/>
                                  </a:lnTo>
                                  <a:lnTo>
                                    <a:pt x="300" y="132"/>
                                  </a:lnTo>
                                  <a:lnTo>
                                    <a:pt x="300" y="138"/>
                                  </a:lnTo>
                                  <a:lnTo>
                                    <a:pt x="294" y="144"/>
                                  </a:lnTo>
                                  <a:lnTo>
                                    <a:pt x="294" y="150"/>
                                  </a:lnTo>
                                  <a:lnTo>
                                    <a:pt x="294" y="156"/>
                                  </a:lnTo>
                                  <a:lnTo>
                                    <a:pt x="294" y="162"/>
                                  </a:lnTo>
                                  <a:lnTo>
                                    <a:pt x="294" y="168"/>
                                  </a:lnTo>
                                  <a:lnTo>
                                    <a:pt x="288" y="186"/>
                                  </a:lnTo>
                                  <a:lnTo>
                                    <a:pt x="276" y="186"/>
                                  </a:lnTo>
                                  <a:lnTo>
                                    <a:pt x="270" y="186"/>
                                  </a:lnTo>
                                  <a:lnTo>
                                    <a:pt x="258" y="180"/>
                                  </a:lnTo>
                                  <a:lnTo>
                                    <a:pt x="246" y="180"/>
                                  </a:lnTo>
                                  <a:lnTo>
                                    <a:pt x="204" y="174"/>
                                  </a:lnTo>
                                  <a:lnTo>
                                    <a:pt x="174" y="174"/>
                                  </a:lnTo>
                                  <a:lnTo>
                                    <a:pt x="162" y="174"/>
                                  </a:lnTo>
                                  <a:lnTo>
                                    <a:pt x="156" y="174"/>
                                  </a:lnTo>
                                  <a:lnTo>
                                    <a:pt x="144" y="168"/>
                                  </a:lnTo>
                                  <a:lnTo>
                                    <a:pt x="126" y="168"/>
                                  </a:lnTo>
                                  <a:lnTo>
                                    <a:pt x="108" y="162"/>
                                  </a:lnTo>
                                  <a:lnTo>
                                    <a:pt x="90" y="162"/>
                                  </a:lnTo>
                                  <a:lnTo>
                                    <a:pt x="78" y="162"/>
                                  </a:lnTo>
                                  <a:lnTo>
                                    <a:pt x="54" y="162"/>
                                  </a:lnTo>
                                  <a:lnTo>
                                    <a:pt x="30" y="156"/>
                                  </a:lnTo>
                                  <a:lnTo>
                                    <a:pt x="24" y="156"/>
                                  </a:lnTo>
                                  <a:lnTo>
                                    <a:pt x="18" y="156"/>
                                  </a:lnTo>
                                  <a:lnTo>
                                    <a:pt x="6" y="156"/>
                                  </a:lnTo>
                                  <a:lnTo>
                                    <a:pt x="6" y="150"/>
                                  </a:lnTo>
                                  <a:lnTo>
                                    <a:pt x="6" y="144"/>
                                  </a:lnTo>
                                  <a:lnTo>
                                    <a:pt x="0" y="144"/>
                                  </a:lnTo>
                                  <a:lnTo>
                                    <a:pt x="0" y="138"/>
                                  </a:lnTo>
                                  <a:lnTo>
                                    <a:pt x="0" y="132"/>
                                  </a:lnTo>
                                  <a:lnTo>
                                    <a:pt x="0" y="126"/>
                                  </a:lnTo>
                                  <a:lnTo>
                                    <a:pt x="6" y="126"/>
                                  </a:lnTo>
                                  <a:lnTo>
                                    <a:pt x="6" y="120"/>
                                  </a:lnTo>
                                  <a:lnTo>
                                    <a:pt x="12" y="114"/>
                                  </a:lnTo>
                                  <a:lnTo>
                                    <a:pt x="18" y="114"/>
                                  </a:lnTo>
                                  <a:lnTo>
                                    <a:pt x="18" y="108"/>
                                  </a:lnTo>
                                  <a:lnTo>
                                    <a:pt x="24" y="108"/>
                                  </a:lnTo>
                                  <a:lnTo>
                                    <a:pt x="24" y="102"/>
                                  </a:lnTo>
                                  <a:lnTo>
                                    <a:pt x="18" y="102"/>
                                  </a:lnTo>
                                  <a:lnTo>
                                    <a:pt x="18" y="96"/>
                                  </a:lnTo>
                                  <a:lnTo>
                                    <a:pt x="18" y="90"/>
                                  </a:lnTo>
                                  <a:lnTo>
                                    <a:pt x="18" y="84"/>
                                  </a:lnTo>
                                  <a:lnTo>
                                    <a:pt x="18" y="78"/>
                                  </a:lnTo>
                                  <a:lnTo>
                                    <a:pt x="18" y="72"/>
                                  </a:lnTo>
                                  <a:lnTo>
                                    <a:pt x="18" y="66"/>
                                  </a:lnTo>
                                  <a:lnTo>
                                    <a:pt x="24" y="66"/>
                                  </a:lnTo>
                                  <a:lnTo>
                                    <a:pt x="24" y="60"/>
                                  </a:lnTo>
                                  <a:lnTo>
                                    <a:pt x="30" y="54"/>
                                  </a:lnTo>
                                  <a:lnTo>
                                    <a:pt x="30" y="48"/>
                                  </a:lnTo>
                                  <a:lnTo>
                                    <a:pt x="36" y="48"/>
                                  </a:lnTo>
                                  <a:lnTo>
                                    <a:pt x="36" y="42"/>
                                  </a:lnTo>
                                  <a:lnTo>
                                    <a:pt x="36" y="36"/>
                                  </a:lnTo>
                                  <a:lnTo>
                                    <a:pt x="42" y="30"/>
                                  </a:lnTo>
                                  <a:lnTo>
                                    <a:pt x="42" y="24"/>
                                  </a:lnTo>
                                  <a:lnTo>
                                    <a:pt x="42" y="18"/>
                                  </a:lnTo>
                                  <a:lnTo>
                                    <a:pt x="48" y="18"/>
                                  </a:lnTo>
                                  <a:lnTo>
                                    <a:pt x="48" y="12"/>
                                  </a:lnTo>
                                  <a:lnTo>
                                    <a:pt x="48" y="6"/>
                                  </a:lnTo>
                                  <a:lnTo>
                                    <a:pt x="48" y="0"/>
                                  </a:lnTo>
                                  <a:lnTo>
                                    <a:pt x="54" y="0"/>
                                  </a:lnTo>
                                  <a:lnTo>
                                    <a:pt x="60" y="0"/>
                                  </a:lnTo>
                                  <a:lnTo>
                                    <a:pt x="78" y="6"/>
                                  </a:lnTo>
                                  <a:lnTo>
                                    <a:pt x="84" y="6"/>
                                  </a:lnTo>
                                  <a:lnTo>
                                    <a:pt x="90" y="6"/>
                                  </a:lnTo>
                                  <a:lnTo>
                                    <a:pt x="102" y="6"/>
                                  </a:lnTo>
                                  <a:lnTo>
                                    <a:pt x="126" y="6"/>
                                  </a:lnTo>
                                  <a:lnTo>
                                    <a:pt x="138" y="6"/>
                                  </a:lnTo>
                                  <a:lnTo>
                                    <a:pt x="144" y="6"/>
                                  </a:lnTo>
                                  <a:lnTo>
                                    <a:pt x="162" y="6"/>
                                  </a:lnTo>
                                  <a:lnTo>
                                    <a:pt x="180" y="6"/>
                                  </a:lnTo>
                                  <a:lnTo>
                                    <a:pt x="186" y="6"/>
                                  </a:lnTo>
                                  <a:lnTo>
                                    <a:pt x="192" y="12"/>
                                  </a:lnTo>
                                  <a:lnTo>
                                    <a:pt x="222" y="12"/>
                                  </a:lnTo>
                                  <a:lnTo>
                                    <a:pt x="228" y="12"/>
                                  </a:lnTo>
                                  <a:lnTo>
                                    <a:pt x="234" y="12"/>
                                  </a:lnTo>
                                  <a:lnTo>
                                    <a:pt x="240" y="12"/>
                                  </a:lnTo>
                                  <a:lnTo>
                                    <a:pt x="252" y="12"/>
                                  </a:lnTo>
                                  <a:lnTo>
                                    <a:pt x="258" y="12"/>
                                  </a:lnTo>
                                  <a:lnTo>
                                    <a:pt x="276" y="12"/>
                                  </a:lnTo>
                                  <a:lnTo>
                                    <a:pt x="300" y="12"/>
                                  </a:lnTo>
                                  <a:lnTo>
                                    <a:pt x="318" y="18"/>
                                  </a:lnTo>
                                  <a:close/>
                                </a:path>
                              </a:pathLst>
                            </a:custGeom>
                            <a:solidFill>
                              <a:srgbClr val="C00000"/>
                            </a:solidFill>
                            <a:ln w="9525">
                              <a:solidFill>
                                <a:schemeClr val="tx1"/>
                              </a:solidFill>
                              <a:prstDash val="solid"/>
                              <a:round/>
                              <a:headEnd/>
                              <a:tailEnd/>
                            </a:ln>
                          </wps:spPr>
                          <wps:bodyPr/>
                        </wps:wsp>
                        <wps:wsp>
                          <wps:cNvPr id="490" name="Freeform 29"/>
                          <wps:cNvSpPr>
                            <a:spLocks/>
                          </wps:cNvSpPr>
                          <wps:spPr bwMode="auto">
                            <a:xfrm>
                              <a:off x="6783703" y="341800"/>
                              <a:ext cx="1235871" cy="1545820"/>
                            </a:xfrm>
                            <a:custGeom>
                              <a:avLst/>
                              <a:gdLst>
                                <a:gd name="T0" fmla="*/ 2147483647 w 342"/>
                                <a:gd name="T1" fmla="*/ 2147483647 h 438"/>
                                <a:gd name="T2" fmla="*/ 2147483647 w 342"/>
                                <a:gd name="T3" fmla="*/ 2147483647 h 438"/>
                                <a:gd name="T4" fmla="*/ 2147483647 w 342"/>
                                <a:gd name="T5" fmla="*/ 2147483647 h 438"/>
                                <a:gd name="T6" fmla="*/ 2147483647 w 342"/>
                                <a:gd name="T7" fmla="*/ 2147483647 h 438"/>
                                <a:gd name="T8" fmla="*/ 2147483647 w 342"/>
                                <a:gd name="T9" fmla="*/ 2147483647 h 438"/>
                                <a:gd name="T10" fmla="*/ 2147483647 w 342"/>
                                <a:gd name="T11" fmla="*/ 2147483647 h 438"/>
                                <a:gd name="T12" fmla="*/ 2147483647 w 342"/>
                                <a:gd name="T13" fmla="*/ 2147483647 h 438"/>
                                <a:gd name="T14" fmla="*/ 2147483647 w 342"/>
                                <a:gd name="T15" fmla="*/ 2147483647 h 438"/>
                                <a:gd name="T16" fmla="*/ 0 w 342"/>
                                <a:gd name="T17" fmla="*/ 2147483647 h 438"/>
                                <a:gd name="T18" fmla="*/ 2147483647 w 342"/>
                                <a:gd name="T19" fmla="*/ 2147483647 h 438"/>
                                <a:gd name="T20" fmla="*/ 2147483647 w 342"/>
                                <a:gd name="T21" fmla="*/ 2147483647 h 438"/>
                                <a:gd name="T22" fmla="*/ 2147483647 w 342"/>
                                <a:gd name="T23" fmla="*/ 2147483647 h 438"/>
                                <a:gd name="T24" fmla="*/ 2147483647 w 342"/>
                                <a:gd name="T25" fmla="*/ 2147483647 h 438"/>
                                <a:gd name="T26" fmla="*/ 2147483647 w 342"/>
                                <a:gd name="T27" fmla="*/ 2147483647 h 438"/>
                                <a:gd name="T28" fmla="*/ 2147483647 w 342"/>
                                <a:gd name="T29" fmla="*/ 2147483647 h 438"/>
                                <a:gd name="T30" fmla="*/ 2147483647 w 342"/>
                                <a:gd name="T31" fmla="*/ 2147483647 h 438"/>
                                <a:gd name="T32" fmla="*/ 2147483647 w 342"/>
                                <a:gd name="T33" fmla="*/ 2147483647 h 438"/>
                                <a:gd name="T34" fmla="*/ 2147483647 w 342"/>
                                <a:gd name="T35" fmla="*/ 2147483647 h 438"/>
                                <a:gd name="T36" fmla="*/ 2147483647 w 342"/>
                                <a:gd name="T37" fmla="*/ 2147483647 h 438"/>
                                <a:gd name="T38" fmla="*/ 2147483647 w 342"/>
                                <a:gd name="T39" fmla="*/ 2147483647 h 438"/>
                                <a:gd name="T40" fmla="*/ 2147483647 w 342"/>
                                <a:gd name="T41" fmla="*/ 2147483647 h 438"/>
                                <a:gd name="T42" fmla="*/ 2147483647 w 342"/>
                                <a:gd name="T43" fmla="*/ 2147483647 h 438"/>
                                <a:gd name="T44" fmla="*/ 2147483647 w 342"/>
                                <a:gd name="T45" fmla="*/ 2147483647 h 438"/>
                                <a:gd name="T46" fmla="*/ 2147483647 w 342"/>
                                <a:gd name="T47" fmla="*/ 2147483647 h 438"/>
                                <a:gd name="T48" fmla="*/ 2147483647 w 342"/>
                                <a:gd name="T49" fmla="*/ 2147483647 h 438"/>
                                <a:gd name="T50" fmla="*/ 2147483647 w 342"/>
                                <a:gd name="T51" fmla="*/ 2147483647 h 438"/>
                                <a:gd name="T52" fmla="*/ 2147483647 w 342"/>
                                <a:gd name="T53" fmla="*/ 0 h 438"/>
                                <a:gd name="T54" fmla="*/ 2147483647 w 342"/>
                                <a:gd name="T55" fmla="*/ 0 h 438"/>
                                <a:gd name="T56" fmla="*/ 2147483647 w 342"/>
                                <a:gd name="T57" fmla="*/ 0 h 438"/>
                                <a:gd name="T58" fmla="*/ 2147483647 w 342"/>
                                <a:gd name="T59" fmla="*/ 0 h 438"/>
                                <a:gd name="T60" fmla="*/ 2147483647 w 342"/>
                                <a:gd name="T61" fmla="*/ 0 h 438"/>
                                <a:gd name="T62" fmla="*/ 2147483647 w 342"/>
                                <a:gd name="T63" fmla="*/ 2147483647 h 438"/>
                                <a:gd name="T64" fmla="*/ 2147483647 w 342"/>
                                <a:gd name="T65" fmla="*/ 2147483647 h 438"/>
                                <a:gd name="T66" fmla="*/ 2147483647 w 342"/>
                                <a:gd name="T67" fmla="*/ 2147483647 h 438"/>
                                <a:gd name="T68" fmla="*/ 2147483647 w 342"/>
                                <a:gd name="T69" fmla="*/ 2147483647 h 438"/>
                                <a:gd name="T70" fmla="*/ 2147483647 w 342"/>
                                <a:gd name="T71" fmla="*/ 2147483647 h 438"/>
                                <a:gd name="T72" fmla="*/ 2147483647 w 342"/>
                                <a:gd name="T73" fmla="*/ 2147483647 h 43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342" h="438">
                                  <a:moveTo>
                                    <a:pt x="342" y="6"/>
                                  </a:moveTo>
                                  <a:lnTo>
                                    <a:pt x="336" y="36"/>
                                  </a:lnTo>
                                  <a:lnTo>
                                    <a:pt x="336" y="48"/>
                                  </a:lnTo>
                                  <a:lnTo>
                                    <a:pt x="330" y="60"/>
                                  </a:lnTo>
                                  <a:lnTo>
                                    <a:pt x="324" y="84"/>
                                  </a:lnTo>
                                  <a:lnTo>
                                    <a:pt x="324" y="96"/>
                                  </a:lnTo>
                                  <a:lnTo>
                                    <a:pt x="318" y="102"/>
                                  </a:lnTo>
                                  <a:lnTo>
                                    <a:pt x="318" y="108"/>
                                  </a:lnTo>
                                  <a:lnTo>
                                    <a:pt x="318" y="114"/>
                                  </a:lnTo>
                                  <a:lnTo>
                                    <a:pt x="318" y="120"/>
                                  </a:lnTo>
                                  <a:lnTo>
                                    <a:pt x="312" y="132"/>
                                  </a:lnTo>
                                  <a:lnTo>
                                    <a:pt x="312" y="138"/>
                                  </a:lnTo>
                                  <a:lnTo>
                                    <a:pt x="312" y="150"/>
                                  </a:lnTo>
                                  <a:lnTo>
                                    <a:pt x="282" y="282"/>
                                  </a:lnTo>
                                  <a:lnTo>
                                    <a:pt x="246" y="438"/>
                                  </a:lnTo>
                                  <a:lnTo>
                                    <a:pt x="36" y="432"/>
                                  </a:lnTo>
                                  <a:lnTo>
                                    <a:pt x="24" y="432"/>
                                  </a:lnTo>
                                  <a:lnTo>
                                    <a:pt x="0" y="426"/>
                                  </a:lnTo>
                                  <a:lnTo>
                                    <a:pt x="6" y="396"/>
                                  </a:lnTo>
                                  <a:lnTo>
                                    <a:pt x="12" y="384"/>
                                  </a:lnTo>
                                  <a:lnTo>
                                    <a:pt x="12" y="378"/>
                                  </a:lnTo>
                                  <a:lnTo>
                                    <a:pt x="18" y="360"/>
                                  </a:lnTo>
                                  <a:lnTo>
                                    <a:pt x="18" y="354"/>
                                  </a:lnTo>
                                  <a:lnTo>
                                    <a:pt x="30" y="294"/>
                                  </a:lnTo>
                                  <a:lnTo>
                                    <a:pt x="30" y="282"/>
                                  </a:lnTo>
                                  <a:lnTo>
                                    <a:pt x="36" y="270"/>
                                  </a:lnTo>
                                  <a:lnTo>
                                    <a:pt x="36" y="258"/>
                                  </a:lnTo>
                                  <a:lnTo>
                                    <a:pt x="36" y="252"/>
                                  </a:lnTo>
                                  <a:lnTo>
                                    <a:pt x="36" y="246"/>
                                  </a:lnTo>
                                  <a:lnTo>
                                    <a:pt x="42" y="228"/>
                                  </a:lnTo>
                                  <a:lnTo>
                                    <a:pt x="42" y="222"/>
                                  </a:lnTo>
                                  <a:lnTo>
                                    <a:pt x="42" y="204"/>
                                  </a:lnTo>
                                  <a:lnTo>
                                    <a:pt x="48" y="192"/>
                                  </a:lnTo>
                                  <a:lnTo>
                                    <a:pt x="48" y="168"/>
                                  </a:lnTo>
                                  <a:lnTo>
                                    <a:pt x="54" y="150"/>
                                  </a:lnTo>
                                  <a:lnTo>
                                    <a:pt x="54" y="144"/>
                                  </a:lnTo>
                                  <a:lnTo>
                                    <a:pt x="54" y="138"/>
                                  </a:lnTo>
                                  <a:lnTo>
                                    <a:pt x="54" y="132"/>
                                  </a:lnTo>
                                  <a:lnTo>
                                    <a:pt x="54" y="126"/>
                                  </a:lnTo>
                                  <a:lnTo>
                                    <a:pt x="60" y="120"/>
                                  </a:lnTo>
                                  <a:lnTo>
                                    <a:pt x="60" y="114"/>
                                  </a:lnTo>
                                  <a:lnTo>
                                    <a:pt x="60" y="108"/>
                                  </a:lnTo>
                                  <a:lnTo>
                                    <a:pt x="60" y="96"/>
                                  </a:lnTo>
                                  <a:lnTo>
                                    <a:pt x="60" y="90"/>
                                  </a:lnTo>
                                  <a:lnTo>
                                    <a:pt x="66" y="84"/>
                                  </a:lnTo>
                                  <a:lnTo>
                                    <a:pt x="66" y="72"/>
                                  </a:lnTo>
                                  <a:lnTo>
                                    <a:pt x="66" y="66"/>
                                  </a:lnTo>
                                  <a:lnTo>
                                    <a:pt x="66" y="60"/>
                                  </a:lnTo>
                                  <a:lnTo>
                                    <a:pt x="66" y="54"/>
                                  </a:lnTo>
                                  <a:lnTo>
                                    <a:pt x="72" y="48"/>
                                  </a:lnTo>
                                  <a:lnTo>
                                    <a:pt x="72" y="42"/>
                                  </a:lnTo>
                                  <a:lnTo>
                                    <a:pt x="72" y="30"/>
                                  </a:lnTo>
                                  <a:lnTo>
                                    <a:pt x="78" y="0"/>
                                  </a:lnTo>
                                  <a:lnTo>
                                    <a:pt x="90" y="0"/>
                                  </a:lnTo>
                                  <a:lnTo>
                                    <a:pt x="102" y="0"/>
                                  </a:lnTo>
                                  <a:lnTo>
                                    <a:pt x="108" y="0"/>
                                  </a:lnTo>
                                  <a:lnTo>
                                    <a:pt x="114" y="0"/>
                                  </a:lnTo>
                                  <a:lnTo>
                                    <a:pt x="132" y="0"/>
                                  </a:lnTo>
                                  <a:lnTo>
                                    <a:pt x="144" y="0"/>
                                  </a:lnTo>
                                  <a:lnTo>
                                    <a:pt x="168" y="0"/>
                                  </a:lnTo>
                                  <a:lnTo>
                                    <a:pt x="180" y="0"/>
                                  </a:lnTo>
                                  <a:lnTo>
                                    <a:pt x="186" y="0"/>
                                  </a:lnTo>
                                  <a:lnTo>
                                    <a:pt x="192" y="0"/>
                                  </a:lnTo>
                                  <a:lnTo>
                                    <a:pt x="228" y="6"/>
                                  </a:lnTo>
                                  <a:lnTo>
                                    <a:pt x="234" y="6"/>
                                  </a:lnTo>
                                  <a:lnTo>
                                    <a:pt x="258" y="6"/>
                                  </a:lnTo>
                                  <a:lnTo>
                                    <a:pt x="264" y="6"/>
                                  </a:lnTo>
                                  <a:lnTo>
                                    <a:pt x="270" y="6"/>
                                  </a:lnTo>
                                  <a:lnTo>
                                    <a:pt x="276" y="6"/>
                                  </a:lnTo>
                                  <a:lnTo>
                                    <a:pt x="282" y="6"/>
                                  </a:lnTo>
                                  <a:lnTo>
                                    <a:pt x="288" y="6"/>
                                  </a:lnTo>
                                  <a:lnTo>
                                    <a:pt x="312" y="6"/>
                                  </a:lnTo>
                                  <a:lnTo>
                                    <a:pt x="324" y="6"/>
                                  </a:lnTo>
                                  <a:lnTo>
                                    <a:pt x="336" y="6"/>
                                  </a:lnTo>
                                  <a:lnTo>
                                    <a:pt x="342" y="6"/>
                                  </a:lnTo>
                                  <a:close/>
                                </a:path>
                              </a:pathLst>
                            </a:custGeom>
                            <a:solidFill>
                              <a:srgbClr val="C00000"/>
                            </a:solidFill>
                            <a:ln w="9525">
                              <a:solidFill>
                                <a:schemeClr val="tx1"/>
                              </a:solidFill>
                              <a:prstDash val="solid"/>
                              <a:round/>
                              <a:headEnd/>
                              <a:tailEnd/>
                            </a:ln>
                          </wps:spPr>
                          <wps:bodyPr/>
                        </wps:wsp>
                        <wps:wsp>
                          <wps:cNvPr id="491" name="Freeform 30"/>
                          <wps:cNvSpPr>
                            <a:spLocks/>
                          </wps:cNvSpPr>
                          <wps:spPr bwMode="auto">
                            <a:xfrm>
                              <a:off x="7802755" y="362975"/>
                              <a:ext cx="1279235" cy="974079"/>
                            </a:xfrm>
                            <a:custGeom>
                              <a:avLst/>
                              <a:gdLst>
                                <a:gd name="T0" fmla="*/ 2147483647 w 354"/>
                                <a:gd name="T1" fmla="*/ 2147483647 h 276"/>
                                <a:gd name="T2" fmla="*/ 2147483647 w 354"/>
                                <a:gd name="T3" fmla="*/ 2147483647 h 276"/>
                                <a:gd name="T4" fmla="*/ 2147483647 w 354"/>
                                <a:gd name="T5" fmla="*/ 2147483647 h 276"/>
                                <a:gd name="T6" fmla="*/ 2147483647 w 354"/>
                                <a:gd name="T7" fmla="*/ 2147483647 h 276"/>
                                <a:gd name="T8" fmla="*/ 2147483647 w 354"/>
                                <a:gd name="T9" fmla="*/ 2147483647 h 276"/>
                                <a:gd name="T10" fmla="*/ 2147483647 w 354"/>
                                <a:gd name="T11" fmla="*/ 2147483647 h 276"/>
                                <a:gd name="T12" fmla="*/ 2147483647 w 354"/>
                                <a:gd name="T13" fmla="*/ 2147483647 h 276"/>
                                <a:gd name="T14" fmla="*/ 2147483647 w 354"/>
                                <a:gd name="T15" fmla="*/ 2147483647 h 276"/>
                                <a:gd name="T16" fmla="*/ 2147483647 w 354"/>
                                <a:gd name="T17" fmla="*/ 2147483647 h 276"/>
                                <a:gd name="T18" fmla="*/ 2147483647 w 354"/>
                                <a:gd name="T19" fmla="*/ 2147483647 h 276"/>
                                <a:gd name="T20" fmla="*/ 2147483647 w 354"/>
                                <a:gd name="T21" fmla="*/ 2147483647 h 276"/>
                                <a:gd name="T22" fmla="*/ 2147483647 w 354"/>
                                <a:gd name="T23" fmla="*/ 2147483647 h 276"/>
                                <a:gd name="T24" fmla="*/ 2147483647 w 354"/>
                                <a:gd name="T25" fmla="*/ 2147483647 h 276"/>
                                <a:gd name="T26" fmla="*/ 2147483647 w 354"/>
                                <a:gd name="T27" fmla="*/ 2147483647 h 276"/>
                                <a:gd name="T28" fmla="*/ 2147483647 w 354"/>
                                <a:gd name="T29" fmla="*/ 2147483647 h 276"/>
                                <a:gd name="T30" fmla="*/ 2147483647 w 354"/>
                                <a:gd name="T31" fmla="*/ 2147483647 h 276"/>
                                <a:gd name="T32" fmla="*/ 2147483647 w 354"/>
                                <a:gd name="T33" fmla="*/ 2147483647 h 276"/>
                                <a:gd name="T34" fmla="*/ 2147483647 w 354"/>
                                <a:gd name="T35" fmla="*/ 2147483647 h 276"/>
                                <a:gd name="T36" fmla="*/ 2147483647 w 354"/>
                                <a:gd name="T37" fmla="*/ 2147483647 h 276"/>
                                <a:gd name="T38" fmla="*/ 2147483647 w 354"/>
                                <a:gd name="T39" fmla="*/ 2147483647 h 276"/>
                                <a:gd name="T40" fmla="*/ 2147483647 w 354"/>
                                <a:gd name="T41" fmla="*/ 2147483647 h 276"/>
                                <a:gd name="T42" fmla="*/ 2147483647 w 354"/>
                                <a:gd name="T43" fmla="*/ 2147483647 h 276"/>
                                <a:gd name="T44" fmla="*/ 2147483647 w 354"/>
                                <a:gd name="T45" fmla="*/ 2147483647 h 276"/>
                                <a:gd name="T46" fmla="*/ 2147483647 w 354"/>
                                <a:gd name="T47" fmla="*/ 2147483647 h 276"/>
                                <a:gd name="T48" fmla="*/ 2147483647 w 354"/>
                                <a:gd name="T49" fmla="*/ 2147483647 h 276"/>
                                <a:gd name="T50" fmla="*/ 2147483647 w 354"/>
                                <a:gd name="T51" fmla="*/ 2147483647 h 276"/>
                                <a:gd name="T52" fmla="*/ 2147483647 w 354"/>
                                <a:gd name="T53" fmla="*/ 2147483647 h 276"/>
                                <a:gd name="T54" fmla="*/ 2147483647 w 354"/>
                                <a:gd name="T55" fmla="*/ 0 h 276"/>
                                <a:gd name="T56" fmla="*/ 2147483647 w 354"/>
                                <a:gd name="T57" fmla="*/ 2147483647 h 276"/>
                                <a:gd name="T58" fmla="*/ 2147483647 w 354"/>
                                <a:gd name="T59" fmla="*/ 2147483647 h 276"/>
                                <a:gd name="T60" fmla="*/ 2147483647 w 354"/>
                                <a:gd name="T61" fmla="*/ 2147483647 h 276"/>
                                <a:gd name="T62" fmla="*/ 2147483647 w 354"/>
                                <a:gd name="T63" fmla="*/ 2147483647 h 276"/>
                                <a:gd name="T64" fmla="*/ 2147483647 w 354"/>
                                <a:gd name="T65" fmla="*/ 2147483647 h 276"/>
                                <a:gd name="T66" fmla="*/ 2147483647 w 354"/>
                                <a:gd name="T67" fmla="*/ 2147483647 h 276"/>
                                <a:gd name="T68" fmla="*/ 2147483647 w 354"/>
                                <a:gd name="T69" fmla="*/ 2147483647 h 276"/>
                                <a:gd name="T70" fmla="*/ 2147483647 w 354"/>
                                <a:gd name="T71" fmla="*/ 2147483647 h 276"/>
                                <a:gd name="T72" fmla="*/ 2147483647 w 354"/>
                                <a:gd name="T73" fmla="*/ 2147483647 h 276"/>
                                <a:gd name="T74" fmla="*/ 2147483647 w 354"/>
                                <a:gd name="T75" fmla="*/ 2147483647 h 27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54" h="276">
                                  <a:moveTo>
                                    <a:pt x="354" y="12"/>
                                  </a:moveTo>
                                  <a:lnTo>
                                    <a:pt x="354" y="24"/>
                                  </a:lnTo>
                                  <a:lnTo>
                                    <a:pt x="354" y="30"/>
                                  </a:lnTo>
                                  <a:lnTo>
                                    <a:pt x="348" y="42"/>
                                  </a:lnTo>
                                  <a:lnTo>
                                    <a:pt x="348" y="48"/>
                                  </a:lnTo>
                                  <a:lnTo>
                                    <a:pt x="348" y="54"/>
                                  </a:lnTo>
                                  <a:lnTo>
                                    <a:pt x="342" y="66"/>
                                  </a:lnTo>
                                  <a:lnTo>
                                    <a:pt x="342" y="72"/>
                                  </a:lnTo>
                                  <a:lnTo>
                                    <a:pt x="342" y="78"/>
                                  </a:lnTo>
                                  <a:lnTo>
                                    <a:pt x="342" y="84"/>
                                  </a:lnTo>
                                  <a:lnTo>
                                    <a:pt x="336" y="90"/>
                                  </a:lnTo>
                                  <a:lnTo>
                                    <a:pt x="336" y="96"/>
                                  </a:lnTo>
                                  <a:lnTo>
                                    <a:pt x="336" y="102"/>
                                  </a:lnTo>
                                  <a:lnTo>
                                    <a:pt x="336" y="108"/>
                                  </a:lnTo>
                                  <a:lnTo>
                                    <a:pt x="330" y="120"/>
                                  </a:lnTo>
                                  <a:lnTo>
                                    <a:pt x="330" y="132"/>
                                  </a:lnTo>
                                  <a:lnTo>
                                    <a:pt x="330" y="138"/>
                                  </a:lnTo>
                                  <a:lnTo>
                                    <a:pt x="324" y="144"/>
                                  </a:lnTo>
                                  <a:lnTo>
                                    <a:pt x="324" y="150"/>
                                  </a:lnTo>
                                  <a:lnTo>
                                    <a:pt x="324" y="156"/>
                                  </a:lnTo>
                                  <a:lnTo>
                                    <a:pt x="324" y="162"/>
                                  </a:lnTo>
                                  <a:lnTo>
                                    <a:pt x="324" y="168"/>
                                  </a:lnTo>
                                  <a:lnTo>
                                    <a:pt x="306" y="234"/>
                                  </a:lnTo>
                                  <a:lnTo>
                                    <a:pt x="306" y="258"/>
                                  </a:lnTo>
                                  <a:lnTo>
                                    <a:pt x="294" y="258"/>
                                  </a:lnTo>
                                  <a:lnTo>
                                    <a:pt x="288" y="258"/>
                                  </a:lnTo>
                                  <a:lnTo>
                                    <a:pt x="276" y="258"/>
                                  </a:lnTo>
                                  <a:lnTo>
                                    <a:pt x="264" y="258"/>
                                  </a:lnTo>
                                  <a:lnTo>
                                    <a:pt x="258" y="258"/>
                                  </a:lnTo>
                                  <a:lnTo>
                                    <a:pt x="240" y="264"/>
                                  </a:lnTo>
                                  <a:lnTo>
                                    <a:pt x="228" y="264"/>
                                  </a:lnTo>
                                  <a:lnTo>
                                    <a:pt x="216" y="264"/>
                                  </a:lnTo>
                                  <a:lnTo>
                                    <a:pt x="204" y="264"/>
                                  </a:lnTo>
                                  <a:lnTo>
                                    <a:pt x="192" y="264"/>
                                  </a:lnTo>
                                  <a:lnTo>
                                    <a:pt x="156" y="270"/>
                                  </a:lnTo>
                                  <a:lnTo>
                                    <a:pt x="150" y="270"/>
                                  </a:lnTo>
                                  <a:lnTo>
                                    <a:pt x="144" y="270"/>
                                  </a:lnTo>
                                  <a:lnTo>
                                    <a:pt x="120" y="270"/>
                                  </a:lnTo>
                                  <a:lnTo>
                                    <a:pt x="108" y="270"/>
                                  </a:lnTo>
                                  <a:lnTo>
                                    <a:pt x="66" y="276"/>
                                  </a:lnTo>
                                  <a:lnTo>
                                    <a:pt x="54" y="276"/>
                                  </a:lnTo>
                                  <a:lnTo>
                                    <a:pt x="36" y="276"/>
                                  </a:lnTo>
                                  <a:lnTo>
                                    <a:pt x="0" y="276"/>
                                  </a:lnTo>
                                  <a:lnTo>
                                    <a:pt x="30" y="144"/>
                                  </a:lnTo>
                                  <a:lnTo>
                                    <a:pt x="30" y="132"/>
                                  </a:lnTo>
                                  <a:lnTo>
                                    <a:pt x="30" y="126"/>
                                  </a:lnTo>
                                  <a:lnTo>
                                    <a:pt x="36" y="114"/>
                                  </a:lnTo>
                                  <a:lnTo>
                                    <a:pt x="36" y="108"/>
                                  </a:lnTo>
                                  <a:lnTo>
                                    <a:pt x="36" y="102"/>
                                  </a:lnTo>
                                  <a:lnTo>
                                    <a:pt x="36" y="96"/>
                                  </a:lnTo>
                                  <a:lnTo>
                                    <a:pt x="42" y="90"/>
                                  </a:lnTo>
                                  <a:lnTo>
                                    <a:pt x="42" y="78"/>
                                  </a:lnTo>
                                  <a:lnTo>
                                    <a:pt x="48" y="54"/>
                                  </a:lnTo>
                                  <a:lnTo>
                                    <a:pt x="54" y="42"/>
                                  </a:lnTo>
                                  <a:lnTo>
                                    <a:pt x="54" y="30"/>
                                  </a:lnTo>
                                  <a:lnTo>
                                    <a:pt x="60" y="0"/>
                                  </a:lnTo>
                                  <a:lnTo>
                                    <a:pt x="66" y="0"/>
                                  </a:lnTo>
                                  <a:lnTo>
                                    <a:pt x="78" y="6"/>
                                  </a:lnTo>
                                  <a:lnTo>
                                    <a:pt x="84" y="6"/>
                                  </a:lnTo>
                                  <a:lnTo>
                                    <a:pt x="102" y="6"/>
                                  </a:lnTo>
                                  <a:lnTo>
                                    <a:pt x="144" y="6"/>
                                  </a:lnTo>
                                  <a:lnTo>
                                    <a:pt x="162" y="6"/>
                                  </a:lnTo>
                                  <a:lnTo>
                                    <a:pt x="186" y="6"/>
                                  </a:lnTo>
                                  <a:lnTo>
                                    <a:pt x="192" y="6"/>
                                  </a:lnTo>
                                  <a:lnTo>
                                    <a:pt x="198" y="6"/>
                                  </a:lnTo>
                                  <a:lnTo>
                                    <a:pt x="210" y="12"/>
                                  </a:lnTo>
                                  <a:lnTo>
                                    <a:pt x="228" y="12"/>
                                  </a:lnTo>
                                  <a:lnTo>
                                    <a:pt x="234" y="12"/>
                                  </a:lnTo>
                                  <a:lnTo>
                                    <a:pt x="246" y="12"/>
                                  </a:lnTo>
                                  <a:lnTo>
                                    <a:pt x="264" y="12"/>
                                  </a:lnTo>
                                  <a:lnTo>
                                    <a:pt x="282" y="12"/>
                                  </a:lnTo>
                                  <a:lnTo>
                                    <a:pt x="288" y="12"/>
                                  </a:lnTo>
                                  <a:lnTo>
                                    <a:pt x="300" y="12"/>
                                  </a:lnTo>
                                  <a:lnTo>
                                    <a:pt x="312" y="12"/>
                                  </a:lnTo>
                                  <a:lnTo>
                                    <a:pt x="342" y="12"/>
                                  </a:lnTo>
                                  <a:lnTo>
                                    <a:pt x="348" y="12"/>
                                  </a:lnTo>
                                  <a:lnTo>
                                    <a:pt x="354" y="12"/>
                                  </a:lnTo>
                                  <a:close/>
                                </a:path>
                              </a:pathLst>
                            </a:custGeom>
                            <a:solidFill>
                              <a:srgbClr val="00FFFF"/>
                            </a:solidFill>
                            <a:ln w="9525">
                              <a:solidFill>
                                <a:schemeClr val="tx1"/>
                              </a:solidFill>
                              <a:prstDash val="solid"/>
                              <a:round/>
                              <a:headEnd/>
                              <a:tailEnd/>
                            </a:ln>
                          </wps:spPr>
                          <wps:bodyPr/>
                        </wps:wsp>
                        <wps:wsp>
                          <wps:cNvPr id="492" name="Freeform 32"/>
                          <wps:cNvSpPr>
                            <a:spLocks/>
                          </wps:cNvSpPr>
                          <wps:spPr bwMode="auto">
                            <a:xfrm>
                              <a:off x="10014315" y="426503"/>
                              <a:ext cx="1300917" cy="1418769"/>
                            </a:xfrm>
                            <a:custGeom>
                              <a:avLst/>
                              <a:gdLst>
                                <a:gd name="T0" fmla="*/ 2147483647 w 360"/>
                                <a:gd name="T1" fmla="*/ 0 h 402"/>
                                <a:gd name="T2" fmla="*/ 2147483647 w 360"/>
                                <a:gd name="T3" fmla="*/ 0 h 402"/>
                                <a:gd name="T4" fmla="*/ 2147483647 w 360"/>
                                <a:gd name="T5" fmla="*/ 2147483647 h 402"/>
                                <a:gd name="T6" fmla="*/ 2147483647 w 360"/>
                                <a:gd name="T7" fmla="*/ 2147483647 h 402"/>
                                <a:gd name="T8" fmla="*/ 2147483647 w 360"/>
                                <a:gd name="T9" fmla="*/ 2147483647 h 402"/>
                                <a:gd name="T10" fmla="*/ 2147483647 w 360"/>
                                <a:gd name="T11" fmla="*/ 2147483647 h 402"/>
                                <a:gd name="T12" fmla="*/ 2147483647 w 360"/>
                                <a:gd name="T13" fmla="*/ 2147483647 h 402"/>
                                <a:gd name="T14" fmla="*/ 2147483647 w 360"/>
                                <a:gd name="T15" fmla="*/ 2147483647 h 402"/>
                                <a:gd name="T16" fmla="*/ 2147483647 w 360"/>
                                <a:gd name="T17" fmla="*/ 2147483647 h 402"/>
                                <a:gd name="T18" fmla="*/ 2147483647 w 360"/>
                                <a:gd name="T19" fmla="*/ 2147483647 h 402"/>
                                <a:gd name="T20" fmla="*/ 2147483647 w 360"/>
                                <a:gd name="T21" fmla="*/ 2147483647 h 402"/>
                                <a:gd name="T22" fmla="*/ 2147483647 w 360"/>
                                <a:gd name="T23" fmla="*/ 2147483647 h 402"/>
                                <a:gd name="T24" fmla="*/ 2147483647 w 360"/>
                                <a:gd name="T25" fmla="*/ 2147483647 h 402"/>
                                <a:gd name="T26" fmla="*/ 2147483647 w 360"/>
                                <a:gd name="T27" fmla="*/ 2147483647 h 402"/>
                                <a:gd name="T28" fmla="*/ 2147483647 w 360"/>
                                <a:gd name="T29" fmla="*/ 2147483647 h 402"/>
                                <a:gd name="T30" fmla="*/ 2147483647 w 360"/>
                                <a:gd name="T31" fmla="*/ 2147483647 h 402"/>
                                <a:gd name="T32" fmla="*/ 2147483647 w 360"/>
                                <a:gd name="T33" fmla="*/ 2147483647 h 402"/>
                                <a:gd name="T34" fmla="*/ 2147483647 w 360"/>
                                <a:gd name="T35" fmla="*/ 2147483647 h 402"/>
                                <a:gd name="T36" fmla="*/ 2147483647 w 360"/>
                                <a:gd name="T37" fmla="*/ 2147483647 h 402"/>
                                <a:gd name="T38" fmla="*/ 2147483647 w 360"/>
                                <a:gd name="T39" fmla="*/ 2147483647 h 402"/>
                                <a:gd name="T40" fmla="*/ 2147483647 w 360"/>
                                <a:gd name="T41" fmla="*/ 2147483647 h 402"/>
                                <a:gd name="T42" fmla="*/ 2147483647 w 360"/>
                                <a:gd name="T43" fmla="*/ 2147483647 h 402"/>
                                <a:gd name="T44" fmla="*/ 2147483647 w 360"/>
                                <a:gd name="T45" fmla="*/ 2147483647 h 402"/>
                                <a:gd name="T46" fmla="*/ 2147483647 w 360"/>
                                <a:gd name="T47" fmla="*/ 2147483647 h 402"/>
                                <a:gd name="T48" fmla="*/ 2147483647 w 360"/>
                                <a:gd name="T49" fmla="*/ 2147483647 h 402"/>
                                <a:gd name="T50" fmla="*/ 2147483647 w 360"/>
                                <a:gd name="T51" fmla="*/ 2147483647 h 402"/>
                                <a:gd name="T52" fmla="*/ 2147483647 w 360"/>
                                <a:gd name="T53" fmla="*/ 2147483647 h 402"/>
                                <a:gd name="T54" fmla="*/ 2147483647 w 360"/>
                                <a:gd name="T55" fmla="*/ 2147483647 h 402"/>
                                <a:gd name="T56" fmla="*/ 0 w 360"/>
                                <a:gd name="T57" fmla="*/ 2147483647 h 402"/>
                                <a:gd name="T58" fmla="*/ 2147483647 w 360"/>
                                <a:gd name="T59" fmla="*/ 2147483647 h 402"/>
                                <a:gd name="T60" fmla="*/ 2147483647 w 360"/>
                                <a:gd name="T61" fmla="*/ 2147483647 h 402"/>
                                <a:gd name="T62" fmla="*/ 2147483647 w 360"/>
                                <a:gd name="T63" fmla="*/ 2147483647 h 402"/>
                                <a:gd name="T64" fmla="*/ 2147483647 w 360"/>
                                <a:gd name="T65" fmla="*/ 2147483647 h 402"/>
                                <a:gd name="T66" fmla="*/ 2147483647 w 360"/>
                                <a:gd name="T67" fmla="*/ 2147483647 h 402"/>
                                <a:gd name="T68" fmla="*/ 2147483647 w 360"/>
                                <a:gd name="T69" fmla="*/ 2147483647 h 402"/>
                                <a:gd name="T70" fmla="*/ 2147483647 w 360"/>
                                <a:gd name="T71" fmla="*/ 2147483647 h 402"/>
                                <a:gd name="T72" fmla="*/ 2147483647 w 360"/>
                                <a:gd name="T73" fmla="*/ 2147483647 h 402"/>
                                <a:gd name="T74" fmla="*/ 2147483647 w 360"/>
                                <a:gd name="T75" fmla="*/ 2147483647 h 402"/>
                                <a:gd name="T76" fmla="*/ 2147483647 w 360"/>
                                <a:gd name="T77" fmla="*/ 2147483647 h 402"/>
                                <a:gd name="T78" fmla="*/ 2147483647 w 360"/>
                                <a:gd name="T79" fmla="*/ 2147483647 h 402"/>
                                <a:gd name="T80" fmla="*/ 2147483647 w 360"/>
                                <a:gd name="T81" fmla="*/ 2147483647 h 402"/>
                                <a:gd name="T82" fmla="*/ 2147483647 w 360"/>
                                <a:gd name="T83" fmla="*/ 0 h 40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60" h="402">
                                  <a:moveTo>
                                    <a:pt x="108" y="0"/>
                                  </a:moveTo>
                                  <a:lnTo>
                                    <a:pt x="114" y="0"/>
                                  </a:lnTo>
                                  <a:lnTo>
                                    <a:pt x="120" y="0"/>
                                  </a:lnTo>
                                  <a:lnTo>
                                    <a:pt x="144" y="0"/>
                                  </a:lnTo>
                                  <a:lnTo>
                                    <a:pt x="162" y="0"/>
                                  </a:lnTo>
                                  <a:lnTo>
                                    <a:pt x="180" y="6"/>
                                  </a:lnTo>
                                  <a:lnTo>
                                    <a:pt x="204" y="6"/>
                                  </a:lnTo>
                                  <a:lnTo>
                                    <a:pt x="228" y="6"/>
                                  </a:lnTo>
                                  <a:lnTo>
                                    <a:pt x="234" y="6"/>
                                  </a:lnTo>
                                  <a:lnTo>
                                    <a:pt x="228" y="18"/>
                                  </a:lnTo>
                                  <a:lnTo>
                                    <a:pt x="228" y="60"/>
                                  </a:lnTo>
                                  <a:lnTo>
                                    <a:pt x="228" y="66"/>
                                  </a:lnTo>
                                  <a:lnTo>
                                    <a:pt x="222" y="120"/>
                                  </a:lnTo>
                                  <a:lnTo>
                                    <a:pt x="222" y="126"/>
                                  </a:lnTo>
                                  <a:lnTo>
                                    <a:pt x="222" y="138"/>
                                  </a:lnTo>
                                  <a:lnTo>
                                    <a:pt x="228" y="132"/>
                                  </a:lnTo>
                                  <a:lnTo>
                                    <a:pt x="246" y="132"/>
                                  </a:lnTo>
                                  <a:lnTo>
                                    <a:pt x="258" y="132"/>
                                  </a:lnTo>
                                  <a:lnTo>
                                    <a:pt x="270" y="126"/>
                                  </a:lnTo>
                                  <a:lnTo>
                                    <a:pt x="282" y="126"/>
                                  </a:lnTo>
                                  <a:lnTo>
                                    <a:pt x="294" y="126"/>
                                  </a:lnTo>
                                  <a:lnTo>
                                    <a:pt x="324" y="120"/>
                                  </a:lnTo>
                                  <a:lnTo>
                                    <a:pt x="330" y="120"/>
                                  </a:lnTo>
                                  <a:lnTo>
                                    <a:pt x="330" y="126"/>
                                  </a:lnTo>
                                  <a:lnTo>
                                    <a:pt x="324" y="150"/>
                                  </a:lnTo>
                                  <a:lnTo>
                                    <a:pt x="318" y="156"/>
                                  </a:lnTo>
                                  <a:lnTo>
                                    <a:pt x="318" y="162"/>
                                  </a:lnTo>
                                  <a:lnTo>
                                    <a:pt x="324" y="162"/>
                                  </a:lnTo>
                                  <a:lnTo>
                                    <a:pt x="330" y="168"/>
                                  </a:lnTo>
                                  <a:lnTo>
                                    <a:pt x="342" y="168"/>
                                  </a:lnTo>
                                  <a:lnTo>
                                    <a:pt x="360" y="174"/>
                                  </a:lnTo>
                                  <a:lnTo>
                                    <a:pt x="354" y="186"/>
                                  </a:lnTo>
                                  <a:lnTo>
                                    <a:pt x="354" y="204"/>
                                  </a:lnTo>
                                  <a:lnTo>
                                    <a:pt x="348" y="216"/>
                                  </a:lnTo>
                                  <a:lnTo>
                                    <a:pt x="342" y="234"/>
                                  </a:lnTo>
                                  <a:lnTo>
                                    <a:pt x="342" y="240"/>
                                  </a:lnTo>
                                  <a:lnTo>
                                    <a:pt x="342" y="246"/>
                                  </a:lnTo>
                                  <a:lnTo>
                                    <a:pt x="336" y="270"/>
                                  </a:lnTo>
                                  <a:lnTo>
                                    <a:pt x="330" y="282"/>
                                  </a:lnTo>
                                  <a:lnTo>
                                    <a:pt x="324" y="312"/>
                                  </a:lnTo>
                                  <a:lnTo>
                                    <a:pt x="318" y="330"/>
                                  </a:lnTo>
                                  <a:lnTo>
                                    <a:pt x="312" y="360"/>
                                  </a:lnTo>
                                  <a:lnTo>
                                    <a:pt x="300" y="402"/>
                                  </a:lnTo>
                                  <a:lnTo>
                                    <a:pt x="288" y="402"/>
                                  </a:lnTo>
                                  <a:lnTo>
                                    <a:pt x="282" y="402"/>
                                  </a:lnTo>
                                  <a:lnTo>
                                    <a:pt x="270" y="402"/>
                                  </a:lnTo>
                                  <a:lnTo>
                                    <a:pt x="264" y="402"/>
                                  </a:lnTo>
                                  <a:lnTo>
                                    <a:pt x="246" y="402"/>
                                  </a:lnTo>
                                  <a:lnTo>
                                    <a:pt x="240" y="402"/>
                                  </a:lnTo>
                                  <a:lnTo>
                                    <a:pt x="234" y="402"/>
                                  </a:lnTo>
                                  <a:lnTo>
                                    <a:pt x="222" y="402"/>
                                  </a:lnTo>
                                  <a:lnTo>
                                    <a:pt x="198" y="396"/>
                                  </a:lnTo>
                                  <a:lnTo>
                                    <a:pt x="150" y="396"/>
                                  </a:lnTo>
                                  <a:lnTo>
                                    <a:pt x="126" y="396"/>
                                  </a:lnTo>
                                  <a:lnTo>
                                    <a:pt x="78" y="396"/>
                                  </a:lnTo>
                                  <a:lnTo>
                                    <a:pt x="72" y="396"/>
                                  </a:lnTo>
                                  <a:lnTo>
                                    <a:pt x="36" y="390"/>
                                  </a:lnTo>
                                  <a:lnTo>
                                    <a:pt x="0" y="390"/>
                                  </a:lnTo>
                                  <a:lnTo>
                                    <a:pt x="0" y="378"/>
                                  </a:lnTo>
                                  <a:lnTo>
                                    <a:pt x="6" y="366"/>
                                  </a:lnTo>
                                  <a:lnTo>
                                    <a:pt x="18" y="318"/>
                                  </a:lnTo>
                                  <a:lnTo>
                                    <a:pt x="18" y="312"/>
                                  </a:lnTo>
                                  <a:lnTo>
                                    <a:pt x="24" y="300"/>
                                  </a:lnTo>
                                  <a:lnTo>
                                    <a:pt x="24" y="294"/>
                                  </a:lnTo>
                                  <a:lnTo>
                                    <a:pt x="24" y="288"/>
                                  </a:lnTo>
                                  <a:lnTo>
                                    <a:pt x="30" y="288"/>
                                  </a:lnTo>
                                  <a:lnTo>
                                    <a:pt x="30" y="276"/>
                                  </a:lnTo>
                                  <a:lnTo>
                                    <a:pt x="36" y="264"/>
                                  </a:lnTo>
                                  <a:lnTo>
                                    <a:pt x="48" y="216"/>
                                  </a:lnTo>
                                  <a:lnTo>
                                    <a:pt x="54" y="180"/>
                                  </a:lnTo>
                                  <a:lnTo>
                                    <a:pt x="66" y="150"/>
                                  </a:lnTo>
                                  <a:lnTo>
                                    <a:pt x="72" y="132"/>
                                  </a:lnTo>
                                  <a:lnTo>
                                    <a:pt x="72" y="126"/>
                                  </a:lnTo>
                                  <a:lnTo>
                                    <a:pt x="72" y="120"/>
                                  </a:lnTo>
                                  <a:lnTo>
                                    <a:pt x="72" y="114"/>
                                  </a:lnTo>
                                  <a:lnTo>
                                    <a:pt x="78" y="114"/>
                                  </a:lnTo>
                                  <a:lnTo>
                                    <a:pt x="78" y="102"/>
                                  </a:lnTo>
                                  <a:lnTo>
                                    <a:pt x="78" y="96"/>
                                  </a:lnTo>
                                  <a:lnTo>
                                    <a:pt x="84" y="90"/>
                                  </a:lnTo>
                                  <a:lnTo>
                                    <a:pt x="90" y="72"/>
                                  </a:lnTo>
                                  <a:lnTo>
                                    <a:pt x="90" y="60"/>
                                  </a:lnTo>
                                  <a:lnTo>
                                    <a:pt x="96" y="36"/>
                                  </a:lnTo>
                                  <a:lnTo>
                                    <a:pt x="102" y="24"/>
                                  </a:lnTo>
                                  <a:lnTo>
                                    <a:pt x="108" y="0"/>
                                  </a:lnTo>
                                  <a:close/>
                                </a:path>
                              </a:pathLst>
                            </a:custGeom>
                            <a:solidFill>
                              <a:srgbClr val="C00000"/>
                            </a:solidFill>
                            <a:ln w="9525">
                              <a:solidFill>
                                <a:schemeClr val="tx1"/>
                              </a:solidFill>
                              <a:prstDash val="solid"/>
                              <a:round/>
                              <a:headEnd/>
                              <a:tailEnd/>
                            </a:ln>
                          </wps:spPr>
                          <wps:bodyPr/>
                        </wps:wsp>
                        <wps:wsp>
                          <wps:cNvPr id="493" name="Freeform 33"/>
                          <wps:cNvSpPr>
                            <a:spLocks/>
                          </wps:cNvSpPr>
                          <wps:spPr bwMode="auto">
                            <a:xfrm>
                              <a:off x="11163459" y="447678"/>
                              <a:ext cx="1582783" cy="1101133"/>
                            </a:xfrm>
                            <a:custGeom>
                              <a:avLst/>
                              <a:gdLst>
                                <a:gd name="T0" fmla="*/ 2147483647 w 438"/>
                                <a:gd name="T1" fmla="*/ 2147483647 h 312"/>
                                <a:gd name="T2" fmla="*/ 2147483647 w 438"/>
                                <a:gd name="T3" fmla="*/ 2147483647 h 312"/>
                                <a:gd name="T4" fmla="*/ 2147483647 w 438"/>
                                <a:gd name="T5" fmla="*/ 2147483647 h 312"/>
                                <a:gd name="T6" fmla="*/ 2147483647 w 438"/>
                                <a:gd name="T7" fmla="*/ 2147483647 h 312"/>
                                <a:gd name="T8" fmla="*/ 2147483647 w 438"/>
                                <a:gd name="T9" fmla="*/ 2147483647 h 312"/>
                                <a:gd name="T10" fmla="*/ 2147483647 w 438"/>
                                <a:gd name="T11" fmla="*/ 2147483647 h 312"/>
                                <a:gd name="T12" fmla="*/ 2147483647 w 438"/>
                                <a:gd name="T13" fmla="*/ 2147483647 h 312"/>
                                <a:gd name="T14" fmla="*/ 2147483647 w 438"/>
                                <a:gd name="T15" fmla="*/ 2147483647 h 312"/>
                                <a:gd name="T16" fmla="*/ 2147483647 w 438"/>
                                <a:gd name="T17" fmla="*/ 2147483647 h 312"/>
                                <a:gd name="T18" fmla="*/ 2147483647 w 438"/>
                                <a:gd name="T19" fmla="*/ 2147483647 h 312"/>
                                <a:gd name="T20" fmla="*/ 2147483647 w 438"/>
                                <a:gd name="T21" fmla="*/ 2147483647 h 312"/>
                                <a:gd name="T22" fmla="*/ 2147483647 w 438"/>
                                <a:gd name="T23" fmla="*/ 2147483647 h 312"/>
                                <a:gd name="T24" fmla="*/ 2147483647 w 438"/>
                                <a:gd name="T25" fmla="*/ 0 h 312"/>
                                <a:gd name="T26" fmla="*/ 2147483647 w 438"/>
                                <a:gd name="T27" fmla="*/ 0 h 312"/>
                                <a:gd name="T28" fmla="*/ 2147483647 w 438"/>
                                <a:gd name="T29" fmla="*/ 0 h 312"/>
                                <a:gd name="T30" fmla="*/ 2147483647 w 438"/>
                                <a:gd name="T31" fmla="*/ 2147483647 h 312"/>
                                <a:gd name="T32" fmla="*/ 2147483647 w 438"/>
                                <a:gd name="T33" fmla="*/ 2147483647 h 312"/>
                                <a:gd name="T34" fmla="*/ 2147483647 w 438"/>
                                <a:gd name="T35" fmla="*/ 2147483647 h 312"/>
                                <a:gd name="T36" fmla="*/ 2147483647 w 438"/>
                                <a:gd name="T37" fmla="*/ 2147483647 h 312"/>
                                <a:gd name="T38" fmla="*/ 2147483647 w 438"/>
                                <a:gd name="T39" fmla="*/ 2147483647 h 312"/>
                                <a:gd name="T40" fmla="*/ 2147483647 w 438"/>
                                <a:gd name="T41" fmla="*/ 2147483647 h 312"/>
                                <a:gd name="T42" fmla="*/ 2147483647 w 438"/>
                                <a:gd name="T43" fmla="*/ 2147483647 h 312"/>
                                <a:gd name="T44" fmla="*/ 2147483647 w 438"/>
                                <a:gd name="T45" fmla="*/ 2147483647 h 312"/>
                                <a:gd name="T46" fmla="*/ 2147483647 w 438"/>
                                <a:gd name="T47" fmla="*/ 2147483647 h 312"/>
                                <a:gd name="T48" fmla="*/ 2147483647 w 438"/>
                                <a:gd name="T49" fmla="*/ 2147483647 h 312"/>
                                <a:gd name="T50" fmla="*/ 2147483647 w 438"/>
                                <a:gd name="T51" fmla="*/ 2147483647 h 312"/>
                                <a:gd name="T52" fmla="*/ 2147483647 w 438"/>
                                <a:gd name="T53" fmla="*/ 2147483647 h 312"/>
                                <a:gd name="T54" fmla="*/ 2147483647 w 438"/>
                                <a:gd name="T55" fmla="*/ 2147483647 h 312"/>
                                <a:gd name="T56" fmla="*/ 2147483647 w 438"/>
                                <a:gd name="T57" fmla="*/ 2147483647 h 312"/>
                                <a:gd name="T58" fmla="*/ 2147483647 w 438"/>
                                <a:gd name="T59" fmla="*/ 2147483647 h 312"/>
                                <a:gd name="T60" fmla="*/ 2147483647 w 438"/>
                                <a:gd name="T61" fmla="*/ 2147483647 h 312"/>
                                <a:gd name="T62" fmla="*/ 2147483647 w 438"/>
                                <a:gd name="T63" fmla="*/ 2147483647 h 312"/>
                                <a:gd name="T64" fmla="*/ 2147483647 w 438"/>
                                <a:gd name="T65" fmla="*/ 2147483647 h 312"/>
                                <a:gd name="T66" fmla="*/ 2147483647 w 438"/>
                                <a:gd name="T67" fmla="*/ 2147483647 h 312"/>
                                <a:gd name="T68" fmla="*/ 2147483647 w 438"/>
                                <a:gd name="T69" fmla="*/ 2147483647 h 312"/>
                                <a:gd name="T70" fmla="*/ 2147483647 w 438"/>
                                <a:gd name="T71" fmla="*/ 2147483647 h 312"/>
                                <a:gd name="T72" fmla="*/ 2147483647 w 438"/>
                                <a:gd name="T73" fmla="*/ 2147483647 h 312"/>
                                <a:gd name="T74" fmla="*/ 2147483647 w 438"/>
                                <a:gd name="T75" fmla="*/ 2147483647 h 312"/>
                                <a:gd name="T76" fmla="*/ 2147483647 w 438"/>
                                <a:gd name="T77" fmla="*/ 2147483647 h 312"/>
                                <a:gd name="T78" fmla="*/ 2147483647 w 438"/>
                                <a:gd name="T79" fmla="*/ 2147483647 h 312"/>
                                <a:gd name="T80" fmla="*/ 2147483647 w 438"/>
                                <a:gd name="T81" fmla="*/ 2147483647 h 312"/>
                                <a:gd name="T82" fmla="*/ 2147483647 w 438"/>
                                <a:gd name="T83" fmla="*/ 2147483647 h 312"/>
                                <a:gd name="T84" fmla="*/ 2147483647 w 438"/>
                                <a:gd name="T85" fmla="*/ 2147483647 h 312"/>
                                <a:gd name="T86" fmla="*/ 0 w 438"/>
                                <a:gd name="T87" fmla="*/ 2147483647 h 312"/>
                                <a:gd name="T88" fmla="*/ 2147483647 w 438"/>
                                <a:gd name="T89" fmla="*/ 2147483647 h 31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38" h="312">
                                  <a:moveTo>
                                    <a:pt x="12" y="114"/>
                                  </a:moveTo>
                                  <a:lnTo>
                                    <a:pt x="18" y="114"/>
                                  </a:lnTo>
                                  <a:lnTo>
                                    <a:pt x="30" y="108"/>
                                  </a:lnTo>
                                  <a:lnTo>
                                    <a:pt x="30" y="102"/>
                                  </a:lnTo>
                                  <a:lnTo>
                                    <a:pt x="30" y="96"/>
                                  </a:lnTo>
                                  <a:lnTo>
                                    <a:pt x="36" y="96"/>
                                  </a:lnTo>
                                  <a:lnTo>
                                    <a:pt x="42" y="90"/>
                                  </a:lnTo>
                                  <a:lnTo>
                                    <a:pt x="42" y="84"/>
                                  </a:lnTo>
                                  <a:lnTo>
                                    <a:pt x="42" y="78"/>
                                  </a:lnTo>
                                  <a:lnTo>
                                    <a:pt x="42" y="72"/>
                                  </a:lnTo>
                                  <a:lnTo>
                                    <a:pt x="48" y="72"/>
                                  </a:lnTo>
                                  <a:lnTo>
                                    <a:pt x="48" y="66"/>
                                  </a:lnTo>
                                  <a:lnTo>
                                    <a:pt x="48" y="72"/>
                                  </a:lnTo>
                                  <a:lnTo>
                                    <a:pt x="48" y="66"/>
                                  </a:lnTo>
                                  <a:lnTo>
                                    <a:pt x="48" y="60"/>
                                  </a:lnTo>
                                  <a:lnTo>
                                    <a:pt x="48" y="66"/>
                                  </a:lnTo>
                                  <a:lnTo>
                                    <a:pt x="42" y="60"/>
                                  </a:lnTo>
                                  <a:lnTo>
                                    <a:pt x="42" y="54"/>
                                  </a:lnTo>
                                  <a:lnTo>
                                    <a:pt x="36" y="54"/>
                                  </a:lnTo>
                                  <a:lnTo>
                                    <a:pt x="36" y="48"/>
                                  </a:lnTo>
                                  <a:lnTo>
                                    <a:pt x="42" y="48"/>
                                  </a:lnTo>
                                  <a:lnTo>
                                    <a:pt x="48" y="48"/>
                                  </a:lnTo>
                                  <a:lnTo>
                                    <a:pt x="48" y="54"/>
                                  </a:lnTo>
                                  <a:lnTo>
                                    <a:pt x="54" y="54"/>
                                  </a:lnTo>
                                  <a:lnTo>
                                    <a:pt x="54" y="48"/>
                                  </a:lnTo>
                                  <a:lnTo>
                                    <a:pt x="54" y="42"/>
                                  </a:lnTo>
                                  <a:lnTo>
                                    <a:pt x="60" y="42"/>
                                  </a:lnTo>
                                  <a:lnTo>
                                    <a:pt x="60" y="36"/>
                                  </a:lnTo>
                                  <a:lnTo>
                                    <a:pt x="60" y="30"/>
                                  </a:lnTo>
                                  <a:lnTo>
                                    <a:pt x="66" y="30"/>
                                  </a:lnTo>
                                  <a:lnTo>
                                    <a:pt x="66" y="24"/>
                                  </a:lnTo>
                                  <a:lnTo>
                                    <a:pt x="66" y="18"/>
                                  </a:lnTo>
                                  <a:lnTo>
                                    <a:pt x="66" y="12"/>
                                  </a:lnTo>
                                  <a:lnTo>
                                    <a:pt x="60" y="12"/>
                                  </a:lnTo>
                                  <a:lnTo>
                                    <a:pt x="54" y="12"/>
                                  </a:lnTo>
                                  <a:lnTo>
                                    <a:pt x="54" y="6"/>
                                  </a:lnTo>
                                  <a:lnTo>
                                    <a:pt x="60" y="6"/>
                                  </a:lnTo>
                                  <a:lnTo>
                                    <a:pt x="60" y="0"/>
                                  </a:lnTo>
                                  <a:lnTo>
                                    <a:pt x="72" y="0"/>
                                  </a:lnTo>
                                  <a:lnTo>
                                    <a:pt x="78" y="0"/>
                                  </a:lnTo>
                                  <a:lnTo>
                                    <a:pt x="114" y="0"/>
                                  </a:lnTo>
                                  <a:lnTo>
                                    <a:pt x="150" y="0"/>
                                  </a:lnTo>
                                  <a:lnTo>
                                    <a:pt x="162" y="0"/>
                                  </a:lnTo>
                                  <a:lnTo>
                                    <a:pt x="180" y="0"/>
                                  </a:lnTo>
                                  <a:lnTo>
                                    <a:pt x="198" y="0"/>
                                  </a:lnTo>
                                  <a:lnTo>
                                    <a:pt x="234" y="0"/>
                                  </a:lnTo>
                                  <a:lnTo>
                                    <a:pt x="264" y="6"/>
                                  </a:lnTo>
                                  <a:lnTo>
                                    <a:pt x="324" y="12"/>
                                  </a:lnTo>
                                  <a:lnTo>
                                    <a:pt x="348" y="12"/>
                                  </a:lnTo>
                                  <a:lnTo>
                                    <a:pt x="360" y="12"/>
                                  </a:lnTo>
                                  <a:lnTo>
                                    <a:pt x="384" y="18"/>
                                  </a:lnTo>
                                  <a:lnTo>
                                    <a:pt x="390" y="18"/>
                                  </a:lnTo>
                                  <a:lnTo>
                                    <a:pt x="408" y="18"/>
                                  </a:lnTo>
                                  <a:lnTo>
                                    <a:pt x="420" y="18"/>
                                  </a:lnTo>
                                  <a:lnTo>
                                    <a:pt x="426" y="18"/>
                                  </a:lnTo>
                                  <a:lnTo>
                                    <a:pt x="432" y="24"/>
                                  </a:lnTo>
                                  <a:lnTo>
                                    <a:pt x="432" y="36"/>
                                  </a:lnTo>
                                  <a:lnTo>
                                    <a:pt x="432" y="42"/>
                                  </a:lnTo>
                                  <a:lnTo>
                                    <a:pt x="432" y="48"/>
                                  </a:lnTo>
                                  <a:lnTo>
                                    <a:pt x="432" y="54"/>
                                  </a:lnTo>
                                  <a:lnTo>
                                    <a:pt x="432" y="60"/>
                                  </a:lnTo>
                                  <a:lnTo>
                                    <a:pt x="438" y="60"/>
                                  </a:lnTo>
                                  <a:lnTo>
                                    <a:pt x="438" y="66"/>
                                  </a:lnTo>
                                  <a:lnTo>
                                    <a:pt x="438" y="72"/>
                                  </a:lnTo>
                                  <a:lnTo>
                                    <a:pt x="438" y="78"/>
                                  </a:lnTo>
                                  <a:lnTo>
                                    <a:pt x="438" y="84"/>
                                  </a:lnTo>
                                  <a:lnTo>
                                    <a:pt x="438" y="90"/>
                                  </a:lnTo>
                                  <a:lnTo>
                                    <a:pt x="432" y="90"/>
                                  </a:lnTo>
                                  <a:lnTo>
                                    <a:pt x="432" y="96"/>
                                  </a:lnTo>
                                  <a:lnTo>
                                    <a:pt x="432" y="102"/>
                                  </a:lnTo>
                                  <a:lnTo>
                                    <a:pt x="432" y="108"/>
                                  </a:lnTo>
                                  <a:lnTo>
                                    <a:pt x="432" y="114"/>
                                  </a:lnTo>
                                  <a:lnTo>
                                    <a:pt x="432" y="120"/>
                                  </a:lnTo>
                                  <a:lnTo>
                                    <a:pt x="432" y="126"/>
                                  </a:lnTo>
                                  <a:lnTo>
                                    <a:pt x="432" y="132"/>
                                  </a:lnTo>
                                  <a:lnTo>
                                    <a:pt x="432" y="138"/>
                                  </a:lnTo>
                                  <a:lnTo>
                                    <a:pt x="432" y="144"/>
                                  </a:lnTo>
                                  <a:lnTo>
                                    <a:pt x="438" y="144"/>
                                  </a:lnTo>
                                  <a:lnTo>
                                    <a:pt x="438" y="150"/>
                                  </a:lnTo>
                                  <a:lnTo>
                                    <a:pt x="438" y="156"/>
                                  </a:lnTo>
                                  <a:lnTo>
                                    <a:pt x="438" y="162"/>
                                  </a:lnTo>
                                  <a:lnTo>
                                    <a:pt x="438" y="168"/>
                                  </a:lnTo>
                                  <a:lnTo>
                                    <a:pt x="438" y="174"/>
                                  </a:lnTo>
                                  <a:lnTo>
                                    <a:pt x="438" y="180"/>
                                  </a:lnTo>
                                  <a:lnTo>
                                    <a:pt x="438" y="186"/>
                                  </a:lnTo>
                                  <a:lnTo>
                                    <a:pt x="438" y="192"/>
                                  </a:lnTo>
                                  <a:lnTo>
                                    <a:pt x="432" y="192"/>
                                  </a:lnTo>
                                  <a:lnTo>
                                    <a:pt x="432" y="198"/>
                                  </a:lnTo>
                                  <a:lnTo>
                                    <a:pt x="432" y="204"/>
                                  </a:lnTo>
                                  <a:lnTo>
                                    <a:pt x="432" y="210"/>
                                  </a:lnTo>
                                  <a:lnTo>
                                    <a:pt x="432" y="216"/>
                                  </a:lnTo>
                                  <a:lnTo>
                                    <a:pt x="426" y="222"/>
                                  </a:lnTo>
                                  <a:lnTo>
                                    <a:pt x="426" y="228"/>
                                  </a:lnTo>
                                  <a:lnTo>
                                    <a:pt x="426" y="234"/>
                                  </a:lnTo>
                                  <a:lnTo>
                                    <a:pt x="426" y="240"/>
                                  </a:lnTo>
                                  <a:lnTo>
                                    <a:pt x="426" y="246"/>
                                  </a:lnTo>
                                  <a:lnTo>
                                    <a:pt x="420" y="246"/>
                                  </a:lnTo>
                                  <a:lnTo>
                                    <a:pt x="420" y="252"/>
                                  </a:lnTo>
                                  <a:lnTo>
                                    <a:pt x="420" y="258"/>
                                  </a:lnTo>
                                  <a:lnTo>
                                    <a:pt x="420" y="264"/>
                                  </a:lnTo>
                                  <a:lnTo>
                                    <a:pt x="420" y="270"/>
                                  </a:lnTo>
                                  <a:lnTo>
                                    <a:pt x="420" y="282"/>
                                  </a:lnTo>
                                  <a:lnTo>
                                    <a:pt x="420" y="288"/>
                                  </a:lnTo>
                                  <a:lnTo>
                                    <a:pt x="414" y="294"/>
                                  </a:lnTo>
                                  <a:lnTo>
                                    <a:pt x="414" y="300"/>
                                  </a:lnTo>
                                  <a:lnTo>
                                    <a:pt x="414" y="306"/>
                                  </a:lnTo>
                                  <a:lnTo>
                                    <a:pt x="414" y="312"/>
                                  </a:lnTo>
                                  <a:lnTo>
                                    <a:pt x="390" y="312"/>
                                  </a:lnTo>
                                  <a:lnTo>
                                    <a:pt x="354" y="306"/>
                                  </a:lnTo>
                                  <a:lnTo>
                                    <a:pt x="276" y="300"/>
                                  </a:lnTo>
                                  <a:lnTo>
                                    <a:pt x="270" y="300"/>
                                  </a:lnTo>
                                  <a:lnTo>
                                    <a:pt x="264" y="300"/>
                                  </a:lnTo>
                                  <a:lnTo>
                                    <a:pt x="228" y="294"/>
                                  </a:lnTo>
                                  <a:lnTo>
                                    <a:pt x="204" y="294"/>
                                  </a:lnTo>
                                  <a:lnTo>
                                    <a:pt x="180" y="288"/>
                                  </a:lnTo>
                                  <a:lnTo>
                                    <a:pt x="174" y="288"/>
                                  </a:lnTo>
                                  <a:lnTo>
                                    <a:pt x="156" y="288"/>
                                  </a:lnTo>
                                  <a:lnTo>
                                    <a:pt x="174" y="234"/>
                                  </a:lnTo>
                                  <a:lnTo>
                                    <a:pt x="180" y="210"/>
                                  </a:lnTo>
                                  <a:lnTo>
                                    <a:pt x="156" y="204"/>
                                  </a:lnTo>
                                  <a:lnTo>
                                    <a:pt x="108" y="186"/>
                                  </a:lnTo>
                                  <a:lnTo>
                                    <a:pt x="90" y="180"/>
                                  </a:lnTo>
                                  <a:lnTo>
                                    <a:pt x="72" y="180"/>
                                  </a:lnTo>
                                  <a:lnTo>
                                    <a:pt x="60" y="174"/>
                                  </a:lnTo>
                                  <a:lnTo>
                                    <a:pt x="54" y="174"/>
                                  </a:lnTo>
                                  <a:lnTo>
                                    <a:pt x="48" y="174"/>
                                  </a:lnTo>
                                  <a:lnTo>
                                    <a:pt x="42" y="168"/>
                                  </a:lnTo>
                                  <a:lnTo>
                                    <a:pt x="24" y="162"/>
                                  </a:lnTo>
                                  <a:lnTo>
                                    <a:pt x="12" y="162"/>
                                  </a:lnTo>
                                  <a:lnTo>
                                    <a:pt x="6" y="156"/>
                                  </a:lnTo>
                                  <a:lnTo>
                                    <a:pt x="0" y="156"/>
                                  </a:lnTo>
                                  <a:lnTo>
                                    <a:pt x="0" y="150"/>
                                  </a:lnTo>
                                  <a:lnTo>
                                    <a:pt x="6" y="144"/>
                                  </a:lnTo>
                                  <a:lnTo>
                                    <a:pt x="12" y="120"/>
                                  </a:lnTo>
                                  <a:lnTo>
                                    <a:pt x="12" y="114"/>
                                  </a:lnTo>
                                  <a:close/>
                                </a:path>
                              </a:pathLst>
                            </a:custGeom>
                            <a:solidFill>
                              <a:srgbClr val="FFC000"/>
                            </a:solidFill>
                            <a:ln w="9525">
                              <a:solidFill>
                                <a:schemeClr val="tx1"/>
                              </a:solidFill>
                              <a:prstDash val="solid"/>
                              <a:round/>
                              <a:headEnd/>
                              <a:tailEnd/>
                            </a:ln>
                          </wps:spPr>
                          <wps:bodyPr/>
                        </wps:wsp>
                        <wps:wsp>
                          <wps:cNvPr id="494" name="Freeform 34"/>
                          <wps:cNvSpPr>
                            <a:spLocks/>
                          </wps:cNvSpPr>
                          <wps:spPr bwMode="auto">
                            <a:xfrm>
                              <a:off x="12572786" y="468854"/>
                              <a:ext cx="1170825" cy="1185837"/>
                            </a:xfrm>
                            <a:custGeom>
                              <a:avLst/>
                              <a:gdLst>
                                <a:gd name="T0" fmla="*/ 2147483647 w 324"/>
                                <a:gd name="T1" fmla="*/ 2147483647 h 336"/>
                                <a:gd name="T2" fmla="*/ 2147483647 w 324"/>
                                <a:gd name="T3" fmla="*/ 2147483647 h 336"/>
                                <a:gd name="T4" fmla="*/ 2147483647 w 324"/>
                                <a:gd name="T5" fmla="*/ 2147483647 h 336"/>
                                <a:gd name="T6" fmla="*/ 2147483647 w 324"/>
                                <a:gd name="T7" fmla="*/ 0 h 336"/>
                                <a:gd name="T8" fmla="*/ 2147483647 w 324"/>
                                <a:gd name="T9" fmla="*/ 2147483647 h 336"/>
                                <a:gd name="T10" fmla="*/ 2147483647 w 324"/>
                                <a:gd name="T11" fmla="*/ 2147483647 h 336"/>
                                <a:gd name="T12" fmla="*/ 2147483647 w 324"/>
                                <a:gd name="T13" fmla="*/ 2147483647 h 336"/>
                                <a:gd name="T14" fmla="*/ 2147483647 w 324"/>
                                <a:gd name="T15" fmla="*/ 2147483647 h 336"/>
                                <a:gd name="T16" fmla="*/ 2147483647 w 324"/>
                                <a:gd name="T17" fmla="*/ 2147483647 h 336"/>
                                <a:gd name="T18" fmla="*/ 2147483647 w 324"/>
                                <a:gd name="T19" fmla="*/ 2147483647 h 336"/>
                                <a:gd name="T20" fmla="*/ 2147483647 w 324"/>
                                <a:gd name="T21" fmla="*/ 2147483647 h 336"/>
                                <a:gd name="T22" fmla="*/ 2147483647 w 324"/>
                                <a:gd name="T23" fmla="*/ 2147483647 h 336"/>
                                <a:gd name="T24" fmla="*/ 2147483647 w 324"/>
                                <a:gd name="T25" fmla="*/ 2147483647 h 336"/>
                                <a:gd name="T26" fmla="*/ 2147483647 w 324"/>
                                <a:gd name="T27" fmla="*/ 2147483647 h 336"/>
                                <a:gd name="T28" fmla="*/ 2147483647 w 324"/>
                                <a:gd name="T29" fmla="*/ 2147483647 h 336"/>
                                <a:gd name="T30" fmla="*/ 2147483647 w 324"/>
                                <a:gd name="T31" fmla="*/ 2147483647 h 336"/>
                                <a:gd name="T32" fmla="*/ 2147483647 w 324"/>
                                <a:gd name="T33" fmla="*/ 2147483647 h 336"/>
                                <a:gd name="T34" fmla="*/ 2147483647 w 324"/>
                                <a:gd name="T35" fmla="*/ 2147483647 h 336"/>
                                <a:gd name="T36" fmla="*/ 0 w 324"/>
                                <a:gd name="T37" fmla="*/ 2147483647 h 336"/>
                                <a:gd name="T38" fmla="*/ 2147483647 w 324"/>
                                <a:gd name="T39" fmla="*/ 2147483647 h 336"/>
                                <a:gd name="T40" fmla="*/ 2147483647 w 324"/>
                                <a:gd name="T41" fmla="*/ 2147483647 h 336"/>
                                <a:gd name="T42" fmla="*/ 2147483647 w 324"/>
                                <a:gd name="T43" fmla="*/ 2147483647 h 336"/>
                                <a:gd name="T44" fmla="*/ 2147483647 w 324"/>
                                <a:gd name="T45" fmla="*/ 2147483647 h 336"/>
                                <a:gd name="T46" fmla="*/ 2147483647 w 324"/>
                                <a:gd name="T47" fmla="*/ 2147483647 h 336"/>
                                <a:gd name="T48" fmla="*/ 2147483647 w 324"/>
                                <a:gd name="T49" fmla="*/ 2147483647 h 336"/>
                                <a:gd name="T50" fmla="*/ 2147483647 w 324"/>
                                <a:gd name="T51" fmla="*/ 2147483647 h 336"/>
                                <a:gd name="T52" fmla="*/ 2147483647 w 324"/>
                                <a:gd name="T53" fmla="*/ 2147483647 h 336"/>
                                <a:gd name="T54" fmla="*/ 2147483647 w 324"/>
                                <a:gd name="T55" fmla="*/ 2147483647 h 336"/>
                                <a:gd name="T56" fmla="*/ 2147483647 w 324"/>
                                <a:gd name="T57" fmla="*/ 2147483647 h 336"/>
                                <a:gd name="T58" fmla="*/ 2147483647 w 324"/>
                                <a:gd name="T59" fmla="*/ 2147483647 h 336"/>
                                <a:gd name="T60" fmla="*/ 2147483647 w 324"/>
                                <a:gd name="T61" fmla="*/ 2147483647 h 336"/>
                                <a:gd name="T62" fmla="*/ 2147483647 w 324"/>
                                <a:gd name="T63" fmla="*/ 2147483647 h 336"/>
                                <a:gd name="T64" fmla="*/ 2147483647 w 324"/>
                                <a:gd name="T65" fmla="*/ 2147483647 h 336"/>
                                <a:gd name="T66" fmla="*/ 2147483647 w 324"/>
                                <a:gd name="T67" fmla="*/ 2147483647 h 336"/>
                                <a:gd name="T68" fmla="*/ 2147483647 w 324"/>
                                <a:gd name="T69" fmla="*/ 2147483647 h 336"/>
                                <a:gd name="T70" fmla="*/ 2147483647 w 324"/>
                                <a:gd name="T71" fmla="*/ 2147483647 h 336"/>
                                <a:gd name="T72" fmla="*/ 2147483647 w 324"/>
                                <a:gd name="T73" fmla="*/ 2147483647 h 336"/>
                                <a:gd name="T74" fmla="*/ 2147483647 w 324"/>
                                <a:gd name="T75" fmla="*/ 2147483647 h 336"/>
                                <a:gd name="T76" fmla="*/ 2147483647 w 324"/>
                                <a:gd name="T77" fmla="*/ 2147483647 h 336"/>
                                <a:gd name="T78" fmla="*/ 2147483647 w 324"/>
                                <a:gd name="T79" fmla="*/ 2147483647 h 336"/>
                                <a:gd name="T80" fmla="*/ 2147483647 w 324"/>
                                <a:gd name="T81" fmla="*/ 2147483647 h 336"/>
                                <a:gd name="T82" fmla="*/ 2147483647 w 324"/>
                                <a:gd name="T83" fmla="*/ 2147483647 h 336"/>
                                <a:gd name="T84" fmla="*/ 2147483647 w 324"/>
                                <a:gd name="T85" fmla="*/ 2147483647 h 336"/>
                                <a:gd name="T86" fmla="*/ 2147483647 w 324"/>
                                <a:gd name="T87" fmla="*/ 2147483647 h 336"/>
                                <a:gd name="T88" fmla="*/ 2147483647 w 324"/>
                                <a:gd name="T89" fmla="*/ 2147483647 h 336"/>
                                <a:gd name="T90" fmla="*/ 2147483647 w 324"/>
                                <a:gd name="T91" fmla="*/ 2147483647 h 336"/>
                                <a:gd name="T92" fmla="*/ 2147483647 w 324"/>
                                <a:gd name="T93" fmla="*/ 2147483647 h 3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24" h="336">
                                  <a:moveTo>
                                    <a:pt x="42" y="30"/>
                                  </a:moveTo>
                                  <a:lnTo>
                                    <a:pt x="78" y="30"/>
                                  </a:lnTo>
                                  <a:lnTo>
                                    <a:pt x="102" y="30"/>
                                  </a:lnTo>
                                  <a:lnTo>
                                    <a:pt x="114" y="24"/>
                                  </a:lnTo>
                                  <a:lnTo>
                                    <a:pt x="126" y="12"/>
                                  </a:lnTo>
                                  <a:lnTo>
                                    <a:pt x="186" y="6"/>
                                  </a:lnTo>
                                  <a:lnTo>
                                    <a:pt x="228" y="0"/>
                                  </a:lnTo>
                                  <a:lnTo>
                                    <a:pt x="270" y="0"/>
                                  </a:lnTo>
                                  <a:lnTo>
                                    <a:pt x="282" y="0"/>
                                  </a:lnTo>
                                  <a:lnTo>
                                    <a:pt x="288" y="36"/>
                                  </a:lnTo>
                                  <a:lnTo>
                                    <a:pt x="294" y="78"/>
                                  </a:lnTo>
                                  <a:lnTo>
                                    <a:pt x="300" y="114"/>
                                  </a:lnTo>
                                  <a:lnTo>
                                    <a:pt x="306" y="168"/>
                                  </a:lnTo>
                                  <a:lnTo>
                                    <a:pt x="312" y="174"/>
                                  </a:lnTo>
                                  <a:lnTo>
                                    <a:pt x="312" y="210"/>
                                  </a:lnTo>
                                  <a:lnTo>
                                    <a:pt x="318" y="234"/>
                                  </a:lnTo>
                                  <a:lnTo>
                                    <a:pt x="318" y="246"/>
                                  </a:lnTo>
                                  <a:lnTo>
                                    <a:pt x="324" y="276"/>
                                  </a:lnTo>
                                  <a:lnTo>
                                    <a:pt x="324" y="288"/>
                                  </a:lnTo>
                                  <a:lnTo>
                                    <a:pt x="312" y="294"/>
                                  </a:lnTo>
                                  <a:lnTo>
                                    <a:pt x="276" y="300"/>
                                  </a:lnTo>
                                  <a:lnTo>
                                    <a:pt x="270" y="300"/>
                                  </a:lnTo>
                                  <a:lnTo>
                                    <a:pt x="246" y="300"/>
                                  </a:lnTo>
                                  <a:lnTo>
                                    <a:pt x="234" y="300"/>
                                  </a:lnTo>
                                  <a:lnTo>
                                    <a:pt x="216" y="306"/>
                                  </a:lnTo>
                                  <a:lnTo>
                                    <a:pt x="186" y="312"/>
                                  </a:lnTo>
                                  <a:lnTo>
                                    <a:pt x="162" y="312"/>
                                  </a:lnTo>
                                  <a:lnTo>
                                    <a:pt x="156" y="318"/>
                                  </a:lnTo>
                                  <a:lnTo>
                                    <a:pt x="150" y="318"/>
                                  </a:lnTo>
                                  <a:lnTo>
                                    <a:pt x="138" y="318"/>
                                  </a:lnTo>
                                  <a:lnTo>
                                    <a:pt x="114" y="318"/>
                                  </a:lnTo>
                                  <a:lnTo>
                                    <a:pt x="102" y="324"/>
                                  </a:lnTo>
                                  <a:lnTo>
                                    <a:pt x="96" y="324"/>
                                  </a:lnTo>
                                  <a:lnTo>
                                    <a:pt x="78" y="324"/>
                                  </a:lnTo>
                                  <a:lnTo>
                                    <a:pt x="72" y="324"/>
                                  </a:lnTo>
                                  <a:lnTo>
                                    <a:pt x="36" y="330"/>
                                  </a:lnTo>
                                  <a:lnTo>
                                    <a:pt x="30" y="330"/>
                                  </a:lnTo>
                                  <a:lnTo>
                                    <a:pt x="0" y="336"/>
                                  </a:lnTo>
                                  <a:lnTo>
                                    <a:pt x="0" y="330"/>
                                  </a:lnTo>
                                  <a:lnTo>
                                    <a:pt x="6" y="324"/>
                                  </a:lnTo>
                                  <a:lnTo>
                                    <a:pt x="12" y="318"/>
                                  </a:lnTo>
                                  <a:lnTo>
                                    <a:pt x="18" y="312"/>
                                  </a:lnTo>
                                  <a:lnTo>
                                    <a:pt x="18" y="306"/>
                                  </a:lnTo>
                                  <a:lnTo>
                                    <a:pt x="24" y="306"/>
                                  </a:lnTo>
                                  <a:lnTo>
                                    <a:pt x="24" y="300"/>
                                  </a:lnTo>
                                  <a:lnTo>
                                    <a:pt x="24" y="294"/>
                                  </a:lnTo>
                                  <a:lnTo>
                                    <a:pt x="24" y="288"/>
                                  </a:lnTo>
                                  <a:lnTo>
                                    <a:pt x="30" y="282"/>
                                  </a:lnTo>
                                  <a:lnTo>
                                    <a:pt x="30" y="276"/>
                                  </a:lnTo>
                                  <a:lnTo>
                                    <a:pt x="30" y="264"/>
                                  </a:lnTo>
                                  <a:lnTo>
                                    <a:pt x="30" y="258"/>
                                  </a:lnTo>
                                  <a:lnTo>
                                    <a:pt x="30" y="252"/>
                                  </a:lnTo>
                                  <a:lnTo>
                                    <a:pt x="30" y="246"/>
                                  </a:lnTo>
                                  <a:lnTo>
                                    <a:pt x="30" y="240"/>
                                  </a:lnTo>
                                  <a:lnTo>
                                    <a:pt x="36" y="240"/>
                                  </a:lnTo>
                                  <a:lnTo>
                                    <a:pt x="36" y="234"/>
                                  </a:lnTo>
                                  <a:lnTo>
                                    <a:pt x="36" y="228"/>
                                  </a:lnTo>
                                  <a:lnTo>
                                    <a:pt x="36" y="222"/>
                                  </a:lnTo>
                                  <a:lnTo>
                                    <a:pt x="36" y="216"/>
                                  </a:lnTo>
                                  <a:lnTo>
                                    <a:pt x="42" y="210"/>
                                  </a:lnTo>
                                  <a:lnTo>
                                    <a:pt x="42" y="204"/>
                                  </a:lnTo>
                                  <a:lnTo>
                                    <a:pt x="42" y="198"/>
                                  </a:lnTo>
                                  <a:lnTo>
                                    <a:pt x="42" y="192"/>
                                  </a:lnTo>
                                  <a:lnTo>
                                    <a:pt x="42" y="186"/>
                                  </a:lnTo>
                                  <a:lnTo>
                                    <a:pt x="48" y="186"/>
                                  </a:lnTo>
                                  <a:lnTo>
                                    <a:pt x="48" y="180"/>
                                  </a:lnTo>
                                  <a:lnTo>
                                    <a:pt x="48" y="174"/>
                                  </a:lnTo>
                                  <a:lnTo>
                                    <a:pt x="48" y="168"/>
                                  </a:lnTo>
                                  <a:lnTo>
                                    <a:pt x="48" y="162"/>
                                  </a:lnTo>
                                  <a:lnTo>
                                    <a:pt x="48" y="156"/>
                                  </a:lnTo>
                                  <a:lnTo>
                                    <a:pt x="48" y="150"/>
                                  </a:lnTo>
                                  <a:lnTo>
                                    <a:pt x="48" y="144"/>
                                  </a:lnTo>
                                  <a:lnTo>
                                    <a:pt x="48" y="138"/>
                                  </a:lnTo>
                                  <a:lnTo>
                                    <a:pt x="42" y="138"/>
                                  </a:lnTo>
                                  <a:lnTo>
                                    <a:pt x="42" y="132"/>
                                  </a:lnTo>
                                  <a:lnTo>
                                    <a:pt x="42" y="126"/>
                                  </a:lnTo>
                                  <a:lnTo>
                                    <a:pt x="42" y="120"/>
                                  </a:lnTo>
                                  <a:lnTo>
                                    <a:pt x="42" y="114"/>
                                  </a:lnTo>
                                  <a:lnTo>
                                    <a:pt x="42" y="108"/>
                                  </a:lnTo>
                                  <a:lnTo>
                                    <a:pt x="42" y="102"/>
                                  </a:lnTo>
                                  <a:lnTo>
                                    <a:pt x="42" y="96"/>
                                  </a:lnTo>
                                  <a:lnTo>
                                    <a:pt x="42" y="90"/>
                                  </a:lnTo>
                                  <a:lnTo>
                                    <a:pt x="42" y="84"/>
                                  </a:lnTo>
                                  <a:lnTo>
                                    <a:pt x="48" y="84"/>
                                  </a:lnTo>
                                  <a:lnTo>
                                    <a:pt x="48" y="78"/>
                                  </a:lnTo>
                                  <a:lnTo>
                                    <a:pt x="48" y="72"/>
                                  </a:lnTo>
                                  <a:lnTo>
                                    <a:pt x="48" y="66"/>
                                  </a:lnTo>
                                  <a:lnTo>
                                    <a:pt x="48" y="60"/>
                                  </a:lnTo>
                                  <a:lnTo>
                                    <a:pt x="48" y="54"/>
                                  </a:lnTo>
                                  <a:lnTo>
                                    <a:pt x="42" y="54"/>
                                  </a:lnTo>
                                  <a:lnTo>
                                    <a:pt x="42" y="48"/>
                                  </a:lnTo>
                                  <a:lnTo>
                                    <a:pt x="42" y="42"/>
                                  </a:lnTo>
                                  <a:lnTo>
                                    <a:pt x="42" y="36"/>
                                  </a:lnTo>
                                  <a:lnTo>
                                    <a:pt x="42" y="30"/>
                                  </a:lnTo>
                                  <a:close/>
                                </a:path>
                              </a:pathLst>
                            </a:custGeom>
                            <a:solidFill>
                              <a:srgbClr val="CC0000"/>
                            </a:solidFill>
                            <a:ln w="9525">
                              <a:solidFill>
                                <a:schemeClr val="tx1"/>
                              </a:solidFill>
                              <a:prstDash val="solid"/>
                              <a:round/>
                              <a:headEnd/>
                              <a:tailEnd/>
                            </a:ln>
                          </wps:spPr>
                          <wps:bodyPr/>
                        </wps:wsp>
                        <wps:wsp>
                          <wps:cNvPr id="495" name="Freeform 35"/>
                          <wps:cNvSpPr>
                            <a:spLocks/>
                          </wps:cNvSpPr>
                          <wps:spPr bwMode="auto">
                            <a:xfrm>
                              <a:off x="13591839" y="468854"/>
                              <a:ext cx="1019052" cy="1016430"/>
                            </a:xfrm>
                            <a:custGeom>
                              <a:avLst/>
                              <a:gdLst>
                                <a:gd name="T0" fmla="*/ 0 w 282"/>
                                <a:gd name="T1" fmla="*/ 0 h 288"/>
                                <a:gd name="T2" fmla="*/ 2147483647 w 282"/>
                                <a:gd name="T3" fmla="*/ 0 h 288"/>
                                <a:gd name="T4" fmla="*/ 2147483647 w 282"/>
                                <a:gd name="T5" fmla="*/ 0 h 288"/>
                                <a:gd name="T6" fmla="*/ 2147483647 w 282"/>
                                <a:gd name="T7" fmla="*/ 0 h 288"/>
                                <a:gd name="T8" fmla="*/ 2147483647 w 282"/>
                                <a:gd name="T9" fmla="*/ 0 h 288"/>
                                <a:gd name="T10" fmla="*/ 2147483647 w 282"/>
                                <a:gd name="T11" fmla="*/ 0 h 288"/>
                                <a:gd name="T12" fmla="*/ 2147483647 w 282"/>
                                <a:gd name="T13" fmla="*/ 0 h 288"/>
                                <a:gd name="T14" fmla="*/ 2147483647 w 282"/>
                                <a:gd name="T15" fmla="*/ 0 h 288"/>
                                <a:gd name="T16" fmla="*/ 2147483647 w 282"/>
                                <a:gd name="T17" fmla="*/ 0 h 288"/>
                                <a:gd name="T18" fmla="*/ 2147483647 w 282"/>
                                <a:gd name="T19" fmla="*/ 2147483647 h 288"/>
                                <a:gd name="T20" fmla="*/ 2147483647 w 282"/>
                                <a:gd name="T21" fmla="*/ 2147483647 h 288"/>
                                <a:gd name="T22" fmla="*/ 2147483647 w 282"/>
                                <a:gd name="T23" fmla="*/ 2147483647 h 288"/>
                                <a:gd name="T24" fmla="*/ 2147483647 w 282"/>
                                <a:gd name="T25" fmla="*/ 2147483647 h 288"/>
                                <a:gd name="T26" fmla="*/ 2147483647 w 282"/>
                                <a:gd name="T27" fmla="*/ 2147483647 h 288"/>
                                <a:gd name="T28" fmla="*/ 2147483647 w 282"/>
                                <a:gd name="T29" fmla="*/ 2147483647 h 288"/>
                                <a:gd name="T30" fmla="*/ 2147483647 w 282"/>
                                <a:gd name="T31" fmla="*/ 2147483647 h 288"/>
                                <a:gd name="T32" fmla="*/ 2147483647 w 282"/>
                                <a:gd name="T33" fmla="*/ 2147483647 h 288"/>
                                <a:gd name="T34" fmla="*/ 2147483647 w 282"/>
                                <a:gd name="T35" fmla="*/ 2147483647 h 288"/>
                                <a:gd name="T36" fmla="*/ 2147483647 w 282"/>
                                <a:gd name="T37" fmla="*/ 2147483647 h 288"/>
                                <a:gd name="T38" fmla="*/ 2147483647 w 282"/>
                                <a:gd name="T39" fmla="*/ 2147483647 h 288"/>
                                <a:gd name="T40" fmla="*/ 2147483647 w 282"/>
                                <a:gd name="T41" fmla="*/ 2147483647 h 288"/>
                                <a:gd name="T42" fmla="*/ 2147483647 w 282"/>
                                <a:gd name="T43" fmla="*/ 2147483647 h 288"/>
                                <a:gd name="T44" fmla="*/ 2147483647 w 282"/>
                                <a:gd name="T45" fmla="*/ 2147483647 h 288"/>
                                <a:gd name="T46" fmla="*/ 2147483647 w 282"/>
                                <a:gd name="T47" fmla="*/ 2147483647 h 288"/>
                                <a:gd name="T48" fmla="*/ 2147483647 w 282"/>
                                <a:gd name="T49" fmla="*/ 2147483647 h 288"/>
                                <a:gd name="T50" fmla="*/ 2147483647 w 282"/>
                                <a:gd name="T51" fmla="*/ 2147483647 h 288"/>
                                <a:gd name="T52" fmla="*/ 2147483647 w 282"/>
                                <a:gd name="T53" fmla="*/ 2147483647 h 288"/>
                                <a:gd name="T54" fmla="*/ 2147483647 w 282"/>
                                <a:gd name="T55" fmla="*/ 2147483647 h 288"/>
                                <a:gd name="T56" fmla="*/ 2147483647 w 282"/>
                                <a:gd name="T57" fmla="*/ 2147483647 h 288"/>
                                <a:gd name="T58" fmla="*/ 2147483647 w 282"/>
                                <a:gd name="T59" fmla="*/ 2147483647 h 288"/>
                                <a:gd name="T60" fmla="*/ 2147483647 w 282"/>
                                <a:gd name="T61" fmla="*/ 2147483647 h 288"/>
                                <a:gd name="T62" fmla="*/ 2147483647 w 282"/>
                                <a:gd name="T63" fmla="*/ 2147483647 h 288"/>
                                <a:gd name="T64" fmla="*/ 2147483647 w 282"/>
                                <a:gd name="T65" fmla="*/ 2147483647 h 288"/>
                                <a:gd name="T66" fmla="*/ 2147483647 w 282"/>
                                <a:gd name="T67" fmla="*/ 2147483647 h 288"/>
                                <a:gd name="T68" fmla="*/ 2147483647 w 282"/>
                                <a:gd name="T69" fmla="*/ 2147483647 h 288"/>
                                <a:gd name="T70" fmla="*/ 2147483647 w 282"/>
                                <a:gd name="T71" fmla="*/ 2147483647 h 288"/>
                                <a:gd name="T72" fmla="*/ 2147483647 w 282"/>
                                <a:gd name="T73" fmla="*/ 2147483647 h 288"/>
                                <a:gd name="T74" fmla="*/ 2147483647 w 282"/>
                                <a:gd name="T75" fmla="*/ 2147483647 h 288"/>
                                <a:gd name="T76" fmla="*/ 2147483647 w 282"/>
                                <a:gd name="T77" fmla="*/ 2147483647 h 288"/>
                                <a:gd name="T78" fmla="*/ 2147483647 w 282"/>
                                <a:gd name="T79" fmla="*/ 2147483647 h 288"/>
                                <a:gd name="T80" fmla="*/ 2147483647 w 282"/>
                                <a:gd name="T81" fmla="*/ 2147483647 h 288"/>
                                <a:gd name="T82" fmla="*/ 2147483647 w 282"/>
                                <a:gd name="T83" fmla="*/ 2147483647 h 288"/>
                                <a:gd name="T84" fmla="*/ 0 w 282"/>
                                <a:gd name="T85" fmla="*/ 0 h 28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282" h="288">
                                  <a:moveTo>
                                    <a:pt x="0" y="0"/>
                                  </a:moveTo>
                                  <a:lnTo>
                                    <a:pt x="24" y="0"/>
                                  </a:lnTo>
                                  <a:lnTo>
                                    <a:pt x="30" y="0"/>
                                  </a:lnTo>
                                  <a:lnTo>
                                    <a:pt x="48" y="0"/>
                                  </a:lnTo>
                                  <a:lnTo>
                                    <a:pt x="102" y="0"/>
                                  </a:lnTo>
                                  <a:lnTo>
                                    <a:pt x="114" y="0"/>
                                  </a:lnTo>
                                  <a:lnTo>
                                    <a:pt x="132" y="0"/>
                                  </a:lnTo>
                                  <a:lnTo>
                                    <a:pt x="174" y="0"/>
                                  </a:lnTo>
                                  <a:lnTo>
                                    <a:pt x="228" y="0"/>
                                  </a:lnTo>
                                  <a:lnTo>
                                    <a:pt x="282" y="6"/>
                                  </a:lnTo>
                                  <a:lnTo>
                                    <a:pt x="276" y="54"/>
                                  </a:lnTo>
                                  <a:lnTo>
                                    <a:pt x="276" y="90"/>
                                  </a:lnTo>
                                  <a:lnTo>
                                    <a:pt x="270" y="114"/>
                                  </a:lnTo>
                                  <a:lnTo>
                                    <a:pt x="270" y="126"/>
                                  </a:lnTo>
                                  <a:lnTo>
                                    <a:pt x="270" y="132"/>
                                  </a:lnTo>
                                  <a:lnTo>
                                    <a:pt x="270" y="138"/>
                                  </a:lnTo>
                                  <a:lnTo>
                                    <a:pt x="270" y="144"/>
                                  </a:lnTo>
                                  <a:lnTo>
                                    <a:pt x="264" y="168"/>
                                  </a:lnTo>
                                  <a:lnTo>
                                    <a:pt x="264" y="204"/>
                                  </a:lnTo>
                                  <a:lnTo>
                                    <a:pt x="264" y="216"/>
                                  </a:lnTo>
                                  <a:lnTo>
                                    <a:pt x="264" y="228"/>
                                  </a:lnTo>
                                  <a:lnTo>
                                    <a:pt x="264" y="234"/>
                                  </a:lnTo>
                                  <a:lnTo>
                                    <a:pt x="258" y="246"/>
                                  </a:lnTo>
                                  <a:lnTo>
                                    <a:pt x="258" y="258"/>
                                  </a:lnTo>
                                  <a:lnTo>
                                    <a:pt x="252" y="258"/>
                                  </a:lnTo>
                                  <a:lnTo>
                                    <a:pt x="204" y="264"/>
                                  </a:lnTo>
                                  <a:lnTo>
                                    <a:pt x="192" y="264"/>
                                  </a:lnTo>
                                  <a:lnTo>
                                    <a:pt x="192" y="270"/>
                                  </a:lnTo>
                                  <a:lnTo>
                                    <a:pt x="150" y="276"/>
                                  </a:lnTo>
                                  <a:lnTo>
                                    <a:pt x="132" y="276"/>
                                  </a:lnTo>
                                  <a:lnTo>
                                    <a:pt x="108" y="282"/>
                                  </a:lnTo>
                                  <a:lnTo>
                                    <a:pt x="90" y="282"/>
                                  </a:lnTo>
                                  <a:lnTo>
                                    <a:pt x="42" y="288"/>
                                  </a:lnTo>
                                  <a:lnTo>
                                    <a:pt x="42" y="276"/>
                                  </a:lnTo>
                                  <a:lnTo>
                                    <a:pt x="36" y="246"/>
                                  </a:lnTo>
                                  <a:lnTo>
                                    <a:pt x="36" y="234"/>
                                  </a:lnTo>
                                  <a:lnTo>
                                    <a:pt x="30" y="210"/>
                                  </a:lnTo>
                                  <a:lnTo>
                                    <a:pt x="30" y="174"/>
                                  </a:lnTo>
                                  <a:lnTo>
                                    <a:pt x="24" y="168"/>
                                  </a:lnTo>
                                  <a:lnTo>
                                    <a:pt x="18" y="114"/>
                                  </a:lnTo>
                                  <a:lnTo>
                                    <a:pt x="12" y="78"/>
                                  </a:lnTo>
                                  <a:lnTo>
                                    <a:pt x="6" y="36"/>
                                  </a:lnTo>
                                  <a:lnTo>
                                    <a:pt x="0" y="0"/>
                                  </a:lnTo>
                                  <a:close/>
                                </a:path>
                              </a:pathLst>
                            </a:custGeom>
                            <a:solidFill>
                              <a:srgbClr val="CC0000"/>
                            </a:solidFill>
                            <a:ln w="9525">
                              <a:solidFill>
                                <a:schemeClr val="tx1"/>
                              </a:solidFill>
                              <a:prstDash val="solid"/>
                              <a:round/>
                              <a:headEnd/>
                              <a:tailEnd/>
                            </a:ln>
                          </wps:spPr>
                          <wps:bodyPr/>
                        </wps:wsp>
                        <wps:wsp>
                          <wps:cNvPr id="496" name="Freeform 36"/>
                          <wps:cNvSpPr>
                            <a:spLocks/>
                          </wps:cNvSpPr>
                          <wps:spPr bwMode="auto">
                            <a:xfrm>
                              <a:off x="14524164" y="490029"/>
                              <a:ext cx="1821284" cy="1079957"/>
                            </a:xfrm>
                            <a:custGeom>
                              <a:avLst/>
                              <a:gdLst>
                                <a:gd name="T0" fmla="*/ 2147483647 w 504"/>
                                <a:gd name="T1" fmla="*/ 0 h 306"/>
                                <a:gd name="T2" fmla="*/ 2147483647 w 504"/>
                                <a:gd name="T3" fmla="*/ 0 h 306"/>
                                <a:gd name="T4" fmla="*/ 2147483647 w 504"/>
                                <a:gd name="T5" fmla="*/ 0 h 306"/>
                                <a:gd name="T6" fmla="*/ 2147483647 w 504"/>
                                <a:gd name="T7" fmla="*/ 0 h 306"/>
                                <a:gd name="T8" fmla="*/ 2147483647 w 504"/>
                                <a:gd name="T9" fmla="*/ 0 h 306"/>
                                <a:gd name="T10" fmla="*/ 2147483647 w 504"/>
                                <a:gd name="T11" fmla="*/ 0 h 306"/>
                                <a:gd name="T12" fmla="*/ 2147483647 w 504"/>
                                <a:gd name="T13" fmla="*/ 0 h 306"/>
                                <a:gd name="T14" fmla="*/ 2147483647 w 504"/>
                                <a:gd name="T15" fmla="*/ 0 h 306"/>
                                <a:gd name="T16" fmla="*/ 2147483647 w 504"/>
                                <a:gd name="T17" fmla="*/ 0 h 306"/>
                                <a:gd name="T18" fmla="*/ 2147483647 w 504"/>
                                <a:gd name="T19" fmla="*/ 0 h 306"/>
                                <a:gd name="T20" fmla="*/ 2147483647 w 504"/>
                                <a:gd name="T21" fmla="*/ 2147483647 h 306"/>
                                <a:gd name="T22" fmla="*/ 2147483647 w 504"/>
                                <a:gd name="T23" fmla="*/ 2147483647 h 306"/>
                                <a:gd name="T24" fmla="*/ 2147483647 w 504"/>
                                <a:gd name="T25" fmla="*/ 2147483647 h 306"/>
                                <a:gd name="T26" fmla="*/ 2147483647 w 504"/>
                                <a:gd name="T27" fmla="*/ 2147483647 h 306"/>
                                <a:gd name="T28" fmla="*/ 2147483647 w 504"/>
                                <a:gd name="T29" fmla="*/ 2147483647 h 306"/>
                                <a:gd name="T30" fmla="*/ 2147483647 w 504"/>
                                <a:gd name="T31" fmla="*/ 2147483647 h 306"/>
                                <a:gd name="T32" fmla="*/ 2147483647 w 504"/>
                                <a:gd name="T33" fmla="*/ 2147483647 h 306"/>
                                <a:gd name="T34" fmla="*/ 2147483647 w 504"/>
                                <a:gd name="T35" fmla="*/ 2147483647 h 306"/>
                                <a:gd name="T36" fmla="*/ 2147483647 w 504"/>
                                <a:gd name="T37" fmla="*/ 2147483647 h 306"/>
                                <a:gd name="T38" fmla="*/ 2147483647 w 504"/>
                                <a:gd name="T39" fmla="*/ 2147483647 h 306"/>
                                <a:gd name="T40" fmla="*/ 2147483647 w 504"/>
                                <a:gd name="T41" fmla="*/ 2147483647 h 306"/>
                                <a:gd name="T42" fmla="*/ 2147483647 w 504"/>
                                <a:gd name="T43" fmla="*/ 2147483647 h 306"/>
                                <a:gd name="T44" fmla="*/ 2147483647 w 504"/>
                                <a:gd name="T45" fmla="*/ 2147483647 h 306"/>
                                <a:gd name="T46" fmla="*/ 2147483647 w 504"/>
                                <a:gd name="T47" fmla="*/ 2147483647 h 306"/>
                                <a:gd name="T48" fmla="*/ 2147483647 w 504"/>
                                <a:gd name="T49" fmla="*/ 2147483647 h 306"/>
                                <a:gd name="T50" fmla="*/ 2147483647 w 504"/>
                                <a:gd name="T51" fmla="*/ 2147483647 h 306"/>
                                <a:gd name="T52" fmla="*/ 2147483647 w 504"/>
                                <a:gd name="T53" fmla="*/ 2147483647 h 306"/>
                                <a:gd name="T54" fmla="*/ 2147483647 w 504"/>
                                <a:gd name="T55" fmla="*/ 2147483647 h 306"/>
                                <a:gd name="T56" fmla="*/ 2147483647 w 504"/>
                                <a:gd name="T57" fmla="*/ 2147483647 h 306"/>
                                <a:gd name="T58" fmla="*/ 2147483647 w 504"/>
                                <a:gd name="T59" fmla="*/ 2147483647 h 306"/>
                                <a:gd name="T60" fmla="*/ 2147483647 w 504"/>
                                <a:gd name="T61" fmla="*/ 2147483647 h 306"/>
                                <a:gd name="T62" fmla="*/ 2147483647 w 504"/>
                                <a:gd name="T63" fmla="*/ 2147483647 h 306"/>
                                <a:gd name="T64" fmla="*/ 2147483647 w 504"/>
                                <a:gd name="T65" fmla="*/ 2147483647 h 306"/>
                                <a:gd name="T66" fmla="*/ 2147483647 w 504"/>
                                <a:gd name="T67" fmla="*/ 2147483647 h 306"/>
                                <a:gd name="T68" fmla="*/ 2147483647 w 504"/>
                                <a:gd name="T69" fmla="*/ 2147483647 h 306"/>
                                <a:gd name="T70" fmla="*/ 2147483647 w 504"/>
                                <a:gd name="T71" fmla="*/ 2147483647 h 306"/>
                                <a:gd name="T72" fmla="*/ 0 w 504"/>
                                <a:gd name="T73" fmla="*/ 2147483647 h 306"/>
                                <a:gd name="T74" fmla="*/ 0 w 504"/>
                                <a:gd name="T75" fmla="*/ 2147483647 h 306"/>
                                <a:gd name="T76" fmla="*/ 2147483647 w 504"/>
                                <a:gd name="T77" fmla="*/ 2147483647 h 306"/>
                                <a:gd name="T78" fmla="*/ 2147483647 w 504"/>
                                <a:gd name="T79" fmla="*/ 2147483647 h 306"/>
                                <a:gd name="T80" fmla="*/ 2147483647 w 504"/>
                                <a:gd name="T81" fmla="*/ 2147483647 h 306"/>
                                <a:gd name="T82" fmla="*/ 2147483647 w 504"/>
                                <a:gd name="T83" fmla="*/ 2147483647 h 306"/>
                                <a:gd name="T84" fmla="*/ 2147483647 w 504"/>
                                <a:gd name="T85" fmla="*/ 2147483647 h 306"/>
                                <a:gd name="T86" fmla="*/ 2147483647 w 504"/>
                                <a:gd name="T87" fmla="*/ 2147483647 h 306"/>
                                <a:gd name="T88" fmla="*/ 2147483647 w 504"/>
                                <a:gd name="T89" fmla="*/ 0 h 30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504" h="306">
                                  <a:moveTo>
                                    <a:pt x="24" y="0"/>
                                  </a:moveTo>
                                  <a:lnTo>
                                    <a:pt x="54" y="0"/>
                                  </a:lnTo>
                                  <a:lnTo>
                                    <a:pt x="78" y="0"/>
                                  </a:lnTo>
                                  <a:lnTo>
                                    <a:pt x="84" y="0"/>
                                  </a:lnTo>
                                  <a:lnTo>
                                    <a:pt x="90" y="0"/>
                                  </a:lnTo>
                                  <a:lnTo>
                                    <a:pt x="102" y="0"/>
                                  </a:lnTo>
                                  <a:lnTo>
                                    <a:pt x="120" y="0"/>
                                  </a:lnTo>
                                  <a:lnTo>
                                    <a:pt x="132" y="0"/>
                                  </a:lnTo>
                                  <a:lnTo>
                                    <a:pt x="150" y="0"/>
                                  </a:lnTo>
                                  <a:lnTo>
                                    <a:pt x="168" y="0"/>
                                  </a:lnTo>
                                  <a:lnTo>
                                    <a:pt x="186" y="0"/>
                                  </a:lnTo>
                                  <a:lnTo>
                                    <a:pt x="216" y="0"/>
                                  </a:lnTo>
                                  <a:lnTo>
                                    <a:pt x="270" y="0"/>
                                  </a:lnTo>
                                  <a:lnTo>
                                    <a:pt x="288" y="0"/>
                                  </a:lnTo>
                                  <a:lnTo>
                                    <a:pt x="336" y="0"/>
                                  </a:lnTo>
                                  <a:lnTo>
                                    <a:pt x="342" y="0"/>
                                  </a:lnTo>
                                  <a:lnTo>
                                    <a:pt x="396" y="0"/>
                                  </a:lnTo>
                                  <a:lnTo>
                                    <a:pt x="450" y="0"/>
                                  </a:lnTo>
                                  <a:lnTo>
                                    <a:pt x="486" y="0"/>
                                  </a:lnTo>
                                  <a:lnTo>
                                    <a:pt x="504" y="0"/>
                                  </a:lnTo>
                                  <a:lnTo>
                                    <a:pt x="480" y="108"/>
                                  </a:lnTo>
                                  <a:lnTo>
                                    <a:pt x="480" y="114"/>
                                  </a:lnTo>
                                  <a:lnTo>
                                    <a:pt x="474" y="126"/>
                                  </a:lnTo>
                                  <a:lnTo>
                                    <a:pt x="468" y="156"/>
                                  </a:lnTo>
                                  <a:lnTo>
                                    <a:pt x="462" y="156"/>
                                  </a:lnTo>
                                  <a:lnTo>
                                    <a:pt x="462" y="162"/>
                                  </a:lnTo>
                                  <a:lnTo>
                                    <a:pt x="456" y="174"/>
                                  </a:lnTo>
                                  <a:lnTo>
                                    <a:pt x="456" y="180"/>
                                  </a:lnTo>
                                  <a:lnTo>
                                    <a:pt x="456" y="186"/>
                                  </a:lnTo>
                                  <a:lnTo>
                                    <a:pt x="450" y="198"/>
                                  </a:lnTo>
                                  <a:lnTo>
                                    <a:pt x="444" y="210"/>
                                  </a:lnTo>
                                  <a:lnTo>
                                    <a:pt x="438" y="228"/>
                                  </a:lnTo>
                                  <a:lnTo>
                                    <a:pt x="432" y="246"/>
                                  </a:lnTo>
                                  <a:lnTo>
                                    <a:pt x="426" y="246"/>
                                  </a:lnTo>
                                  <a:lnTo>
                                    <a:pt x="426" y="252"/>
                                  </a:lnTo>
                                  <a:lnTo>
                                    <a:pt x="426" y="258"/>
                                  </a:lnTo>
                                  <a:lnTo>
                                    <a:pt x="426" y="264"/>
                                  </a:lnTo>
                                  <a:lnTo>
                                    <a:pt x="426" y="270"/>
                                  </a:lnTo>
                                  <a:lnTo>
                                    <a:pt x="426" y="276"/>
                                  </a:lnTo>
                                  <a:lnTo>
                                    <a:pt x="426" y="282"/>
                                  </a:lnTo>
                                  <a:lnTo>
                                    <a:pt x="426" y="288"/>
                                  </a:lnTo>
                                  <a:lnTo>
                                    <a:pt x="426" y="306"/>
                                  </a:lnTo>
                                  <a:lnTo>
                                    <a:pt x="420" y="306"/>
                                  </a:lnTo>
                                  <a:lnTo>
                                    <a:pt x="414" y="306"/>
                                  </a:lnTo>
                                  <a:lnTo>
                                    <a:pt x="408" y="306"/>
                                  </a:lnTo>
                                  <a:lnTo>
                                    <a:pt x="396" y="306"/>
                                  </a:lnTo>
                                  <a:lnTo>
                                    <a:pt x="390" y="306"/>
                                  </a:lnTo>
                                  <a:lnTo>
                                    <a:pt x="378" y="306"/>
                                  </a:lnTo>
                                  <a:lnTo>
                                    <a:pt x="366" y="306"/>
                                  </a:lnTo>
                                  <a:lnTo>
                                    <a:pt x="360" y="306"/>
                                  </a:lnTo>
                                  <a:lnTo>
                                    <a:pt x="342" y="306"/>
                                  </a:lnTo>
                                  <a:lnTo>
                                    <a:pt x="330" y="306"/>
                                  </a:lnTo>
                                  <a:lnTo>
                                    <a:pt x="306" y="306"/>
                                  </a:lnTo>
                                  <a:lnTo>
                                    <a:pt x="294" y="306"/>
                                  </a:lnTo>
                                  <a:lnTo>
                                    <a:pt x="288" y="306"/>
                                  </a:lnTo>
                                  <a:lnTo>
                                    <a:pt x="270" y="306"/>
                                  </a:lnTo>
                                  <a:lnTo>
                                    <a:pt x="252" y="306"/>
                                  </a:lnTo>
                                  <a:lnTo>
                                    <a:pt x="222" y="306"/>
                                  </a:lnTo>
                                  <a:lnTo>
                                    <a:pt x="210" y="306"/>
                                  </a:lnTo>
                                  <a:lnTo>
                                    <a:pt x="204" y="306"/>
                                  </a:lnTo>
                                  <a:lnTo>
                                    <a:pt x="198" y="306"/>
                                  </a:lnTo>
                                  <a:lnTo>
                                    <a:pt x="180" y="306"/>
                                  </a:lnTo>
                                  <a:lnTo>
                                    <a:pt x="162" y="306"/>
                                  </a:lnTo>
                                  <a:lnTo>
                                    <a:pt x="156" y="306"/>
                                  </a:lnTo>
                                  <a:lnTo>
                                    <a:pt x="150" y="306"/>
                                  </a:lnTo>
                                  <a:lnTo>
                                    <a:pt x="138" y="306"/>
                                  </a:lnTo>
                                  <a:lnTo>
                                    <a:pt x="102" y="306"/>
                                  </a:lnTo>
                                  <a:lnTo>
                                    <a:pt x="96" y="306"/>
                                  </a:lnTo>
                                  <a:lnTo>
                                    <a:pt x="84" y="300"/>
                                  </a:lnTo>
                                  <a:lnTo>
                                    <a:pt x="66" y="306"/>
                                  </a:lnTo>
                                  <a:lnTo>
                                    <a:pt x="54" y="306"/>
                                  </a:lnTo>
                                  <a:lnTo>
                                    <a:pt x="42" y="306"/>
                                  </a:lnTo>
                                  <a:lnTo>
                                    <a:pt x="0" y="306"/>
                                  </a:lnTo>
                                  <a:lnTo>
                                    <a:pt x="0" y="294"/>
                                  </a:lnTo>
                                  <a:lnTo>
                                    <a:pt x="0" y="282"/>
                                  </a:lnTo>
                                  <a:lnTo>
                                    <a:pt x="0" y="252"/>
                                  </a:lnTo>
                                  <a:lnTo>
                                    <a:pt x="0" y="240"/>
                                  </a:lnTo>
                                  <a:lnTo>
                                    <a:pt x="6" y="228"/>
                                  </a:lnTo>
                                  <a:lnTo>
                                    <a:pt x="6" y="222"/>
                                  </a:lnTo>
                                  <a:lnTo>
                                    <a:pt x="6" y="210"/>
                                  </a:lnTo>
                                  <a:lnTo>
                                    <a:pt x="6" y="198"/>
                                  </a:lnTo>
                                  <a:lnTo>
                                    <a:pt x="6" y="162"/>
                                  </a:lnTo>
                                  <a:lnTo>
                                    <a:pt x="12" y="138"/>
                                  </a:lnTo>
                                  <a:lnTo>
                                    <a:pt x="12" y="132"/>
                                  </a:lnTo>
                                  <a:lnTo>
                                    <a:pt x="12" y="126"/>
                                  </a:lnTo>
                                  <a:lnTo>
                                    <a:pt x="12" y="120"/>
                                  </a:lnTo>
                                  <a:lnTo>
                                    <a:pt x="12" y="108"/>
                                  </a:lnTo>
                                  <a:lnTo>
                                    <a:pt x="18" y="84"/>
                                  </a:lnTo>
                                  <a:lnTo>
                                    <a:pt x="18" y="48"/>
                                  </a:lnTo>
                                  <a:lnTo>
                                    <a:pt x="24" y="0"/>
                                  </a:lnTo>
                                  <a:close/>
                                </a:path>
                              </a:pathLst>
                            </a:custGeom>
                            <a:solidFill>
                              <a:srgbClr val="00FFFF"/>
                            </a:solidFill>
                            <a:ln w="9525">
                              <a:solidFill>
                                <a:schemeClr val="tx1"/>
                              </a:solidFill>
                              <a:prstDash val="solid"/>
                              <a:round/>
                              <a:headEnd/>
                              <a:tailEnd/>
                            </a:ln>
                          </wps:spPr>
                          <wps:bodyPr/>
                        </wps:wsp>
                        <wps:wsp>
                          <wps:cNvPr id="497" name="Freeform 37"/>
                          <wps:cNvSpPr>
                            <a:spLocks/>
                          </wps:cNvSpPr>
                          <wps:spPr bwMode="auto">
                            <a:xfrm>
                              <a:off x="16085265" y="490029"/>
                              <a:ext cx="1235871" cy="868201"/>
                            </a:xfrm>
                            <a:custGeom>
                              <a:avLst/>
                              <a:gdLst>
                                <a:gd name="T0" fmla="*/ 2147483647 w 342"/>
                                <a:gd name="T1" fmla="*/ 0 h 246"/>
                                <a:gd name="T2" fmla="*/ 2147483647 w 342"/>
                                <a:gd name="T3" fmla="*/ 0 h 246"/>
                                <a:gd name="T4" fmla="*/ 2147483647 w 342"/>
                                <a:gd name="T5" fmla="*/ 0 h 246"/>
                                <a:gd name="T6" fmla="*/ 2147483647 w 342"/>
                                <a:gd name="T7" fmla="*/ 0 h 246"/>
                                <a:gd name="T8" fmla="*/ 2147483647 w 342"/>
                                <a:gd name="T9" fmla="*/ 0 h 246"/>
                                <a:gd name="T10" fmla="*/ 2147483647 w 342"/>
                                <a:gd name="T11" fmla="*/ 0 h 246"/>
                                <a:gd name="T12" fmla="*/ 2147483647 w 342"/>
                                <a:gd name="T13" fmla="*/ 2147483647 h 246"/>
                                <a:gd name="T14" fmla="*/ 2147483647 w 342"/>
                                <a:gd name="T15" fmla="*/ 2147483647 h 246"/>
                                <a:gd name="T16" fmla="*/ 2147483647 w 342"/>
                                <a:gd name="T17" fmla="*/ 2147483647 h 246"/>
                                <a:gd name="T18" fmla="*/ 2147483647 w 342"/>
                                <a:gd name="T19" fmla="*/ 2147483647 h 246"/>
                                <a:gd name="T20" fmla="*/ 2147483647 w 342"/>
                                <a:gd name="T21" fmla="*/ 2147483647 h 246"/>
                                <a:gd name="T22" fmla="*/ 2147483647 w 342"/>
                                <a:gd name="T23" fmla="*/ 2147483647 h 246"/>
                                <a:gd name="T24" fmla="*/ 2147483647 w 342"/>
                                <a:gd name="T25" fmla="*/ 2147483647 h 246"/>
                                <a:gd name="T26" fmla="*/ 2147483647 w 342"/>
                                <a:gd name="T27" fmla="*/ 2147483647 h 246"/>
                                <a:gd name="T28" fmla="*/ 2147483647 w 342"/>
                                <a:gd name="T29" fmla="*/ 2147483647 h 246"/>
                                <a:gd name="T30" fmla="*/ 2147483647 w 342"/>
                                <a:gd name="T31" fmla="*/ 2147483647 h 246"/>
                                <a:gd name="T32" fmla="*/ 2147483647 w 342"/>
                                <a:gd name="T33" fmla="*/ 2147483647 h 246"/>
                                <a:gd name="T34" fmla="*/ 2147483647 w 342"/>
                                <a:gd name="T35" fmla="*/ 2147483647 h 246"/>
                                <a:gd name="T36" fmla="*/ 2147483647 w 342"/>
                                <a:gd name="T37" fmla="*/ 2147483647 h 246"/>
                                <a:gd name="T38" fmla="*/ 2147483647 w 342"/>
                                <a:gd name="T39" fmla="*/ 2147483647 h 246"/>
                                <a:gd name="T40" fmla="*/ 2147483647 w 342"/>
                                <a:gd name="T41" fmla="*/ 2147483647 h 246"/>
                                <a:gd name="T42" fmla="*/ 2147483647 w 342"/>
                                <a:gd name="T43" fmla="*/ 2147483647 h 246"/>
                                <a:gd name="T44" fmla="*/ 2147483647 w 342"/>
                                <a:gd name="T45" fmla="*/ 2147483647 h 246"/>
                                <a:gd name="T46" fmla="*/ 2147483647 w 342"/>
                                <a:gd name="T47" fmla="*/ 2147483647 h 246"/>
                                <a:gd name="T48" fmla="*/ 2147483647 w 342"/>
                                <a:gd name="T49" fmla="*/ 2147483647 h 246"/>
                                <a:gd name="T50" fmla="*/ 2147483647 w 342"/>
                                <a:gd name="T51" fmla="*/ 2147483647 h 246"/>
                                <a:gd name="T52" fmla="*/ 2147483647 w 342"/>
                                <a:gd name="T53" fmla="*/ 2147483647 h 246"/>
                                <a:gd name="T54" fmla="*/ 2147483647 w 342"/>
                                <a:gd name="T55" fmla="*/ 2147483647 h 246"/>
                                <a:gd name="T56" fmla="*/ 2147483647 w 342"/>
                                <a:gd name="T57" fmla="*/ 2147483647 h 246"/>
                                <a:gd name="T58" fmla="*/ 2147483647 w 342"/>
                                <a:gd name="T59" fmla="*/ 2147483647 h 246"/>
                                <a:gd name="T60" fmla="*/ 2147483647 w 342"/>
                                <a:gd name="T61" fmla="*/ 2147483647 h 246"/>
                                <a:gd name="T62" fmla="*/ 2147483647 w 342"/>
                                <a:gd name="T63" fmla="*/ 2147483647 h 246"/>
                                <a:gd name="T64" fmla="*/ 2147483647 w 342"/>
                                <a:gd name="T65" fmla="*/ 2147483647 h 246"/>
                                <a:gd name="T66" fmla="*/ 2147483647 w 342"/>
                                <a:gd name="T67" fmla="*/ 2147483647 h 246"/>
                                <a:gd name="T68" fmla="*/ 0 w 342"/>
                                <a:gd name="T69" fmla="*/ 2147483647 h 246"/>
                                <a:gd name="T70" fmla="*/ 2147483647 w 342"/>
                                <a:gd name="T71" fmla="*/ 2147483647 h 246"/>
                                <a:gd name="T72" fmla="*/ 2147483647 w 342"/>
                                <a:gd name="T73" fmla="*/ 2147483647 h 246"/>
                                <a:gd name="T74" fmla="*/ 2147483647 w 342"/>
                                <a:gd name="T75" fmla="*/ 2147483647 h 246"/>
                                <a:gd name="T76" fmla="*/ 2147483647 w 342"/>
                                <a:gd name="T77" fmla="*/ 2147483647 h 246"/>
                                <a:gd name="T78" fmla="*/ 2147483647 w 342"/>
                                <a:gd name="T79" fmla="*/ 2147483647 h 246"/>
                                <a:gd name="T80" fmla="*/ 2147483647 w 342"/>
                                <a:gd name="T81" fmla="*/ 2147483647 h 246"/>
                                <a:gd name="T82" fmla="*/ 2147483647 w 342"/>
                                <a:gd name="T83" fmla="*/ 2147483647 h 246"/>
                                <a:gd name="T84" fmla="*/ 2147483647 w 342"/>
                                <a:gd name="T85" fmla="*/ 2147483647 h 246"/>
                                <a:gd name="T86" fmla="*/ 2147483647 w 342"/>
                                <a:gd name="T87" fmla="*/ 2147483647 h 246"/>
                                <a:gd name="T88" fmla="*/ 2147483647 w 342"/>
                                <a:gd name="T89" fmla="*/ 2147483647 h 246"/>
                                <a:gd name="T90" fmla="*/ 2147483647 w 342"/>
                                <a:gd name="T91" fmla="*/ 2147483647 h 246"/>
                                <a:gd name="T92" fmla="*/ 2147483647 w 342"/>
                                <a:gd name="T93" fmla="*/ 2147483647 h 246"/>
                                <a:gd name="T94" fmla="*/ 2147483647 w 342"/>
                                <a:gd name="T95" fmla="*/ 0 h 24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2" h="246">
                                  <a:moveTo>
                                    <a:pt x="72" y="0"/>
                                  </a:moveTo>
                                  <a:lnTo>
                                    <a:pt x="90" y="0"/>
                                  </a:lnTo>
                                  <a:lnTo>
                                    <a:pt x="168" y="0"/>
                                  </a:lnTo>
                                  <a:lnTo>
                                    <a:pt x="210" y="0"/>
                                  </a:lnTo>
                                  <a:lnTo>
                                    <a:pt x="228" y="0"/>
                                  </a:lnTo>
                                  <a:lnTo>
                                    <a:pt x="246" y="0"/>
                                  </a:lnTo>
                                  <a:lnTo>
                                    <a:pt x="270" y="6"/>
                                  </a:lnTo>
                                  <a:lnTo>
                                    <a:pt x="276" y="6"/>
                                  </a:lnTo>
                                  <a:lnTo>
                                    <a:pt x="282" y="6"/>
                                  </a:lnTo>
                                  <a:lnTo>
                                    <a:pt x="330" y="6"/>
                                  </a:lnTo>
                                  <a:lnTo>
                                    <a:pt x="330" y="12"/>
                                  </a:lnTo>
                                  <a:lnTo>
                                    <a:pt x="330" y="18"/>
                                  </a:lnTo>
                                  <a:lnTo>
                                    <a:pt x="336" y="102"/>
                                  </a:lnTo>
                                  <a:lnTo>
                                    <a:pt x="336" y="126"/>
                                  </a:lnTo>
                                  <a:lnTo>
                                    <a:pt x="336" y="150"/>
                                  </a:lnTo>
                                  <a:lnTo>
                                    <a:pt x="336" y="162"/>
                                  </a:lnTo>
                                  <a:lnTo>
                                    <a:pt x="336" y="186"/>
                                  </a:lnTo>
                                  <a:lnTo>
                                    <a:pt x="342" y="216"/>
                                  </a:lnTo>
                                  <a:lnTo>
                                    <a:pt x="342" y="240"/>
                                  </a:lnTo>
                                  <a:lnTo>
                                    <a:pt x="282" y="240"/>
                                  </a:lnTo>
                                  <a:lnTo>
                                    <a:pt x="276" y="240"/>
                                  </a:lnTo>
                                  <a:lnTo>
                                    <a:pt x="270" y="240"/>
                                  </a:lnTo>
                                  <a:lnTo>
                                    <a:pt x="246" y="240"/>
                                  </a:lnTo>
                                  <a:lnTo>
                                    <a:pt x="210" y="240"/>
                                  </a:lnTo>
                                  <a:lnTo>
                                    <a:pt x="186" y="240"/>
                                  </a:lnTo>
                                  <a:lnTo>
                                    <a:pt x="108" y="240"/>
                                  </a:lnTo>
                                  <a:lnTo>
                                    <a:pt x="102" y="240"/>
                                  </a:lnTo>
                                  <a:lnTo>
                                    <a:pt x="78" y="246"/>
                                  </a:lnTo>
                                  <a:lnTo>
                                    <a:pt x="72" y="246"/>
                                  </a:lnTo>
                                  <a:lnTo>
                                    <a:pt x="54" y="246"/>
                                  </a:lnTo>
                                  <a:lnTo>
                                    <a:pt x="48" y="246"/>
                                  </a:lnTo>
                                  <a:lnTo>
                                    <a:pt x="30" y="246"/>
                                  </a:lnTo>
                                  <a:lnTo>
                                    <a:pt x="24" y="246"/>
                                  </a:lnTo>
                                  <a:lnTo>
                                    <a:pt x="6" y="246"/>
                                  </a:lnTo>
                                  <a:lnTo>
                                    <a:pt x="0" y="246"/>
                                  </a:lnTo>
                                  <a:lnTo>
                                    <a:pt x="6" y="228"/>
                                  </a:lnTo>
                                  <a:lnTo>
                                    <a:pt x="12" y="210"/>
                                  </a:lnTo>
                                  <a:lnTo>
                                    <a:pt x="18" y="198"/>
                                  </a:lnTo>
                                  <a:lnTo>
                                    <a:pt x="24" y="186"/>
                                  </a:lnTo>
                                  <a:lnTo>
                                    <a:pt x="24" y="180"/>
                                  </a:lnTo>
                                  <a:lnTo>
                                    <a:pt x="24" y="174"/>
                                  </a:lnTo>
                                  <a:lnTo>
                                    <a:pt x="30" y="162"/>
                                  </a:lnTo>
                                  <a:lnTo>
                                    <a:pt x="30" y="156"/>
                                  </a:lnTo>
                                  <a:lnTo>
                                    <a:pt x="36" y="156"/>
                                  </a:lnTo>
                                  <a:lnTo>
                                    <a:pt x="42" y="126"/>
                                  </a:lnTo>
                                  <a:lnTo>
                                    <a:pt x="48" y="114"/>
                                  </a:lnTo>
                                  <a:lnTo>
                                    <a:pt x="48" y="108"/>
                                  </a:lnTo>
                                  <a:lnTo>
                                    <a:pt x="72" y="0"/>
                                  </a:lnTo>
                                  <a:close/>
                                </a:path>
                              </a:pathLst>
                            </a:custGeom>
                            <a:solidFill>
                              <a:schemeClr val="accent1"/>
                            </a:solidFill>
                            <a:ln w="9525">
                              <a:solidFill>
                                <a:schemeClr val="tx1"/>
                              </a:solidFill>
                              <a:prstDash val="solid"/>
                              <a:round/>
                              <a:headEnd/>
                              <a:tailEnd/>
                            </a:ln>
                          </wps:spPr>
                          <wps:bodyPr/>
                        </wps:wsp>
                        <wps:wsp>
                          <wps:cNvPr id="498" name="Freeform 38"/>
                          <wps:cNvSpPr>
                            <a:spLocks/>
                          </wps:cNvSpPr>
                          <wps:spPr bwMode="auto">
                            <a:xfrm>
                              <a:off x="17277774" y="511206"/>
                              <a:ext cx="1604464" cy="1355240"/>
                            </a:xfrm>
                            <a:custGeom>
                              <a:avLst/>
                              <a:gdLst>
                                <a:gd name="T0" fmla="*/ 2147483647 w 444"/>
                                <a:gd name="T1" fmla="*/ 0 h 384"/>
                                <a:gd name="T2" fmla="*/ 2147483647 w 444"/>
                                <a:gd name="T3" fmla="*/ 0 h 384"/>
                                <a:gd name="T4" fmla="*/ 2147483647 w 444"/>
                                <a:gd name="T5" fmla="*/ 2147483647 h 384"/>
                                <a:gd name="T6" fmla="*/ 2147483647 w 444"/>
                                <a:gd name="T7" fmla="*/ 2147483647 h 384"/>
                                <a:gd name="T8" fmla="*/ 2147483647 w 444"/>
                                <a:gd name="T9" fmla="*/ 2147483647 h 384"/>
                                <a:gd name="T10" fmla="*/ 2147483647 w 444"/>
                                <a:gd name="T11" fmla="*/ 2147483647 h 384"/>
                                <a:gd name="T12" fmla="*/ 2147483647 w 444"/>
                                <a:gd name="T13" fmla="*/ 2147483647 h 384"/>
                                <a:gd name="T14" fmla="*/ 2147483647 w 444"/>
                                <a:gd name="T15" fmla="*/ 2147483647 h 384"/>
                                <a:gd name="T16" fmla="*/ 2147483647 w 444"/>
                                <a:gd name="T17" fmla="*/ 2147483647 h 384"/>
                                <a:gd name="T18" fmla="*/ 2147483647 w 444"/>
                                <a:gd name="T19" fmla="*/ 2147483647 h 384"/>
                                <a:gd name="T20" fmla="*/ 2147483647 w 444"/>
                                <a:gd name="T21" fmla="*/ 2147483647 h 384"/>
                                <a:gd name="T22" fmla="*/ 2147483647 w 444"/>
                                <a:gd name="T23" fmla="*/ 2147483647 h 384"/>
                                <a:gd name="T24" fmla="*/ 2147483647 w 444"/>
                                <a:gd name="T25" fmla="*/ 2147483647 h 384"/>
                                <a:gd name="T26" fmla="*/ 2147483647 w 444"/>
                                <a:gd name="T27" fmla="*/ 2147483647 h 384"/>
                                <a:gd name="T28" fmla="*/ 2147483647 w 444"/>
                                <a:gd name="T29" fmla="*/ 2147483647 h 384"/>
                                <a:gd name="T30" fmla="*/ 2147483647 w 444"/>
                                <a:gd name="T31" fmla="*/ 2147483647 h 384"/>
                                <a:gd name="T32" fmla="*/ 2147483647 w 444"/>
                                <a:gd name="T33" fmla="*/ 2147483647 h 384"/>
                                <a:gd name="T34" fmla="*/ 2147483647 w 444"/>
                                <a:gd name="T35" fmla="*/ 2147483647 h 384"/>
                                <a:gd name="T36" fmla="*/ 2147483647 w 444"/>
                                <a:gd name="T37" fmla="*/ 2147483647 h 384"/>
                                <a:gd name="T38" fmla="*/ 2147483647 w 444"/>
                                <a:gd name="T39" fmla="*/ 2147483647 h 384"/>
                                <a:gd name="T40" fmla="*/ 2147483647 w 444"/>
                                <a:gd name="T41" fmla="*/ 2147483647 h 384"/>
                                <a:gd name="T42" fmla="*/ 2147483647 w 444"/>
                                <a:gd name="T43" fmla="*/ 2147483647 h 384"/>
                                <a:gd name="T44" fmla="*/ 2147483647 w 444"/>
                                <a:gd name="T45" fmla="*/ 2147483647 h 384"/>
                                <a:gd name="T46" fmla="*/ 2147483647 w 444"/>
                                <a:gd name="T47" fmla="*/ 2147483647 h 384"/>
                                <a:gd name="T48" fmla="*/ 2147483647 w 444"/>
                                <a:gd name="T49" fmla="*/ 2147483647 h 384"/>
                                <a:gd name="T50" fmla="*/ 2147483647 w 444"/>
                                <a:gd name="T51" fmla="*/ 2147483647 h 384"/>
                                <a:gd name="T52" fmla="*/ 2147483647 w 444"/>
                                <a:gd name="T53" fmla="*/ 2147483647 h 384"/>
                                <a:gd name="T54" fmla="*/ 2147483647 w 444"/>
                                <a:gd name="T55" fmla="*/ 2147483647 h 384"/>
                                <a:gd name="T56" fmla="*/ 2147483647 w 444"/>
                                <a:gd name="T57" fmla="*/ 2147483647 h 384"/>
                                <a:gd name="T58" fmla="*/ 2147483647 w 444"/>
                                <a:gd name="T59" fmla="*/ 2147483647 h 384"/>
                                <a:gd name="T60" fmla="*/ 2147483647 w 444"/>
                                <a:gd name="T61" fmla="*/ 2147483647 h 384"/>
                                <a:gd name="T62" fmla="*/ 2147483647 w 444"/>
                                <a:gd name="T63" fmla="*/ 2147483647 h 384"/>
                                <a:gd name="T64" fmla="*/ 2147483647 w 444"/>
                                <a:gd name="T65" fmla="*/ 2147483647 h 384"/>
                                <a:gd name="T66" fmla="*/ 2147483647 w 444"/>
                                <a:gd name="T67" fmla="*/ 2147483647 h 384"/>
                                <a:gd name="T68" fmla="*/ 2147483647 w 444"/>
                                <a:gd name="T69" fmla="*/ 2147483647 h 384"/>
                                <a:gd name="T70" fmla="*/ 2147483647 w 444"/>
                                <a:gd name="T71" fmla="*/ 2147483647 h 384"/>
                                <a:gd name="T72" fmla="*/ 2147483647 w 444"/>
                                <a:gd name="T73" fmla="*/ 2147483647 h 384"/>
                                <a:gd name="T74" fmla="*/ 0 w 444"/>
                                <a:gd name="T75" fmla="*/ 2147483647 h 38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44" h="384">
                                  <a:moveTo>
                                    <a:pt x="0" y="0"/>
                                  </a:moveTo>
                                  <a:lnTo>
                                    <a:pt x="6" y="0"/>
                                  </a:lnTo>
                                  <a:lnTo>
                                    <a:pt x="18" y="0"/>
                                  </a:lnTo>
                                  <a:lnTo>
                                    <a:pt x="42" y="0"/>
                                  </a:lnTo>
                                  <a:lnTo>
                                    <a:pt x="54" y="6"/>
                                  </a:lnTo>
                                  <a:lnTo>
                                    <a:pt x="60" y="6"/>
                                  </a:lnTo>
                                  <a:lnTo>
                                    <a:pt x="78" y="6"/>
                                  </a:lnTo>
                                  <a:lnTo>
                                    <a:pt x="90" y="6"/>
                                  </a:lnTo>
                                  <a:lnTo>
                                    <a:pt x="102" y="6"/>
                                  </a:lnTo>
                                  <a:lnTo>
                                    <a:pt x="114" y="6"/>
                                  </a:lnTo>
                                  <a:lnTo>
                                    <a:pt x="132" y="6"/>
                                  </a:lnTo>
                                  <a:lnTo>
                                    <a:pt x="144" y="6"/>
                                  </a:lnTo>
                                  <a:lnTo>
                                    <a:pt x="162" y="6"/>
                                  </a:lnTo>
                                  <a:lnTo>
                                    <a:pt x="168" y="6"/>
                                  </a:lnTo>
                                  <a:lnTo>
                                    <a:pt x="198" y="6"/>
                                  </a:lnTo>
                                  <a:lnTo>
                                    <a:pt x="210" y="6"/>
                                  </a:lnTo>
                                  <a:lnTo>
                                    <a:pt x="228" y="6"/>
                                  </a:lnTo>
                                  <a:lnTo>
                                    <a:pt x="234" y="6"/>
                                  </a:lnTo>
                                  <a:lnTo>
                                    <a:pt x="246" y="6"/>
                                  </a:lnTo>
                                  <a:lnTo>
                                    <a:pt x="258" y="6"/>
                                  </a:lnTo>
                                  <a:lnTo>
                                    <a:pt x="276" y="6"/>
                                  </a:lnTo>
                                  <a:lnTo>
                                    <a:pt x="288" y="6"/>
                                  </a:lnTo>
                                  <a:lnTo>
                                    <a:pt x="330" y="6"/>
                                  </a:lnTo>
                                  <a:lnTo>
                                    <a:pt x="336" y="6"/>
                                  </a:lnTo>
                                  <a:lnTo>
                                    <a:pt x="348" y="6"/>
                                  </a:lnTo>
                                  <a:lnTo>
                                    <a:pt x="372" y="96"/>
                                  </a:lnTo>
                                  <a:lnTo>
                                    <a:pt x="378" y="120"/>
                                  </a:lnTo>
                                  <a:lnTo>
                                    <a:pt x="378" y="126"/>
                                  </a:lnTo>
                                  <a:lnTo>
                                    <a:pt x="390" y="168"/>
                                  </a:lnTo>
                                  <a:lnTo>
                                    <a:pt x="396" y="192"/>
                                  </a:lnTo>
                                  <a:lnTo>
                                    <a:pt x="402" y="210"/>
                                  </a:lnTo>
                                  <a:lnTo>
                                    <a:pt x="402" y="222"/>
                                  </a:lnTo>
                                  <a:lnTo>
                                    <a:pt x="420" y="288"/>
                                  </a:lnTo>
                                  <a:lnTo>
                                    <a:pt x="426" y="300"/>
                                  </a:lnTo>
                                  <a:lnTo>
                                    <a:pt x="432" y="324"/>
                                  </a:lnTo>
                                  <a:lnTo>
                                    <a:pt x="432" y="336"/>
                                  </a:lnTo>
                                  <a:lnTo>
                                    <a:pt x="438" y="348"/>
                                  </a:lnTo>
                                  <a:lnTo>
                                    <a:pt x="438" y="360"/>
                                  </a:lnTo>
                                  <a:lnTo>
                                    <a:pt x="444" y="372"/>
                                  </a:lnTo>
                                  <a:lnTo>
                                    <a:pt x="438" y="372"/>
                                  </a:lnTo>
                                  <a:lnTo>
                                    <a:pt x="432" y="372"/>
                                  </a:lnTo>
                                  <a:lnTo>
                                    <a:pt x="426" y="372"/>
                                  </a:lnTo>
                                  <a:lnTo>
                                    <a:pt x="414" y="372"/>
                                  </a:lnTo>
                                  <a:lnTo>
                                    <a:pt x="390" y="372"/>
                                  </a:lnTo>
                                  <a:lnTo>
                                    <a:pt x="366" y="378"/>
                                  </a:lnTo>
                                  <a:lnTo>
                                    <a:pt x="318" y="378"/>
                                  </a:lnTo>
                                  <a:lnTo>
                                    <a:pt x="306" y="378"/>
                                  </a:lnTo>
                                  <a:lnTo>
                                    <a:pt x="300" y="378"/>
                                  </a:lnTo>
                                  <a:lnTo>
                                    <a:pt x="288" y="378"/>
                                  </a:lnTo>
                                  <a:lnTo>
                                    <a:pt x="258" y="384"/>
                                  </a:lnTo>
                                  <a:lnTo>
                                    <a:pt x="246" y="384"/>
                                  </a:lnTo>
                                  <a:lnTo>
                                    <a:pt x="228" y="384"/>
                                  </a:lnTo>
                                  <a:lnTo>
                                    <a:pt x="204" y="384"/>
                                  </a:lnTo>
                                  <a:lnTo>
                                    <a:pt x="174" y="384"/>
                                  </a:lnTo>
                                  <a:lnTo>
                                    <a:pt x="162" y="384"/>
                                  </a:lnTo>
                                  <a:lnTo>
                                    <a:pt x="150" y="384"/>
                                  </a:lnTo>
                                  <a:lnTo>
                                    <a:pt x="132" y="384"/>
                                  </a:lnTo>
                                  <a:lnTo>
                                    <a:pt x="90" y="384"/>
                                  </a:lnTo>
                                  <a:lnTo>
                                    <a:pt x="60" y="384"/>
                                  </a:lnTo>
                                  <a:lnTo>
                                    <a:pt x="36" y="384"/>
                                  </a:lnTo>
                                  <a:lnTo>
                                    <a:pt x="18" y="384"/>
                                  </a:lnTo>
                                  <a:lnTo>
                                    <a:pt x="18" y="348"/>
                                  </a:lnTo>
                                  <a:lnTo>
                                    <a:pt x="18" y="342"/>
                                  </a:lnTo>
                                  <a:lnTo>
                                    <a:pt x="12" y="336"/>
                                  </a:lnTo>
                                  <a:lnTo>
                                    <a:pt x="12" y="294"/>
                                  </a:lnTo>
                                  <a:lnTo>
                                    <a:pt x="12" y="264"/>
                                  </a:lnTo>
                                  <a:lnTo>
                                    <a:pt x="12" y="246"/>
                                  </a:lnTo>
                                  <a:lnTo>
                                    <a:pt x="12" y="234"/>
                                  </a:lnTo>
                                  <a:lnTo>
                                    <a:pt x="12" y="210"/>
                                  </a:lnTo>
                                  <a:lnTo>
                                    <a:pt x="6" y="180"/>
                                  </a:lnTo>
                                  <a:lnTo>
                                    <a:pt x="6" y="156"/>
                                  </a:lnTo>
                                  <a:lnTo>
                                    <a:pt x="6" y="144"/>
                                  </a:lnTo>
                                  <a:lnTo>
                                    <a:pt x="6" y="120"/>
                                  </a:lnTo>
                                  <a:lnTo>
                                    <a:pt x="6" y="96"/>
                                  </a:lnTo>
                                  <a:lnTo>
                                    <a:pt x="0" y="12"/>
                                  </a:lnTo>
                                  <a:lnTo>
                                    <a:pt x="0" y="6"/>
                                  </a:lnTo>
                                  <a:lnTo>
                                    <a:pt x="0" y="0"/>
                                  </a:lnTo>
                                  <a:close/>
                                </a:path>
                              </a:pathLst>
                            </a:custGeom>
                            <a:solidFill>
                              <a:srgbClr val="C00000"/>
                            </a:solidFill>
                            <a:ln w="9525">
                              <a:solidFill>
                                <a:schemeClr val="tx1"/>
                              </a:solidFill>
                              <a:prstDash val="solid"/>
                              <a:round/>
                              <a:headEnd/>
                              <a:tailEnd/>
                            </a:ln>
                          </wps:spPr>
                          <wps:bodyPr/>
                        </wps:wsp>
                        <wps:wsp>
                          <wps:cNvPr id="499" name="Freeform 39"/>
                          <wps:cNvSpPr>
                            <a:spLocks/>
                          </wps:cNvSpPr>
                          <wps:spPr bwMode="auto">
                            <a:xfrm>
                              <a:off x="18535327" y="532381"/>
                              <a:ext cx="1496054" cy="1122308"/>
                            </a:xfrm>
                            <a:custGeom>
                              <a:avLst/>
                              <a:gdLst>
                                <a:gd name="T0" fmla="*/ 0 w 414"/>
                                <a:gd name="T1" fmla="*/ 0 h 318"/>
                                <a:gd name="T2" fmla="*/ 2147483647 w 414"/>
                                <a:gd name="T3" fmla="*/ 0 h 318"/>
                                <a:gd name="T4" fmla="*/ 2147483647 w 414"/>
                                <a:gd name="T5" fmla="*/ 0 h 318"/>
                                <a:gd name="T6" fmla="*/ 2147483647 w 414"/>
                                <a:gd name="T7" fmla="*/ 0 h 318"/>
                                <a:gd name="T8" fmla="*/ 2147483647 w 414"/>
                                <a:gd name="T9" fmla="*/ 0 h 318"/>
                                <a:gd name="T10" fmla="*/ 2147483647 w 414"/>
                                <a:gd name="T11" fmla="*/ 0 h 318"/>
                                <a:gd name="T12" fmla="*/ 2147483647 w 414"/>
                                <a:gd name="T13" fmla="*/ 2147483647 h 318"/>
                                <a:gd name="T14" fmla="*/ 2147483647 w 414"/>
                                <a:gd name="T15" fmla="*/ 2147483647 h 318"/>
                                <a:gd name="T16" fmla="*/ 2147483647 w 414"/>
                                <a:gd name="T17" fmla="*/ 2147483647 h 318"/>
                                <a:gd name="T18" fmla="*/ 2147483647 w 414"/>
                                <a:gd name="T19" fmla="*/ 2147483647 h 318"/>
                                <a:gd name="T20" fmla="*/ 2147483647 w 414"/>
                                <a:gd name="T21" fmla="*/ 2147483647 h 318"/>
                                <a:gd name="T22" fmla="*/ 2147483647 w 414"/>
                                <a:gd name="T23" fmla="*/ 2147483647 h 318"/>
                                <a:gd name="T24" fmla="*/ 2147483647 w 414"/>
                                <a:gd name="T25" fmla="*/ 2147483647 h 318"/>
                                <a:gd name="T26" fmla="*/ 2147483647 w 414"/>
                                <a:gd name="T27" fmla="*/ 2147483647 h 318"/>
                                <a:gd name="T28" fmla="*/ 2147483647 w 414"/>
                                <a:gd name="T29" fmla="*/ 2147483647 h 318"/>
                                <a:gd name="T30" fmla="*/ 2147483647 w 414"/>
                                <a:gd name="T31" fmla="*/ 2147483647 h 318"/>
                                <a:gd name="T32" fmla="*/ 2147483647 w 414"/>
                                <a:gd name="T33" fmla="*/ 2147483647 h 318"/>
                                <a:gd name="T34" fmla="*/ 2147483647 w 414"/>
                                <a:gd name="T35" fmla="*/ 2147483647 h 318"/>
                                <a:gd name="T36" fmla="*/ 2147483647 w 414"/>
                                <a:gd name="T37" fmla="*/ 2147483647 h 318"/>
                                <a:gd name="T38" fmla="*/ 2147483647 w 414"/>
                                <a:gd name="T39" fmla="*/ 2147483647 h 318"/>
                                <a:gd name="T40" fmla="*/ 2147483647 w 414"/>
                                <a:gd name="T41" fmla="*/ 2147483647 h 318"/>
                                <a:gd name="T42" fmla="*/ 2147483647 w 414"/>
                                <a:gd name="T43" fmla="*/ 2147483647 h 318"/>
                                <a:gd name="T44" fmla="*/ 2147483647 w 414"/>
                                <a:gd name="T45" fmla="*/ 2147483647 h 318"/>
                                <a:gd name="T46" fmla="*/ 2147483647 w 414"/>
                                <a:gd name="T47" fmla="*/ 2147483647 h 318"/>
                                <a:gd name="T48" fmla="*/ 2147483647 w 414"/>
                                <a:gd name="T49" fmla="*/ 2147483647 h 318"/>
                                <a:gd name="T50" fmla="*/ 2147483647 w 414"/>
                                <a:gd name="T51" fmla="*/ 2147483647 h 318"/>
                                <a:gd name="T52" fmla="*/ 2147483647 w 414"/>
                                <a:gd name="T53" fmla="*/ 2147483647 h 318"/>
                                <a:gd name="T54" fmla="*/ 2147483647 w 414"/>
                                <a:gd name="T55" fmla="*/ 2147483647 h 318"/>
                                <a:gd name="T56" fmla="*/ 2147483647 w 414"/>
                                <a:gd name="T57" fmla="*/ 2147483647 h 318"/>
                                <a:gd name="T58" fmla="*/ 2147483647 w 414"/>
                                <a:gd name="T59" fmla="*/ 2147483647 h 318"/>
                                <a:gd name="T60" fmla="*/ 2147483647 w 414"/>
                                <a:gd name="T61" fmla="*/ 2147483647 h 318"/>
                                <a:gd name="T62" fmla="*/ 2147483647 w 414"/>
                                <a:gd name="T63" fmla="*/ 2147483647 h 318"/>
                                <a:gd name="T64" fmla="*/ 2147483647 w 414"/>
                                <a:gd name="T65" fmla="*/ 2147483647 h 318"/>
                                <a:gd name="T66" fmla="*/ 2147483647 w 414"/>
                                <a:gd name="T67" fmla="*/ 2147483647 h 318"/>
                                <a:gd name="T68" fmla="*/ 2147483647 w 414"/>
                                <a:gd name="T69" fmla="*/ 2147483647 h 318"/>
                                <a:gd name="T70" fmla="*/ 2147483647 w 414"/>
                                <a:gd name="T71" fmla="*/ 2147483647 h 318"/>
                                <a:gd name="T72" fmla="*/ 2147483647 w 414"/>
                                <a:gd name="T73" fmla="*/ 2147483647 h 318"/>
                                <a:gd name="T74" fmla="*/ 2147483647 w 414"/>
                                <a:gd name="T75" fmla="*/ 2147483647 h 318"/>
                                <a:gd name="T76" fmla="*/ 2147483647 w 414"/>
                                <a:gd name="T77" fmla="*/ 2147483647 h 318"/>
                                <a:gd name="T78" fmla="*/ 2147483647 w 414"/>
                                <a:gd name="T79" fmla="*/ 2147483647 h 318"/>
                                <a:gd name="T80" fmla="*/ 2147483647 w 414"/>
                                <a:gd name="T81" fmla="*/ 2147483647 h 318"/>
                                <a:gd name="T82" fmla="*/ 2147483647 w 414"/>
                                <a:gd name="T83" fmla="*/ 2147483647 h 318"/>
                                <a:gd name="T84" fmla="*/ 2147483647 w 414"/>
                                <a:gd name="T85" fmla="*/ 2147483647 h 318"/>
                                <a:gd name="T86" fmla="*/ 2147483647 w 414"/>
                                <a:gd name="T87" fmla="*/ 2147483647 h 318"/>
                                <a:gd name="T88" fmla="*/ 2147483647 w 414"/>
                                <a:gd name="T89" fmla="*/ 2147483647 h 318"/>
                                <a:gd name="T90" fmla="*/ 2147483647 w 414"/>
                                <a:gd name="T91" fmla="*/ 2147483647 h 318"/>
                                <a:gd name="T92" fmla="*/ 2147483647 w 414"/>
                                <a:gd name="T93" fmla="*/ 2147483647 h 318"/>
                                <a:gd name="T94" fmla="*/ 2147483647 w 414"/>
                                <a:gd name="T95" fmla="*/ 2147483647 h 318"/>
                                <a:gd name="T96" fmla="*/ 2147483647 w 414"/>
                                <a:gd name="T97" fmla="*/ 2147483647 h 318"/>
                                <a:gd name="T98" fmla="*/ 2147483647 w 414"/>
                                <a:gd name="T99" fmla="*/ 2147483647 h 318"/>
                                <a:gd name="T100" fmla="*/ 2147483647 w 414"/>
                                <a:gd name="T101" fmla="*/ 2147483647 h 318"/>
                                <a:gd name="T102" fmla="*/ 2147483647 w 414"/>
                                <a:gd name="T103" fmla="*/ 2147483647 h 318"/>
                                <a:gd name="T104" fmla="*/ 2147483647 w 414"/>
                                <a:gd name="T105" fmla="*/ 2147483647 h 318"/>
                                <a:gd name="T106" fmla="*/ 2147483647 w 414"/>
                                <a:gd name="T107" fmla="*/ 2147483647 h 318"/>
                                <a:gd name="T108" fmla="*/ 2147483647 w 414"/>
                                <a:gd name="T109" fmla="*/ 2147483647 h 318"/>
                                <a:gd name="T110" fmla="*/ 2147483647 w 414"/>
                                <a:gd name="T111" fmla="*/ 2147483647 h 318"/>
                                <a:gd name="T112" fmla="*/ 2147483647 w 414"/>
                                <a:gd name="T113" fmla="*/ 2147483647 h 318"/>
                                <a:gd name="T114" fmla="*/ 2147483647 w 414"/>
                                <a:gd name="T115" fmla="*/ 2147483647 h 318"/>
                                <a:gd name="T116" fmla="*/ 2147483647 w 414"/>
                                <a:gd name="T117" fmla="*/ 2147483647 h 318"/>
                                <a:gd name="T118" fmla="*/ 2147483647 w 414"/>
                                <a:gd name="T119" fmla="*/ 2147483647 h 318"/>
                                <a:gd name="T120" fmla="*/ 2147483647 w 414"/>
                                <a:gd name="T121" fmla="*/ 2147483647 h 318"/>
                                <a:gd name="T122" fmla="*/ 2147483647 w 414"/>
                                <a:gd name="T123" fmla="*/ 2147483647 h 318"/>
                                <a:gd name="T124" fmla="*/ 0 w 414"/>
                                <a:gd name="T125" fmla="*/ 0 h 31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14" h="318">
                                  <a:moveTo>
                                    <a:pt x="0" y="0"/>
                                  </a:moveTo>
                                  <a:lnTo>
                                    <a:pt x="24" y="0"/>
                                  </a:lnTo>
                                  <a:lnTo>
                                    <a:pt x="30" y="0"/>
                                  </a:lnTo>
                                  <a:lnTo>
                                    <a:pt x="42" y="0"/>
                                  </a:lnTo>
                                  <a:lnTo>
                                    <a:pt x="48" y="0"/>
                                  </a:lnTo>
                                  <a:lnTo>
                                    <a:pt x="66" y="0"/>
                                  </a:lnTo>
                                  <a:lnTo>
                                    <a:pt x="90" y="6"/>
                                  </a:lnTo>
                                  <a:lnTo>
                                    <a:pt x="108" y="6"/>
                                  </a:lnTo>
                                  <a:lnTo>
                                    <a:pt x="132" y="6"/>
                                  </a:lnTo>
                                  <a:lnTo>
                                    <a:pt x="150" y="6"/>
                                  </a:lnTo>
                                  <a:lnTo>
                                    <a:pt x="156" y="6"/>
                                  </a:lnTo>
                                  <a:lnTo>
                                    <a:pt x="174" y="6"/>
                                  </a:lnTo>
                                  <a:lnTo>
                                    <a:pt x="186" y="6"/>
                                  </a:lnTo>
                                  <a:lnTo>
                                    <a:pt x="198" y="6"/>
                                  </a:lnTo>
                                  <a:lnTo>
                                    <a:pt x="216" y="6"/>
                                  </a:lnTo>
                                  <a:lnTo>
                                    <a:pt x="222" y="6"/>
                                  </a:lnTo>
                                  <a:lnTo>
                                    <a:pt x="228" y="6"/>
                                  </a:lnTo>
                                  <a:lnTo>
                                    <a:pt x="300" y="6"/>
                                  </a:lnTo>
                                  <a:lnTo>
                                    <a:pt x="342" y="6"/>
                                  </a:lnTo>
                                  <a:lnTo>
                                    <a:pt x="396" y="6"/>
                                  </a:lnTo>
                                  <a:lnTo>
                                    <a:pt x="408" y="6"/>
                                  </a:lnTo>
                                  <a:lnTo>
                                    <a:pt x="408" y="30"/>
                                  </a:lnTo>
                                  <a:lnTo>
                                    <a:pt x="408" y="60"/>
                                  </a:lnTo>
                                  <a:lnTo>
                                    <a:pt x="414" y="84"/>
                                  </a:lnTo>
                                  <a:lnTo>
                                    <a:pt x="414" y="120"/>
                                  </a:lnTo>
                                  <a:lnTo>
                                    <a:pt x="414" y="138"/>
                                  </a:lnTo>
                                  <a:lnTo>
                                    <a:pt x="414" y="168"/>
                                  </a:lnTo>
                                  <a:lnTo>
                                    <a:pt x="414" y="180"/>
                                  </a:lnTo>
                                  <a:lnTo>
                                    <a:pt x="414" y="186"/>
                                  </a:lnTo>
                                  <a:lnTo>
                                    <a:pt x="414" y="204"/>
                                  </a:lnTo>
                                  <a:lnTo>
                                    <a:pt x="414" y="216"/>
                                  </a:lnTo>
                                  <a:lnTo>
                                    <a:pt x="414" y="234"/>
                                  </a:lnTo>
                                  <a:lnTo>
                                    <a:pt x="414" y="258"/>
                                  </a:lnTo>
                                  <a:lnTo>
                                    <a:pt x="414" y="288"/>
                                  </a:lnTo>
                                  <a:lnTo>
                                    <a:pt x="414" y="294"/>
                                  </a:lnTo>
                                  <a:lnTo>
                                    <a:pt x="414" y="300"/>
                                  </a:lnTo>
                                  <a:lnTo>
                                    <a:pt x="414" y="306"/>
                                  </a:lnTo>
                                  <a:lnTo>
                                    <a:pt x="414" y="312"/>
                                  </a:lnTo>
                                  <a:lnTo>
                                    <a:pt x="390" y="312"/>
                                  </a:lnTo>
                                  <a:lnTo>
                                    <a:pt x="378" y="312"/>
                                  </a:lnTo>
                                  <a:lnTo>
                                    <a:pt x="354" y="312"/>
                                  </a:lnTo>
                                  <a:lnTo>
                                    <a:pt x="318" y="312"/>
                                  </a:lnTo>
                                  <a:lnTo>
                                    <a:pt x="306" y="312"/>
                                  </a:lnTo>
                                  <a:lnTo>
                                    <a:pt x="282" y="312"/>
                                  </a:lnTo>
                                  <a:lnTo>
                                    <a:pt x="246" y="312"/>
                                  </a:lnTo>
                                  <a:lnTo>
                                    <a:pt x="228" y="312"/>
                                  </a:lnTo>
                                  <a:lnTo>
                                    <a:pt x="204" y="318"/>
                                  </a:lnTo>
                                  <a:lnTo>
                                    <a:pt x="180" y="318"/>
                                  </a:lnTo>
                                  <a:lnTo>
                                    <a:pt x="150" y="318"/>
                                  </a:lnTo>
                                  <a:lnTo>
                                    <a:pt x="138" y="318"/>
                                  </a:lnTo>
                                  <a:lnTo>
                                    <a:pt x="102" y="318"/>
                                  </a:lnTo>
                                  <a:lnTo>
                                    <a:pt x="96" y="318"/>
                                  </a:lnTo>
                                  <a:lnTo>
                                    <a:pt x="84" y="318"/>
                                  </a:lnTo>
                                  <a:lnTo>
                                    <a:pt x="78" y="294"/>
                                  </a:lnTo>
                                  <a:lnTo>
                                    <a:pt x="72" y="282"/>
                                  </a:lnTo>
                                  <a:lnTo>
                                    <a:pt x="54" y="216"/>
                                  </a:lnTo>
                                  <a:lnTo>
                                    <a:pt x="54" y="204"/>
                                  </a:lnTo>
                                  <a:lnTo>
                                    <a:pt x="48" y="186"/>
                                  </a:lnTo>
                                  <a:lnTo>
                                    <a:pt x="42" y="162"/>
                                  </a:lnTo>
                                  <a:lnTo>
                                    <a:pt x="30" y="120"/>
                                  </a:lnTo>
                                  <a:lnTo>
                                    <a:pt x="30" y="114"/>
                                  </a:lnTo>
                                  <a:lnTo>
                                    <a:pt x="24" y="90"/>
                                  </a:lnTo>
                                  <a:lnTo>
                                    <a:pt x="0" y="0"/>
                                  </a:lnTo>
                                  <a:close/>
                                </a:path>
                              </a:pathLst>
                            </a:custGeom>
                            <a:solidFill>
                              <a:srgbClr val="C00000"/>
                            </a:solidFill>
                            <a:ln w="9525">
                              <a:solidFill>
                                <a:schemeClr val="tx1"/>
                              </a:solidFill>
                              <a:prstDash val="solid"/>
                              <a:round/>
                              <a:headEnd/>
                              <a:tailEnd/>
                            </a:ln>
                          </wps:spPr>
                          <wps:bodyPr/>
                        </wps:wsp>
                        <wps:wsp>
                          <wps:cNvPr id="500" name="Freeform 40"/>
                          <wps:cNvSpPr>
                            <a:spLocks/>
                          </wps:cNvSpPr>
                          <wps:spPr bwMode="auto">
                            <a:xfrm>
                              <a:off x="5786332" y="828840"/>
                              <a:ext cx="1170825" cy="1016430"/>
                            </a:xfrm>
                            <a:custGeom>
                              <a:avLst/>
                              <a:gdLst>
                                <a:gd name="T0" fmla="*/ 2147483647 w 324"/>
                                <a:gd name="T1" fmla="*/ 2147483647 h 288"/>
                                <a:gd name="T2" fmla="*/ 2147483647 w 324"/>
                                <a:gd name="T3" fmla="*/ 2147483647 h 288"/>
                                <a:gd name="T4" fmla="*/ 2147483647 w 324"/>
                                <a:gd name="T5" fmla="*/ 2147483647 h 288"/>
                                <a:gd name="T6" fmla="*/ 2147483647 w 324"/>
                                <a:gd name="T7" fmla="*/ 2147483647 h 288"/>
                                <a:gd name="T8" fmla="*/ 2147483647 w 324"/>
                                <a:gd name="T9" fmla="*/ 2147483647 h 288"/>
                                <a:gd name="T10" fmla="*/ 2147483647 w 324"/>
                                <a:gd name="T11" fmla="*/ 2147483647 h 288"/>
                                <a:gd name="T12" fmla="*/ 2147483647 w 324"/>
                                <a:gd name="T13" fmla="*/ 2147483647 h 288"/>
                                <a:gd name="T14" fmla="*/ 2147483647 w 324"/>
                                <a:gd name="T15" fmla="*/ 2147483647 h 288"/>
                                <a:gd name="T16" fmla="*/ 2147483647 w 324"/>
                                <a:gd name="T17" fmla="*/ 2147483647 h 288"/>
                                <a:gd name="T18" fmla="*/ 2147483647 w 324"/>
                                <a:gd name="T19" fmla="*/ 2147483647 h 288"/>
                                <a:gd name="T20" fmla="*/ 2147483647 w 324"/>
                                <a:gd name="T21" fmla="*/ 2147483647 h 288"/>
                                <a:gd name="T22" fmla="*/ 2147483647 w 324"/>
                                <a:gd name="T23" fmla="*/ 2147483647 h 288"/>
                                <a:gd name="T24" fmla="*/ 2147483647 w 324"/>
                                <a:gd name="T25" fmla="*/ 2147483647 h 288"/>
                                <a:gd name="T26" fmla="*/ 2147483647 w 324"/>
                                <a:gd name="T27" fmla="*/ 2147483647 h 288"/>
                                <a:gd name="T28" fmla="*/ 2147483647 w 324"/>
                                <a:gd name="T29" fmla="*/ 2147483647 h 288"/>
                                <a:gd name="T30" fmla="*/ 2147483647 w 324"/>
                                <a:gd name="T31" fmla="*/ 2147483647 h 288"/>
                                <a:gd name="T32" fmla="*/ 2147483647 w 324"/>
                                <a:gd name="T33" fmla="*/ 2147483647 h 288"/>
                                <a:gd name="T34" fmla="*/ 2147483647 w 324"/>
                                <a:gd name="T35" fmla="*/ 2147483647 h 288"/>
                                <a:gd name="T36" fmla="*/ 2147483647 w 324"/>
                                <a:gd name="T37" fmla="*/ 2147483647 h 288"/>
                                <a:gd name="T38" fmla="*/ 2147483647 w 324"/>
                                <a:gd name="T39" fmla="*/ 2147483647 h 288"/>
                                <a:gd name="T40" fmla="*/ 2147483647 w 324"/>
                                <a:gd name="T41" fmla="*/ 2147483647 h 288"/>
                                <a:gd name="T42" fmla="*/ 2147483647 w 324"/>
                                <a:gd name="T43" fmla="*/ 2147483647 h 288"/>
                                <a:gd name="T44" fmla="*/ 2147483647 w 324"/>
                                <a:gd name="T45" fmla="*/ 2147483647 h 288"/>
                                <a:gd name="T46" fmla="*/ 2147483647 w 324"/>
                                <a:gd name="T47" fmla="*/ 2147483647 h 288"/>
                                <a:gd name="T48" fmla="*/ 0 w 324"/>
                                <a:gd name="T49" fmla="*/ 2147483647 h 288"/>
                                <a:gd name="T50" fmla="*/ 2147483647 w 324"/>
                                <a:gd name="T51" fmla="*/ 2147483647 h 288"/>
                                <a:gd name="T52" fmla="*/ 2147483647 w 324"/>
                                <a:gd name="T53" fmla="*/ 2147483647 h 288"/>
                                <a:gd name="T54" fmla="*/ 2147483647 w 324"/>
                                <a:gd name="T55" fmla="*/ 2147483647 h 288"/>
                                <a:gd name="T56" fmla="*/ 2147483647 w 324"/>
                                <a:gd name="T57" fmla="*/ 2147483647 h 288"/>
                                <a:gd name="T58" fmla="*/ 2147483647 w 324"/>
                                <a:gd name="T59" fmla="*/ 2147483647 h 288"/>
                                <a:gd name="T60" fmla="*/ 2147483647 w 324"/>
                                <a:gd name="T61" fmla="*/ 2147483647 h 288"/>
                                <a:gd name="T62" fmla="*/ 2147483647 w 324"/>
                                <a:gd name="T63" fmla="*/ 2147483647 h 288"/>
                                <a:gd name="T64" fmla="*/ 2147483647 w 324"/>
                                <a:gd name="T65" fmla="*/ 2147483647 h 288"/>
                                <a:gd name="T66" fmla="*/ 2147483647 w 324"/>
                                <a:gd name="T67" fmla="*/ 2147483647 h 288"/>
                                <a:gd name="T68" fmla="*/ 2147483647 w 324"/>
                                <a:gd name="T69" fmla="*/ 2147483647 h 288"/>
                                <a:gd name="T70" fmla="*/ 2147483647 w 324"/>
                                <a:gd name="T71" fmla="*/ 2147483647 h 288"/>
                                <a:gd name="T72" fmla="*/ 2147483647 w 324"/>
                                <a:gd name="T73" fmla="*/ 2147483647 h 288"/>
                                <a:gd name="T74" fmla="*/ 2147483647 w 324"/>
                                <a:gd name="T75" fmla="*/ 2147483647 h 288"/>
                                <a:gd name="T76" fmla="*/ 2147483647 w 324"/>
                                <a:gd name="T77" fmla="*/ 0 h 288"/>
                                <a:gd name="T78" fmla="*/ 2147483647 w 324"/>
                                <a:gd name="T79" fmla="*/ 2147483647 h 288"/>
                                <a:gd name="T80" fmla="*/ 2147483647 w 324"/>
                                <a:gd name="T81" fmla="*/ 2147483647 h 288"/>
                                <a:gd name="T82" fmla="*/ 2147483647 w 324"/>
                                <a:gd name="T83" fmla="*/ 2147483647 h 288"/>
                                <a:gd name="T84" fmla="*/ 2147483647 w 324"/>
                                <a:gd name="T85" fmla="*/ 2147483647 h 288"/>
                                <a:gd name="T86" fmla="*/ 2147483647 w 324"/>
                                <a:gd name="T87" fmla="*/ 2147483647 h 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24" h="288">
                                  <a:moveTo>
                                    <a:pt x="324" y="30"/>
                                  </a:moveTo>
                                  <a:lnTo>
                                    <a:pt x="324" y="54"/>
                                  </a:lnTo>
                                  <a:lnTo>
                                    <a:pt x="318" y="66"/>
                                  </a:lnTo>
                                  <a:lnTo>
                                    <a:pt x="318" y="84"/>
                                  </a:lnTo>
                                  <a:lnTo>
                                    <a:pt x="318" y="90"/>
                                  </a:lnTo>
                                  <a:lnTo>
                                    <a:pt x="312" y="108"/>
                                  </a:lnTo>
                                  <a:lnTo>
                                    <a:pt x="312" y="114"/>
                                  </a:lnTo>
                                  <a:lnTo>
                                    <a:pt x="312" y="120"/>
                                  </a:lnTo>
                                  <a:lnTo>
                                    <a:pt x="312" y="132"/>
                                  </a:lnTo>
                                  <a:lnTo>
                                    <a:pt x="306" y="144"/>
                                  </a:lnTo>
                                  <a:lnTo>
                                    <a:pt x="306" y="156"/>
                                  </a:lnTo>
                                  <a:lnTo>
                                    <a:pt x="294" y="216"/>
                                  </a:lnTo>
                                  <a:lnTo>
                                    <a:pt x="294" y="222"/>
                                  </a:lnTo>
                                  <a:lnTo>
                                    <a:pt x="288" y="240"/>
                                  </a:lnTo>
                                  <a:lnTo>
                                    <a:pt x="288" y="246"/>
                                  </a:lnTo>
                                  <a:lnTo>
                                    <a:pt x="282" y="258"/>
                                  </a:lnTo>
                                  <a:lnTo>
                                    <a:pt x="276" y="288"/>
                                  </a:lnTo>
                                  <a:lnTo>
                                    <a:pt x="258" y="288"/>
                                  </a:lnTo>
                                  <a:lnTo>
                                    <a:pt x="246" y="288"/>
                                  </a:lnTo>
                                  <a:lnTo>
                                    <a:pt x="240" y="288"/>
                                  </a:lnTo>
                                  <a:lnTo>
                                    <a:pt x="228" y="288"/>
                                  </a:lnTo>
                                  <a:lnTo>
                                    <a:pt x="222" y="288"/>
                                  </a:lnTo>
                                  <a:lnTo>
                                    <a:pt x="216" y="288"/>
                                  </a:lnTo>
                                  <a:lnTo>
                                    <a:pt x="186" y="288"/>
                                  </a:lnTo>
                                  <a:lnTo>
                                    <a:pt x="168" y="288"/>
                                  </a:lnTo>
                                  <a:lnTo>
                                    <a:pt x="162" y="288"/>
                                  </a:lnTo>
                                  <a:lnTo>
                                    <a:pt x="156" y="288"/>
                                  </a:lnTo>
                                  <a:lnTo>
                                    <a:pt x="126" y="282"/>
                                  </a:lnTo>
                                  <a:lnTo>
                                    <a:pt x="90" y="282"/>
                                  </a:lnTo>
                                  <a:lnTo>
                                    <a:pt x="84" y="282"/>
                                  </a:lnTo>
                                  <a:lnTo>
                                    <a:pt x="78" y="282"/>
                                  </a:lnTo>
                                  <a:lnTo>
                                    <a:pt x="72" y="282"/>
                                  </a:lnTo>
                                  <a:lnTo>
                                    <a:pt x="60" y="282"/>
                                  </a:lnTo>
                                  <a:lnTo>
                                    <a:pt x="54" y="282"/>
                                  </a:lnTo>
                                  <a:lnTo>
                                    <a:pt x="42" y="282"/>
                                  </a:lnTo>
                                  <a:lnTo>
                                    <a:pt x="30" y="282"/>
                                  </a:lnTo>
                                  <a:lnTo>
                                    <a:pt x="30" y="276"/>
                                  </a:lnTo>
                                  <a:lnTo>
                                    <a:pt x="24" y="276"/>
                                  </a:lnTo>
                                  <a:lnTo>
                                    <a:pt x="24" y="270"/>
                                  </a:lnTo>
                                  <a:lnTo>
                                    <a:pt x="30" y="270"/>
                                  </a:lnTo>
                                  <a:lnTo>
                                    <a:pt x="30" y="264"/>
                                  </a:lnTo>
                                  <a:lnTo>
                                    <a:pt x="36" y="264"/>
                                  </a:lnTo>
                                  <a:lnTo>
                                    <a:pt x="42" y="258"/>
                                  </a:lnTo>
                                  <a:lnTo>
                                    <a:pt x="42" y="252"/>
                                  </a:lnTo>
                                  <a:lnTo>
                                    <a:pt x="36" y="252"/>
                                  </a:lnTo>
                                  <a:lnTo>
                                    <a:pt x="36" y="246"/>
                                  </a:lnTo>
                                  <a:lnTo>
                                    <a:pt x="30" y="246"/>
                                  </a:lnTo>
                                  <a:lnTo>
                                    <a:pt x="30" y="240"/>
                                  </a:lnTo>
                                  <a:lnTo>
                                    <a:pt x="30" y="234"/>
                                  </a:lnTo>
                                  <a:lnTo>
                                    <a:pt x="30" y="228"/>
                                  </a:lnTo>
                                  <a:lnTo>
                                    <a:pt x="24" y="228"/>
                                  </a:lnTo>
                                  <a:lnTo>
                                    <a:pt x="18" y="228"/>
                                  </a:lnTo>
                                  <a:lnTo>
                                    <a:pt x="18" y="222"/>
                                  </a:lnTo>
                                  <a:lnTo>
                                    <a:pt x="18" y="216"/>
                                  </a:lnTo>
                                  <a:lnTo>
                                    <a:pt x="18" y="210"/>
                                  </a:lnTo>
                                  <a:lnTo>
                                    <a:pt x="24" y="210"/>
                                  </a:lnTo>
                                  <a:lnTo>
                                    <a:pt x="24" y="204"/>
                                  </a:lnTo>
                                  <a:lnTo>
                                    <a:pt x="18" y="204"/>
                                  </a:lnTo>
                                  <a:lnTo>
                                    <a:pt x="18" y="198"/>
                                  </a:lnTo>
                                  <a:lnTo>
                                    <a:pt x="18" y="192"/>
                                  </a:lnTo>
                                  <a:lnTo>
                                    <a:pt x="18" y="186"/>
                                  </a:lnTo>
                                  <a:lnTo>
                                    <a:pt x="18" y="180"/>
                                  </a:lnTo>
                                  <a:lnTo>
                                    <a:pt x="12" y="180"/>
                                  </a:lnTo>
                                  <a:lnTo>
                                    <a:pt x="12" y="174"/>
                                  </a:lnTo>
                                  <a:lnTo>
                                    <a:pt x="6" y="174"/>
                                  </a:lnTo>
                                  <a:lnTo>
                                    <a:pt x="6" y="168"/>
                                  </a:lnTo>
                                  <a:lnTo>
                                    <a:pt x="12" y="168"/>
                                  </a:lnTo>
                                  <a:lnTo>
                                    <a:pt x="12" y="162"/>
                                  </a:lnTo>
                                  <a:lnTo>
                                    <a:pt x="12" y="156"/>
                                  </a:lnTo>
                                  <a:lnTo>
                                    <a:pt x="6" y="156"/>
                                  </a:lnTo>
                                  <a:lnTo>
                                    <a:pt x="12" y="150"/>
                                  </a:lnTo>
                                  <a:lnTo>
                                    <a:pt x="6" y="150"/>
                                  </a:lnTo>
                                  <a:lnTo>
                                    <a:pt x="6" y="144"/>
                                  </a:lnTo>
                                  <a:lnTo>
                                    <a:pt x="0" y="144"/>
                                  </a:lnTo>
                                  <a:lnTo>
                                    <a:pt x="0" y="138"/>
                                  </a:lnTo>
                                  <a:lnTo>
                                    <a:pt x="0" y="132"/>
                                  </a:lnTo>
                                  <a:lnTo>
                                    <a:pt x="6" y="132"/>
                                  </a:lnTo>
                                  <a:lnTo>
                                    <a:pt x="6" y="126"/>
                                  </a:lnTo>
                                  <a:lnTo>
                                    <a:pt x="12" y="126"/>
                                  </a:lnTo>
                                  <a:lnTo>
                                    <a:pt x="12" y="120"/>
                                  </a:lnTo>
                                  <a:lnTo>
                                    <a:pt x="18" y="120"/>
                                  </a:lnTo>
                                  <a:lnTo>
                                    <a:pt x="18" y="114"/>
                                  </a:lnTo>
                                  <a:lnTo>
                                    <a:pt x="18" y="108"/>
                                  </a:lnTo>
                                  <a:lnTo>
                                    <a:pt x="18" y="102"/>
                                  </a:lnTo>
                                  <a:lnTo>
                                    <a:pt x="12" y="102"/>
                                  </a:lnTo>
                                  <a:lnTo>
                                    <a:pt x="12" y="96"/>
                                  </a:lnTo>
                                  <a:lnTo>
                                    <a:pt x="12" y="90"/>
                                  </a:lnTo>
                                  <a:lnTo>
                                    <a:pt x="6" y="90"/>
                                  </a:lnTo>
                                  <a:lnTo>
                                    <a:pt x="6" y="84"/>
                                  </a:lnTo>
                                  <a:lnTo>
                                    <a:pt x="6" y="78"/>
                                  </a:lnTo>
                                  <a:lnTo>
                                    <a:pt x="0" y="78"/>
                                  </a:lnTo>
                                  <a:lnTo>
                                    <a:pt x="0" y="72"/>
                                  </a:lnTo>
                                  <a:lnTo>
                                    <a:pt x="6" y="66"/>
                                  </a:lnTo>
                                  <a:lnTo>
                                    <a:pt x="12" y="66"/>
                                  </a:lnTo>
                                  <a:lnTo>
                                    <a:pt x="18" y="66"/>
                                  </a:lnTo>
                                  <a:lnTo>
                                    <a:pt x="18" y="60"/>
                                  </a:lnTo>
                                  <a:lnTo>
                                    <a:pt x="18" y="54"/>
                                  </a:lnTo>
                                  <a:lnTo>
                                    <a:pt x="18" y="48"/>
                                  </a:lnTo>
                                  <a:lnTo>
                                    <a:pt x="12" y="48"/>
                                  </a:lnTo>
                                  <a:lnTo>
                                    <a:pt x="18" y="48"/>
                                  </a:lnTo>
                                  <a:lnTo>
                                    <a:pt x="18" y="42"/>
                                  </a:lnTo>
                                  <a:lnTo>
                                    <a:pt x="18" y="36"/>
                                  </a:lnTo>
                                  <a:lnTo>
                                    <a:pt x="18" y="30"/>
                                  </a:lnTo>
                                  <a:lnTo>
                                    <a:pt x="18" y="24"/>
                                  </a:lnTo>
                                  <a:lnTo>
                                    <a:pt x="18" y="18"/>
                                  </a:lnTo>
                                  <a:lnTo>
                                    <a:pt x="18" y="12"/>
                                  </a:lnTo>
                                  <a:lnTo>
                                    <a:pt x="12" y="12"/>
                                  </a:lnTo>
                                  <a:lnTo>
                                    <a:pt x="18" y="12"/>
                                  </a:lnTo>
                                  <a:lnTo>
                                    <a:pt x="18" y="6"/>
                                  </a:lnTo>
                                  <a:lnTo>
                                    <a:pt x="24" y="6"/>
                                  </a:lnTo>
                                  <a:lnTo>
                                    <a:pt x="24" y="12"/>
                                  </a:lnTo>
                                  <a:lnTo>
                                    <a:pt x="24" y="6"/>
                                  </a:lnTo>
                                  <a:lnTo>
                                    <a:pt x="30" y="6"/>
                                  </a:lnTo>
                                  <a:lnTo>
                                    <a:pt x="36" y="6"/>
                                  </a:lnTo>
                                  <a:lnTo>
                                    <a:pt x="42" y="0"/>
                                  </a:lnTo>
                                  <a:lnTo>
                                    <a:pt x="54" y="0"/>
                                  </a:lnTo>
                                  <a:lnTo>
                                    <a:pt x="60" y="0"/>
                                  </a:lnTo>
                                  <a:lnTo>
                                    <a:pt x="66" y="0"/>
                                  </a:lnTo>
                                  <a:lnTo>
                                    <a:pt x="90" y="6"/>
                                  </a:lnTo>
                                  <a:lnTo>
                                    <a:pt x="114" y="6"/>
                                  </a:lnTo>
                                  <a:lnTo>
                                    <a:pt x="126" y="6"/>
                                  </a:lnTo>
                                  <a:lnTo>
                                    <a:pt x="144" y="6"/>
                                  </a:lnTo>
                                  <a:lnTo>
                                    <a:pt x="162" y="12"/>
                                  </a:lnTo>
                                  <a:lnTo>
                                    <a:pt x="180" y="12"/>
                                  </a:lnTo>
                                  <a:lnTo>
                                    <a:pt x="192" y="18"/>
                                  </a:lnTo>
                                  <a:lnTo>
                                    <a:pt x="198" y="18"/>
                                  </a:lnTo>
                                  <a:lnTo>
                                    <a:pt x="210" y="18"/>
                                  </a:lnTo>
                                  <a:lnTo>
                                    <a:pt x="240" y="18"/>
                                  </a:lnTo>
                                  <a:lnTo>
                                    <a:pt x="282" y="24"/>
                                  </a:lnTo>
                                  <a:lnTo>
                                    <a:pt x="294" y="24"/>
                                  </a:lnTo>
                                  <a:lnTo>
                                    <a:pt x="306" y="30"/>
                                  </a:lnTo>
                                  <a:lnTo>
                                    <a:pt x="312" y="30"/>
                                  </a:lnTo>
                                  <a:lnTo>
                                    <a:pt x="324" y="30"/>
                                  </a:lnTo>
                                  <a:close/>
                                </a:path>
                              </a:pathLst>
                            </a:custGeom>
                            <a:solidFill>
                              <a:srgbClr val="00FFFF"/>
                            </a:solidFill>
                            <a:ln w="9525">
                              <a:solidFill>
                                <a:schemeClr val="tx1"/>
                              </a:solidFill>
                              <a:prstDash val="solid"/>
                              <a:round/>
                              <a:headEnd/>
                              <a:tailEnd/>
                            </a:ln>
                          </wps:spPr>
                          <wps:bodyPr/>
                        </wps:wsp>
                        <wps:wsp>
                          <wps:cNvPr id="501" name="Freeform 41"/>
                          <wps:cNvSpPr>
                            <a:spLocks/>
                          </wps:cNvSpPr>
                          <wps:spPr bwMode="auto">
                            <a:xfrm>
                              <a:off x="11098413" y="1040596"/>
                              <a:ext cx="888961" cy="1101133"/>
                            </a:xfrm>
                            <a:custGeom>
                              <a:avLst/>
                              <a:gdLst>
                                <a:gd name="T0" fmla="*/ 2147483647 w 246"/>
                                <a:gd name="T1" fmla="*/ 2147483647 h 312"/>
                                <a:gd name="T2" fmla="*/ 2147483647 w 246"/>
                                <a:gd name="T3" fmla="*/ 2147483647 h 312"/>
                                <a:gd name="T4" fmla="*/ 2147483647 w 246"/>
                                <a:gd name="T5" fmla="*/ 2147483647 h 312"/>
                                <a:gd name="T6" fmla="*/ 2147483647 w 246"/>
                                <a:gd name="T7" fmla="*/ 2147483647 h 312"/>
                                <a:gd name="T8" fmla="*/ 2147483647 w 246"/>
                                <a:gd name="T9" fmla="*/ 2147483647 h 312"/>
                                <a:gd name="T10" fmla="*/ 2147483647 w 246"/>
                                <a:gd name="T11" fmla="*/ 2147483647 h 312"/>
                                <a:gd name="T12" fmla="*/ 2147483647 w 246"/>
                                <a:gd name="T13" fmla="*/ 2147483647 h 312"/>
                                <a:gd name="T14" fmla="*/ 2147483647 w 246"/>
                                <a:gd name="T15" fmla="*/ 2147483647 h 312"/>
                                <a:gd name="T16" fmla="*/ 2147483647 w 246"/>
                                <a:gd name="T17" fmla="*/ 2147483647 h 312"/>
                                <a:gd name="T18" fmla="*/ 2147483647 w 246"/>
                                <a:gd name="T19" fmla="*/ 2147483647 h 312"/>
                                <a:gd name="T20" fmla="*/ 2147483647 w 246"/>
                                <a:gd name="T21" fmla="*/ 2147483647 h 312"/>
                                <a:gd name="T22" fmla="*/ 2147483647 w 246"/>
                                <a:gd name="T23" fmla="*/ 2147483647 h 312"/>
                                <a:gd name="T24" fmla="*/ 2147483647 w 246"/>
                                <a:gd name="T25" fmla="*/ 2147483647 h 312"/>
                                <a:gd name="T26" fmla="*/ 2147483647 w 246"/>
                                <a:gd name="T27" fmla="*/ 2147483647 h 312"/>
                                <a:gd name="T28" fmla="*/ 2147483647 w 246"/>
                                <a:gd name="T29" fmla="*/ 2147483647 h 312"/>
                                <a:gd name="T30" fmla="*/ 2147483647 w 246"/>
                                <a:gd name="T31" fmla="*/ 2147483647 h 312"/>
                                <a:gd name="T32" fmla="*/ 2147483647 w 246"/>
                                <a:gd name="T33" fmla="*/ 2147483647 h 312"/>
                                <a:gd name="T34" fmla="*/ 2147483647 w 246"/>
                                <a:gd name="T35" fmla="*/ 2147483647 h 312"/>
                                <a:gd name="T36" fmla="*/ 2147483647 w 246"/>
                                <a:gd name="T37" fmla="*/ 2147483647 h 312"/>
                                <a:gd name="T38" fmla="*/ 2147483647 w 246"/>
                                <a:gd name="T39" fmla="*/ 2147483647 h 312"/>
                                <a:gd name="T40" fmla="*/ 2147483647 w 246"/>
                                <a:gd name="T41" fmla="*/ 2147483647 h 312"/>
                                <a:gd name="T42" fmla="*/ 2147483647 w 246"/>
                                <a:gd name="T43" fmla="*/ 2147483647 h 312"/>
                                <a:gd name="T44" fmla="*/ 2147483647 w 246"/>
                                <a:gd name="T45" fmla="*/ 2147483647 h 312"/>
                                <a:gd name="T46" fmla="*/ 2147483647 w 246"/>
                                <a:gd name="T47" fmla="*/ 2147483647 h 312"/>
                                <a:gd name="T48" fmla="*/ 2147483647 w 246"/>
                                <a:gd name="T49" fmla="*/ 2147483647 h 312"/>
                                <a:gd name="T50" fmla="*/ 2147483647 w 246"/>
                                <a:gd name="T51" fmla="*/ 2147483647 h 312"/>
                                <a:gd name="T52" fmla="*/ 2147483647 w 246"/>
                                <a:gd name="T53" fmla="*/ 2147483647 h 312"/>
                                <a:gd name="T54" fmla="*/ 2147483647 w 246"/>
                                <a:gd name="T55" fmla="*/ 2147483647 h 312"/>
                                <a:gd name="T56" fmla="*/ 2147483647 w 246"/>
                                <a:gd name="T57" fmla="*/ 2147483647 h 312"/>
                                <a:gd name="T58" fmla="*/ 0 w 246"/>
                                <a:gd name="T59" fmla="*/ 2147483647 h 312"/>
                                <a:gd name="T60" fmla="*/ 2147483647 w 246"/>
                                <a:gd name="T61" fmla="*/ 2147483647 h 312"/>
                                <a:gd name="T62" fmla="*/ 2147483647 w 246"/>
                                <a:gd name="T63" fmla="*/ 2147483647 h 312"/>
                                <a:gd name="T64" fmla="*/ 2147483647 w 246"/>
                                <a:gd name="T65" fmla="*/ 2147483647 h 312"/>
                                <a:gd name="T66" fmla="*/ 2147483647 w 246"/>
                                <a:gd name="T67" fmla="*/ 2147483647 h 312"/>
                                <a:gd name="T68" fmla="*/ 2147483647 w 246"/>
                                <a:gd name="T69" fmla="*/ 2147483647 h 312"/>
                                <a:gd name="T70" fmla="*/ 2147483647 w 246"/>
                                <a:gd name="T71" fmla="*/ 0 h 31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46" h="312">
                                  <a:moveTo>
                                    <a:pt x="60" y="0"/>
                                  </a:moveTo>
                                  <a:lnTo>
                                    <a:pt x="66" y="6"/>
                                  </a:lnTo>
                                  <a:lnTo>
                                    <a:pt x="72" y="6"/>
                                  </a:lnTo>
                                  <a:lnTo>
                                    <a:pt x="78" y="6"/>
                                  </a:lnTo>
                                  <a:lnTo>
                                    <a:pt x="90" y="12"/>
                                  </a:lnTo>
                                  <a:lnTo>
                                    <a:pt x="108" y="12"/>
                                  </a:lnTo>
                                  <a:lnTo>
                                    <a:pt x="126" y="18"/>
                                  </a:lnTo>
                                  <a:lnTo>
                                    <a:pt x="174" y="36"/>
                                  </a:lnTo>
                                  <a:lnTo>
                                    <a:pt x="198" y="42"/>
                                  </a:lnTo>
                                  <a:lnTo>
                                    <a:pt x="192" y="66"/>
                                  </a:lnTo>
                                  <a:lnTo>
                                    <a:pt x="174" y="120"/>
                                  </a:lnTo>
                                  <a:lnTo>
                                    <a:pt x="192" y="120"/>
                                  </a:lnTo>
                                  <a:lnTo>
                                    <a:pt x="198" y="120"/>
                                  </a:lnTo>
                                  <a:lnTo>
                                    <a:pt x="222" y="126"/>
                                  </a:lnTo>
                                  <a:lnTo>
                                    <a:pt x="246" y="126"/>
                                  </a:lnTo>
                                  <a:lnTo>
                                    <a:pt x="240" y="162"/>
                                  </a:lnTo>
                                  <a:lnTo>
                                    <a:pt x="234" y="168"/>
                                  </a:lnTo>
                                  <a:lnTo>
                                    <a:pt x="228" y="198"/>
                                  </a:lnTo>
                                  <a:lnTo>
                                    <a:pt x="222" y="216"/>
                                  </a:lnTo>
                                  <a:lnTo>
                                    <a:pt x="186" y="198"/>
                                  </a:lnTo>
                                  <a:lnTo>
                                    <a:pt x="180" y="198"/>
                                  </a:lnTo>
                                  <a:lnTo>
                                    <a:pt x="174" y="198"/>
                                  </a:lnTo>
                                  <a:lnTo>
                                    <a:pt x="162" y="192"/>
                                  </a:lnTo>
                                  <a:lnTo>
                                    <a:pt x="156" y="192"/>
                                  </a:lnTo>
                                  <a:lnTo>
                                    <a:pt x="138" y="246"/>
                                  </a:lnTo>
                                  <a:lnTo>
                                    <a:pt x="126" y="288"/>
                                  </a:lnTo>
                                  <a:lnTo>
                                    <a:pt x="120" y="312"/>
                                  </a:lnTo>
                                  <a:lnTo>
                                    <a:pt x="114" y="312"/>
                                  </a:lnTo>
                                  <a:lnTo>
                                    <a:pt x="114" y="306"/>
                                  </a:lnTo>
                                  <a:lnTo>
                                    <a:pt x="108" y="306"/>
                                  </a:lnTo>
                                  <a:lnTo>
                                    <a:pt x="102" y="300"/>
                                  </a:lnTo>
                                  <a:lnTo>
                                    <a:pt x="96" y="300"/>
                                  </a:lnTo>
                                  <a:lnTo>
                                    <a:pt x="90" y="300"/>
                                  </a:lnTo>
                                  <a:lnTo>
                                    <a:pt x="90" y="294"/>
                                  </a:lnTo>
                                  <a:lnTo>
                                    <a:pt x="84" y="294"/>
                                  </a:lnTo>
                                  <a:lnTo>
                                    <a:pt x="78" y="288"/>
                                  </a:lnTo>
                                  <a:lnTo>
                                    <a:pt x="72" y="282"/>
                                  </a:lnTo>
                                  <a:lnTo>
                                    <a:pt x="66" y="282"/>
                                  </a:lnTo>
                                  <a:lnTo>
                                    <a:pt x="66" y="276"/>
                                  </a:lnTo>
                                  <a:lnTo>
                                    <a:pt x="66" y="270"/>
                                  </a:lnTo>
                                  <a:lnTo>
                                    <a:pt x="66" y="264"/>
                                  </a:lnTo>
                                  <a:lnTo>
                                    <a:pt x="72" y="264"/>
                                  </a:lnTo>
                                  <a:lnTo>
                                    <a:pt x="66" y="264"/>
                                  </a:lnTo>
                                  <a:lnTo>
                                    <a:pt x="66" y="258"/>
                                  </a:lnTo>
                                  <a:lnTo>
                                    <a:pt x="66" y="252"/>
                                  </a:lnTo>
                                  <a:lnTo>
                                    <a:pt x="60" y="252"/>
                                  </a:lnTo>
                                  <a:lnTo>
                                    <a:pt x="60" y="246"/>
                                  </a:lnTo>
                                  <a:lnTo>
                                    <a:pt x="54" y="246"/>
                                  </a:lnTo>
                                  <a:lnTo>
                                    <a:pt x="54" y="240"/>
                                  </a:lnTo>
                                  <a:lnTo>
                                    <a:pt x="48" y="240"/>
                                  </a:lnTo>
                                  <a:lnTo>
                                    <a:pt x="48" y="234"/>
                                  </a:lnTo>
                                  <a:lnTo>
                                    <a:pt x="48" y="228"/>
                                  </a:lnTo>
                                  <a:lnTo>
                                    <a:pt x="42" y="228"/>
                                  </a:lnTo>
                                  <a:lnTo>
                                    <a:pt x="36" y="228"/>
                                  </a:lnTo>
                                  <a:lnTo>
                                    <a:pt x="30" y="228"/>
                                  </a:lnTo>
                                  <a:lnTo>
                                    <a:pt x="24" y="228"/>
                                  </a:lnTo>
                                  <a:lnTo>
                                    <a:pt x="18" y="228"/>
                                  </a:lnTo>
                                  <a:lnTo>
                                    <a:pt x="12" y="228"/>
                                  </a:lnTo>
                                  <a:lnTo>
                                    <a:pt x="6" y="228"/>
                                  </a:lnTo>
                                  <a:lnTo>
                                    <a:pt x="0" y="228"/>
                                  </a:lnTo>
                                  <a:lnTo>
                                    <a:pt x="12" y="186"/>
                                  </a:lnTo>
                                  <a:lnTo>
                                    <a:pt x="18" y="156"/>
                                  </a:lnTo>
                                  <a:lnTo>
                                    <a:pt x="24" y="138"/>
                                  </a:lnTo>
                                  <a:lnTo>
                                    <a:pt x="30" y="108"/>
                                  </a:lnTo>
                                  <a:lnTo>
                                    <a:pt x="36" y="96"/>
                                  </a:lnTo>
                                  <a:lnTo>
                                    <a:pt x="42" y="72"/>
                                  </a:lnTo>
                                  <a:lnTo>
                                    <a:pt x="42" y="66"/>
                                  </a:lnTo>
                                  <a:lnTo>
                                    <a:pt x="42" y="60"/>
                                  </a:lnTo>
                                  <a:lnTo>
                                    <a:pt x="48" y="42"/>
                                  </a:lnTo>
                                  <a:lnTo>
                                    <a:pt x="54" y="30"/>
                                  </a:lnTo>
                                  <a:lnTo>
                                    <a:pt x="54" y="12"/>
                                  </a:lnTo>
                                  <a:lnTo>
                                    <a:pt x="60" y="0"/>
                                  </a:lnTo>
                                  <a:close/>
                                </a:path>
                              </a:pathLst>
                            </a:custGeom>
                            <a:solidFill>
                              <a:srgbClr val="CC0000"/>
                            </a:solidFill>
                            <a:ln w="9525">
                              <a:solidFill>
                                <a:schemeClr val="tx1"/>
                              </a:solidFill>
                              <a:prstDash val="solid"/>
                              <a:round/>
                              <a:headEnd/>
                              <a:tailEnd/>
                            </a:ln>
                          </wps:spPr>
                          <wps:bodyPr/>
                        </wps:wsp>
                        <wps:wsp>
                          <wps:cNvPr id="502" name="Freeform 42"/>
                          <wps:cNvSpPr>
                            <a:spLocks/>
                          </wps:cNvSpPr>
                          <wps:spPr bwMode="auto">
                            <a:xfrm>
                              <a:off x="8670033" y="1188825"/>
                              <a:ext cx="1517737" cy="1016430"/>
                            </a:xfrm>
                            <a:custGeom>
                              <a:avLst/>
                              <a:gdLst>
                                <a:gd name="T0" fmla="*/ 2147483647 w 420"/>
                                <a:gd name="T1" fmla="*/ 2147483647 h 288"/>
                                <a:gd name="T2" fmla="*/ 2147483647 w 420"/>
                                <a:gd name="T3" fmla="*/ 2147483647 h 288"/>
                                <a:gd name="T4" fmla="*/ 2147483647 w 420"/>
                                <a:gd name="T5" fmla="*/ 2147483647 h 288"/>
                                <a:gd name="T6" fmla="*/ 2147483647 w 420"/>
                                <a:gd name="T7" fmla="*/ 2147483647 h 288"/>
                                <a:gd name="T8" fmla="*/ 2147483647 w 420"/>
                                <a:gd name="T9" fmla="*/ 2147483647 h 288"/>
                                <a:gd name="T10" fmla="*/ 2147483647 w 420"/>
                                <a:gd name="T11" fmla="*/ 2147483647 h 288"/>
                                <a:gd name="T12" fmla="*/ 2147483647 w 420"/>
                                <a:gd name="T13" fmla="*/ 2147483647 h 288"/>
                                <a:gd name="T14" fmla="*/ 2147483647 w 420"/>
                                <a:gd name="T15" fmla="*/ 2147483647 h 288"/>
                                <a:gd name="T16" fmla="*/ 2147483647 w 420"/>
                                <a:gd name="T17" fmla="*/ 0 h 288"/>
                                <a:gd name="T18" fmla="*/ 2147483647 w 420"/>
                                <a:gd name="T19" fmla="*/ 2147483647 h 288"/>
                                <a:gd name="T20" fmla="*/ 2147483647 w 420"/>
                                <a:gd name="T21" fmla="*/ 2147483647 h 288"/>
                                <a:gd name="T22" fmla="*/ 2147483647 w 420"/>
                                <a:gd name="T23" fmla="*/ 2147483647 h 288"/>
                                <a:gd name="T24" fmla="*/ 2147483647 w 420"/>
                                <a:gd name="T25" fmla="*/ 2147483647 h 288"/>
                                <a:gd name="T26" fmla="*/ 2147483647 w 420"/>
                                <a:gd name="T27" fmla="*/ 2147483647 h 288"/>
                                <a:gd name="T28" fmla="*/ 2147483647 w 420"/>
                                <a:gd name="T29" fmla="*/ 2147483647 h 288"/>
                                <a:gd name="T30" fmla="*/ 2147483647 w 420"/>
                                <a:gd name="T31" fmla="*/ 2147483647 h 288"/>
                                <a:gd name="T32" fmla="*/ 2147483647 w 420"/>
                                <a:gd name="T33" fmla="*/ 2147483647 h 288"/>
                                <a:gd name="T34" fmla="*/ 2147483647 w 420"/>
                                <a:gd name="T35" fmla="*/ 2147483647 h 288"/>
                                <a:gd name="T36" fmla="*/ 2147483647 w 420"/>
                                <a:gd name="T37" fmla="*/ 2147483647 h 288"/>
                                <a:gd name="T38" fmla="*/ 2147483647 w 420"/>
                                <a:gd name="T39" fmla="*/ 2147483647 h 288"/>
                                <a:gd name="T40" fmla="*/ 2147483647 w 420"/>
                                <a:gd name="T41" fmla="*/ 2147483647 h 288"/>
                                <a:gd name="T42" fmla="*/ 2147483647 w 420"/>
                                <a:gd name="T43" fmla="*/ 2147483647 h 288"/>
                                <a:gd name="T44" fmla="*/ 2147483647 w 420"/>
                                <a:gd name="T45" fmla="*/ 2147483647 h 288"/>
                                <a:gd name="T46" fmla="*/ 2147483647 w 420"/>
                                <a:gd name="T47" fmla="*/ 2147483647 h 288"/>
                                <a:gd name="T48" fmla="*/ 2147483647 w 420"/>
                                <a:gd name="T49" fmla="*/ 2147483647 h 288"/>
                                <a:gd name="T50" fmla="*/ 2147483647 w 420"/>
                                <a:gd name="T51" fmla="*/ 2147483647 h 288"/>
                                <a:gd name="T52" fmla="*/ 2147483647 w 420"/>
                                <a:gd name="T53" fmla="*/ 2147483647 h 288"/>
                                <a:gd name="T54" fmla="*/ 2147483647 w 420"/>
                                <a:gd name="T55" fmla="*/ 2147483647 h 288"/>
                                <a:gd name="T56" fmla="*/ 2147483647 w 420"/>
                                <a:gd name="T57" fmla="*/ 2147483647 h 288"/>
                                <a:gd name="T58" fmla="*/ 2147483647 w 420"/>
                                <a:gd name="T59" fmla="*/ 2147483647 h 288"/>
                                <a:gd name="T60" fmla="*/ 2147483647 w 420"/>
                                <a:gd name="T61" fmla="*/ 2147483647 h 288"/>
                                <a:gd name="T62" fmla="*/ 0 w 420"/>
                                <a:gd name="T63" fmla="*/ 2147483647 h 288"/>
                                <a:gd name="T64" fmla="*/ 2147483647 w 420"/>
                                <a:gd name="T65" fmla="*/ 2147483647 h 288"/>
                                <a:gd name="T66" fmla="*/ 2147483647 w 420"/>
                                <a:gd name="T67" fmla="*/ 2147483647 h 288"/>
                                <a:gd name="T68" fmla="*/ 2147483647 w 420"/>
                                <a:gd name="T69" fmla="*/ 2147483647 h 288"/>
                                <a:gd name="T70" fmla="*/ 2147483647 w 420"/>
                                <a:gd name="T71" fmla="*/ 2147483647 h 288"/>
                                <a:gd name="T72" fmla="*/ 2147483647 w 420"/>
                                <a:gd name="T73" fmla="*/ 2147483647 h 288"/>
                                <a:gd name="T74" fmla="*/ 2147483647 w 420"/>
                                <a:gd name="T75" fmla="*/ 2147483647 h 288"/>
                                <a:gd name="T76" fmla="*/ 2147483647 w 420"/>
                                <a:gd name="T77" fmla="*/ 2147483647 h 288"/>
                                <a:gd name="T78" fmla="*/ 2147483647 w 420"/>
                                <a:gd name="T79" fmla="*/ 2147483647 h 288"/>
                                <a:gd name="T80" fmla="*/ 2147483647 w 420"/>
                                <a:gd name="T81" fmla="*/ 2147483647 h 288"/>
                                <a:gd name="T82" fmla="*/ 2147483647 w 420"/>
                                <a:gd name="T83" fmla="*/ 2147483647 h 288"/>
                                <a:gd name="T84" fmla="*/ 2147483647 w 420"/>
                                <a:gd name="T85" fmla="*/ 2147483647 h 288"/>
                                <a:gd name="T86" fmla="*/ 2147483647 w 420"/>
                                <a:gd name="T87" fmla="*/ 2147483647 h 288"/>
                                <a:gd name="T88" fmla="*/ 2147483647 w 420"/>
                                <a:gd name="T89" fmla="*/ 2147483647 h 288"/>
                                <a:gd name="T90" fmla="*/ 2147483647 w 420"/>
                                <a:gd name="T91" fmla="*/ 2147483647 h 288"/>
                                <a:gd name="T92" fmla="*/ 2147483647 w 420"/>
                                <a:gd name="T93" fmla="*/ 2147483647 h 288"/>
                                <a:gd name="T94" fmla="*/ 2147483647 w 420"/>
                                <a:gd name="T95" fmla="*/ 2147483647 h 288"/>
                                <a:gd name="T96" fmla="*/ 2147483647 w 420"/>
                                <a:gd name="T97" fmla="*/ 2147483647 h 288"/>
                                <a:gd name="T98" fmla="*/ 2147483647 w 420"/>
                                <a:gd name="T99" fmla="*/ 2147483647 h 288"/>
                                <a:gd name="T100" fmla="*/ 2147483647 w 420"/>
                                <a:gd name="T101" fmla="*/ 2147483647 h 288"/>
                                <a:gd name="T102" fmla="*/ 2147483647 w 420"/>
                                <a:gd name="T103" fmla="*/ 2147483647 h 288"/>
                                <a:gd name="T104" fmla="*/ 2147483647 w 420"/>
                                <a:gd name="T105" fmla="*/ 2147483647 h 28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20" h="288">
                                  <a:moveTo>
                                    <a:pt x="66" y="24"/>
                                  </a:moveTo>
                                  <a:lnTo>
                                    <a:pt x="72" y="24"/>
                                  </a:lnTo>
                                  <a:lnTo>
                                    <a:pt x="108" y="18"/>
                                  </a:lnTo>
                                  <a:lnTo>
                                    <a:pt x="138" y="18"/>
                                  </a:lnTo>
                                  <a:lnTo>
                                    <a:pt x="162" y="18"/>
                                  </a:lnTo>
                                  <a:lnTo>
                                    <a:pt x="186" y="12"/>
                                  </a:lnTo>
                                  <a:lnTo>
                                    <a:pt x="282" y="6"/>
                                  </a:lnTo>
                                  <a:lnTo>
                                    <a:pt x="336" y="6"/>
                                  </a:lnTo>
                                  <a:lnTo>
                                    <a:pt x="420" y="0"/>
                                  </a:lnTo>
                                  <a:lnTo>
                                    <a:pt x="408" y="48"/>
                                  </a:lnTo>
                                  <a:lnTo>
                                    <a:pt x="402" y="60"/>
                                  </a:lnTo>
                                  <a:lnTo>
                                    <a:pt x="402" y="72"/>
                                  </a:lnTo>
                                  <a:lnTo>
                                    <a:pt x="396" y="72"/>
                                  </a:lnTo>
                                  <a:lnTo>
                                    <a:pt x="396" y="78"/>
                                  </a:lnTo>
                                  <a:lnTo>
                                    <a:pt x="396" y="84"/>
                                  </a:lnTo>
                                  <a:lnTo>
                                    <a:pt x="390" y="96"/>
                                  </a:lnTo>
                                  <a:lnTo>
                                    <a:pt x="390" y="102"/>
                                  </a:lnTo>
                                  <a:lnTo>
                                    <a:pt x="378" y="150"/>
                                  </a:lnTo>
                                  <a:lnTo>
                                    <a:pt x="372" y="162"/>
                                  </a:lnTo>
                                  <a:lnTo>
                                    <a:pt x="372" y="174"/>
                                  </a:lnTo>
                                  <a:lnTo>
                                    <a:pt x="348" y="258"/>
                                  </a:lnTo>
                                  <a:lnTo>
                                    <a:pt x="342" y="258"/>
                                  </a:lnTo>
                                  <a:lnTo>
                                    <a:pt x="282" y="264"/>
                                  </a:lnTo>
                                  <a:lnTo>
                                    <a:pt x="246" y="264"/>
                                  </a:lnTo>
                                  <a:lnTo>
                                    <a:pt x="204" y="270"/>
                                  </a:lnTo>
                                  <a:lnTo>
                                    <a:pt x="168" y="276"/>
                                  </a:lnTo>
                                  <a:lnTo>
                                    <a:pt x="138" y="276"/>
                                  </a:lnTo>
                                  <a:lnTo>
                                    <a:pt x="108" y="276"/>
                                  </a:lnTo>
                                  <a:lnTo>
                                    <a:pt x="90" y="282"/>
                                  </a:lnTo>
                                  <a:lnTo>
                                    <a:pt x="48" y="282"/>
                                  </a:lnTo>
                                  <a:lnTo>
                                    <a:pt x="36" y="282"/>
                                  </a:lnTo>
                                  <a:lnTo>
                                    <a:pt x="0" y="288"/>
                                  </a:lnTo>
                                  <a:lnTo>
                                    <a:pt x="6" y="282"/>
                                  </a:lnTo>
                                  <a:lnTo>
                                    <a:pt x="6" y="270"/>
                                  </a:lnTo>
                                  <a:lnTo>
                                    <a:pt x="6" y="264"/>
                                  </a:lnTo>
                                  <a:lnTo>
                                    <a:pt x="12" y="252"/>
                                  </a:lnTo>
                                  <a:lnTo>
                                    <a:pt x="18" y="216"/>
                                  </a:lnTo>
                                  <a:lnTo>
                                    <a:pt x="18" y="204"/>
                                  </a:lnTo>
                                  <a:lnTo>
                                    <a:pt x="18" y="198"/>
                                  </a:lnTo>
                                  <a:lnTo>
                                    <a:pt x="24" y="180"/>
                                  </a:lnTo>
                                  <a:lnTo>
                                    <a:pt x="24" y="162"/>
                                  </a:lnTo>
                                  <a:lnTo>
                                    <a:pt x="30" y="144"/>
                                  </a:lnTo>
                                  <a:lnTo>
                                    <a:pt x="30" y="138"/>
                                  </a:lnTo>
                                  <a:lnTo>
                                    <a:pt x="30" y="132"/>
                                  </a:lnTo>
                                  <a:lnTo>
                                    <a:pt x="30" y="126"/>
                                  </a:lnTo>
                                  <a:lnTo>
                                    <a:pt x="36" y="126"/>
                                  </a:lnTo>
                                  <a:lnTo>
                                    <a:pt x="36" y="114"/>
                                  </a:lnTo>
                                  <a:lnTo>
                                    <a:pt x="36" y="108"/>
                                  </a:lnTo>
                                  <a:lnTo>
                                    <a:pt x="42" y="72"/>
                                  </a:lnTo>
                                  <a:lnTo>
                                    <a:pt x="48" y="60"/>
                                  </a:lnTo>
                                  <a:lnTo>
                                    <a:pt x="54" y="30"/>
                                  </a:lnTo>
                                  <a:lnTo>
                                    <a:pt x="54" y="24"/>
                                  </a:lnTo>
                                  <a:lnTo>
                                    <a:pt x="66" y="24"/>
                                  </a:lnTo>
                                  <a:close/>
                                </a:path>
                              </a:pathLst>
                            </a:custGeom>
                            <a:solidFill>
                              <a:srgbClr val="FFFFCC"/>
                            </a:solidFill>
                            <a:ln w="9525">
                              <a:solidFill>
                                <a:schemeClr val="tx1"/>
                              </a:solidFill>
                              <a:prstDash val="solid"/>
                              <a:round/>
                              <a:headEnd/>
                              <a:tailEnd/>
                            </a:ln>
                          </wps:spPr>
                          <wps:bodyPr/>
                        </wps:wsp>
                        <wps:wsp>
                          <wps:cNvPr id="503" name="Freeform 43"/>
                          <wps:cNvSpPr>
                            <a:spLocks/>
                          </wps:cNvSpPr>
                          <wps:spPr bwMode="auto">
                            <a:xfrm>
                              <a:off x="7629299" y="1273528"/>
                              <a:ext cx="1235871" cy="1101133"/>
                            </a:xfrm>
                            <a:custGeom>
                              <a:avLst/>
                              <a:gdLst>
                                <a:gd name="T0" fmla="*/ 2147483647 w 342"/>
                                <a:gd name="T1" fmla="*/ 2147483647 h 312"/>
                                <a:gd name="T2" fmla="*/ 2147483647 w 342"/>
                                <a:gd name="T3" fmla="*/ 2147483647 h 312"/>
                                <a:gd name="T4" fmla="*/ 2147483647 w 342"/>
                                <a:gd name="T5" fmla="*/ 2147483647 h 312"/>
                                <a:gd name="T6" fmla="*/ 2147483647 w 342"/>
                                <a:gd name="T7" fmla="*/ 2147483647 h 312"/>
                                <a:gd name="T8" fmla="*/ 2147483647 w 342"/>
                                <a:gd name="T9" fmla="*/ 2147483647 h 312"/>
                                <a:gd name="T10" fmla="*/ 2147483647 w 342"/>
                                <a:gd name="T11" fmla="*/ 2147483647 h 312"/>
                                <a:gd name="T12" fmla="*/ 2147483647 w 342"/>
                                <a:gd name="T13" fmla="*/ 2147483647 h 312"/>
                                <a:gd name="T14" fmla="*/ 2147483647 w 342"/>
                                <a:gd name="T15" fmla="*/ 0 h 312"/>
                                <a:gd name="T16" fmla="*/ 2147483647 w 342"/>
                                <a:gd name="T17" fmla="*/ 0 h 312"/>
                                <a:gd name="T18" fmla="*/ 2147483647 w 342"/>
                                <a:gd name="T19" fmla="*/ 2147483647 h 312"/>
                                <a:gd name="T20" fmla="*/ 2147483647 w 342"/>
                                <a:gd name="T21" fmla="*/ 2147483647 h 312"/>
                                <a:gd name="T22" fmla="*/ 2147483647 w 342"/>
                                <a:gd name="T23" fmla="*/ 2147483647 h 312"/>
                                <a:gd name="T24" fmla="*/ 2147483647 w 342"/>
                                <a:gd name="T25" fmla="*/ 2147483647 h 312"/>
                                <a:gd name="T26" fmla="*/ 2147483647 w 342"/>
                                <a:gd name="T27" fmla="*/ 2147483647 h 312"/>
                                <a:gd name="T28" fmla="*/ 2147483647 w 342"/>
                                <a:gd name="T29" fmla="*/ 2147483647 h 312"/>
                                <a:gd name="T30" fmla="*/ 2147483647 w 342"/>
                                <a:gd name="T31" fmla="*/ 2147483647 h 312"/>
                                <a:gd name="T32" fmla="*/ 2147483647 w 342"/>
                                <a:gd name="T33" fmla="*/ 2147483647 h 312"/>
                                <a:gd name="T34" fmla="*/ 2147483647 w 342"/>
                                <a:gd name="T35" fmla="*/ 2147483647 h 312"/>
                                <a:gd name="T36" fmla="*/ 2147483647 w 342"/>
                                <a:gd name="T37" fmla="*/ 2147483647 h 312"/>
                                <a:gd name="T38" fmla="*/ 2147483647 w 342"/>
                                <a:gd name="T39" fmla="*/ 2147483647 h 312"/>
                                <a:gd name="T40" fmla="*/ 2147483647 w 342"/>
                                <a:gd name="T41" fmla="*/ 2147483647 h 312"/>
                                <a:gd name="T42" fmla="*/ 2147483647 w 342"/>
                                <a:gd name="T43" fmla="*/ 2147483647 h 312"/>
                                <a:gd name="T44" fmla="*/ 2147483647 w 342"/>
                                <a:gd name="T45" fmla="*/ 2147483647 h 312"/>
                                <a:gd name="T46" fmla="*/ 2147483647 w 342"/>
                                <a:gd name="T47" fmla="*/ 2147483647 h 312"/>
                                <a:gd name="T48" fmla="*/ 2147483647 w 342"/>
                                <a:gd name="T49" fmla="*/ 2147483647 h 312"/>
                                <a:gd name="T50" fmla="*/ 2147483647 w 342"/>
                                <a:gd name="T51" fmla="*/ 2147483647 h 312"/>
                                <a:gd name="T52" fmla="*/ 2147483647 w 342"/>
                                <a:gd name="T53" fmla="*/ 2147483647 h 312"/>
                                <a:gd name="T54" fmla="*/ 2147483647 w 342"/>
                                <a:gd name="T55" fmla="*/ 2147483647 h 312"/>
                                <a:gd name="T56" fmla="*/ 2147483647 w 342"/>
                                <a:gd name="T57" fmla="*/ 2147483647 h 312"/>
                                <a:gd name="T58" fmla="*/ 2147483647 w 342"/>
                                <a:gd name="T59" fmla="*/ 2147483647 h 312"/>
                                <a:gd name="T60" fmla="*/ 2147483647 w 342"/>
                                <a:gd name="T61" fmla="*/ 2147483647 h 312"/>
                                <a:gd name="T62" fmla="*/ 2147483647 w 342"/>
                                <a:gd name="T63" fmla="*/ 2147483647 h 312"/>
                                <a:gd name="T64" fmla="*/ 2147483647 w 342"/>
                                <a:gd name="T65" fmla="*/ 2147483647 h 312"/>
                                <a:gd name="T66" fmla="*/ 2147483647 w 342"/>
                                <a:gd name="T67" fmla="*/ 2147483647 h 312"/>
                                <a:gd name="T68" fmla="*/ 0 w 342"/>
                                <a:gd name="T69" fmla="*/ 2147483647 h 312"/>
                                <a:gd name="T70" fmla="*/ 2147483647 w 342"/>
                                <a:gd name="T71" fmla="*/ 2147483647 h 31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42" h="312">
                                  <a:moveTo>
                                    <a:pt x="48" y="18"/>
                                  </a:moveTo>
                                  <a:lnTo>
                                    <a:pt x="84" y="18"/>
                                  </a:lnTo>
                                  <a:lnTo>
                                    <a:pt x="102" y="18"/>
                                  </a:lnTo>
                                  <a:lnTo>
                                    <a:pt x="114" y="18"/>
                                  </a:lnTo>
                                  <a:lnTo>
                                    <a:pt x="156" y="12"/>
                                  </a:lnTo>
                                  <a:lnTo>
                                    <a:pt x="168" y="12"/>
                                  </a:lnTo>
                                  <a:lnTo>
                                    <a:pt x="192" y="12"/>
                                  </a:lnTo>
                                  <a:lnTo>
                                    <a:pt x="198" y="12"/>
                                  </a:lnTo>
                                  <a:lnTo>
                                    <a:pt x="204" y="12"/>
                                  </a:lnTo>
                                  <a:lnTo>
                                    <a:pt x="240" y="6"/>
                                  </a:lnTo>
                                  <a:lnTo>
                                    <a:pt x="252" y="6"/>
                                  </a:lnTo>
                                  <a:lnTo>
                                    <a:pt x="264" y="6"/>
                                  </a:lnTo>
                                  <a:lnTo>
                                    <a:pt x="276" y="6"/>
                                  </a:lnTo>
                                  <a:lnTo>
                                    <a:pt x="288" y="6"/>
                                  </a:lnTo>
                                  <a:lnTo>
                                    <a:pt x="306" y="0"/>
                                  </a:lnTo>
                                  <a:lnTo>
                                    <a:pt x="312" y="0"/>
                                  </a:lnTo>
                                  <a:lnTo>
                                    <a:pt x="324" y="0"/>
                                  </a:lnTo>
                                  <a:lnTo>
                                    <a:pt x="336" y="0"/>
                                  </a:lnTo>
                                  <a:lnTo>
                                    <a:pt x="342" y="0"/>
                                  </a:lnTo>
                                  <a:lnTo>
                                    <a:pt x="342" y="6"/>
                                  </a:lnTo>
                                  <a:lnTo>
                                    <a:pt x="336" y="36"/>
                                  </a:lnTo>
                                  <a:lnTo>
                                    <a:pt x="330" y="48"/>
                                  </a:lnTo>
                                  <a:lnTo>
                                    <a:pt x="324" y="84"/>
                                  </a:lnTo>
                                  <a:lnTo>
                                    <a:pt x="324" y="90"/>
                                  </a:lnTo>
                                  <a:lnTo>
                                    <a:pt x="324" y="102"/>
                                  </a:lnTo>
                                  <a:lnTo>
                                    <a:pt x="318" y="102"/>
                                  </a:lnTo>
                                  <a:lnTo>
                                    <a:pt x="318" y="108"/>
                                  </a:lnTo>
                                  <a:lnTo>
                                    <a:pt x="318" y="114"/>
                                  </a:lnTo>
                                  <a:lnTo>
                                    <a:pt x="318" y="120"/>
                                  </a:lnTo>
                                  <a:lnTo>
                                    <a:pt x="312" y="138"/>
                                  </a:lnTo>
                                  <a:lnTo>
                                    <a:pt x="312" y="156"/>
                                  </a:lnTo>
                                  <a:lnTo>
                                    <a:pt x="306" y="174"/>
                                  </a:lnTo>
                                  <a:lnTo>
                                    <a:pt x="306" y="180"/>
                                  </a:lnTo>
                                  <a:lnTo>
                                    <a:pt x="306" y="192"/>
                                  </a:lnTo>
                                  <a:lnTo>
                                    <a:pt x="300" y="228"/>
                                  </a:lnTo>
                                  <a:lnTo>
                                    <a:pt x="294" y="240"/>
                                  </a:lnTo>
                                  <a:lnTo>
                                    <a:pt x="294" y="246"/>
                                  </a:lnTo>
                                  <a:lnTo>
                                    <a:pt x="294" y="258"/>
                                  </a:lnTo>
                                  <a:lnTo>
                                    <a:pt x="288" y="264"/>
                                  </a:lnTo>
                                  <a:lnTo>
                                    <a:pt x="270" y="270"/>
                                  </a:lnTo>
                                  <a:lnTo>
                                    <a:pt x="264" y="270"/>
                                  </a:lnTo>
                                  <a:lnTo>
                                    <a:pt x="240" y="276"/>
                                  </a:lnTo>
                                  <a:lnTo>
                                    <a:pt x="228" y="276"/>
                                  </a:lnTo>
                                  <a:lnTo>
                                    <a:pt x="216" y="282"/>
                                  </a:lnTo>
                                  <a:lnTo>
                                    <a:pt x="210" y="282"/>
                                  </a:lnTo>
                                  <a:lnTo>
                                    <a:pt x="204" y="282"/>
                                  </a:lnTo>
                                  <a:lnTo>
                                    <a:pt x="186" y="288"/>
                                  </a:lnTo>
                                  <a:lnTo>
                                    <a:pt x="174" y="288"/>
                                  </a:lnTo>
                                  <a:lnTo>
                                    <a:pt x="168" y="288"/>
                                  </a:lnTo>
                                  <a:lnTo>
                                    <a:pt x="126" y="300"/>
                                  </a:lnTo>
                                  <a:lnTo>
                                    <a:pt x="114" y="300"/>
                                  </a:lnTo>
                                  <a:lnTo>
                                    <a:pt x="108" y="300"/>
                                  </a:lnTo>
                                  <a:lnTo>
                                    <a:pt x="90" y="306"/>
                                  </a:lnTo>
                                  <a:lnTo>
                                    <a:pt x="84" y="306"/>
                                  </a:lnTo>
                                  <a:lnTo>
                                    <a:pt x="78" y="306"/>
                                  </a:lnTo>
                                  <a:lnTo>
                                    <a:pt x="66" y="306"/>
                                  </a:lnTo>
                                  <a:lnTo>
                                    <a:pt x="60" y="306"/>
                                  </a:lnTo>
                                  <a:lnTo>
                                    <a:pt x="42" y="312"/>
                                  </a:lnTo>
                                  <a:lnTo>
                                    <a:pt x="42" y="306"/>
                                  </a:lnTo>
                                  <a:lnTo>
                                    <a:pt x="42" y="300"/>
                                  </a:lnTo>
                                  <a:lnTo>
                                    <a:pt x="42" y="294"/>
                                  </a:lnTo>
                                  <a:lnTo>
                                    <a:pt x="42" y="288"/>
                                  </a:lnTo>
                                  <a:lnTo>
                                    <a:pt x="42" y="282"/>
                                  </a:lnTo>
                                  <a:lnTo>
                                    <a:pt x="42" y="276"/>
                                  </a:lnTo>
                                  <a:lnTo>
                                    <a:pt x="42" y="270"/>
                                  </a:lnTo>
                                  <a:lnTo>
                                    <a:pt x="42" y="264"/>
                                  </a:lnTo>
                                  <a:lnTo>
                                    <a:pt x="30" y="246"/>
                                  </a:lnTo>
                                  <a:lnTo>
                                    <a:pt x="24" y="246"/>
                                  </a:lnTo>
                                  <a:lnTo>
                                    <a:pt x="18" y="246"/>
                                  </a:lnTo>
                                  <a:lnTo>
                                    <a:pt x="0" y="240"/>
                                  </a:lnTo>
                                  <a:lnTo>
                                    <a:pt x="6" y="210"/>
                                  </a:lnTo>
                                  <a:lnTo>
                                    <a:pt x="12" y="174"/>
                                  </a:lnTo>
                                  <a:lnTo>
                                    <a:pt x="48" y="18"/>
                                  </a:lnTo>
                                  <a:close/>
                                </a:path>
                              </a:pathLst>
                            </a:custGeom>
                            <a:solidFill>
                              <a:srgbClr val="FFC000"/>
                            </a:solidFill>
                            <a:ln w="9525">
                              <a:solidFill>
                                <a:schemeClr val="tx1"/>
                              </a:solidFill>
                              <a:prstDash val="solid"/>
                              <a:round/>
                              <a:headEnd/>
                              <a:tailEnd/>
                            </a:ln>
                          </wps:spPr>
                          <wps:bodyPr/>
                        </wps:wsp>
                        <wps:wsp>
                          <wps:cNvPr id="504" name="Freeform 44"/>
                          <wps:cNvSpPr>
                            <a:spLocks/>
                          </wps:cNvSpPr>
                          <wps:spPr bwMode="auto">
                            <a:xfrm>
                              <a:off x="16822453" y="1337055"/>
                              <a:ext cx="997371" cy="1503471"/>
                            </a:xfrm>
                            <a:custGeom>
                              <a:avLst/>
                              <a:gdLst>
                                <a:gd name="T0" fmla="*/ 2147483647 w 276"/>
                                <a:gd name="T1" fmla="*/ 2147483647 h 426"/>
                                <a:gd name="T2" fmla="*/ 2147483647 w 276"/>
                                <a:gd name="T3" fmla="*/ 2147483647 h 426"/>
                                <a:gd name="T4" fmla="*/ 2147483647 w 276"/>
                                <a:gd name="T5" fmla="*/ 2147483647 h 426"/>
                                <a:gd name="T6" fmla="*/ 2147483647 w 276"/>
                                <a:gd name="T7" fmla="*/ 2147483647 h 426"/>
                                <a:gd name="T8" fmla="*/ 2147483647 w 276"/>
                                <a:gd name="T9" fmla="*/ 2147483647 h 426"/>
                                <a:gd name="T10" fmla="*/ 2147483647 w 276"/>
                                <a:gd name="T11" fmla="*/ 2147483647 h 426"/>
                                <a:gd name="T12" fmla="*/ 2147483647 w 276"/>
                                <a:gd name="T13" fmla="*/ 2147483647 h 426"/>
                                <a:gd name="T14" fmla="*/ 2147483647 w 276"/>
                                <a:gd name="T15" fmla="*/ 2147483647 h 426"/>
                                <a:gd name="T16" fmla="*/ 2147483647 w 276"/>
                                <a:gd name="T17" fmla="*/ 2147483647 h 426"/>
                                <a:gd name="T18" fmla="*/ 2147483647 w 276"/>
                                <a:gd name="T19" fmla="*/ 2147483647 h 426"/>
                                <a:gd name="T20" fmla="*/ 2147483647 w 276"/>
                                <a:gd name="T21" fmla="*/ 2147483647 h 426"/>
                                <a:gd name="T22" fmla="*/ 2147483647 w 276"/>
                                <a:gd name="T23" fmla="*/ 2147483647 h 426"/>
                                <a:gd name="T24" fmla="*/ 2147483647 w 276"/>
                                <a:gd name="T25" fmla="*/ 2147483647 h 426"/>
                                <a:gd name="T26" fmla="*/ 2147483647 w 276"/>
                                <a:gd name="T27" fmla="*/ 2147483647 h 426"/>
                                <a:gd name="T28" fmla="*/ 2147483647 w 276"/>
                                <a:gd name="T29" fmla="*/ 2147483647 h 426"/>
                                <a:gd name="T30" fmla="*/ 2147483647 w 276"/>
                                <a:gd name="T31" fmla="*/ 2147483647 h 426"/>
                                <a:gd name="T32" fmla="*/ 2147483647 w 276"/>
                                <a:gd name="T33" fmla="*/ 2147483647 h 426"/>
                                <a:gd name="T34" fmla="*/ 2147483647 w 276"/>
                                <a:gd name="T35" fmla="*/ 2147483647 h 426"/>
                                <a:gd name="T36" fmla="*/ 2147483647 w 276"/>
                                <a:gd name="T37" fmla="*/ 2147483647 h 426"/>
                                <a:gd name="T38" fmla="*/ 2147483647 w 276"/>
                                <a:gd name="T39" fmla="*/ 2147483647 h 426"/>
                                <a:gd name="T40" fmla="*/ 2147483647 w 276"/>
                                <a:gd name="T41" fmla="*/ 2147483647 h 426"/>
                                <a:gd name="T42" fmla="*/ 2147483647 w 276"/>
                                <a:gd name="T43" fmla="*/ 2147483647 h 426"/>
                                <a:gd name="T44" fmla="*/ 2147483647 w 276"/>
                                <a:gd name="T45" fmla="*/ 2147483647 h 426"/>
                                <a:gd name="T46" fmla="*/ 2147483647 w 276"/>
                                <a:gd name="T47" fmla="*/ 2147483647 h 426"/>
                                <a:gd name="T48" fmla="*/ 2147483647 w 276"/>
                                <a:gd name="T49" fmla="*/ 2147483647 h 426"/>
                                <a:gd name="T50" fmla="*/ 2147483647 w 276"/>
                                <a:gd name="T51" fmla="*/ 2147483647 h 426"/>
                                <a:gd name="T52" fmla="*/ 2147483647 w 276"/>
                                <a:gd name="T53" fmla="*/ 2147483647 h 426"/>
                                <a:gd name="T54" fmla="*/ 2147483647 w 276"/>
                                <a:gd name="T55" fmla="*/ 2147483647 h 426"/>
                                <a:gd name="T56" fmla="*/ 2147483647 w 276"/>
                                <a:gd name="T57" fmla="*/ 2147483647 h 426"/>
                                <a:gd name="T58" fmla="*/ 2147483647 w 276"/>
                                <a:gd name="T59" fmla="*/ 2147483647 h 426"/>
                                <a:gd name="T60" fmla="*/ 2147483647 w 276"/>
                                <a:gd name="T61" fmla="*/ 2147483647 h 426"/>
                                <a:gd name="T62" fmla="*/ 2147483647 w 276"/>
                                <a:gd name="T63" fmla="*/ 2147483647 h 426"/>
                                <a:gd name="T64" fmla="*/ 2147483647 w 276"/>
                                <a:gd name="T65" fmla="*/ 2147483647 h 426"/>
                                <a:gd name="T66" fmla="*/ 2147483647 w 276"/>
                                <a:gd name="T67" fmla="*/ 2147483647 h 426"/>
                                <a:gd name="T68" fmla="*/ 2147483647 w 276"/>
                                <a:gd name="T69" fmla="*/ 2147483647 h 426"/>
                                <a:gd name="T70" fmla="*/ 2147483647 w 276"/>
                                <a:gd name="T71" fmla="*/ 2147483647 h 426"/>
                                <a:gd name="T72" fmla="*/ 2147483647 w 276"/>
                                <a:gd name="T73" fmla="*/ 2147483647 h 426"/>
                                <a:gd name="T74" fmla="*/ 2147483647 w 276"/>
                                <a:gd name="T75" fmla="*/ 2147483647 h 426"/>
                                <a:gd name="T76" fmla="*/ 2147483647 w 276"/>
                                <a:gd name="T77" fmla="*/ 2147483647 h 426"/>
                                <a:gd name="T78" fmla="*/ 2147483647 w 276"/>
                                <a:gd name="T79" fmla="*/ 2147483647 h 426"/>
                                <a:gd name="T80" fmla="*/ 2147483647 w 276"/>
                                <a:gd name="T81" fmla="*/ 2147483647 h 426"/>
                                <a:gd name="T82" fmla="*/ 0 w 276"/>
                                <a:gd name="T83" fmla="*/ 2147483647 h 426"/>
                                <a:gd name="T84" fmla="*/ 0 w 276"/>
                                <a:gd name="T85" fmla="*/ 2147483647 h 426"/>
                                <a:gd name="T86" fmla="*/ 2147483647 w 276"/>
                                <a:gd name="T87" fmla="*/ 0 h 426"/>
                                <a:gd name="T88" fmla="*/ 2147483647 w 276"/>
                                <a:gd name="T89" fmla="*/ 0 h 426"/>
                                <a:gd name="T90" fmla="*/ 2147483647 w 276"/>
                                <a:gd name="T91" fmla="*/ 0 h 42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76" h="426">
                                  <a:moveTo>
                                    <a:pt x="138" y="0"/>
                                  </a:moveTo>
                                  <a:lnTo>
                                    <a:pt x="138" y="12"/>
                                  </a:lnTo>
                                  <a:lnTo>
                                    <a:pt x="138" y="30"/>
                                  </a:lnTo>
                                  <a:lnTo>
                                    <a:pt x="138" y="60"/>
                                  </a:lnTo>
                                  <a:lnTo>
                                    <a:pt x="138" y="102"/>
                                  </a:lnTo>
                                  <a:lnTo>
                                    <a:pt x="144" y="108"/>
                                  </a:lnTo>
                                  <a:lnTo>
                                    <a:pt x="144" y="114"/>
                                  </a:lnTo>
                                  <a:lnTo>
                                    <a:pt x="144" y="150"/>
                                  </a:lnTo>
                                  <a:lnTo>
                                    <a:pt x="162" y="150"/>
                                  </a:lnTo>
                                  <a:lnTo>
                                    <a:pt x="186" y="150"/>
                                  </a:lnTo>
                                  <a:lnTo>
                                    <a:pt x="216" y="150"/>
                                  </a:lnTo>
                                  <a:lnTo>
                                    <a:pt x="258" y="150"/>
                                  </a:lnTo>
                                  <a:lnTo>
                                    <a:pt x="276" y="150"/>
                                  </a:lnTo>
                                  <a:lnTo>
                                    <a:pt x="276" y="156"/>
                                  </a:lnTo>
                                  <a:lnTo>
                                    <a:pt x="276" y="162"/>
                                  </a:lnTo>
                                  <a:lnTo>
                                    <a:pt x="276" y="168"/>
                                  </a:lnTo>
                                  <a:lnTo>
                                    <a:pt x="276" y="186"/>
                                  </a:lnTo>
                                  <a:lnTo>
                                    <a:pt x="276" y="204"/>
                                  </a:lnTo>
                                  <a:lnTo>
                                    <a:pt x="276" y="246"/>
                                  </a:lnTo>
                                  <a:lnTo>
                                    <a:pt x="276" y="282"/>
                                  </a:lnTo>
                                  <a:lnTo>
                                    <a:pt x="276" y="300"/>
                                  </a:lnTo>
                                  <a:lnTo>
                                    <a:pt x="276" y="318"/>
                                  </a:lnTo>
                                  <a:lnTo>
                                    <a:pt x="276" y="324"/>
                                  </a:lnTo>
                                  <a:lnTo>
                                    <a:pt x="276" y="336"/>
                                  </a:lnTo>
                                  <a:lnTo>
                                    <a:pt x="276" y="348"/>
                                  </a:lnTo>
                                  <a:lnTo>
                                    <a:pt x="276" y="354"/>
                                  </a:lnTo>
                                  <a:lnTo>
                                    <a:pt x="276" y="366"/>
                                  </a:lnTo>
                                  <a:lnTo>
                                    <a:pt x="276" y="378"/>
                                  </a:lnTo>
                                  <a:lnTo>
                                    <a:pt x="276" y="408"/>
                                  </a:lnTo>
                                  <a:lnTo>
                                    <a:pt x="276" y="414"/>
                                  </a:lnTo>
                                  <a:lnTo>
                                    <a:pt x="276" y="426"/>
                                  </a:lnTo>
                                  <a:lnTo>
                                    <a:pt x="264" y="426"/>
                                  </a:lnTo>
                                  <a:lnTo>
                                    <a:pt x="228" y="426"/>
                                  </a:lnTo>
                                  <a:lnTo>
                                    <a:pt x="192" y="426"/>
                                  </a:lnTo>
                                  <a:lnTo>
                                    <a:pt x="156" y="426"/>
                                  </a:lnTo>
                                  <a:lnTo>
                                    <a:pt x="144" y="426"/>
                                  </a:lnTo>
                                  <a:lnTo>
                                    <a:pt x="138" y="426"/>
                                  </a:lnTo>
                                  <a:lnTo>
                                    <a:pt x="132" y="426"/>
                                  </a:lnTo>
                                  <a:lnTo>
                                    <a:pt x="102" y="426"/>
                                  </a:lnTo>
                                  <a:lnTo>
                                    <a:pt x="102" y="420"/>
                                  </a:lnTo>
                                  <a:lnTo>
                                    <a:pt x="102" y="408"/>
                                  </a:lnTo>
                                  <a:lnTo>
                                    <a:pt x="102" y="372"/>
                                  </a:lnTo>
                                  <a:lnTo>
                                    <a:pt x="108" y="306"/>
                                  </a:lnTo>
                                  <a:lnTo>
                                    <a:pt x="108" y="282"/>
                                  </a:lnTo>
                                  <a:lnTo>
                                    <a:pt x="108" y="270"/>
                                  </a:lnTo>
                                  <a:lnTo>
                                    <a:pt x="90" y="240"/>
                                  </a:lnTo>
                                  <a:lnTo>
                                    <a:pt x="84" y="234"/>
                                  </a:lnTo>
                                  <a:lnTo>
                                    <a:pt x="72" y="204"/>
                                  </a:lnTo>
                                  <a:lnTo>
                                    <a:pt x="72" y="198"/>
                                  </a:lnTo>
                                  <a:lnTo>
                                    <a:pt x="60" y="186"/>
                                  </a:lnTo>
                                  <a:lnTo>
                                    <a:pt x="54" y="162"/>
                                  </a:lnTo>
                                  <a:lnTo>
                                    <a:pt x="48" y="162"/>
                                  </a:lnTo>
                                  <a:lnTo>
                                    <a:pt x="48" y="156"/>
                                  </a:lnTo>
                                  <a:lnTo>
                                    <a:pt x="42" y="150"/>
                                  </a:lnTo>
                                  <a:lnTo>
                                    <a:pt x="36" y="144"/>
                                  </a:lnTo>
                                  <a:lnTo>
                                    <a:pt x="36" y="138"/>
                                  </a:lnTo>
                                  <a:lnTo>
                                    <a:pt x="36" y="132"/>
                                  </a:lnTo>
                                  <a:lnTo>
                                    <a:pt x="36" y="126"/>
                                  </a:lnTo>
                                  <a:lnTo>
                                    <a:pt x="36" y="120"/>
                                  </a:lnTo>
                                  <a:lnTo>
                                    <a:pt x="30" y="120"/>
                                  </a:lnTo>
                                  <a:lnTo>
                                    <a:pt x="30" y="114"/>
                                  </a:lnTo>
                                  <a:lnTo>
                                    <a:pt x="24" y="114"/>
                                  </a:lnTo>
                                  <a:lnTo>
                                    <a:pt x="24" y="108"/>
                                  </a:lnTo>
                                  <a:lnTo>
                                    <a:pt x="24" y="102"/>
                                  </a:lnTo>
                                  <a:lnTo>
                                    <a:pt x="24" y="96"/>
                                  </a:lnTo>
                                  <a:lnTo>
                                    <a:pt x="24" y="90"/>
                                  </a:lnTo>
                                  <a:lnTo>
                                    <a:pt x="24" y="84"/>
                                  </a:lnTo>
                                  <a:lnTo>
                                    <a:pt x="24" y="78"/>
                                  </a:lnTo>
                                  <a:lnTo>
                                    <a:pt x="18" y="78"/>
                                  </a:lnTo>
                                  <a:lnTo>
                                    <a:pt x="18" y="72"/>
                                  </a:lnTo>
                                  <a:lnTo>
                                    <a:pt x="24" y="72"/>
                                  </a:lnTo>
                                  <a:lnTo>
                                    <a:pt x="18" y="72"/>
                                  </a:lnTo>
                                  <a:lnTo>
                                    <a:pt x="18" y="66"/>
                                  </a:lnTo>
                                  <a:lnTo>
                                    <a:pt x="18" y="60"/>
                                  </a:lnTo>
                                  <a:lnTo>
                                    <a:pt x="18" y="54"/>
                                  </a:lnTo>
                                  <a:lnTo>
                                    <a:pt x="12" y="54"/>
                                  </a:lnTo>
                                  <a:lnTo>
                                    <a:pt x="12" y="48"/>
                                  </a:lnTo>
                                  <a:lnTo>
                                    <a:pt x="12" y="42"/>
                                  </a:lnTo>
                                  <a:lnTo>
                                    <a:pt x="6" y="42"/>
                                  </a:lnTo>
                                  <a:lnTo>
                                    <a:pt x="12" y="42"/>
                                  </a:lnTo>
                                  <a:lnTo>
                                    <a:pt x="6" y="36"/>
                                  </a:lnTo>
                                  <a:lnTo>
                                    <a:pt x="6" y="30"/>
                                  </a:lnTo>
                                  <a:lnTo>
                                    <a:pt x="6" y="24"/>
                                  </a:lnTo>
                                  <a:lnTo>
                                    <a:pt x="0" y="24"/>
                                  </a:lnTo>
                                  <a:lnTo>
                                    <a:pt x="0" y="18"/>
                                  </a:lnTo>
                                  <a:lnTo>
                                    <a:pt x="0" y="12"/>
                                  </a:lnTo>
                                  <a:lnTo>
                                    <a:pt x="6" y="6"/>
                                  </a:lnTo>
                                  <a:lnTo>
                                    <a:pt x="6" y="0"/>
                                  </a:lnTo>
                                  <a:lnTo>
                                    <a:pt x="42" y="0"/>
                                  </a:lnTo>
                                  <a:lnTo>
                                    <a:pt x="66" y="0"/>
                                  </a:lnTo>
                                  <a:lnTo>
                                    <a:pt x="72" y="0"/>
                                  </a:lnTo>
                                  <a:lnTo>
                                    <a:pt x="78" y="0"/>
                                  </a:lnTo>
                                  <a:lnTo>
                                    <a:pt x="138" y="0"/>
                                  </a:lnTo>
                                  <a:close/>
                                </a:path>
                              </a:pathLst>
                            </a:custGeom>
                            <a:solidFill>
                              <a:srgbClr val="7030A0"/>
                            </a:solidFill>
                            <a:ln w="9525">
                              <a:solidFill>
                                <a:schemeClr val="tx1"/>
                              </a:solidFill>
                              <a:prstDash val="solid"/>
                              <a:round/>
                              <a:headEnd/>
                              <a:tailEnd/>
                            </a:ln>
                          </wps:spPr>
                          <wps:bodyPr/>
                        </wps:wsp>
                        <wps:wsp>
                          <wps:cNvPr id="505" name="Freeform 45"/>
                          <wps:cNvSpPr>
                            <a:spLocks/>
                          </wps:cNvSpPr>
                          <wps:spPr bwMode="auto">
                            <a:xfrm>
                              <a:off x="16237038" y="1337055"/>
                              <a:ext cx="975688" cy="1503471"/>
                            </a:xfrm>
                            <a:custGeom>
                              <a:avLst/>
                              <a:gdLst>
                                <a:gd name="T0" fmla="*/ 2147483647 w 270"/>
                                <a:gd name="T1" fmla="*/ 2147483647 h 426"/>
                                <a:gd name="T2" fmla="*/ 2147483647 w 270"/>
                                <a:gd name="T3" fmla="*/ 2147483647 h 426"/>
                                <a:gd name="T4" fmla="*/ 2147483647 w 270"/>
                                <a:gd name="T5" fmla="*/ 0 h 426"/>
                                <a:gd name="T6" fmla="*/ 2147483647 w 270"/>
                                <a:gd name="T7" fmla="*/ 0 h 426"/>
                                <a:gd name="T8" fmla="*/ 2147483647 w 270"/>
                                <a:gd name="T9" fmla="*/ 2147483647 h 426"/>
                                <a:gd name="T10" fmla="*/ 2147483647 w 270"/>
                                <a:gd name="T11" fmla="*/ 2147483647 h 426"/>
                                <a:gd name="T12" fmla="*/ 2147483647 w 270"/>
                                <a:gd name="T13" fmla="*/ 2147483647 h 426"/>
                                <a:gd name="T14" fmla="*/ 2147483647 w 270"/>
                                <a:gd name="T15" fmla="*/ 2147483647 h 426"/>
                                <a:gd name="T16" fmla="*/ 2147483647 w 270"/>
                                <a:gd name="T17" fmla="*/ 2147483647 h 426"/>
                                <a:gd name="T18" fmla="*/ 2147483647 w 270"/>
                                <a:gd name="T19" fmla="*/ 2147483647 h 426"/>
                                <a:gd name="T20" fmla="*/ 2147483647 w 270"/>
                                <a:gd name="T21" fmla="*/ 2147483647 h 426"/>
                                <a:gd name="T22" fmla="*/ 2147483647 w 270"/>
                                <a:gd name="T23" fmla="*/ 2147483647 h 426"/>
                                <a:gd name="T24" fmla="*/ 2147483647 w 270"/>
                                <a:gd name="T25" fmla="*/ 2147483647 h 426"/>
                                <a:gd name="T26" fmla="*/ 2147483647 w 270"/>
                                <a:gd name="T27" fmla="*/ 2147483647 h 426"/>
                                <a:gd name="T28" fmla="*/ 2147483647 w 270"/>
                                <a:gd name="T29" fmla="*/ 2147483647 h 426"/>
                                <a:gd name="T30" fmla="*/ 2147483647 w 270"/>
                                <a:gd name="T31" fmla="*/ 2147483647 h 426"/>
                                <a:gd name="T32" fmla="*/ 2147483647 w 270"/>
                                <a:gd name="T33" fmla="*/ 2147483647 h 426"/>
                                <a:gd name="T34" fmla="*/ 2147483647 w 270"/>
                                <a:gd name="T35" fmla="*/ 2147483647 h 426"/>
                                <a:gd name="T36" fmla="*/ 2147483647 w 270"/>
                                <a:gd name="T37" fmla="*/ 2147483647 h 426"/>
                                <a:gd name="T38" fmla="*/ 2147483647 w 270"/>
                                <a:gd name="T39" fmla="*/ 2147483647 h 426"/>
                                <a:gd name="T40" fmla="*/ 2147483647 w 270"/>
                                <a:gd name="T41" fmla="*/ 2147483647 h 426"/>
                                <a:gd name="T42" fmla="*/ 2147483647 w 270"/>
                                <a:gd name="T43" fmla="*/ 2147483647 h 426"/>
                                <a:gd name="T44" fmla="*/ 2147483647 w 270"/>
                                <a:gd name="T45" fmla="*/ 2147483647 h 426"/>
                                <a:gd name="T46" fmla="*/ 2147483647 w 270"/>
                                <a:gd name="T47" fmla="*/ 2147483647 h 426"/>
                                <a:gd name="T48" fmla="*/ 2147483647 w 270"/>
                                <a:gd name="T49" fmla="*/ 2147483647 h 426"/>
                                <a:gd name="T50" fmla="*/ 2147483647 w 270"/>
                                <a:gd name="T51" fmla="*/ 2147483647 h 426"/>
                                <a:gd name="T52" fmla="*/ 2147483647 w 270"/>
                                <a:gd name="T53" fmla="*/ 2147483647 h 426"/>
                                <a:gd name="T54" fmla="*/ 2147483647 w 270"/>
                                <a:gd name="T55" fmla="*/ 2147483647 h 426"/>
                                <a:gd name="T56" fmla="*/ 2147483647 w 270"/>
                                <a:gd name="T57" fmla="*/ 2147483647 h 426"/>
                                <a:gd name="T58" fmla="*/ 2147483647 w 270"/>
                                <a:gd name="T59" fmla="*/ 2147483647 h 426"/>
                                <a:gd name="T60" fmla="*/ 2147483647 w 270"/>
                                <a:gd name="T61" fmla="*/ 2147483647 h 426"/>
                                <a:gd name="T62" fmla="*/ 2147483647 w 270"/>
                                <a:gd name="T63" fmla="*/ 2147483647 h 426"/>
                                <a:gd name="T64" fmla="*/ 2147483647 w 270"/>
                                <a:gd name="T65" fmla="*/ 2147483647 h 426"/>
                                <a:gd name="T66" fmla="*/ 2147483647 w 270"/>
                                <a:gd name="T67" fmla="*/ 2147483647 h 426"/>
                                <a:gd name="T68" fmla="*/ 2147483647 w 270"/>
                                <a:gd name="T69" fmla="*/ 2147483647 h 426"/>
                                <a:gd name="T70" fmla="*/ 2147483647 w 270"/>
                                <a:gd name="T71" fmla="*/ 2147483647 h 426"/>
                                <a:gd name="T72" fmla="*/ 2147483647 w 270"/>
                                <a:gd name="T73" fmla="*/ 2147483647 h 426"/>
                                <a:gd name="T74" fmla="*/ 2147483647 w 270"/>
                                <a:gd name="T75" fmla="*/ 2147483647 h 426"/>
                                <a:gd name="T76" fmla="*/ 2147483647 w 270"/>
                                <a:gd name="T77" fmla="*/ 2147483647 h 426"/>
                                <a:gd name="T78" fmla="*/ 2147483647 w 270"/>
                                <a:gd name="T79" fmla="*/ 2147483647 h 426"/>
                                <a:gd name="T80" fmla="*/ 2147483647 w 270"/>
                                <a:gd name="T81" fmla="*/ 2147483647 h 426"/>
                                <a:gd name="T82" fmla="*/ 2147483647 w 270"/>
                                <a:gd name="T83" fmla="*/ 2147483647 h 426"/>
                                <a:gd name="T84" fmla="*/ 0 w 270"/>
                                <a:gd name="T85" fmla="*/ 2147483647 h 426"/>
                                <a:gd name="T86" fmla="*/ 0 w 270"/>
                                <a:gd name="T87" fmla="*/ 2147483647 h 426"/>
                                <a:gd name="T88" fmla="*/ 2147483647 w 270"/>
                                <a:gd name="T89" fmla="*/ 2147483647 h 42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70" h="426">
                                  <a:moveTo>
                                    <a:pt x="6" y="6"/>
                                  </a:moveTo>
                                  <a:lnTo>
                                    <a:pt x="12" y="6"/>
                                  </a:lnTo>
                                  <a:lnTo>
                                    <a:pt x="30" y="6"/>
                                  </a:lnTo>
                                  <a:lnTo>
                                    <a:pt x="36" y="6"/>
                                  </a:lnTo>
                                  <a:lnTo>
                                    <a:pt x="60" y="0"/>
                                  </a:lnTo>
                                  <a:lnTo>
                                    <a:pt x="66" y="0"/>
                                  </a:lnTo>
                                  <a:lnTo>
                                    <a:pt x="144" y="0"/>
                                  </a:lnTo>
                                  <a:lnTo>
                                    <a:pt x="168" y="0"/>
                                  </a:lnTo>
                                  <a:lnTo>
                                    <a:pt x="168" y="6"/>
                                  </a:lnTo>
                                  <a:lnTo>
                                    <a:pt x="162" y="12"/>
                                  </a:lnTo>
                                  <a:lnTo>
                                    <a:pt x="162" y="18"/>
                                  </a:lnTo>
                                  <a:lnTo>
                                    <a:pt x="162" y="24"/>
                                  </a:lnTo>
                                  <a:lnTo>
                                    <a:pt x="168" y="24"/>
                                  </a:lnTo>
                                  <a:lnTo>
                                    <a:pt x="168" y="30"/>
                                  </a:lnTo>
                                  <a:lnTo>
                                    <a:pt x="168" y="36"/>
                                  </a:lnTo>
                                  <a:lnTo>
                                    <a:pt x="174" y="42"/>
                                  </a:lnTo>
                                  <a:lnTo>
                                    <a:pt x="168" y="42"/>
                                  </a:lnTo>
                                  <a:lnTo>
                                    <a:pt x="174" y="42"/>
                                  </a:lnTo>
                                  <a:lnTo>
                                    <a:pt x="174" y="48"/>
                                  </a:lnTo>
                                  <a:lnTo>
                                    <a:pt x="174" y="54"/>
                                  </a:lnTo>
                                  <a:lnTo>
                                    <a:pt x="180" y="54"/>
                                  </a:lnTo>
                                  <a:lnTo>
                                    <a:pt x="180" y="60"/>
                                  </a:lnTo>
                                  <a:lnTo>
                                    <a:pt x="180" y="66"/>
                                  </a:lnTo>
                                  <a:lnTo>
                                    <a:pt x="180" y="72"/>
                                  </a:lnTo>
                                  <a:lnTo>
                                    <a:pt x="186" y="72"/>
                                  </a:lnTo>
                                  <a:lnTo>
                                    <a:pt x="180" y="72"/>
                                  </a:lnTo>
                                  <a:lnTo>
                                    <a:pt x="180" y="78"/>
                                  </a:lnTo>
                                  <a:lnTo>
                                    <a:pt x="186" y="78"/>
                                  </a:lnTo>
                                  <a:lnTo>
                                    <a:pt x="186" y="84"/>
                                  </a:lnTo>
                                  <a:lnTo>
                                    <a:pt x="186" y="90"/>
                                  </a:lnTo>
                                  <a:lnTo>
                                    <a:pt x="186" y="96"/>
                                  </a:lnTo>
                                  <a:lnTo>
                                    <a:pt x="186" y="102"/>
                                  </a:lnTo>
                                  <a:lnTo>
                                    <a:pt x="186" y="108"/>
                                  </a:lnTo>
                                  <a:lnTo>
                                    <a:pt x="186" y="114"/>
                                  </a:lnTo>
                                  <a:lnTo>
                                    <a:pt x="192" y="114"/>
                                  </a:lnTo>
                                  <a:lnTo>
                                    <a:pt x="192" y="120"/>
                                  </a:lnTo>
                                  <a:lnTo>
                                    <a:pt x="198" y="120"/>
                                  </a:lnTo>
                                  <a:lnTo>
                                    <a:pt x="198" y="126"/>
                                  </a:lnTo>
                                  <a:lnTo>
                                    <a:pt x="198" y="132"/>
                                  </a:lnTo>
                                  <a:lnTo>
                                    <a:pt x="198" y="138"/>
                                  </a:lnTo>
                                  <a:lnTo>
                                    <a:pt x="198" y="144"/>
                                  </a:lnTo>
                                  <a:lnTo>
                                    <a:pt x="204" y="150"/>
                                  </a:lnTo>
                                  <a:lnTo>
                                    <a:pt x="210" y="156"/>
                                  </a:lnTo>
                                  <a:lnTo>
                                    <a:pt x="210" y="162"/>
                                  </a:lnTo>
                                  <a:lnTo>
                                    <a:pt x="216" y="162"/>
                                  </a:lnTo>
                                  <a:lnTo>
                                    <a:pt x="222" y="186"/>
                                  </a:lnTo>
                                  <a:lnTo>
                                    <a:pt x="234" y="198"/>
                                  </a:lnTo>
                                  <a:lnTo>
                                    <a:pt x="234" y="204"/>
                                  </a:lnTo>
                                  <a:lnTo>
                                    <a:pt x="246" y="234"/>
                                  </a:lnTo>
                                  <a:lnTo>
                                    <a:pt x="252" y="240"/>
                                  </a:lnTo>
                                  <a:lnTo>
                                    <a:pt x="270" y="270"/>
                                  </a:lnTo>
                                  <a:lnTo>
                                    <a:pt x="270" y="282"/>
                                  </a:lnTo>
                                  <a:lnTo>
                                    <a:pt x="270" y="306"/>
                                  </a:lnTo>
                                  <a:lnTo>
                                    <a:pt x="264" y="372"/>
                                  </a:lnTo>
                                  <a:lnTo>
                                    <a:pt x="264" y="408"/>
                                  </a:lnTo>
                                  <a:lnTo>
                                    <a:pt x="264" y="420"/>
                                  </a:lnTo>
                                  <a:lnTo>
                                    <a:pt x="264" y="426"/>
                                  </a:lnTo>
                                  <a:lnTo>
                                    <a:pt x="258" y="426"/>
                                  </a:lnTo>
                                  <a:lnTo>
                                    <a:pt x="252" y="426"/>
                                  </a:lnTo>
                                  <a:lnTo>
                                    <a:pt x="246" y="426"/>
                                  </a:lnTo>
                                  <a:lnTo>
                                    <a:pt x="240" y="420"/>
                                  </a:lnTo>
                                  <a:lnTo>
                                    <a:pt x="228" y="420"/>
                                  </a:lnTo>
                                  <a:lnTo>
                                    <a:pt x="222" y="420"/>
                                  </a:lnTo>
                                  <a:lnTo>
                                    <a:pt x="216" y="420"/>
                                  </a:lnTo>
                                  <a:lnTo>
                                    <a:pt x="186" y="420"/>
                                  </a:lnTo>
                                  <a:lnTo>
                                    <a:pt x="156" y="420"/>
                                  </a:lnTo>
                                  <a:lnTo>
                                    <a:pt x="138" y="420"/>
                                  </a:lnTo>
                                  <a:lnTo>
                                    <a:pt x="72" y="420"/>
                                  </a:lnTo>
                                  <a:lnTo>
                                    <a:pt x="60" y="420"/>
                                  </a:lnTo>
                                  <a:lnTo>
                                    <a:pt x="6" y="420"/>
                                  </a:lnTo>
                                  <a:lnTo>
                                    <a:pt x="6" y="390"/>
                                  </a:lnTo>
                                  <a:lnTo>
                                    <a:pt x="6" y="366"/>
                                  </a:lnTo>
                                  <a:lnTo>
                                    <a:pt x="6" y="354"/>
                                  </a:lnTo>
                                  <a:lnTo>
                                    <a:pt x="6" y="294"/>
                                  </a:lnTo>
                                  <a:lnTo>
                                    <a:pt x="6" y="282"/>
                                  </a:lnTo>
                                  <a:lnTo>
                                    <a:pt x="6" y="264"/>
                                  </a:lnTo>
                                  <a:lnTo>
                                    <a:pt x="6" y="252"/>
                                  </a:lnTo>
                                  <a:lnTo>
                                    <a:pt x="6" y="246"/>
                                  </a:lnTo>
                                  <a:lnTo>
                                    <a:pt x="6" y="234"/>
                                  </a:lnTo>
                                  <a:lnTo>
                                    <a:pt x="6" y="198"/>
                                  </a:lnTo>
                                  <a:lnTo>
                                    <a:pt x="6" y="180"/>
                                  </a:lnTo>
                                  <a:lnTo>
                                    <a:pt x="6" y="168"/>
                                  </a:lnTo>
                                  <a:lnTo>
                                    <a:pt x="6" y="138"/>
                                  </a:lnTo>
                                  <a:lnTo>
                                    <a:pt x="6" y="114"/>
                                  </a:lnTo>
                                  <a:lnTo>
                                    <a:pt x="6" y="108"/>
                                  </a:lnTo>
                                  <a:lnTo>
                                    <a:pt x="0" y="84"/>
                                  </a:lnTo>
                                  <a:lnTo>
                                    <a:pt x="0" y="72"/>
                                  </a:lnTo>
                                  <a:lnTo>
                                    <a:pt x="0" y="54"/>
                                  </a:lnTo>
                                  <a:lnTo>
                                    <a:pt x="0" y="36"/>
                                  </a:lnTo>
                                  <a:lnTo>
                                    <a:pt x="6" y="6"/>
                                  </a:lnTo>
                                  <a:close/>
                                </a:path>
                              </a:pathLst>
                            </a:custGeom>
                            <a:solidFill>
                              <a:srgbClr val="00FFFF"/>
                            </a:solidFill>
                            <a:ln w="9525">
                              <a:solidFill>
                                <a:schemeClr val="tx1"/>
                              </a:solidFill>
                              <a:prstDash val="solid"/>
                              <a:round/>
                              <a:headEnd/>
                              <a:tailEnd/>
                            </a:ln>
                          </wps:spPr>
                          <wps:bodyPr/>
                        </wps:wsp>
                        <wps:wsp>
                          <wps:cNvPr id="506" name="Freeform 46"/>
                          <wps:cNvSpPr>
                            <a:spLocks/>
                          </wps:cNvSpPr>
                          <wps:spPr bwMode="auto">
                            <a:xfrm>
                              <a:off x="15391442" y="1358230"/>
                              <a:ext cx="867278" cy="1461120"/>
                            </a:xfrm>
                            <a:custGeom>
                              <a:avLst/>
                              <a:gdLst>
                                <a:gd name="T0" fmla="*/ 2147483647 w 240"/>
                                <a:gd name="T1" fmla="*/ 2147483647 h 414"/>
                                <a:gd name="T2" fmla="*/ 2147483647 w 240"/>
                                <a:gd name="T3" fmla="*/ 2147483647 h 414"/>
                                <a:gd name="T4" fmla="*/ 2147483647 w 240"/>
                                <a:gd name="T5" fmla="*/ 2147483647 h 414"/>
                                <a:gd name="T6" fmla="*/ 2147483647 w 240"/>
                                <a:gd name="T7" fmla="*/ 2147483647 h 414"/>
                                <a:gd name="T8" fmla="*/ 2147483647 w 240"/>
                                <a:gd name="T9" fmla="*/ 2147483647 h 414"/>
                                <a:gd name="T10" fmla="*/ 2147483647 w 240"/>
                                <a:gd name="T11" fmla="*/ 2147483647 h 414"/>
                                <a:gd name="T12" fmla="*/ 2147483647 w 240"/>
                                <a:gd name="T13" fmla="*/ 2147483647 h 414"/>
                                <a:gd name="T14" fmla="*/ 2147483647 w 240"/>
                                <a:gd name="T15" fmla="*/ 2147483647 h 414"/>
                                <a:gd name="T16" fmla="*/ 2147483647 w 240"/>
                                <a:gd name="T17" fmla="*/ 2147483647 h 414"/>
                                <a:gd name="T18" fmla="*/ 2147483647 w 240"/>
                                <a:gd name="T19" fmla="*/ 2147483647 h 414"/>
                                <a:gd name="T20" fmla="*/ 2147483647 w 240"/>
                                <a:gd name="T21" fmla="*/ 2147483647 h 414"/>
                                <a:gd name="T22" fmla="*/ 2147483647 w 240"/>
                                <a:gd name="T23" fmla="*/ 2147483647 h 414"/>
                                <a:gd name="T24" fmla="*/ 2147483647 w 240"/>
                                <a:gd name="T25" fmla="*/ 2147483647 h 414"/>
                                <a:gd name="T26" fmla="*/ 2147483647 w 240"/>
                                <a:gd name="T27" fmla="*/ 2147483647 h 414"/>
                                <a:gd name="T28" fmla="*/ 2147483647 w 240"/>
                                <a:gd name="T29" fmla="*/ 2147483647 h 414"/>
                                <a:gd name="T30" fmla="*/ 2147483647 w 240"/>
                                <a:gd name="T31" fmla="*/ 2147483647 h 414"/>
                                <a:gd name="T32" fmla="*/ 2147483647 w 240"/>
                                <a:gd name="T33" fmla="*/ 2147483647 h 414"/>
                                <a:gd name="T34" fmla="*/ 2147483647 w 240"/>
                                <a:gd name="T35" fmla="*/ 2147483647 h 414"/>
                                <a:gd name="T36" fmla="*/ 0 w 240"/>
                                <a:gd name="T37" fmla="*/ 2147483647 h 414"/>
                                <a:gd name="T38" fmla="*/ 2147483647 w 240"/>
                                <a:gd name="T39" fmla="*/ 2147483647 h 414"/>
                                <a:gd name="T40" fmla="*/ 2147483647 w 240"/>
                                <a:gd name="T41" fmla="*/ 2147483647 h 414"/>
                                <a:gd name="T42" fmla="*/ 2147483647 w 240"/>
                                <a:gd name="T43" fmla="*/ 2147483647 h 414"/>
                                <a:gd name="T44" fmla="*/ 2147483647 w 240"/>
                                <a:gd name="T45" fmla="*/ 2147483647 h 414"/>
                                <a:gd name="T46" fmla="*/ 2147483647 w 240"/>
                                <a:gd name="T47" fmla="*/ 2147483647 h 414"/>
                                <a:gd name="T48" fmla="*/ 2147483647 w 240"/>
                                <a:gd name="T49" fmla="*/ 2147483647 h 414"/>
                                <a:gd name="T50" fmla="*/ 2147483647 w 240"/>
                                <a:gd name="T51" fmla="*/ 2147483647 h 414"/>
                                <a:gd name="T52" fmla="*/ 2147483647 w 240"/>
                                <a:gd name="T53" fmla="*/ 2147483647 h 414"/>
                                <a:gd name="T54" fmla="*/ 2147483647 w 240"/>
                                <a:gd name="T55" fmla="*/ 2147483647 h 414"/>
                                <a:gd name="T56" fmla="*/ 2147483647 w 240"/>
                                <a:gd name="T57" fmla="*/ 2147483647 h 414"/>
                                <a:gd name="T58" fmla="*/ 2147483647 w 240"/>
                                <a:gd name="T59" fmla="*/ 2147483647 h 414"/>
                                <a:gd name="T60" fmla="*/ 2147483647 w 240"/>
                                <a:gd name="T61" fmla="*/ 2147483647 h 414"/>
                                <a:gd name="T62" fmla="*/ 2147483647 w 240"/>
                                <a:gd name="T63" fmla="*/ 2147483647 h 414"/>
                                <a:gd name="T64" fmla="*/ 2147483647 w 240"/>
                                <a:gd name="T65" fmla="*/ 2147483647 h 414"/>
                                <a:gd name="T66" fmla="*/ 2147483647 w 240"/>
                                <a:gd name="T67" fmla="*/ 2147483647 h 414"/>
                                <a:gd name="T68" fmla="*/ 2147483647 w 240"/>
                                <a:gd name="T69" fmla="*/ 2147483647 h 414"/>
                                <a:gd name="T70" fmla="*/ 2147483647 w 240"/>
                                <a:gd name="T71" fmla="*/ 2147483647 h 414"/>
                                <a:gd name="T72" fmla="*/ 2147483647 w 240"/>
                                <a:gd name="T73" fmla="*/ 2147483647 h 414"/>
                                <a:gd name="T74" fmla="*/ 2147483647 w 240"/>
                                <a:gd name="T75" fmla="*/ 2147483647 h 414"/>
                                <a:gd name="T76" fmla="*/ 2147483647 w 240"/>
                                <a:gd name="T77" fmla="*/ 2147483647 h 414"/>
                                <a:gd name="T78" fmla="*/ 2147483647 w 240"/>
                                <a:gd name="T79" fmla="*/ 2147483647 h 414"/>
                                <a:gd name="T80" fmla="*/ 2147483647 w 240"/>
                                <a:gd name="T81" fmla="*/ 2147483647 h 414"/>
                                <a:gd name="T82" fmla="*/ 2147483647 w 240"/>
                                <a:gd name="T83" fmla="*/ 2147483647 h 414"/>
                                <a:gd name="T84" fmla="*/ 2147483647 w 240"/>
                                <a:gd name="T85" fmla="*/ 2147483647 h 414"/>
                                <a:gd name="T86" fmla="*/ 2147483647 w 240"/>
                                <a:gd name="T87" fmla="*/ 2147483647 h 414"/>
                                <a:gd name="T88" fmla="*/ 2147483647 w 240"/>
                                <a:gd name="T89" fmla="*/ 2147483647 h 414"/>
                                <a:gd name="T90" fmla="*/ 2147483647 w 240"/>
                                <a:gd name="T91" fmla="*/ 2147483647 h 414"/>
                                <a:gd name="T92" fmla="*/ 2147483647 w 240"/>
                                <a:gd name="T93" fmla="*/ 2147483647 h 414"/>
                                <a:gd name="T94" fmla="*/ 2147483647 w 240"/>
                                <a:gd name="T95" fmla="*/ 0 h 414"/>
                                <a:gd name="T96" fmla="*/ 2147483647 w 240"/>
                                <a:gd name="T97" fmla="*/ 0 h 41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40" h="414">
                                  <a:moveTo>
                                    <a:pt x="240" y="0"/>
                                  </a:moveTo>
                                  <a:lnTo>
                                    <a:pt x="234" y="30"/>
                                  </a:lnTo>
                                  <a:lnTo>
                                    <a:pt x="234" y="48"/>
                                  </a:lnTo>
                                  <a:lnTo>
                                    <a:pt x="234" y="66"/>
                                  </a:lnTo>
                                  <a:lnTo>
                                    <a:pt x="234" y="78"/>
                                  </a:lnTo>
                                  <a:lnTo>
                                    <a:pt x="240" y="102"/>
                                  </a:lnTo>
                                  <a:lnTo>
                                    <a:pt x="240" y="108"/>
                                  </a:lnTo>
                                  <a:lnTo>
                                    <a:pt x="240" y="132"/>
                                  </a:lnTo>
                                  <a:lnTo>
                                    <a:pt x="240" y="162"/>
                                  </a:lnTo>
                                  <a:lnTo>
                                    <a:pt x="240" y="174"/>
                                  </a:lnTo>
                                  <a:lnTo>
                                    <a:pt x="240" y="192"/>
                                  </a:lnTo>
                                  <a:lnTo>
                                    <a:pt x="240" y="228"/>
                                  </a:lnTo>
                                  <a:lnTo>
                                    <a:pt x="240" y="240"/>
                                  </a:lnTo>
                                  <a:lnTo>
                                    <a:pt x="240" y="246"/>
                                  </a:lnTo>
                                  <a:lnTo>
                                    <a:pt x="240" y="258"/>
                                  </a:lnTo>
                                  <a:lnTo>
                                    <a:pt x="240" y="276"/>
                                  </a:lnTo>
                                  <a:lnTo>
                                    <a:pt x="240" y="288"/>
                                  </a:lnTo>
                                  <a:lnTo>
                                    <a:pt x="240" y="348"/>
                                  </a:lnTo>
                                  <a:lnTo>
                                    <a:pt x="240" y="360"/>
                                  </a:lnTo>
                                  <a:lnTo>
                                    <a:pt x="240" y="384"/>
                                  </a:lnTo>
                                  <a:lnTo>
                                    <a:pt x="240" y="414"/>
                                  </a:lnTo>
                                  <a:lnTo>
                                    <a:pt x="222" y="414"/>
                                  </a:lnTo>
                                  <a:lnTo>
                                    <a:pt x="192" y="414"/>
                                  </a:lnTo>
                                  <a:lnTo>
                                    <a:pt x="156" y="414"/>
                                  </a:lnTo>
                                  <a:lnTo>
                                    <a:pt x="138" y="414"/>
                                  </a:lnTo>
                                  <a:lnTo>
                                    <a:pt x="108" y="408"/>
                                  </a:lnTo>
                                  <a:lnTo>
                                    <a:pt x="66" y="408"/>
                                  </a:lnTo>
                                  <a:lnTo>
                                    <a:pt x="36" y="408"/>
                                  </a:lnTo>
                                  <a:lnTo>
                                    <a:pt x="6" y="408"/>
                                  </a:lnTo>
                                  <a:lnTo>
                                    <a:pt x="6" y="402"/>
                                  </a:lnTo>
                                  <a:lnTo>
                                    <a:pt x="12" y="402"/>
                                  </a:lnTo>
                                  <a:lnTo>
                                    <a:pt x="12" y="396"/>
                                  </a:lnTo>
                                  <a:lnTo>
                                    <a:pt x="6" y="390"/>
                                  </a:lnTo>
                                  <a:lnTo>
                                    <a:pt x="6" y="384"/>
                                  </a:lnTo>
                                  <a:lnTo>
                                    <a:pt x="6" y="378"/>
                                  </a:lnTo>
                                  <a:lnTo>
                                    <a:pt x="6" y="372"/>
                                  </a:lnTo>
                                  <a:lnTo>
                                    <a:pt x="12" y="366"/>
                                  </a:lnTo>
                                  <a:lnTo>
                                    <a:pt x="12" y="360"/>
                                  </a:lnTo>
                                  <a:lnTo>
                                    <a:pt x="18" y="360"/>
                                  </a:lnTo>
                                  <a:lnTo>
                                    <a:pt x="24" y="360"/>
                                  </a:lnTo>
                                  <a:lnTo>
                                    <a:pt x="18" y="360"/>
                                  </a:lnTo>
                                  <a:lnTo>
                                    <a:pt x="18" y="354"/>
                                  </a:lnTo>
                                  <a:lnTo>
                                    <a:pt x="24" y="354"/>
                                  </a:lnTo>
                                  <a:lnTo>
                                    <a:pt x="18" y="354"/>
                                  </a:lnTo>
                                  <a:lnTo>
                                    <a:pt x="18" y="348"/>
                                  </a:lnTo>
                                  <a:lnTo>
                                    <a:pt x="12" y="348"/>
                                  </a:lnTo>
                                  <a:lnTo>
                                    <a:pt x="12" y="342"/>
                                  </a:lnTo>
                                  <a:lnTo>
                                    <a:pt x="12" y="336"/>
                                  </a:lnTo>
                                  <a:lnTo>
                                    <a:pt x="12" y="330"/>
                                  </a:lnTo>
                                  <a:lnTo>
                                    <a:pt x="12" y="324"/>
                                  </a:lnTo>
                                  <a:lnTo>
                                    <a:pt x="12" y="318"/>
                                  </a:lnTo>
                                  <a:lnTo>
                                    <a:pt x="12" y="312"/>
                                  </a:lnTo>
                                  <a:lnTo>
                                    <a:pt x="6" y="312"/>
                                  </a:lnTo>
                                  <a:lnTo>
                                    <a:pt x="6" y="306"/>
                                  </a:lnTo>
                                  <a:lnTo>
                                    <a:pt x="6" y="300"/>
                                  </a:lnTo>
                                  <a:lnTo>
                                    <a:pt x="6" y="294"/>
                                  </a:lnTo>
                                  <a:lnTo>
                                    <a:pt x="0" y="294"/>
                                  </a:lnTo>
                                  <a:lnTo>
                                    <a:pt x="0" y="288"/>
                                  </a:lnTo>
                                  <a:lnTo>
                                    <a:pt x="0" y="282"/>
                                  </a:lnTo>
                                  <a:lnTo>
                                    <a:pt x="6" y="282"/>
                                  </a:lnTo>
                                  <a:lnTo>
                                    <a:pt x="12" y="282"/>
                                  </a:lnTo>
                                  <a:lnTo>
                                    <a:pt x="12" y="276"/>
                                  </a:lnTo>
                                  <a:lnTo>
                                    <a:pt x="6" y="276"/>
                                  </a:lnTo>
                                  <a:lnTo>
                                    <a:pt x="6" y="270"/>
                                  </a:lnTo>
                                  <a:lnTo>
                                    <a:pt x="12" y="264"/>
                                  </a:lnTo>
                                  <a:lnTo>
                                    <a:pt x="12" y="258"/>
                                  </a:lnTo>
                                  <a:lnTo>
                                    <a:pt x="12" y="252"/>
                                  </a:lnTo>
                                  <a:lnTo>
                                    <a:pt x="18" y="252"/>
                                  </a:lnTo>
                                  <a:lnTo>
                                    <a:pt x="18" y="258"/>
                                  </a:lnTo>
                                  <a:lnTo>
                                    <a:pt x="18" y="252"/>
                                  </a:lnTo>
                                  <a:lnTo>
                                    <a:pt x="24" y="252"/>
                                  </a:lnTo>
                                  <a:lnTo>
                                    <a:pt x="24" y="246"/>
                                  </a:lnTo>
                                  <a:lnTo>
                                    <a:pt x="24" y="240"/>
                                  </a:lnTo>
                                  <a:lnTo>
                                    <a:pt x="30" y="240"/>
                                  </a:lnTo>
                                  <a:lnTo>
                                    <a:pt x="36" y="240"/>
                                  </a:lnTo>
                                  <a:lnTo>
                                    <a:pt x="36" y="234"/>
                                  </a:lnTo>
                                  <a:lnTo>
                                    <a:pt x="30" y="234"/>
                                  </a:lnTo>
                                  <a:lnTo>
                                    <a:pt x="24" y="234"/>
                                  </a:lnTo>
                                  <a:lnTo>
                                    <a:pt x="24" y="228"/>
                                  </a:lnTo>
                                  <a:lnTo>
                                    <a:pt x="24" y="222"/>
                                  </a:lnTo>
                                  <a:lnTo>
                                    <a:pt x="30" y="222"/>
                                  </a:lnTo>
                                  <a:lnTo>
                                    <a:pt x="30" y="216"/>
                                  </a:lnTo>
                                  <a:lnTo>
                                    <a:pt x="36" y="216"/>
                                  </a:lnTo>
                                  <a:lnTo>
                                    <a:pt x="42" y="216"/>
                                  </a:lnTo>
                                  <a:lnTo>
                                    <a:pt x="42" y="210"/>
                                  </a:lnTo>
                                  <a:lnTo>
                                    <a:pt x="48" y="210"/>
                                  </a:lnTo>
                                  <a:lnTo>
                                    <a:pt x="54" y="210"/>
                                  </a:lnTo>
                                  <a:lnTo>
                                    <a:pt x="54" y="204"/>
                                  </a:lnTo>
                                  <a:lnTo>
                                    <a:pt x="48" y="198"/>
                                  </a:lnTo>
                                  <a:lnTo>
                                    <a:pt x="48" y="192"/>
                                  </a:lnTo>
                                  <a:lnTo>
                                    <a:pt x="54" y="186"/>
                                  </a:lnTo>
                                  <a:lnTo>
                                    <a:pt x="54" y="180"/>
                                  </a:lnTo>
                                  <a:lnTo>
                                    <a:pt x="54" y="174"/>
                                  </a:lnTo>
                                  <a:lnTo>
                                    <a:pt x="48" y="174"/>
                                  </a:lnTo>
                                  <a:lnTo>
                                    <a:pt x="48" y="168"/>
                                  </a:lnTo>
                                  <a:lnTo>
                                    <a:pt x="42" y="168"/>
                                  </a:lnTo>
                                  <a:lnTo>
                                    <a:pt x="42" y="162"/>
                                  </a:lnTo>
                                  <a:lnTo>
                                    <a:pt x="36" y="162"/>
                                  </a:lnTo>
                                  <a:lnTo>
                                    <a:pt x="36" y="156"/>
                                  </a:lnTo>
                                  <a:lnTo>
                                    <a:pt x="36" y="150"/>
                                  </a:lnTo>
                                  <a:lnTo>
                                    <a:pt x="36" y="144"/>
                                  </a:lnTo>
                                  <a:lnTo>
                                    <a:pt x="36" y="138"/>
                                  </a:lnTo>
                                  <a:lnTo>
                                    <a:pt x="36" y="132"/>
                                  </a:lnTo>
                                  <a:lnTo>
                                    <a:pt x="30" y="132"/>
                                  </a:lnTo>
                                  <a:lnTo>
                                    <a:pt x="30" y="126"/>
                                  </a:lnTo>
                                  <a:lnTo>
                                    <a:pt x="24" y="126"/>
                                  </a:lnTo>
                                  <a:lnTo>
                                    <a:pt x="24" y="120"/>
                                  </a:lnTo>
                                  <a:lnTo>
                                    <a:pt x="18" y="120"/>
                                  </a:lnTo>
                                  <a:lnTo>
                                    <a:pt x="18" y="114"/>
                                  </a:lnTo>
                                  <a:lnTo>
                                    <a:pt x="18" y="108"/>
                                  </a:lnTo>
                                  <a:lnTo>
                                    <a:pt x="12" y="108"/>
                                  </a:lnTo>
                                  <a:lnTo>
                                    <a:pt x="12" y="102"/>
                                  </a:lnTo>
                                  <a:lnTo>
                                    <a:pt x="12" y="96"/>
                                  </a:lnTo>
                                  <a:lnTo>
                                    <a:pt x="12" y="90"/>
                                  </a:lnTo>
                                  <a:lnTo>
                                    <a:pt x="6" y="90"/>
                                  </a:lnTo>
                                  <a:lnTo>
                                    <a:pt x="6" y="84"/>
                                  </a:lnTo>
                                  <a:lnTo>
                                    <a:pt x="6" y="78"/>
                                  </a:lnTo>
                                  <a:lnTo>
                                    <a:pt x="12" y="72"/>
                                  </a:lnTo>
                                  <a:lnTo>
                                    <a:pt x="12" y="66"/>
                                  </a:lnTo>
                                  <a:lnTo>
                                    <a:pt x="12" y="60"/>
                                  </a:lnTo>
                                  <a:lnTo>
                                    <a:pt x="30" y="60"/>
                                  </a:lnTo>
                                  <a:lnTo>
                                    <a:pt x="48" y="60"/>
                                  </a:lnTo>
                                  <a:lnTo>
                                    <a:pt x="54" y="60"/>
                                  </a:lnTo>
                                  <a:lnTo>
                                    <a:pt x="66" y="60"/>
                                  </a:lnTo>
                                  <a:lnTo>
                                    <a:pt x="90" y="60"/>
                                  </a:lnTo>
                                  <a:lnTo>
                                    <a:pt x="102" y="60"/>
                                  </a:lnTo>
                                  <a:lnTo>
                                    <a:pt x="120" y="60"/>
                                  </a:lnTo>
                                  <a:lnTo>
                                    <a:pt x="126" y="60"/>
                                  </a:lnTo>
                                  <a:lnTo>
                                    <a:pt x="138" y="60"/>
                                  </a:lnTo>
                                  <a:lnTo>
                                    <a:pt x="150" y="60"/>
                                  </a:lnTo>
                                  <a:lnTo>
                                    <a:pt x="156" y="60"/>
                                  </a:lnTo>
                                  <a:lnTo>
                                    <a:pt x="168" y="60"/>
                                  </a:lnTo>
                                  <a:lnTo>
                                    <a:pt x="174" y="60"/>
                                  </a:lnTo>
                                  <a:lnTo>
                                    <a:pt x="180" y="60"/>
                                  </a:lnTo>
                                  <a:lnTo>
                                    <a:pt x="186" y="60"/>
                                  </a:lnTo>
                                  <a:lnTo>
                                    <a:pt x="186" y="42"/>
                                  </a:lnTo>
                                  <a:lnTo>
                                    <a:pt x="186" y="36"/>
                                  </a:lnTo>
                                  <a:lnTo>
                                    <a:pt x="186" y="30"/>
                                  </a:lnTo>
                                  <a:lnTo>
                                    <a:pt x="186" y="24"/>
                                  </a:lnTo>
                                  <a:lnTo>
                                    <a:pt x="186" y="18"/>
                                  </a:lnTo>
                                  <a:lnTo>
                                    <a:pt x="186" y="12"/>
                                  </a:lnTo>
                                  <a:lnTo>
                                    <a:pt x="186" y="6"/>
                                  </a:lnTo>
                                  <a:lnTo>
                                    <a:pt x="186" y="0"/>
                                  </a:lnTo>
                                  <a:lnTo>
                                    <a:pt x="192" y="0"/>
                                  </a:lnTo>
                                  <a:lnTo>
                                    <a:pt x="198" y="0"/>
                                  </a:lnTo>
                                  <a:lnTo>
                                    <a:pt x="216" y="0"/>
                                  </a:lnTo>
                                  <a:lnTo>
                                    <a:pt x="222" y="0"/>
                                  </a:lnTo>
                                  <a:lnTo>
                                    <a:pt x="240" y="0"/>
                                  </a:lnTo>
                                  <a:close/>
                                </a:path>
                              </a:pathLst>
                            </a:custGeom>
                            <a:solidFill>
                              <a:srgbClr val="00FFFF"/>
                            </a:solidFill>
                            <a:ln w="9525">
                              <a:solidFill>
                                <a:schemeClr val="tx1"/>
                              </a:solidFill>
                              <a:prstDash val="solid"/>
                              <a:round/>
                              <a:headEnd/>
                              <a:tailEnd/>
                            </a:ln>
                          </wps:spPr>
                          <wps:bodyPr/>
                        </wps:wsp>
                        <wps:wsp>
                          <wps:cNvPr id="507" name="Freeform 47"/>
                          <wps:cNvSpPr>
                            <a:spLocks/>
                          </wps:cNvSpPr>
                          <wps:spPr bwMode="auto">
                            <a:xfrm>
                              <a:off x="13526793" y="1379405"/>
                              <a:ext cx="1908014" cy="1185837"/>
                            </a:xfrm>
                            <a:custGeom>
                              <a:avLst/>
                              <a:gdLst>
                                <a:gd name="T0" fmla="*/ 2147483647 w 528"/>
                                <a:gd name="T1" fmla="*/ 2147483647 h 336"/>
                                <a:gd name="T2" fmla="*/ 2147483647 w 528"/>
                                <a:gd name="T3" fmla="*/ 2147483647 h 336"/>
                                <a:gd name="T4" fmla="*/ 2147483647 w 528"/>
                                <a:gd name="T5" fmla="*/ 2147483647 h 336"/>
                                <a:gd name="T6" fmla="*/ 2147483647 w 528"/>
                                <a:gd name="T7" fmla="*/ 2147483647 h 336"/>
                                <a:gd name="T8" fmla="*/ 2147483647 w 528"/>
                                <a:gd name="T9" fmla="*/ 2147483647 h 336"/>
                                <a:gd name="T10" fmla="*/ 2147483647 w 528"/>
                                <a:gd name="T11" fmla="*/ 2147483647 h 336"/>
                                <a:gd name="T12" fmla="*/ 2147483647 w 528"/>
                                <a:gd name="T13" fmla="*/ 2147483647 h 336"/>
                                <a:gd name="T14" fmla="*/ 2147483647 w 528"/>
                                <a:gd name="T15" fmla="*/ 2147483647 h 336"/>
                                <a:gd name="T16" fmla="*/ 2147483647 w 528"/>
                                <a:gd name="T17" fmla="*/ 2147483647 h 336"/>
                                <a:gd name="T18" fmla="*/ 2147483647 w 528"/>
                                <a:gd name="T19" fmla="*/ 2147483647 h 336"/>
                                <a:gd name="T20" fmla="*/ 2147483647 w 528"/>
                                <a:gd name="T21" fmla="*/ 2147483647 h 336"/>
                                <a:gd name="T22" fmla="*/ 2147483647 w 528"/>
                                <a:gd name="T23" fmla="*/ 2147483647 h 336"/>
                                <a:gd name="T24" fmla="*/ 2147483647 w 528"/>
                                <a:gd name="T25" fmla="*/ 2147483647 h 336"/>
                                <a:gd name="T26" fmla="*/ 2147483647 w 528"/>
                                <a:gd name="T27" fmla="*/ 2147483647 h 336"/>
                                <a:gd name="T28" fmla="*/ 2147483647 w 528"/>
                                <a:gd name="T29" fmla="*/ 2147483647 h 336"/>
                                <a:gd name="T30" fmla="*/ 2147483647 w 528"/>
                                <a:gd name="T31" fmla="*/ 2147483647 h 336"/>
                                <a:gd name="T32" fmla="*/ 2147483647 w 528"/>
                                <a:gd name="T33" fmla="*/ 2147483647 h 336"/>
                                <a:gd name="T34" fmla="*/ 2147483647 w 528"/>
                                <a:gd name="T35" fmla="*/ 2147483647 h 336"/>
                                <a:gd name="T36" fmla="*/ 2147483647 w 528"/>
                                <a:gd name="T37" fmla="*/ 2147483647 h 336"/>
                                <a:gd name="T38" fmla="*/ 2147483647 w 528"/>
                                <a:gd name="T39" fmla="*/ 2147483647 h 336"/>
                                <a:gd name="T40" fmla="*/ 2147483647 w 528"/>
                                <a:gd name="T41" fmla="*/ 2147483647 h 336"/>
                                <a:gd name="T42" fmla="*/ 2147483647 w 528"/>
                                <a:gd name="T43" fmla="*/ 2147483647 h 336"/>
                                <a:gd name="T44" fmla="*/ 2147483647 w 528"/>
                                <a:gd name="T45" fmla="*/ 2147483647 h 336"/>
                                <a:gd name="T46" fmla="*/ 2147483647 w 528"/>
                                <a:gd name="T47" fmla="*/ 2147483647 h 336"/>
                                <a:gd name="T48" fmla="*/ 2147483647 w 528"/>
                                <a:gd name="T49" fmla="*/ 2147483647 h 336"/>
                                <a:gd name="T50" fmla="*/ 2147483647 w 528"/>
                                <a:gd name="T51" fmla="*/ 2147483647 h 336"/>
                                <a:gd name="T52" fmla="*/ 2147483647 w 528"/>
                                <a:gd name="T53" fmla="*/ 2147483647 h 336"/>
                                <a:gd name="T54" fmla="*/ 2147483647 w 528"/>
                                <a:gd name="T55" fmla="*/ 2147483647 h 336"/>
                                <a:gd name="T56" fmla="*/ 2147483647 w 528"/>
                                <a:gd name="T57" fmla="*/ 2147483647 h 336"/>
                                <a:gd name="T58" fmla="*/ 2147483647 w 528"/>
                                <a:gd name="T59" fmla="*/ 2147483647 h 336"/>
                                <a:gd name="T60" fmla="*/ 2147483647 w 528"/>
                                <a:gd name="T61" fmla="*/ 2147483647 h 336"/>
                                <a:gd name="T62" fmla="*/ 0 w 528"/>
                                <a:gd name="T63" fmla="*/ 2147483647 h 336"/>
                                <a:gd name="T64" fmla="*/ 0 w 528"/>
                                <a:gd name="T65" fmla="*/ 2147483647 h 336"/>
                                <a:gd name="T66" fmla="*/ 2147483647 w 528"/>
                                <a:gd name="T67" fmla="*/ 2147483647 h 336"/>
                                <a:gd name="T68" fmla="*/ 2147483647 w 528"/>
                                <a:gd name="T69" fmla="*/ 2147483647 h 336"/>
                                <a:gd name="T70" fmla="*/ 2147483647 w 528"/>
                                <a:gd name="T71" fmla="*/ 2147483647 h 336"/>
                                <a:gd name="T72" fmla="*/ 2147483647 w 528"/>
                                <a:gd name="T73" fmla="*/ 2147483647 h 336"/>
                                <a:gd name="T74" fmla="*/ 2147483647 w 528"/>
                                <a:gd name="T75" fmla="*/ 2147483647 h 336"/>
                                <a:gd name="T76" fmla="*/ 2147483647 w 528"/>
                                <a:gd name="T77" fmla="*/ 2147483647 h 336"/>
                                <a:gd name="T78" fmla="*/ 2147483647 w 528"/>
                                <a:gd name="T79" fmla="*/ 2147483647 h 336"/>
                                <a:gd name="T80" fmla="*/ 2147483647 w 528"/>
                                <a:gd name="T81" fmla="*/ 2147483647 h 336"/>
                                <a:gd name="T82" fmla="*/ 2147483647 w 528"/>
                                <a:gd name="T83" fmla="*/ 2147483647 h 336"/>
                                <a:gd name="T84" fmla="*/ 2147483647 w 528"/>
                                <a:gd name="T85" fmla="*/ 2147483647 h 336"/>
                                <a:gd name="T86" fmla="*/ 2147483647 w 528"/>
                                <a:gd name="T87" fmla="*/ 2147483647 h 336"/>
                                <a:gd name="T88" fmla="*/ 2147483647 w 528"/>
                                <a:gd name="T89" fmla="*/ 0 h 3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528" h="336">
                                  <a:moveTo>
                                    <a:pt x="276" y="0"/>
                                  </a:moveTo>
                                  <a:lnTo>
                                    <a:pt x="276" y="30"/>
                                  </a:lnTo>
                                  <a:lnTo>
                                    <a:pt x="276" y="42"/>
                                  </a:lnTo>
                                  <a:lnTo>
                                    <a:pt x="276" y="54"/>
                                  </a:lnTo>
                                  <a:lnTo>
                                    <a:pt x="318" y="54"/>
                                  </a:lnTo>
                                  <a:lnTo>
                                    <a:pt x="330" y="54"/>
                                  </a:lnTo>
                                  <a:lnTo>
                                    <a:pt x="342" y="54"/>
                                  </a:lnTo>
                                  <a:lnTo>
                                    <a:pt x="360" y="48"/>
                                  </a:lnTo>
                                  <a:lnTo>
                                    <a:pt x="372" y="54"/>
                                  </a:lnTo>
                                  <a:lnTo>
                                    <a:pt x="378" y="54"/>
                                  </a:lnTo>
                                  <a:lnTo>
                                    <a:pt x="414" y="54"/>
                                  </a:lnTo>
                                  <a:lnTo>
                                    <a:pt x="426" y="54"/>
                                  </a:lnTo>
                                  <a:lnTo>
                                    <a:pt x="432" y="54"/>
                                  </a:lnTo>
                                  <a:lnTo>
                                    <a:pt x="438" y="54"/>
                                  </a:lnTo>
                                  <a:lnTo>
                                    <a:pt x="456" y="54"/>
                                  </a:lnTo>
                                  <a:lnTo>
                                    <a:pt x="474" y="54"/>
                                  </a:lnTo>
                                  <a:lnTo>
                                    <a:pt x="480" y="54"/>
                                  </a:lnTo>
                                  <a:lnTo>
                                    <a:pt x="486" y="54"/>
                                  </a:lnTo>
                                  <a:lnTo>
                                    <a:pt x="498" y="54"/>
                                  </a:lnTo>
                                  <a:lnTo>
                                    <a:pt x="528" y="54"/>
                                  </a:lnTo>
                                  <a:lnTo>
                                    <a:pt x="528" y="60"/>
                                  </a:lnTo>
                                  <a:lnTo>
                                    <a:pt x="528" y="66"/>
                                  </a:lnTo>
                                  <a:lnTo>
                                    <a:pt x="522" y="72"/>
                                  </a:lnTo>
                                  <a:lnTo>
                                    <a:pt x="522" y="78"/>
                                  </a:lnTo>
                                  <a:lnTo>
                                    <a:pt x="522" y="84"/>
                                  </a:lnTo>
                                  <a:lnTo>
                                    <a:pt x="528" y="84"/>
                                  </a:lnTo>
                                  <a:lnTo>
                                    <a:pt x="528" y="90"/>
                                  </a:lnTo>
                                  <a:lnTo>
                                    <a:pt x="516" y="96"/>
                                  </a:lnTo>
                                  <a:lnTo>
                                    <a:pt x="510" y="96"/>
                                  </a:lnTo>
                                  <a:lnTo>
                                    <a:pt x="504" y="96"/>
                                  </a:lnTo>
                                  <a:lnTo>
                                    <a:pt x="498" y="96"/>
                                  </a:lnTo>
                                  <a:lnTo>
                                    <a:pt x="474" y="102"/>
                                  </a:lnTo>
                                  <a:lnTo>
                                    <a:pt x="468" y="102"/>
                                  </a:lnTo>
                                  <a:lnTo>
                                    <a:pt x="456" y="102"/>
                                  </a:lnTo>
                                  <a:lnTo>
                                    <a:pt x="438" y="108"/>
                                  </a:lnTo>
                                  <a:lnTo>
                                    <a:pt x="402" y="114"/>
                                  </a:lnTo>
                                  <a:lnTo>
                                    <a:pt x="366" y="114"/>
                                  </a:lnTo>
                                  <a:lnTo>
                                    <a:pt x="360" y="120"/>
                                  </a:lnTo>
                                  <a:lnTo>
                                    <a:pt x="330" y="126"/>
                                  </a:lnTo>
                                  <a:lnTo>
                                    <a:pt x="324" y="126"/>
                                  </a:lnTo>
                                  <a:lnTo>
                                    <a:pt x="306" y="126"/>
                                  </a:lnTo>
                                  <a:lnTo>
                                    <a:pt x="288" y="132"/>
                                  </a:lnTo>
                                  <a:lnTo>
                                    <a:pt x="264" y="132"/>
                                  </a:lnTo>
                                  <a:lnTo>
                                    <a:pt x="216" y="144"/>
                                  </a:lnTo>
                                  <a:lnTo>
                                    <a:pt x="222" y="198"/>
                                  </a:lnTo>
                                  <a:lnTo>
                                    <a:pt x="222" y="228"/>
                                  </a:lnTo>
                                  <a:lnTo>
                                    <a:pt x="228" y="270"/>
                                  </a:lnTo>
                                  <a:lnTo>
                                    <a:pt x="228" y="276"/>
                                  </a:lnTo>
                                  <a:lnTo>
                                    <a:pt x="222" y="276"/>
                                  </a:lnTo>
                                  <a:lnTo>
                                    <a:pt x="174" y="288"/>
                                  </a:lnTo>
                                  <a:lnTo>
                                    <a:pt x="168" y="288"/>
                                  </a:lnTo>
                                  <a:lnTo>
                                    <a:pt x="156" y="288"/>
                                  </a:lnTo>
                                  <a:lnTo>
                                    <a:pt x="138" y="294"/>
                                  </a:lnTo>
                                  <a:lnTo>
                                    <a:pt x="126" y="294"/>
                                  </a:lnTo>
                                  <a:lnTo>
                                    <a:pt x="114" y="294"/>
                                  </a:lnTo>
                                  <a:lnTo>
                                    <a:pt x="54" y="306"/>
                                  </a:lnTo>
                                  <a:lnTo>
                                    <a:pt x="54" y="324"/>
                                  </a:lnTo>
                                  <a:lnTo>
                                    <a:pt x="48" y="324"/>
                                  </a:lnTo>
                                  <a:lnTo>
                                    <a:pt x="42" y="330"/>
                                  </a:lnTo>
                                  <a:lnTo>
                                    <a:pt x="30" y="330"/>
                                  </a:lnTo>
                                  <a:lnTo>
                                    <a:pt x="24" y="330"/>
                                  </a:lnTo>
                                  <a:lnTo>
                                    <a:pt x="6" y="336"/>
                                  </a:lnTo>
                                  <a:lnTo>
                                    <a:pt x="0" y="336"/>
                                  </a:lnTo>
                                  <a:lnTo>
                                    <a:pt x="0" y="330"/>
                                  </a:lnTo>
                                  <a:lnTo>
                                    <a:pt x="0" y="312"/>
                                  </a:lnTo>
                                  <a:lnTo>
                                    <a:pt x="0" y="294"/>
                                  </a:lnTo>
                                  <a:lnTo>
                                    <a:pt x="0" y="276"/>
                                  </a:lnTo>
                                  <a:lnTo>
                                    <a:pt x="6" y="270"/>
                                  </a:lnTo>
                                  <a:lnTo>
                                    <a:pt x="6" y="264"/>
                                  </a:lnTo>
                                  <a:lnTo>
                                    <a:pt x="6" y="240"/>
                                  </a:lnTo>
                                  <a:lnTo>
                                    <a:pt x="6" y="204"/>
                                  </a:lnTo>
                                  <a:lnTo>
                                    <a:pt x="6" y="192"/>
                                  </a:lnTo>
                                  <a:lnTo>
                                    <a:pt x="6" y="162"/>
                                  </a:lnTo>
                                  <a:lnTo>
                                    <a:pt x="6" y="150"/>
                                  </a:lnTo>
                                  <a:lnTo>
                                    <a:pt x="6" y="138"/>
                                  </a:lnTo>
                                  <a:lnTo>
                                    <a:pt x="6" y="132"/>
                                  </a:lnTo>
                                  <a:lnTo>
                                    <a:pt x="6" y="114"/>
                                  </a:lnTo>
                                  <a:lnTo>
                                    <a:pt x="12" y="48"/>
                                  </a:lnTo>
                                  <a:lnTo>
                                    <a:pt x="12" y="42"/>
                                  </a:lnTo>
                                  <a:lnTo>
                                    <a:pt x="48" y="36"/>
                                  </a:lnTo>
                                  <a:lnTo>
                                    <a:pt x="60" y="30"/>
                                  </a:lnTo>
                                  <a:lnTo>
                                    <a:pt x="108" y="24"/>
                                  </a:lnTo>
                                  <a:lnTo>
                                    <a:pt x="126" y="24"/>
                                  </a:lnTo>
                                  <a:lnTo>
                                    <a:pt x="150" y="18"/>
                                  </a:lnTo>
                                  <a:lnTo>
                                    <a:pt x="168" y="18"/>
                                  </a:lnTo>
                                  <a:lnTo>
                                    <a:pt x="210" y="12"/>
                                  </a:lnTo>
                                  <a:lnTo>
                                    <a:pt x="210" y="6"/>
                                  </a:lnTo>
                                  <a:lnTo>
                                    <a:pt x="222" y="6"/>
                                  </a:lnTo>
                                  <a:lnTo>
                                    <a:pt x="270" y="0"/>
                                  </a:lnTo>
                                  <a:lnTo>
                                    <a:pt x="276" y="0"/>
                                  </a:lnTo>
                                  <a:close/>
                                </a:path>
                              </a:pathLst>
                            </a:custGeom>
                            <a:solidFill>
                              <a:schemeClr val="accent1">
                                <a:lumMod val="40000"/>
                                <a:lumOff val="60000"/>
                              </a:schemeClr>
                            </a:solidFill>
                            <a:ln w="9525">
                              <a:solidFill>
                                <a:schemeClr val="tx1"/>
                              </a:solidFill>
                              <a:prstDash val="solid"/>
                              <a:round/>
                              <a:headEnd/>
                              <a:tailEnd/>
                            </a:ln>
                          </wps:spPr>
                          <wps:bodyPr/>
                        </wps:wsp>
                        <wps:wsp>
                          <wps:cNvPr id="508" name="Freeform 48"/>
                          <wps:cNvSpPr>
                            <a:spLocks/>
                          </wps:cNvSpPr>
                          <wps:spPr bwMode="auto">
                            <a:xfrm>
                              <a:off x="11900645" y="1485284"/>
                              <a:ext cx="758868" cy="592918"/>
                            </a:xfrm>
                            <a:custGeom>
                              <a:avLst/>
                              <a:gdLst>
                                <a:gd name="T0" fmla="*/ 2147483647 w 210"/>
                                <a:gd name="T1" fmla="*/ 2147483647 h 168"/>
                                <a:gd name="T2" fmla="*/ 2147483647 w 210"/>
                                <a:gd name="T3" fmla="*/ 2147483647 h 168"/>
                                <a:gd name="T4" fmla="*/ 2147483647 w 210"/>
                                <a:gd name="T5" fmla="*/ 2147483647 h 168"/>
                                <a:gd name="T6" fmla="*/ 2147483647 w 210"/>
                                <a:gd name="T7" fmla="*/ 2147483647 h 168"/>
                                <a:gd name="T8" fmla="*/ 2147483647 w 210"/>
                                <a:gd name="T9" fmla="*/ 2147483647 h 168"/>
                                <a:gd name="T10" fmla="*/ 2147483647 w 210"/>
                                <a:gd name="T11" fmla="*/ 2147483647 h 168"/>
                                <a:gd name="T12" fmla="*/ 2147483647 w 210"/>
                                <a:gd name="T13" fmla="*/ 2147483647 h 168"/>
                                <a:gd name="T14" fmla="*/ 2147483647 w 210"/>
                                <a:gd name="T15" fmla="*/ 2147483647 h 168"/>
                                <a:gd name="T16" fmla="*/ 2147483647 w 210"/>
                                <a:gd name="T17" fmla="*/ 2147483647 h 168"/>
                                <a:gd name="T18" fmla="*/ 2147483647 w 210"/>
                                <a:gd name="T19" fmla="*/ 2147483647 h 168"/>
                                <a:gd name="T20" fmla="*/ 2147483647 w 210"/>
                                <a:gd name="T21" fmla="*/ 2147483647 h 168"/>
                                <a:gd name="T22" fmla="*/ 2147483647 w 210"/>
                                <a:gd name="T23" fmla="*/ 2147483647 h 168"/>
                                <a:gd name="T24" fmla="*/ 2147483647 w 210"/>
                                <a:gd name="T25" fmla="*/ 2147483647 h 168"/>
                                <a:gd name="T26" fmla="*/ 2147483647 w 210"/>
                                <a:gd name="T27" fmla="*/ 2147483647 h 168"/>
                                <a:gd name="T28" fmla="*/ 2147483647 w 210"/>
                                <a:gd name="T29" fmla="*/ 2147483647 h 168"/>
                                <a:gd name="T30" fmla="*/ 2147483647 w 210"/>
                                <a:gd name="T31" fmla="*/ 2147483647 h 168"/>
                                <a:gd name="T32" fmla="*/ 2147483647 w 210"/>
                                <a:gd name="T33" fmla="*/ 2147483647 h 168"/>
                                <a:gd name="T34" fmla="*/ 2147483647 w 210"/>
                                <a:gd name="T35" fmla="*/ 2147483647 h 168"/>
                                <a:gd name="T36" fmla="*/ 2147483647 w 210"/>
                                <a:gd name="T37" fmla="*/ 2147483647 h 168"/>
                                <a:gd name="T38" fmla="*/ 2147483647 w 210"/>
                                <a:gd name="T39" fmla="*/ 2147483647 h 168"/>
                                <a:gd name="T40" fmla="*/ 2147483647 w 210"/>
                                <a:gd name="T41" fmla="*/ 2147483647 h 168"/>
                                <a:gd name="T42" fmla="*/ 2147483647 w 210"/>
                                <a:gd name="T43" fmla="*/ 2147483647 h 168"/>
                                <a:gd name="T44" fmla="*/ 2147483647 w 210"/>
                                <a:gd name="T45" fmla="*/ 2147483647 h 168"/>
                                <a:gd name="T46" fmla="*/ 2147483647 w 210"/>
                                <a:gd name="T47" fmla="*/ 2147483647 h 168"/>
                                <a:gd name="T48" fmla="*/ 2147483647 w 210"/>
                                <a:gd name="T49" fmla="*/ 2147483647 h 168"/>
                                <a:gd name="T50" fmla="*/ 2147483647 w 210"/>
                                <a:gd name="T51" fmla="*/ 2147483647 h 168"/>
                                <a:gd name="T52" fmla="*/ 2147483647 w 210"/>
                                <a:gd name="T53" fmla="*/ 2147483647 h 168"/>
                                <a:gd name="T54" fmla="*/ 2147483647 w 210"/>
                                <a:gd name="T55" fmla="*/ 2147483647 h 168"/>
                                <a:gd name="T56" fmla="*/ 2147483647 w 210"/>
                                <a:gd name="T57" fmla="*/ 2147483647 h 168"/>
                                <a:gd name="T58" fmla="*/ 2147483647 w 210"/>
                                <a:gd name="T59" fmla="*/ 2147483647 h 168"/>
                                <a:gd name="T60" fmla="*/ 0 w 210"/>
                                <a:gd name="T61" fmla="*/ 2147483647 h 168"/>
                                <a:gd name="T62" fmla="*/ 2147483647 w 210"/>
                                <a:gd name="T63" fmla="*/ 2147483647 h 168"/>
                                <a:gd name="T64" fmla="*/ 2147483647 w 210"/>
                                <a:gd name="T65" fmla="*/ 0 h 16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10" h="168">
                                  <a:moveTo>
                                    <a:pt x="24" y="0"/>
                                  </a:moveTo>
                                  <a:lnTo>
                                    <a:pt x="60" y="6"/>
                                  </a:lnTo>
                                  <a:lnTo>
                                    <a:pt x="66" y="6"/>
                                  </a:lnTo>
                                  <a:lnTo>
                                    <a:pt x="72" y="6"/>
                                  </a:lnTo>
                                  <a:lnTo>
                                    <a:pt x="150" y="12"/>
                                  </a:lnTo>
                                  <a:lnTo>
                                    <a:pt x="186" y="18"/>
                                  </a:lnTo>
                                  <a:lnTo>
                                    <a:pt x="210" y="18"/>
                                  </a:lnTo>
                                  <a:lnTo>
                                    <a:pt x="204" y="18"/>
                                  </a:lnTo>
                                  <a:lnTo>
                                    <a:pt x="204" y="24"/>
                                  </a:lnTo>
                                  <a:lnTo>
                                    <a:pt x="198" y="30"/>
                                  </a:lnTo>
                                  <a:lnTo>
                                    <a:pt x="192" y="36"/>
                                  </a:lnTo>
                                  <a:lnTo>
                                    <a:pt x="186" y="42"/>
                                  </a:lnTo>
                                  <a:lnTo>
                                    <a:pt x="186" y="48"/>
                                  </a:lnTo>
                                  <a:lnTo>
                                    <a:pt x="186" y="54"/>
                                  </a:lnTo>
                                  <a:lnTo>
                                    <a:pt x="186" y="60"/>
                                  </a:lnTo>
                                  <a:lnTo>
                                    <a:pt x="186" y="66"/>
                                  </a:lnTo>
                                  <a:lnTo>
                                    <a:pt x="186" y="72"/>
                                  </a:lnTo>
                                  <a:lnTo>
                                    <a:pt x="186" y="78"/>
                                  </a:lnTo>
                                  <a:lnTo>
                                    <a:pt x="186" y="84"/>
                                  </a:lnTo>
                                  <a:lnTo>
                                    <a:pt x="186" y="90"/>
                                  </a:lnTo>
                                  <a:lnTo>
                                    <a:pt x="186" y="96"/>
                                  </a:lnTo>
                                  <a:lnTo>
                                    <a:pt x="186" y="102"/>
                                  </a:lnTo>
                                  <a:lnTo>
                                    <a:pt x="186" y="108"/>
                                  </a:lnTo>
                                  <a:lnTo>
                                    <a:pt x="186" y="114"/>
                                  </a:lnTo>
                                  <a:lnTo>
                                    <a:pt x="186" y="120"/>
                                  </a:lnTo>
                                  <a:lnTo>
                                    <a:pt x="186" y="126"/>
                                  </a:lnTo>
                                  <a:lnTo>
                                    <a:pt x="186" y="132"/>
                                  </a:lnTo>
                                  <a:lnTo>
                                    <a:pt x="186" y="138"/>
                                  </a:lnTo>
                                  <a:lnTo>
                                    <a:pt x="192" y="138"/>
                                  </a:lnTo>
                                  <a:lnTo>
                                    <a:pt x="192" y="144"/>
                                  </a:lnTo>
                                  <a:lnTo>
                                    <a:pt x="186" y="150"/>
                                  </a:lnTo>
                                  <a:lnTo>
                                    <a:pt x="180" y="150"/>
                                  </a:lnTo>
                                  <a:lnTo>
                                    <a:pt x="162" y="150"/>
                                  </a:lnTo>
                                  <a:lnTo>
                                    <a:pt x="156" y="150"/>
                                  </a:lnTo>
                                  <a:lnTo>
                                    <a:pt x="156" y="156"/>
                                  </a:lnTo>
                                  <a:lnTo>
                                    <a:pt x="150" y="162"/>
                                  </a:lnTo>
                                  <a:lnTo>
                                    <a:pt x="144" y="168"/>
                                  </a:lnTo>
                                  <a:lnTo>
                                    <a:pt x="138" y="162"/>
                                  </a:lnTo>
                                  <a:lnTo>
                                    <a:pt x="132" y="156"/>
                                  </a:lnTo>
                                  <a:lnTo>
                                    <a:pt x="126" y="156"/>
                                  </a:lnTo>
                                  <a:lnTo>
                                    <a:pt x="120" y="150"/>
                                  </a:lnTo>
                                  <a:lnTo>
                                    <a:pt x="114" y="150"/>
                                  </a:lnTo>
                                  <a:lnTo>
                                    <a:pt x="102" y="144"/>
                                  </a:lnTo>
                                  <a:lnTo>
                                    <a:pt x="96" y="138"/>
                                  </a:lnTo>
                                  <a:lnTo>
                                    <a:pt x="90" y="138"/>
                                  </a:lnTo>
                                  <a:lnTo>
                                    <a:pt x="84" y="132"/>
                                  </a:lnTo>
                                  <a:lnTo>
                                    <a:pt x="78" y="126"/>
                                  </a:lnTo>
                                  <a:lnTo>
                                    <a:pt x="72" y="120"/>
                                  </a:lnTo>
                                  <a:lnTo>
                                    <a:pt x="60" y="114"/>
                                  </a:lnTo>
                                  <a:lnTo>
                                    <a:pt x="60" y="108"/>
                                  </a:lnTo>
                                  <a:lnTo>
                                    <a:pt x="54" y="108"/>
                                  </a:lnTo>
                                  <a:lnTo>
                                    <a:pt x="48" y="108"/>
                                  </a:lnTo>
                                  <a:lnTo>
                                    <a:pt x="48" y="102"/>
                                  </a:lnTo>
                                  <a:lnTo>
                                    <a:pt x="42" y="102"/>
                                  </a:lnTo>
                                  <a:lnTo>
                                    <a:pt x="36" y="102"/>
                                  </a:lnTo>
                                  <a:lnTo>
                                    <a:pt x="30" y="102"/>
                                  </a:lnTo>
                                  <a:lnTo>
                                    <a:pt x="24" y="102"/>
                                  </a:lnTo>
                                  <a:lnTo>
                                    <a:pt x="18" y="96"/>
                                  </a:lnTo>
                                  <a:lnTo>
                                    <a:pt x="12" y="96"/>
                                  </a:lnTo>
                                  <a:lnTo>
                                    <a:pt x="6" y="96"/>
                                  </a:lnTo>
                                  <a:lnTo>
                                    <a:pt x="6" y="90"/>
                                  </a:lnTo>
                                  <a:lnTo>
                                    <a:pt x="0" y="90"/>
                                  </a:lnTo>
                                  <a:lnTo>
                                    <a:pt x="6" y="72"/>
                                  </a:lnTo>
                                  <a:lnTo>
                                    <a:pt x="12" y="42"/>
                                  </a:lnTo>
                                  <a:lnTo>
                                    <a:pt x="18" y="36"/>
                                  </a:lnTo>
                                  <a:lnTo>
                                    <a:pt x="24" y="0"/>
                                  </a:lnTo>
                                  <a:close/>
                                </a:path>
                              </a:pathLst>
                            </a:custGeom>
                            <a:solidFill>
                              <a:srgbClr val="FFC000"/>
                            </a:solidFill>
                            <a:ln w="9525">
                              <a:solidFill>
                                <a:schemeClr val="tx1"/>
                              </a:solidFill>
                              <a:prstDash val="solid"/>
                              <a:round/>
                              <a:headEnd/>
                              <a:tailEnd/>
                            </a:ln>
                          </wps:spPr>
                          <wps:bodyPr/>
                        </wps:wsp>
                        <wps:wsp>
                          <wps:cNvPr id="509" name="Freeform 49"/>
                          <wps:cNvSpPr>
                            <a:spLocks/>
                          </wps:cNvSpPr>
                          <wps:spPr bwMode="auto">
                            <a:xfrm>
                              <a:off x="12572786" y="1527637"/>
                              <a:ext cx="997371" cy="910552"/>
                            </a:xfrm>
                            <a:custGeom>
                              <a:avLst/>
                              <a:gdLst>
                                <a:gd name="T0" fmla="*/ 2147483647 w 276"/>
                                <a:gd name="T1" fmla="*/ 2147483647 h 258"/>
                                <a:gd name="T2" fmla="*/ 2147483647 w 276"/>
                                <a:gd name="T3" fmla="*/ 2147483647 h 258"/>
                                <a:gd name="T4" fmla="*/ 2147483647 w 276"/>
                                <a:gd name="T5" fmla="*/ 2147483647 h 258"/>
                                <a:gd name="T6" fmla="*/ 2147483647 w 276"/>
                                <a:gd name="T7" fmla="*/ 2147483647 h 258"/>
                                <a:gd name="T8" fmla="*/ 2147483647 w 276"/>
                                <a:gd name="T9" fmla="*/ 2147483647 h 258"/>
                                <a:gd name="T10" fmla="*/ 2147483647 w 276"/>
                                <a:gd name="T11" fmla="*/ 2147483647 h 258"/>
                                <a:gd name="T12" fmla="*/ 2147483647 w 276"/>
                                <a:gd name="T13" fmla="*/ 2147483647 h 258"/>
                                <a:gd name="T14" fmla="*/ 2147483647 w 276"/>
                                <a:gd name="T15" fmla="*/ 0 h 258"/>
                                <a:gd name="T16" fmla="*/ 2147483647 w 276"/>
                                <a:gd name="T17" fmla="*/ 0 h 258"/>
                                <a:gd name="T18" fmla="*/ 2147483647 w 276"/>
                                <a:gd name="T19" fmla="*/ 2147483647 h 258"/>
                                <a:gd name="T20" fmla="*/ 2147483647 w 276"/>
                                <a:gd name="T21" fmla="*/ 2147483647 h 258"/>
                                <a:gd name="T22" fmla="*/ 2147483647 w 276"/>
                                <a:gd name="T23" fmla="*/ 2147483647 h 258"/>
                                <a:gd name="T24" fmla="*/ 2147483647 w 276"/>
                                <a:gd name="T25" fmla="*/ 2147483647 h 258"/>
                                <a:gd name="T26" fmla="*/ 2147483647 w 276"/>
                                <a:gd name="T27" fmla="*/ 2147483647 h 258"/>
                                <a:gd name="T28" fmla="*/ 2147483647 w 276"/>
                                <a:gd name="T29" fmla="*/ 2147483647 h 258"/>
                                <a:gd name="T30" fmla="*/ 2147483647 w 276"/>
                                <a:gd name="T31" fmla="*/ 2147483647 h 258"/>
                                <a:gd name="T32" fmla="*/ 2147483647 w 276"/>
                                <a:gd name="T33" fmla="*/ 2147483647 h 258"/>
                                <a:gd name="T34" fmla="*/ 2147483647 w 276"/>
                                <a:gd name="T35" fmla="*/ 2147483647 h 258"/>
                                <a:gd name="T36" fmla="*/ 2147483647 w 276"/>
                                <a:gd name="T37" fmla="*/ 2147483647 h 258"/>
                                <a:gd name="T38" fmla="*/ 2147483647 w 276"/>
                                <a:gd name="T39" fmla="*/ 2147483647 h 258"/>
                                <a:gd name="T40" fmla="*/ 2147483647 w 276"/>
                                <a:gd name="T41" fmla="*/ 2147483647 h 258"/>
                                <a:gd name="T42" fmla="*/ 2147483647 w 276"/>
                                <a:gd name="T43" fmla="*/ 2147483647 h 258"/>
                                <a:gd name="T44" fmla="*/ 2147483647 w 276"/>
                                <a:gd name="T45" fmla="*/ 2147483647 h 258"/>
                                <a:gd name="T46" fmla="*/ 2147483647 w 276"/>
                                <a:gd name="T47" fmla="*/ 2147483647 h 258"/>
                                <a:gd name="T48" fmla="*/ 2147483647 w 276"/>
                                <a:gd name="T49" fmla="*/ 2147483647 h 258"/>
                                <a:gd name="T50" fmla="*/ 2147483647 w 276"/>
                                <a:gd name="T51" fmla="*/ 2147483647 h 258"/>
                                <a:gd name="T52" fmla="*/ 2147483647 w 276"/>
                                <a:gd name="T53" fmla="*/ 2147483647 h 258"/>
                                <a:gd name="T54" fmla="*/ 2147483647 w 276"/>
                                <a:gd name="T55" fmla="*/ 2147483647 h 258"/>
                                <a:gd name="T56" fmla="*/ 2147483647 w 276"/>
                                <a:gd name="T57" fmla="*/ 2147483647 h 258"/>
                                <a:gd name="T58" fmla="*/ 2147483647 w 276"/>
                                <a:gd name="T59" fmla="*/ 2147483647 h 258"/>
                                <a:gd name="T60" fmla="*/ 2147483647 w 276"/>
                                <a:gd name="T61" fmla="*/ 2147483647 h 258"/>
                                <a:gd name="T62" fmla="*/ 2147483647 w 276"/>
                                <a:gd name="T63" fmla="*/ 2147483647 h 258"/>
                                <a:gd name="T64" fmla="*/ 0 w 276"/>
                                <a:gd name="T65" fmla="*/ 2147483647 h 258"/>
                                <a:gd name="T66" fmla="*/ 0 w 276"/>
                                <a:gd name="T67" fmla="*/ 2147483647 h 258"/>
                                <a:gd name="T68" fmla="*/ 0 w 276"/>
                                <a:gd name="T69" fmla="*/ 2147483647 h 258"/>
                                <a:gd name="T70" fmla="*/ 0 w 276"/>
                                <a:gd name="T71" fmla="*/ 2147483647 h 258"/>
                                <a:gd name="T72" fmla="*/ 0 w 276"/>
                                <a:gd name="T73" fmla="*/ 2147483647 h 258"/>
                                <a:gd name="T74" fmla="*/ 0 w 276"/>
                                <a:gd name="T75" fmla="*/ 2147483647 h 258"/>
                                <a:gd name="T76" fmla="*/ 0 w 276"/>
                                <a:gd name="T77" fmla="*/ 2147483647 h 258"/>
                                <a:gd name="T78" fmla="*/ 0 w 276"/>
                                <a:gd name="T79" fmla="*/ 2147483647 h 25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76" h="258">
                                  <a:moveTo>
                                    <a:pt x="0" y="36"/>
                                  </a:moveTo>
                                  <a:lnTo>
                                    <a:pt x="30" y="30"/>
                                  </a:lnTo>
                                  <a:lnTo>
                                    <a:pt x="36" y="30"/>
                                  </a:lnTo>
                                  <a:lnTo>
                                    <a:pt x="72" y="24"/>
                                  </a:lnTo>
                                  <a:lnTo>
                                    <a:pt x="78" y="24"/>
                                  </a:lnTo>
                                  <a:lnTo>
                                    <a:pt x="96" y="24"/>
                                  </a:lnTo>
                                  <a:lnTo>
                                    <a:pt x="102" y="24"/>
                                  </a:lnTo>
                                  <a:lnTo>
                                    <a:pt x="114" y="18"/>
                                  </a:lnTo>
                                  <a:lnTo>
                                    <a:pt x="138" y="18"/>
                                  </a:lnTo>
                                  <a:lnTo>
                                    <a:pt x="150" y="18"/>
                                  </a:lnTo>
                                  <a:lnTo>
                                    <a:pt x="156" y="18"/>
                                  </a:lnTo>
                                  <a:lnTo>
                                    <a:pt x="162" y="12"/>
                                  </a:lnTo>
                                  <a:lnTo>
                                    <a:pt x="186" y="12"/>
                                  </a:lnTo>
                                  <a:lnTo>
                                    <a:pt x="216" y="6"/>
                                  </a:lnTo>
                                  <a:lnTo>
                                    <a:pt x="234" y="0"/>
                                  </a:lnTo>
                                  <a:lnTo>
                                    <a:pt x="246" y="0"/>
                                  </a:lnTo>
                                  <a:lnTo>
                                    <a:pt x="270" y="0"/>
                                  </a:lnTo>
                                  <a:lnTo>
                                    <a:pt x="276" y="0"/>
                                  </a:lnTo>
                                  <a:lnTo>
                                    <a:pt x="276" y="6"/>
                                  </a:lnTo>
                                  <a:lnTo>
                                    <a:pt x="270" y="72"/>
                                  </a:lnTo>
                                  <a:lnTo>
                                    <a:pt x="270" y="90"/>
                                  </a:lnTo>
                                  <a:lnTo>
                                    <a:pt x="270" y="96"/>
                                  </a:lnTo>
                                  <a:lnTo>
                                    <a:pt x="270" y="108"/>
                                  </a:lnTo>
                                  <a:lnTo>
                                    <a:pt x="270" y="120"/>
                                  </a:lnTo>
                                  <a:lnTo>
                                    <a:pt x="270" y="150"/>
                                  </a:lnTo>
                                  <a:lnTo>
                                    <a:pt x="270" y="162"/>
                                  </a:lnTo>
                                  <a:lnTo>
                                    <a:pt x="270" y="198"/>
                                  </a:lnTo>
                                  <a:lnTo>
                                    <a:pt x="270" y="222"/>
                                  </a:lnTo>
                                  <a:lnTo>
                                    <a:pt x="270" y="228"/>
                                  </a:lnTo>
                                  <a:lnTo>
                                    <a:pt x="264" y="234"/>
                                  </a:lnTo>
                                  <a:lnTo>
                                    <a:pt x="264" y="252"/>
                                  </a:lnTo>
                                  <a:lnTo>
                                    <a:pt x="252" y="252"/>
                                  </a:lnTo>
                                  <a:lnTo>
                                    <a:pt x="210" y="252"/>
                                  </a:lnTo>
                                  <a:lnTo>
                                    <a:pt x="204" y="252"/>
                                  </a:lnTo>
                                  <a:lnTo>
                                    <a:pt x="198" y="252"/>
                                  </a:lnTo>
                                  <a:lnTo>
                                    <a:pt x="192" y="252"/>
                                  </a:lnTo>
                                  <a:lnTo>
                                    <a:pt x="180" y="252"/>
                                  </a:lnTo>
                                  <a:lnTo>
                                    <a:pt x="132" y="258"/>
                                  </a:lnTo>
                                  <a:lnTo>
                                    <a:pt x="102" y="258"/>
                                  </a:lnTo>
                                  <a:lnTo>
                                    <a:pt x="78" y="258"/>
                                  </a:lnTo>
                                  <a:lnTo>
                                    <a:pt x="66" y="258"/>
                                  </a:lnTo>
                                  <a:lnTo>
                                    <a:pt x="42" y="258"/>
                                  </a:lnTo>
                                  <a:lnTo>
                                    <a:pt x="36" y="258"/>
                                  </a:lnTo>
                                  <a:lnTo>
                                    <a:pt x="18" y="258"/>
                                  </a:lnTo>
                                  <a:lnTo>
                                    <a:pt x="12" y="258"/>
                                  </a:lnTo>
                                  <a:lnTo>
                                    <a:pt x="12" y="246"/>
                                  </a:lnTo>
                                  <a:lnTo>
                                    <a:pt x="12" y="240"/>
                                  </a:lnTo>
                                  <a:lnTo>
                                    <a:pt x="12" y="234"/>
                                  </a:lnTo>
                                  <a:lnTo>
                                    <a:pt x="12" y="228"/>
                                  </a:lnTo>
                                  <a:lnTo>
                                    <a:pt x="12" y="222"/>
                                  </a:lnTo>
                                  <a:lnTo>
                                    <a:pt x="12" y="216"/>
                                  </a:lnTo>
                                  <a:lnTo>
                                    <a:pt x="12" y="204"/>
                                  </a:lnTo>
                                  <a:lnTo>
                                    <a:pt x="6" y="204"/>
                                  </a:lnTo>
                                  <a:lnTo>
                                    <a:pt x="6" y="192"/>
                                  </a:lnTo>
                                  <a:lnTo>
                                    <a:pt x="6" y="186"/>
                                  </a:lnTo>
                                  <a:lnTo>
                                    <a:pt x="6" y="180"/>
                                  </a:lnTo>
                                  <a:lnTo>
                                    <a:pt x="6" y="174"/>
                                  </a:lnTo>
                                  <a:lnTo>
                                    <a:pt x="6" y="168"/>
                                  </a:lnTo>
                                  <a:lnTo>
                                    <a:pt x="6" y="162"/>
                                  </a:lnTo>
                                  <a:lnTo>
                                    <a:pt x="6" y="156"/>
                                  </a:lnTo>
                                  <a:lnTo>
                                    <a:pt x="6" y="150"/>
                                  </a:lnTo>
                                  <a:lnTo>
                                    <a:pt x="6" y="144"/>
                                  </a:lnTo>
                                  <a:lnTo>
                                    <a:pt x="6" y="138"/>
                                  </a:lnTo>
                                  <a:lnTo>
                                    <a:pt x="6" y="132"/>
                                  </a:lnTo>
                                  <a:lnTo>
                                    <a:pt x="6" y="126"/>
                                  </a:lnTo>
                                  <a:lnTo>
                                    <a:pt x="0" y="126"/>
                                  </a:lnTo>
                                  <a:lnTo>
                                    <a:pt x="0" y="120"/>
                                  </a:lnTo>
                                  <a:lnTo>
                                    <a:pt x="0" y="114"/>
                                  </a:lnTo>
                                  <a:lnTo>
                                    <a:pt x="0" y="108"/>
                                  </a:lnTo>
                                  <a:lnTo>
                                    <a:pt x="0" y="102"/>
                                  </a:lnTo>
                                  <a:lnTo>
                                    <a:pt x="0" y="96"/>
                                  </a:lnTo>
                                  <a:lnTo>
                                    <a:pt x="0" y="90"/>
                                  </a:lnTo>
                                  <a:lnTo>
                                    <a:pt x="0" y="84"/>
                                  </a:lnTo>
                                  <a:lnTo>
                                    <a:pt x="0" y="78"/>
                                  </a:lnTo>
                                  <a:lnTo>
                                    <a:pt x="0" y="72"/>
                                  </a:lnTo>
                                  <a:lnTo>
                                    <a:pt x="0" y="66"/>
                                  </a:lnTo>
                                  <a:lnTo>
                                    <a:pt x="0" y="60"/>
                                  </a:lnTo>
                                  <a:lnTo>
                                    <a:pt x="0" y="54"/>
                                  </a:lnTo>
                                  <a:lnTo>
                                    <a:pt x="0" y="48"/>
                                  </a:lnTo>
                                  <a:lnTo>
                                    <a:pt x="0" y="42"/>
                                  </a:lnTo>
                                  <a:lnTo>
                                    <a:pt x="0" y="36"/>
                                  </a:lnTo>
                                  <a:close/>
                                </a:path>
                              </a:pathLst>
                            </a:custGeom>
                            <a:solidFill>
                              <a:schemeClr val="accent1">
                                <a:lumMod val="60000"/>
                                <a:lumOff val="40000"/>
                              </a:schemeClr>
                            </a:solidFill>
                            <a:ln w="9525">
                              <a:solidFill>
                                <a:schemeClr val="tx1"/>
                              </a:solidFill>
                              <a:prstDash val="solid"/>
                              <a:round/>
                              <a:headEnd/>
                              <a:tailEnd/>
                            </a:ln>
                          </wps:spPr>
                          <wps:bodyPr/>
                        </wps:wsp>
                        <wps:wsp>
                          <wps:cNvPr id="510" name="Freeform 50"/>
                          <wps:cNvSpPr>
                            <a:spLocks/>
                          </wps:cNvSpPr>
                          <wps:spPr bwMode="auto">
                            <a:xfrm>
                              <a:off x="18817193" y="1633515"/>
                              <a:ext cx="1235871" cy="762323"/>
                            </a:xfrm>
                            <a:custGeom>
                              <a:avLst/>
                              <a:gdLst>
                                <a:gd name="T0" fmla="*/ 2147483647 w 342"/>
                                <a:gd name="T1" fmla="*/ 2147483647 h 216"/>
                                <a:gd name="T2" fmla="*/ 2147483647 w 342"/>
                                <a:gd name="T3" fmla="*/ 2147483647 h 216"/>
                                <a:gd name="T4" fmla="*/ 2147483647 w 342"/>
                                <a:gd name="T5" fmla="*/ 2147483647 h 216"/>
                                <a:gd name="T6" fmla="*/ 2147483647 w 342"/>
                                <a:gd name="T7" fmla="*/ 2147483647 h 216"/>
                                <a:gd name="T8" fmla="*/ 2147483647 w 342"/>
                                <a:gd name="T9" fmla="*/ 2147483647 h 216"/>
                                <a:gd name="T10" fmla="*/ 2147483647 w 342"/>
                                <a:gd name="T11" fmla="*/ 2147483647 h 216"/>
                                <a:gd name="T12" fmla="*/ 2147483647 w 342"/>
                                <a:gd name="T13" fmla="*/ 2147483647 h 216"/>
                                <a:gd name="T14" fmla="*/ 2147483647 w 342"/>
                                <a:gd name="T15" fmla="*/ 2147483647 h 216"/>
                                <a:gd name="T16" fmla="*/ 2147483647 w 342"/>
                                <a:gd name="T17" fmla="*/ 2147483647 h 216"/>
                                <a:gd name="T18" fmla="*/ 2147483647 w 342"/>
                                <a:gd name="T19" fmla="*/ 2147483647 h 216"/>
                                <a:gd name="T20" fmla="*/ 2147483647 w 342"/>
                                <a:gd name="T21" fmla="*/ 2147483647 h 216"/>
                                <a:gd name="T22" fmla="*/ 2147483647 w 342"/>
                                <a:gd name="T23" fmla="*/ 2147483647 h 216"/>
                                <a:gd name="T24" fmla="*/ 2147483647 w 342"/>
                                <a:gd name="T25" fmla="*/ 2147483647 h 216"/>
                                <a:gd name="T26" fmla="*/ 2147483647 w 342"/>
                                <a:gd name="T27" fmla="*/ 2147483647 h 216"/>
                                <a:gd name="T28" fmla="*/ 2147483647 w 342"/>
                                <a:gd name="T29" fmla="*/ 2147483647 h 216"/>
                                <a:gd name="T30" fmla="*/ 2147483647 w 342"/>
                                <a:gd name="T31" fmla="*/ 2147483647 h 216"/>
                                <a:gd name="T32" fmla="*/ 2147483647 w 342"/>
                                <a:gd name="T33" fmla="*/ 2147483647 h 216"/>
                                <a:gd name="T34" fmla="*/ 2147483647 w 342"/>
                                <a:gd name="T35" fmla="*/ 2147483647 h 216"/>
                                <a:gd name="T36" fmla="*/ 2147483647 w 342"/>
                                <a:gd name="T37" fmla="*/ 2147483647 h 216"/>
                                <a:gd name="T38" fmla="*/ 2147483647 w 342"/>
                                <a:gd name="T39" fmla="*/ 2147483647 h 216"/>
                                <a:gd name="T40" fmla="*/ 2147483647 w 342"/>
                                <a:gd name="T41" fmla="*/ 2147483647 h 216"/>
                                <a:gd name="T42" fmla="*/ 2147483647 w 342"/>
                                <a:gd name="T43" fmla="*/ 2147483647 h 216"/>
                                <a:gd name="T44" fmla="*/ 2147483647 w 342"/>
                                <a:gd name="T45" fmla="*/ 2147483647 h 216"/>
                                <a:gd name="T46" fmla="*/ 2147483647 w 342"/>
                                <a:gd name="T47" fmla="*/ 2147483647 h 216"/>
                                <a:gd name="T48" fmla="*/ 2147483647 w 342"/>
                                <a:gd name="T49" fmla="*/ 2147483647 h 216"/>
                                <a:gd name="T50" fmla="*/ 2147483647 w 342"/>
                                <a:gd name="T51" fmla="*/ 2147483647 h 216"/>
                                <a:gd name="T52" fmla="*/ 2147483647 w 342"/>
                                <a:gd name="T53" fmla="*/ 2147483647 h 216"/>
                                <a:gd name="T54" fmla="*/ 2147483647 w 342"/>
                                <a:gd name="T55" fmla="*/ 2147483647 h 216"/>
                                <a:gd name="T56" fmla="*/ 2147483647 w 342"/>
                                <a:gd name="T57" fmla="*/ 2147483647 h 216"/>
                                <a:gd name="T58" fmla="*/ 2147483647 w 342"/>
                                <a:gd name="T59" fmla="*/ 2147483647 h 216"/>
                                <a:gd name="T60" fmla="*/ 2147483647 w 342"/>
                                <a:gd name="T61" fmla="*/ 2147483647 h 216"/>
                                <a:gd name="T62" fmla="*/ 2147483647 w 342"/>
                                <a:gd name="T63" fmla="*/ 2147483647 h 216"/>
                                <a:gd name="T64" fmla="*/ 2147483647 w 342"/>
                                <a:gd name="T65" fmla="*/ 2147483647 h 216"/>
                                <a:gd name="T66" fmla="*/ 0 w 342"/>
                                <a:gd name="T67" fmla="*/ 2147483647 h 216"/>
                                <a:gd name="T68" fmla="*/ 2147483647 w 342"/>
                                <a:gd name="T69" fmla="*/ 2147483647 h 216"/>
                                <a:gd name="T70" fmla="*/ 2147483647 w 342"/>
                                <a:gd name="T71" fmla="*/ 2147483647 h 216"/>
                                <a:gd name="T72" fmla="*/ 2147483647 w 342"/>
                                <a:gd name="T73" fmla="*/ 2147483647 h 216"/>
                                <a:gd name="T74" fmla="*/ 2147483647 w 342"/>
                                <a:gd name="T75" fmla="*/ 2147483647 h 216"/>
                                <a:gd name="T76" fmla="*/ 2147483647 w 342"/>
                                <a:gd name="T77" fmla="*/ 2147483647 h 216"/>
                                <a:gd name="T78" fmla="*/ 2147483647 w 342"/>
                                <a:gd name="T79" fmla="*/ 2147483647 h 216"/>
                                <a:gd name="T80" fmla="*/ 2147483647 w 342"/>
                                <a:gd name="T81" fmla="*/ 0 h 216"/>
                                <a:gd name="T82" fmla="*/ 2147483647 w 342"/>
                                <a:gd name="T83" fmla="*/ 0 h 216"/>
                                <a:gd name="T84" fmla="*/ 2147483647 w 342"/>
                                <a:gd name="T85" fmla="*/ 0 h 216"/>
                                <a:gd name="T86" fmla="*/ 2147483647 w 342"/>
                                <a:gd name="T87" fmla="*/ 0 h 216"/>
                                <a:gd name="T88" fmla="*/ 2147483647 w 342"/>
                                <a:gd name="T89" fmla="*/ 0 h 21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2" h="216">
                                  <a:moveTo>
                                    <a:pt x="336" y="0"/>
                                  </a:moveTo>
                                  <a:lnTo>
                                    <a:pt x="336" y="6"/>
                                  </a:lnTo>
                                  <a:lnTo>
                                    <a:pt x="342" y="12"/>
                                  </a:lnTo>
                                  <a:lnTo>
                                    <a:pt x="342" y="18"/>
                                  </a:lnTo>
                                  <a:lnTo>
                                    <a:pt x="342" y="24"/>
                                  </a:lnTo>
                                  <a:lnTo>
                                    <a:pt x="342" y="42"/>
                                  </a:lnTo>
                                  <a:lnTo>
                                    <a:pt x="342" y="54"/>
                                  </a:lnTo>
                                  <a:lnTo>
                                    <a:pt x="342" y="66"/>
                                  </a:lnTo>
                                  <a:lnTo>
                                    <a:pt x="342" y="90"/>
                                  </a:lnTo>
                                  <a:lnTo>
                                    <a:pt x="336" y="96"/>
                                  </a:lnTo>
                                  <a:lnTo>
                                    <a:pt x="318" y="102"/>
                                  </a:lnTo>
                                  <a:lnTo>
                                    <a:pt x="306" y="108"/>
                                  </a:lnTo>
                                  <a:lnTo>
                                    <a:pt x="294" y="108"/>
                                  </a:lnTo>
                                  <a:lnTo>
                                    <a:pt x="270" y="114"/>
                                  </a:lnTo>
                                  <a:lnTo>
                                    <a:pt x="258" y="120"/>
                                  </a:lnTo>
                                  <a:lnTo>
                                    <a:pt x="240" y="126"/>
                                  </a:lnTo>
                                  <a:lnTo>
                                    <a:pt x="228" y="132"/>
                                  </a:lnTo>
                                  <a:lnTo>
                                    <a:pt x="180" y="144"/>
                                  </a:lnTo>
                                  <a:lnTo>
                                    <a:pt x="168" y="150"/>
                                  </a:lnTo>
                                  <a:lnTo>
                                    <a:pt x="150" y="156"/>
                                  </a:lnTo>
                                  <a:lnTo>
                                    <a:pt x="144" y="156"/>
                                  </a:lnTo>
                                  <a:lnTo>
                                    <a:pt x="132" y="162"/>
                                  </a:lnTo>
                                  <a:lnTo>
                                    <a:pt x="120" y="168"/>
                                  </a:lnTo>
                                  <a:lnTo>
                                    <a:pt x="102" y="168"/>
                                  </a:lnTo>
                                  <a:lnTo>
                                    <a:pt x="90" y="174"/>
                                  </a:lnTo>
                                  <a:lnTo>
                                    <a:pt x="84" y="180"/>
                                  </a:lnTo>
                                  <a:lnTo>
                                    <a:pt x="84" y="186"/>
                                  </a:lnTo>
                                  <a:lnTo>
                                    <a:pt x="78" y="186"/>
                                  </a:lnTo>
                                  <a:lnTo>
                                    <a:pt x="78" y="192"/>
                                  </a:lnTo>
                                  <a:lnTo>
                                    <a:pt x="72" y="192"/>
                                  </a:lnTo>
                                  <a:lnTo>
                                    <a:pt x="72" y="198"/>
                                  </a:lnTo>
                                  <a:lnTo>
                                    <a:pt x="72" y="204"/>
                                  </a:lnTo>
                                  <a:lnTo>
                                    <a:pt x="66" y="204"/>
                                  </a:lnTo>
                                  <a:lnTo>
                                    <a:pt x="60" y="204"/>
                                  </a:lnTo>
                                  <a:lnTo>
                                    <a:pt x="66" y="210"/>
                                  </a:lnTo>
                                  <a:lnTo>
                                    <a:pt x="60" y="210"/>
                                  </a:lnTo>
                                  <a:lnTo>
                                    <a:pt x="60" y="216"/>
                                  </a:lnTo>
                                  <a:lnTo>
                                    <a:pt x="54" y="216"/>
                                  </a:lnTo>
                                  <a:lnTo>
                                    <a:pt x="54" y="210"/>
                                  </a:lnTo>
                                  <a:lnTo>
                                    <a:pt x="48" y="210"/>
                                  </a:lnTo>
                                  <a:lnTo>
                                    <a:pt x="42" y="210"/>
                                  </a:lnTo>
                                  <a:lnTo>
                                    <a:pt x="42" y="216"/>
                                  </a:lnTo>
                                  <a:lnTo>
                                    <a:pt x="36" y="210"/>
                                  </a:lnTo>
                                  <a:lnTo>
                                    <a:pt x="30" y="210"/>
                                  </a:lnTo>
                                  <a:lnTo>
                                    <a:pt x="24" y="204"/>
                                  </a:lnTo>
                                  <a:lnTo>
                                    <a:pt x="24" y="198"/>
                                  </a:lnTo>
                                  <a:lnTo>
                                    <a:pt x="24" y="192"/>
                                  </a:lnTo>
                                  <a:lnTo>
                                    <a:pt x="24" y="186"/>
                                  </a:lnTo>
                                  <a:lnTo>
                                    <a:pt x="24" y="180"/>
                                  </a:lnTo>
                                  <a:lnTo>
                                    <a:pt x="30" y="174"/>
                                  </a:lnTo>
                                  <a:lnTo>
                                    <a:pt x="24" y="168"/>
                                  </a:lnTo>
                                  <a:lnTo>
                                    <a:pt x="30" y="162"/>
                                  </a:lnTo>
                                  <a:lnTo>
                                    <a:pt x="30" y="156"/>
                                  </a:lnTo>
                                  <a:lnTo>
                                    <a:pt x="30" y="150"/>
                                  </a:lnTo>
                                  <a:lnTo>
                                    <a:pt x="30" y="144"/>
                                  </a:lnTo>
                                  <a:lnTo>
                                    <a:pt x="24" y="138"/>
                                  </a:lnTo>
                                  <a:lnTo>
                                    <a:pt x="24" y="126"/>
                                  </a:lnTo>
                                  <a:lnTo>
                                    <a:pt x="18" y="120"/>
                                  </a:lnTo>
                                  <a:lnTo>
                                    <a:pt x="18" y="114"/>
                                  </a:lnTo>
                                  <a:lnTo>
                                    <a:pt x="18" y="108"/>
                                  </a:lnTo>
                                  <a:lnTo>
                                    <a:pt x="12" y="108"/>
                                  </a:lnTo>
                                  <a:lnTo>
                                    <a:pt x="12" y="102"/>
                                  </a:lnTo>
                                  <a:lnTo>
                                    <a:pt x="6" y="102"/>
                                  </a:lnTo>
                                  <a:lnTo>
                                    <a:pt x="6" y="96"/>
                                  </a:lnTo>
                                  <a:lnTo>
                                    <a:pt x="6" y="90"/>
                                  </a:lnTo>
                                  <a:lnTo>
                                    <a:pt x="6" y="84"/>
                                  </a:lnTo>
                                  <a:lnTo>
                                    <a:pt x="0" y="78"/>
                                  </a:lnTo>
                                  <a:lnTo>
                                    <a:pt x="0" y="54"/>
                                  </a:lnTo>
                                  <a:lnTo>
                                    <a:pt x="6" y="54"/>
                                  </a:lnTo>
                                  <a:lnTo>
                                    <a:pt x="12" y="54"/>
                                  </a:lnTo>
                                  <a:lnTo>
                                    <a:pt x="18" y="54"/>
                                  </a:lnTo>
                                  <a:lnTo>
                                    <a:pt x="12" y="42"/>
                                  </a:lnTo>
                                  <a:lnTo>
                                    <a:pt x="12" y="30"/>
                                  </a:lnTo>
                                  <a:lnTo>
                                    <a:pt x="6" y="18"/>
                                  </a:lnTo>
                                  <a:lnTo>
                                    <a:pt x="6" y="6"/>
                                  </a:lnTo>
                                  <a:lnTo>
                                    <a:pt x="18" y="6"/>
                                  </a:lnTo>
                                  <a:lnTo>
                                    <a:pt x="24" y="6"/>
                                  </a:lnTo>
                                  <a:lnTo>
                                    <a:pt x="60" y="6"/>
                                  </a:lnTo>
                                  <a:lnTo>
                                    <a:pt x="72" y="6"/>
                                  </a:lnTo>
                                  <a:lnTo>
                                    <a:pt x="102" y="6"/>
                                  </a:lnTo>
                                  <a:lnTo>
                                    <a:pt x="126" y="6"/>
                                  </a:lnTo>
                                  <a:lnTo>
                                    <a:pt x="150" y="0"/>
                                  </a:lnTo>
                                  <a:lnTo>
                                    <a:pt x="168" y="0"/>
                                  </a:lnTo>
                                  <a:lnTo>
                                    <a:pt x="204" y="0"/>
                                  </a:lnTo>
                                  <a:lnTo>
                                    <a:pt x="228" y="0"/>
                                  </a:lnTo>
                                  <a:lnTo>
                                    <a:pt x="240" y="0"/>
                                  </a:lnTo>
                                  <a:lnTo>
                                    <a:pt x="276" y="0"/>
                                  </a:lnTo>
                                  <a:lnTo>
                                    <a:pt x="300" y="0"/>
                                  </a:lnTo>
                                  <a:lnTo>
                                    <a:pt x="312" y="0"/>
                                  </a:lnTo>
                                  <a:lnTo>
                                    <a:pt x="336" y="0"/>
                                  </a:lnTo>
                                  <a:close/>
                                </a:path>
                              </a:pathLst>
                            </a:custGeom>
                            <a:solidFill>
                              <a:schemeClr val="accent1">
                                <a:lumMod val="50000"/>
                              </a:schemeClr>
                            </a:solidFill>
                            <a:ln w="9525">
                              <a:solidFill>
                                <a:schemeClr val="tx1"/>
                              </a:solidFill>
                              <a:prstDash val="solid"/>
                              <a:round/>
                              <a:headEnd/>
                              <a:tailEnd/>
                            </a:ln>
                          </wps:spPr>
                          <wps:bodyPr/>
                        </wps:wsp>
                        <wps:wsp>
                          <wps:cNvPr id="511" name="Freeform 51"/>
                          <wps:cNvSpPr>
                            <a:spLocks/>
                          </wps:cNvSpPr>
                          <wps:spPr bwMode="auto">
                            <a:xfrm>
                              <a:off x="14307344" y="1697040"/>
                              <a:ext cx="1279235" cy="1249362"/>
                            </a:xfrm>
                            <a:custGeom>
                              <a:avLst/>
                              <a:gdLst>
                                <a:gd name="T0" fmla="*/ 2147483647 w 354"/>
                                <a:gd name="T1" fmla="*/ 2147483647 h 354"/>
                                <a:gd name="T2" fmla="*/ 2147483647 w 354"/>
                                <a:gd name="T3" fmla="*/ 2147483647 h 354"/>
                                <a:gd name="T4" fmla="*/ 2147483647 w 354"/>
                                <a:gd name="T5" fmla="*/ 2147483647 h 354"/>
                                <a:gd name="T6" fmla="*/ 2147483647 w 354"/>
                                <a:gd name="T7" fmla="*/ 2147483647 h 354"/>
                                <a:gd name="T8" fmla="*/ 2147483647 w 354"/>
                                <a:gd name="T9" fmla="*/ 2147483647 h 354"/>
                                <a:gd name="T10" fmla="*/ 2147483647 w 354"/>
                                <a:gd name="T11" fmla="*/ 2147483647 h 354"/>
                                <a:gd name="T12" fmla="*/ 2147483647 w 354"/>
                                <a:gd name="T13" fmla="*/ 2147483647 h 354"/>
                                <a:gd name="T14" fmla="*/ 2147483647 w 354"/>
                                <a:gd name="T15" fmla="*/ 2147483647 h 354"/>
                                <a:gd name="T16" fmla="*/ 2147483647 w 354"/>
                                <a:gd name="T17" fmla="*/ 2147483647 h 354"/>
                                <a:gd name="T18" fmla="*/ 2147483647 w 354"/>
                                <a:gd name="T19" fmla="*/ 2147483647 h 354"/>
                                <a:gd name="T20" fmla="*/ 2147483647 w 354"/>
                                <a:gd name="T21" fmla="*/ 0 h 354"/>
                                <a:gd name="T22" fmla="*/ 2147483647 w 354"/>
                                <a:gd name="T23" fmla="*/ 2147483647 h 354"/>
                                <a:gd name="T24" fmla="*/ 2147483647 w 354"/>
                                <a:gd name="T25" fmla="*/ 2147483647 h 354"/>
                                <a:gd name="T26" fmla="*/ 2147483647 w 354"/>
                                <a:gd name="T27" fmla="*/ 2147483647 h 354"/>
                                <a:gd name="T28" fmla="*/ 2147483647 w 354"/>
                                <a:gd name="T29" fmla="*/ 2147483647 h 354"/>
                                <a:gd name="T30" fmla="*/ 2147483647 w 354"/>
                                <a:gd name="T31" fmla="*/ 2147483647 h 354"/>
                                <a:gd name="T32" fmla="*/ 2147483647 w 354"/>
                                <a:gd name="T33" fmla="*/ 2147483647 h 354"/>
                                <a:gd name="T34" fmla="*/ 2147483647 w 354"/>
                                <a:gd name="T35" fmla="*/ 2147483647 h 354"/>
                                <a:gd name="T36" fmla="*/ 2147483647 w 354"/>
                                <a:gd name="T37" fmla="*/ 2147483647 h 354"/>
                                <a:gd name="T38" fmla="*/ 2147483647 w 354"/>
                                <a:gd name="T39" fmla="*/ 2147483647 h 354"/>
                                <a:gd name="T40" fmla="*/ 2147483647 w 354"/>
                                <a:gd name="T41" fmla="*/ 2147483647 h 354"/>
                                <a:gd name="T42" fmla="*/ 2147483647 w 354"/>
                                <a:gd name="T43" fmla="*/ 2147483647 h 354"/>
                                <a:gd name="T44" fmla="*/ 2147483647 w 354"/>
                                <a:gd name="T45" fmla="*/ 2147483647 h 354"/>
                                <a:gd name="T46" fmla="*/ 2147483647 w 354"/>
                                <a:gd name="T47" fmla="*/ 2147483647 h 354"/>
                                <a:gd name="T48" fmla="*/ 2147483647 w 354"/>
                                <a:gd name="T49" fmla="*/ 2147483647 h 354"/>
                                <a:gd name="T50" fmla="*/ 2147483647 w 354"/>
                                <a:gd name="T51" fmla="*/ 2147483647 h 354"/>
                                <a:gd name="T52" fmla="*/ 2147483647 w 354"/>
                                <a:gd name="T53" fmla="*/ 2147483647 h 354"/>
                                <a:gd name="T54" fmla="*/ 2147483647 w 354"/>
                                <a:gd name="T55" fmla="*/ 2147483647 h 354"/>
                                <a:gd name="T56" fmla="*/ 2147483647 w 354"/>
                                <a:gd name="T57" fmla="*/ 2147483647 h 354"/>
                                <a:gd name="T58" fmla="*/ 2147483647 w 354"/>
                                <a:gd name="T59" fmla="*/ 2147483647 h 354"/>
                                <a:gd name="T60" fmla="*/ 2147483647 w 354"/>
                                <a:gd name="T61" fmla="*/ 2147483647 h 354"/>
                                <a:gd name="T62" fmla="*/ 2147483647 w 354"/>
                                <a:gd name="T63" fmla="*/ 2147483647 h 354"/>
                                <a:gd name="T64" fmla="*/ 2147483647 w 354"/>
                                <a:gd name="T65" fmla="*/ 2147483647 h 354"/>
                                <a:gd name="T66" fmla="*/ 2147483647 w 354"/>
                                <a:gd name="T67" fmla="*/ 2147483647 h 354"/>
                                <a:gd name="T68" fmla="*/ 2147483647 w 354"/>
                                <a:gd name="T69" fmla="*/ 2147483647 h 354"/>
                                <a:gd name="T70" fmla="*/ 2147483647 w 354"/>
                                <a:gd name="T71" fmla="*/ 2147483647 h 354"/>
                                <a:gd name="T72" fmla="*/ 2147483647 w 354"/>
                                <a:gd name="T73" fmla="*/ 2147483647 h 354"/>
                                <a:gd name="T74" fmla="*/ 2147483647 w 354"/>
                                <a:gd name="T75" fmla="*/ 2147483647 h 354"/>
                                <a:gd name="T76" fmla="*/ 2147483647 w 354"/>
                                <a:gd name="T77" fmla="*/ 2147483647 h 354"/>
                                <a:gd name="T78" fmla="*/ 2147483647 w 354"/>
                                <a:gd name="T79" fmla="*/ 2147483647 h 354"/>
                                <a:gd name="T80" fmla="*/ 2147483647 w 354"/>
                                <a:gd name="T81" fmla="*/ 2147483647 h 354"/>
                                <a:gd name="T82" fmla="*/ 2147483647 w 354"/>
                                <a:gd name="T83" fmla="*/ 2147483647 h 354"/>
                                <a:gd name="T84" fmla="*/ 2147483647 w 354"/>
                                <a:gd name="T85" fmla="*/ 2147483647 h 354"/>
                                <a:gd name="T86" fmla="*/ 2147483647 w 354"/>
                                <a:gd name="T87" fmla="*/ 2147483647 h 354"/>
                                <a:gd name="T88" fmla="*/ 2147483647 w 354"/>
                                <a:gd name="T89" fmla="*/ 2147483647 h 354"/>
                                <a:gd name="T90" fmla="*/ 2147483647 w 354"/>
                                <a:gd name="T91" fmla="*/ 2147483647 h 354"/>
                                <a:gd name="T92" fmla="*/ 2147483647 w 354"/>
                                <a:gd name="T93" fmla="*/ 2147483647 h 354"/>
                                <a:gd name="T94" fmla="*/ 2147483647 w 354"/>
                                <a:gd name="T95" fmla="*/ 2147483647 h 354"/>
                                <a:gd name="T96" fmla="*/ 2147483647 w 354"/>
                                <a:gd name="T97" fmla="*/ 2147483647 h 354"/>
                                <a:gd name="T98" fmla="*/ 2147483647 w 354"/>
                                <a:gd name="T99" fmla="*/ 2147483647 h 354"/>
                                <a:gd name="T100" fmla="*/ 2147483647 w 354"/>
                                <a:gd name="T101" fmla="*/ 2147483647 h 354"/>
                                <a:gd name="T102" fmla="*/ 2147483647 w 354"/>
                                <a:gd name="T103" fmla="*/ 2147483647 h 354"/>
                                <a:gd name="T104" fmla="*/ 2147483647 w 354"/>
                                <a:gd name="T105" fmla="*/ 2147483647 h 354"/>
                                <a:gd name="T106" fmla="*/ 2147483647 w 354"/>
                                <a:gd name="T107" fmla="*/ 2147483647 h 354"/>
                                <a:gd name="T108" fmla="*/ 2147483647 w 354"/>
                                <a:gd name="T109" fmla="*/ 2147483647 h 354"/>
                                <a:gd name="T110" fmla="*/ 2147483647 w 354"/>
                                <a:gd name="T111" fmla="*/ 2147483647 h 354"/>
                                <a:gd name="T112" fmla="*/ 2147483647 w 354"/>
                                <a:gd name="T113" fmla="*/ 2147483647 h 354"/>
                                <a:gd name="T114" fmla="*/ 2147483647 w 354"/>
                                <a:gd name="T115" fmla="*/ 2147483647 h 354"/>
                                <a:gd name="T116" fmla="*/ 2147483647 w 354"/>
                                <a:gd name="T117" fmla="*/ 2147483647 h 354"/>
                                <a:gd name="T118" fmla="*/ 2147483647 w 354"/>
                                <a:gd name="T119" fmla="*/ 2147483647 h 35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54" h="354">
                                  <a:moveTo>
                                    <a:pt x="12" y="186"/>
                                  </a:moveTo>
                                  <a:lnTo>
                                    <a:pt x="12" y="180"/>
                                  </a:lnTo>
                                  <a:lnTo>
                                    <a:pt x="6" y="138"/>
                                  </a:lnTo>
                                  <a:lnTo>
                                    <a:pt x="6" y="108"/>
                                  </a:lnTo>
                                  <a:lnTo>
                                    <a:pt x="0" y="54"/>
                                  </a:lnTo>
                                  <a:lnTo>
                                    <a:pt x="48" y="42"/>
                                  </a:lnTo>
                                  <a:lnTo>
                                    <a:pt x="72" y="42"/>
                                  </a:lnTo>
                                  <a:lnTo>
                                    <a:pt x="90" y="36"/>
                                  </a:lnTo>
                                  <a:lnTo>
                                    <a:pt x="108" y="36"/>
                                  </a:lnTo>
                                  <a:lnTo>
                                    <a:pt x="114" y="36"/>
                                  </a:lnTo>
                                  <a:lnTo>
                                    <a:pt x="144" y="30"/>
                                  </a:lnTo>
                                  <a:lnTo>
                                    <a:pt x="150" y="24"/>
                                  </a:lnTo>
                                  <a:lnTo>
                                    <a:pt x="186" y="24"/>
                                  </a:lnTo>
                                  <a:lnTo>
                                    <a:pt x="222" y="18"/>
                                  </a:lnTo>
                                  <a:lnTo>
                                    <a:pt x="240" y="12"/>
                                  </a:lnTo>
                                  <a:lnTo>
                                    <a:pt x="252" y="12"/>
                                  </a:lnTo>
                                  <a:lnTo>
                                    <a:pt x="258" y="12"/>
                                  </a:lnTo>
                                  <a:lnTo>
                                    <a:pt x="282" y="6"/>
                                  </a:lnTo>
                                  <a:lnTo>
                                    <a:pt x="288" y="6"/>
                                  </a:lnTo>
                                  <a:lnTo>
                                    <a:pt x="294" y="6"/>
                                  </a:lnTo>
                                  <a:lnTo>
                                    <a:pt x="300" y="6"/>
                                  </a:lnTo>
                                  <a:lnTo>
                                    <a:pt x="312" y="0"/>
                                  </a:lnTo>
                                  <a:lnTo>
                                    <a:pt x="312" y="6"/>
                                  </a:lnTo>
                                  <a:lnTo>
                                    <a:pt x="312" y="12"/>
                                  </a:lnTo>
                                  <a:lnTo>
                                    <a:pt x="318" y="12"/>
                                  </a:lnTo>
                                  <a:lnTo>
                                    <a:pt x="318" y="18"/>
                                  </a:lnTo>
                                  <a:lnTo>
                                    <a:pt x="318" y="24"/>
                                  </a:lnTo>
                                  <a:lnTo>
                                    <a:pt x="324" y="24"/>
                                  </a:lnTo>
                                  <a:lnTo>
                                    <a:pt x="324" y="30"/>
                                  </a:lnTo>
                                  <a:lnTo>
                                    <a:pt x="330" y="30"/>
                                  </a:lnTo>
                                  <a:lnTo>
                                    <a:pt x="330" y="36"/>
                                  </a:lnTo>
                                  <a:lnTo>
                                    <a:pt x="336" y="36"/>
                                  </a:lnTo>
                                  <a:lnTo>
                                    <a:pt x="336" y="42"/>
                                  </a:lnTo>
                                  <a:lnTo>
                                    <a:pt x="336" y="48"/>
                                  </a:lnTo>
                                  <a:lnTo>
                                    <a:pt x="336" y="54"/>
                                  </a:lnTo>
                                  <a:lnTo>
                                    <a:pt x="336" y="60"/>
                                  </a:lnTo>
                                  <a:lnTo>
                                    <a:pt x="336" y="66"/>
                                  </a:lnTo>
                                  <a:lnTo>
                                    <a:pt x="342" y="66"/>
                                  </a:lnTo>
                                  <a:lnTo>
                                    <a:pt x="342" y="72"/>
                                  </a:lnTo>
                                  <a:lnTo>
                                    <a:pt x="348" y="72"/>
                                  </a:lnTo>
                                  <a:lnTo>
                                    <a:pt x="348" y="78"/>
                                  </a:lnTo>
                                  <a:lnTo>
                                    <a:pt x="354" y="78"/>
                                  </a:lnTo>
                                  <a:lnTo>
                                    <a:pt x="354" y="84"/>
                                  </a:lnTo>
                                  <a:lnTo>
                                    <a:pt x="354" y="90"/>
                                  </a:lnTo>
                                  <a:lnTo>
                                    <a:pt x="348" y="96"/>
                                  </a:lnTo>
                                  <a:lnTo>
                                    <a:pt x="348" y="102"/>
                                  </a:lnTo>
                                  <a:lnTo>
                                    <a:pt x="354" y="108"/>
                                  </a:lnTo>
                                  <a:lnTo>
                                    <a:pt x="354" y="114"/>
                                  </a:lnTo>
                                  <a:lnTo>
                                    <a:pt x="348" y="114"/>
                                  </a:lnTo>
                                  <a:lnTo>
                                    <a:pt x="342" y="114"/>
                                  </a:lnTo>
                                  <a:lnTo>
                                    <a:pt x="342" y="120"/>
                                  </a:lnTo>
                                  <a:lnTo>
                                    <a:pt x="336" y="120"/>
                                  </a:lnTo>
                                  <a:lnTo>
                                    <a:pt x="330" y="120"/>
                                  </a:lnTo>
                                  <a:lnTo>
                                    <a:pt x="330" y="126"/>
                                  </a:lnTo>
                                  <a:lnTo>
                                    <a:pt x="324" y="126"/>
                                  </a:lnTo>
                                  <a:lnTo>
                                    <a:pt x="324" y="132"/>
                                  </a:lnTo>
                                  <a:lnTo>
                                    <a:pt x="324" y="138"/>
                                  </a:lnTo>
                                  <a:lnTo>
                                    <a:pt x="330" y="138"/>
                                  </a:lnTo>
                                  <a:lnTo>
                                    <a:pt x="336" y="138"/>
                                  </a:lnTo>
                                  <a:lnTo>
                                    <a:pt x="336" y="144"/>
                                  </a:lnTo>
                                  <a:lnTo>
                                    <a:pt x="330" y="144"/>
                                  </a:lnTo>
                                  <a:lnTo>
                                    <a:pt x="324" y="144"/>
                                  </a:lnTo>
                                  <a:lnTo>
                                    <a:pt x="324" y="150"/>
                                  </a:lnTo>
                                  <a:lnTo>
                                    <a:pt x="324" y="156"/>
                                  </a:lnTo>
                                  <a:lnTo>
                                    <a:pt x="318" y="156"/>
                                  </a:lnTo>
                                  <a:lnTo>
                                    <a:pt x="318" y="162"/>
                                  </a:lnTo>
                                  <a:lnTo>
                                    <a:pt x="318" y="156"/>
                                  </a:lnTo>
                                  <a:lnTo>
                                    <a:pt x="312" y="156"/>
                                  </a:lnTo>
                                  <a:lnTo>
                                    <a:pt x="312" y="162"/>
                                  </a:lnTo>
                                  <a:lnTo>
                                    <a:pt x="312" y="168"/>
                                  </a:lnTo>
                                  <a:lnTo>
                                    <a:pt x="306" y="174"/>
                                  </a:lnTo>
                                  <a:lnTo>
                                    <a:pt x="306" y="180"/>
                                  </a:lnTo>
                                  <a:lnTo>
                                    <a:pt x="312" y="180"/>
                                  </a:lnTo>
                                  <a:lnTo>
                                    <a:pt x="312" y="186"/>
                                  </a:lnTo>
                                  <a:lnTo>
                                    <a:pt x="306" y="186"/>
                                  </a:lnTo>
                                  <a:lnTo>
                                    <a:pt x="300" y="186"/>
                                  </a:lnTo>
                                  <a:lnTo>
                                    <a:pt x="300" y="192"/>
                                  </a:lnTo>
                                  <a:lnTo>
                                    <a:pt x="300" y="198"/>
                                  </a:lnTo>
                                  <a:lnTo>
                                    <a:pt x="306" y="198"/>
                                  </a:lnTo>
                                  <a:lnTo>
                                    <a:pt x="306" y="204"/>
                                  </a:lnTo>
                                  <a:lnTo>
                                    <a:pt x="306" y="210"/>
                                  </a:lnTo>
                                  <a:lnTo>
                                    <a:pt x="306" y="216"/>
                                  </a:lnTo>
                                  <a:lnTo>
                                    <a:pt x="312" y="216"/>
                                  </a:lnTo>
                                  <a:lnTo>
                                    <a:pt x="312" y="222"/>
                                  </a:lnTo>
                                  <a:lnTo>
                                    <a:pt x="312" y="228"/>
                                  </a:lnTo>
                                  <a:lnTo>
                                    <a:pt x="312" y="234"/>
                                  </a:lnTo>
                                  <a:lnTo>
                                    <a:pt x="312" y="240"/>
                                  </a:lnTo>
                                  <a:lnTo>
                                    <a:pt x="312" y="246"/>
                                  </a:lnTo>
                                  <a:lnTo>
                                    <a:pt x="312" y="252"/>
                                  </a:lnTo>
                                  <a:lnTo>
                                    <a:pt x="318" y="252"/>
                                  </a:lnTo>
                                  <a:lnTo>
                                    <a:pt x="318" y="258"/>
                                  </a:lnTo>
                                  <a:lnTo>
                                    <a:pt x="324" y="258"/>
                                  </a:lnTo>
                                  <a:lnTo>
                                    <a:pt x="318" y="258"/>
                                  </a:lnTo>
                                  <a:lnTo>
                                    <a:pt x="318" y="264"/>
                                  </a:lnTo>
                                  <a:lnTo>
                                    <a:pt x="324" y="264"/>
                                  </a:lnTo>
                                  <a:lnTo>
                                    <a:pt x="318" y="264"/>
                                  </a:lnTo>
                                  <a:lnTo>
                                    <a:pt x="312" y="264"/>
                                  </a:lnTo>
                                  <a:lnTo>
                                    <a:pt x="312" y="270"/>
                                  </a:lnTo>
                                  <a:lnTo>
                                    <a:pt x="306" y="276"/>
                                  </a:lnTo>
                                  <a:lnTo>
                                    <a:pt x="306" y="282"/>
                                  </a:lnTo>
                                  <a:lnTo>
                                    <a:pt x="306" y="288"/>
                                  </a:lnTo>
                                  <a:lnTo>
                                    <a:pt x="306" y="294"/>
                                  </a:lnTo>
                                  <a:lnTo>
                                    <a:pt x="312" y="300"/>
                                  </a:lnTo>
                                  <a:lnTo>
                                    <a:pt x="312" y="306"/>
                                  </a:lnTo>
                                  <a:lnTo>
                                    <a:pt x="306" y="306"/>
                                  </a:lnTo>
                                  <a:lnTo>
                                    <a:pt x="294" y="312"/>
                                  </a:lnTo>
                                  <a:lnTo>
                                    <a:pt x="276" y="312"/>
                                  </a:lnTo>
                                  <a:lnTo>
                                    <a:pt x="228" y="318"/>
                                  </a:lnTo>
                                  <a:lnTo>
                                    <a:pt x="216" y="324"/>
                                  </a:lnTo>
                                  <a:lnTo>
                                    <a:pt x="198" y="324"/>
                                  </a:lnTo>
                                  <a:lnTo>
                                    <a:pt x="168" y="330"/>
                                  </a:lnTo>
                                  <a:lnTo>
                                    <a:pt x="144" y="336"/>
                                  </a:lnTo>
                                  <a:lnTo>
                                    <a:pt x="138" y="336"/>
                                  </a:lnTo>
                                  <a:lnTo>
                                    <a:pt x="84" y="342"/>
                                  </a:lnTo>
                                  <a:lnTo>
                                    <a:pt x="66" y="348"/>
                                  </a:lnTo>
                                  <a:lnTo>
                                    <a:pt x="54" y="348"/>
                                  </a:lnTo>
                                  <a:lnTo>
                                    <a:pt x="24" y="354"/>
                                  </a:lnTo>
                                  <a:lnTo>
                                    <a:pt x="24" y="336"/>
                                  </a:lnTo>
                                  <a:lnTo>
                                    <a:pt x="18" y="276"/>
                                  </a:lnTo>
                                  <a:lnTo>
                                    <a:pt x="12" y="192"/>
                                  </a:lnTo>
                                  <a:lnTo>
                                    <a:pt x="12" y="186"/>
                                  </a:lnTo>
                                  <a:close/>
                                </a:path>
                              </a:pathLst>
                            </a:custGeom>
                            <a:solidFill>
                              <a:schemeClr val="tx2">
                                <a:lumMod val="60000"/>
                                <a:lumOff val="40000"/>
                              </a:schemeClr>
                            </a:solidFill>
                            <a:ln w="9525">
                              <a:solidFill>
                                <a:schemeClr val="tx1"/>
                              </a:solidFill>
                              <a:prstDash val="solid"/>
                              <a:round/>
                              <a:headEnd/>
                              <a:tailEnd/>
                            </a:ln>
                          </wps:spPr>
                          <wps:bodyPr/>
                        </wps:wsp>
                        <wps:wsp>
                          <wps:cNvPr id="512" name="Freeform 52"/>
                          <wps:cNvSpPr>
                            <a:spLocks/>
                          </wps:cNvSpPr>
                          <wps:spPr bwMode="auto">
                            <a:xfrm>
                              <a:off x="11488689" y="1718216"/>
                              <a:ext cx="1127461" cy="1503471"/>
                            </a:xfrm>
                            <a:custGeom>
                              <a:avLst/>
                              <a:gdLst>
                                <a:gd name="T0" fmla="*/ 2147483647 w 312"/>
                                <a:gd name="T1" fmla="*/ 2147483647 h 426"/>
                                <a:gd name="T2" fmla="*/ 2147483647 w 312"/>
                                <a:gd name="T3" fmla="*/ 2147483647 h 426"/>
                                <a:gd name="T4" fmla="*/ 2147483647 w 312"/>
                                <a:gd name="T5" fmla="*/ 2147483647 h 426"/>
                                <a:gd name="T6" fmla="*/ 2147483647 w 312"/>
                                <a:gd name="T7" fmla="*/ 2147483647 h 426"/>
                                <a:gd name="T8" fmla="*/ 2147483647 w 312"/>
                                <a:gd name="T9" fmla="*/ 2147483647 h 426"/>
                                <a:gd name="T10" fmla="*/ 2147483647 w 312"/>
                                <a:gd name="T11" fmla="*/ 2147483647 h 426"/>
                                <a:gd name="T12" fmla="*/ 2147483647 w 312"/>
                                <a:gd name="T13" fmla="*/ 2147483647 h 426"/>
                                <a:gd name="T14" fmla="*/ 2147483647 w 312"/>
                                <a:gd name="T15" fmla="*/ 2147483647 h 426"/>
                                <a:gd name="T16" fmla="*/ 2147483647 w 312"/>
                                <a:gd name="T17" fmla="*/ 2147483647 h 426"/>
                                <a:gd name="T18" fmla="*/ 2147483647 w 312"/>
                                <a:gd name="T19" fmla="*/ 2147483647 h 426"/>
                                <a:gd name="T20" fmla="*/ 2147483647 w 312"/>
                                <a:gd name="T21" fmla="*/ 2147483647 h 426"/>
                                <a:gd name="T22" fmla="*/ 2147483647 w 312"/>
                                <a:gd name="T23" fmla="*/ 2147483647 h 426"/>
                                <a:gd name="T24" fmla="*/ 2147483647 w 312"/>
                                <a:gd name="T25" fmla="*/ 2147483647 h 426"/>
                                <a:gd name="T26" fmla="*/ 2147483647 w 312"/>
                                <a:gd name="T27" fmla="*/ 2147483647 h 426"/>
                                <a:gd name="T28" fmla="*/ 2147483647 w 312"/>
                                <a:gd name="T29" fmla="*/ 2147483647 h 426"/>
                                <a:gd name="T30" fmla="*/ 2147483647 w 312"/>
                                <a:gd name="T31" fmla="*/ 2147483647 h 426"/>
                                <a:gd name="T32" fmla="*/ 2147483647 w 312"/>
                                <a:gd name="T33" fmla="*/ 2147483647 h 426"/>
                                <a:gd name="T34" fmla="*/ 2147483647 w 312"/>
                                <a:gd name="T35" fmla="*/ 2147483647 h 426"/>
                                <a:gd name="T36" fmla="*/ 2147483647 w 312"/>
                                <a:gd name="T37" fmla="*/ 2147483647 h 426"/>
                                <a:gd name="T38" fmla="*/ 2147483647 w 312"/>
                                <a:gd name="T39" fmla="*/ 2147483647 h 426"/>
                                <a:gd name="T40" fmla="*/ 2147483647 w 312"/>
                                <a:gd name="T41" fmla="*/ 2147483647 h 426"/>
                                <a:gd name="T42" fmla="*/ 2147483647 w 312"/>
                                <a:gd name="T43" fmla="*/ 2147483647 h 426"/>
                                <a:gd name="T44" fmla="*/ 2147483647 w 312"/>
                                <a:gd name="T45" fmla="*/ 2147483647 h 426"/>
                                <a:gd name="T46" fmla="*/ 2147483647 w 312"/>
                                <a:gd name="T47" fmla="*/ 2147483647 h 426"/>
                                <a:gd name="T48" fmla="*/ 2147483647 w 312"/>
                                <a:gd name="T49" fmla="*/ 2147483647 h 426"/>
                                <a:gd name="T50" fmla="*/ 2147483647 w 312"/>
                                <a:gd name="T51" fmla="*/ 2147483647 h 426"/>
                                <a:gd name="T52" fmla="*/ 2147483647 w 312"/>
                                <a:gd name="T53" fmla="*/ 2147483647 h 426"/>
                                <a:gd name="T54" fmla="*/ 2147483647 w 312"/>
                                <a:gd name="T55" fmla="*/ 2147483647 h 426"/>
                                <a:gd name="T56" fmla="*/ 2147483647 w 312"/>
                                <a:gd name="T57" fmla="*/ 2147483647 h 426"/>
                                <a:gd name="T58" fmla="*/ 2147483647 w 312"/>
                                <a:gd name="T59" fmla="*/ 2147483647 h 426"/>
                                <a:gd name="T60" fmla="*/ 2147483647 w 312"/>
                                <a:gd name="T61" fmla="*/ 2147483647 h 426"/>
                                <a:gd name="T62" fmla="*/ 2147483647 w 312"/>
                                <a:gd name="T63" fmla="*/ 2147483647 h 426"/>
                                <a:gd name="T64" fmla="*/ 2147483647 w 312"/>
                                <a:gd name="T65" fmla="*/ 2147483647 h 426"/>
                                <a:gd name="T66" fmla="*/ 2147483647 w 312"/>
                                <a:gd name="T67" fmla="*/ 2147483647 h 426"/>
                                <a:gd name="T68" fmla="*/ 2147483647 w 312"/>
                                <a:gd name="T69" fmla="*/ 2147483647 h 426"/>
                                <a:gd name="T70" fmla="*/ 2147483647 w 312"/>
                                <a:gd name="T71" fmla="*/ 2147483647 h 426"/>
                                <a:gd name="T72" fmla="*/ 2147483647 w 312"/>
                                <a:gd name="T73" fmla="*/ 2147483647 h 426"/>
                                <a:gd name="T74" fmla="*/ 2147483647 w 312"/>
                                <a:gd name="T75" fmla="*/ 2147483647 h 426"/>
                                <a:gd name="T76" fmla="*/ 2147483647 w 312"/>
                                <a:gd name="T77" fmla="*/ 2147483647 h 426"/>
                                <a:gd name="T78" fmla="*/ 2147483647 w 312"/>
                                <a:gd name="T79" fmla="*/ 2147483647 h 426"/>
                                <a:gd name="T80" fmla="*/ 2147483647 w 312"/>
                                <a:gd name="T81" fmla="*/ 2147483647 h 426"/>
                                <a:gd name="T82" fmla="*/ 2147483647 w 312"/>
                                <a:gd name="T83" fmla="*/ 2147483647 h 426"/>
                                <a:gd name="T84" fmla="*/ 2147483647 w 312"/>
                                <a:gd name="T85" fmla="*/ 2147483647 h 426"/>
                                <a:gd name="T86" fmla="*/ 2147483647 w 312"/>
                                <a:gd name="T87" fmla="*/ 2147483647 h 426"/>
                                <a:gd name="T88" fmla="*/ 2147483647 w 312"/>
                                <a:gd name="T89" fmla="*/ 2147483647 h 426"/>
                                <a:gd name="T90" fmla="*/ 2147483647 w 312"/>
                                <a:gd name="T91" fmla="*/ 2147483647 h 426"/>
                                <a:gd name="T92" fmla="*/ 2147483647 w 312"/>
                                <a:gd name="T93" fmla="*/ 2147483647 h 426"/>
                                <a:gd name="T94" fmla="*/ 2147483647 w 312"/>
                                <a:gd name="T95" fmla="*/ 2147483647 h 426"/>
                                <a:gd name="T96" fmla="*/ 2147483647 w 312"/>
                                <a:gd name="T97" fmla="*/ 2147483647 h 426"/>
                                <a:gd name="T98" fmla="*/ 2147483647 w 312"/>
                                <a:gd name="T99" fmla="*/ 2147483647 h 426"/>
                                <a:gd name="T100" fmla="*/ 2147483647 w 312"/>
                                <a:gd name="T101" fmla="*/ 2147483647 h 426"/>
                                <a:gd name="T102" fmla="*/ 2147483647 w 312"/>
                                <a:gd name="T103" fmla="*/ 2147483647 h 426"/>
                                <a:gd name="T104" fmla="*/ 2147483647 w 312"/>
                                <a:gd name="T105" fmla="*/ 2147483647 h 426"/>
                                <a:gd name="T106" fmla="*/ 2147483647 w 312"/>
                                <a:gd name="T107" fmla="*/ 2147483647 h 426"/>
                                <a:gd name="T108" fmla="*/ 2147483647 w 312"/>
                                <a:gd name="T109" fmla="*/ 2147483647 h 426"/>
                                <a:gd name="T110" fmla="*/ 0 w 312"/>
                                <a:gd name="T111" fmla="*/ 2147483647 h 426"/>
                                <a:gd name="T112" fmla="*/ 2147483647 w 312"/>
                                <a:gd name="T113" fmla="*/ 2147483647 h 426"/>
                                <a:gd name="T114" fmla="*/ 2147483647 w 312"/>
                                <a:gd name="T115" fmla="*/ 0 h 426"/>
                                <a:gd name="T116" fmla="*/ 2147483647 w 312"/>
                                <a:gd name="T117" fmla="*/ 2147483647 h 426"/>
                                <a:gd name="T118" fmla="*/ 2147483647 w 312"/>
                                <a:gd name="T119" fmla="*/ 2147483647 h 42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12" h="426">
                                  <a:moveTo>
                                    <a:pt x="114" y="24"/>
                                  </a:moveTo>
                                  <a:lnTo>
                                    <a:pt x="120" y="24"/>
                                  </a:lnTo>
                                  <a:lnTo>
                                    <a:pt x="120" y="30"/>
                                  </a:lnTo>
                                  <a:lnTo>
                                    <a:pt x="126" y="30"/>
                                  </a:lnTo>
                                  <a:lnTo>
                                    <a:pt x="132" y="30"/>
                                  </a:lnTo>
                                  <a:lnTo>
                                    <a:pt x="138" y="36"/>
                                  </a:lnTo>
                                  <a:lnTo>
                                    <a:pt x="144" y="36"/>
                                  </a:lnTo>
                                  <a:lnTo>
                                    <a:pt x="150" y="36"/>
                                  </a:lnTo>
                                  <a:lnTo>
                                    <a:pt x="156" y="36"/>
                                  </a:lnTo>
                                  <a:lnTo>
                                    <a:pt x="162" y="36"/>
                                  </a:lnTo>
                                  <a:lnTo>
                                    <a:pt x="162" y="42"/>
                                  </a:lnTo>
                                  <a:lnTo>
                                    <a:pt x="168" y="42"/>
                                  </a:lnTo>
                                  <a:lnTo>
                                    <a:pt x="174" y="42"/>
                                  </a:lnTo>
                                  <a:lnTo>
                                    <a:pt x="174" y="48"/>
                                  </a:lnTo>
                                  <a:lnTo>
                                    <a:pt x="186" y="54"/>
                                  </a:lnTo>
                                  <a:lnTo>
                                    <a:pt x="192" y="60"/>
                                  </a:lnTo>
                                  <a:lnTo>
                                    <a:pt x="198" y="66"/>
                                  </a:lnTo>
                                  <a:lnTo>
                                    <a:pt x="204" y="72"/>
                                  </a:lnTo>
                                  <a:lnTo>
                                    <a:pt x="210" y="72"/>
                                  </a:lnTo>
                                  <a:lnTo>
                                    <a:pt x="216" y="78"/>
                                  </a:lnTo>
                                  <a:lnTo>
                                    <a:pt x="228" y="84"/>
                                  </a:lnTo>
                                  <a:lnTo>
                                    <a:pt x="234" y="84"/>
                                  </a:lnTo>
                                  <a:lnTo>
                                    <a:pt x="240" y="90"/>
                                  </a:lnTo>
                                  <a:lnTo>
                                    <a:pt x="246" y="90"/>
                                  </a:lnTo>
                                  <a:lnTo>
                                    <a:pt x="252" y="96"/>
                                  </a:lnTo>
                                  <a:lnTo>
                                    <a:pt x="258" y="102"/>
                                  </a:lnTo>
                                  <a:lnTo>
                                    <a:pt x="264" y="96"/>
                                  </a:lnTo>
                                  <a:lnTo>
                                    <a:pt x="270" y="90"/>
                                  </a:lnTo>
                                  <a:lnTo>
                                    <a:pt x="270" y="84"/>
                                  </a:lnTo>
                                  <a:lnTo>
                                    <a:pt x="276" y="84"/>
                                  </a:lnTo>
                                  <a:lnTo>
                                    <a:pt x="294" y="84"/>
                                  </a:lnTo>
                                  <a:lnTo>
                                    <a:pt x="300" y="84"/>
                                  </a:lnTo>
                                  <a:lnTo>
                                    <a:pt x="306" y="78"/>
                                  </a:lnTo>
                                  <a:lnTo>
                                    <a:pt x="306" y="84"/>
                                  </a:lnTo>
                                  <a:lnTo>
                                    <a:pt x="306" y="90"/>
                                  </a:lnTo>
                                  <a:lnTo>
                                    <a:pt x="306" y="96"/>
                                  </a:lnTo>
                                  <a:lnTo>
                                    <a:pt x="306" y="102"/>
                                  </a:lnTo>
                                  <a:lnTo>
                                    <a:pt x="306" y="108"/>
                                  </a:lnTo>
                                  <a:lnTo>
                                    <a:pt x="306" y="114"/>
                                  </a:lnTo>
                                  <a:lnTo>
                                    <a:pt x="306" y="120"/>
                                  </a:lnTo>
                                  <a:lnTo>
                                    <a:pt x="306" y="126"/>
                                  </a:lnTo>
                                  <a:lnTo>
                                    <a:pt x="306" y="132"/>
                                  </a:lnTo>
                                  <a:lnTo>
                                    <a:pt x="306" y="138"/>
                                  </a:lnTo>
                                  <a:lnTo>
                                    <a:pt x="306" y="150"/>
                                  </a:lnTo>
                                  <a:lnTo>
                                    <a:pt x="312" y="150"/>
                                  </a:lnTo>
                                  <a:lnTo>
                                    <a:pt x="312" y="162"/>
                                  </a:lnTo>
                                  <a:lnTo>
                                    <a:pt x="312" y="168"/>
                                  </a:lnTo>
                                  <a:lnTo>
                                    <a:pt x="312" y="174"/>
                                  </a:lnTo>
                                  <a:lnTo>
                                    <a:pt x="312" y="180"/>
                                  </a:lnTo>
                                  <a:lnTo>
                                    <a:pt x="312" y="186"/>
                                  </a:lnTo>
                                  <a:lnTo>
                                    <a:pt x="312" y="192"/>
                                  </a:lnTo>
                                  <a:lnTo>
                                    <a:pt x="312" y="204"/>
                                  </a:lnTo>
                                  <a:lnTo>
                                    <a:pt x="312" y="210"/>
                                  </a:lnTo>
                                  <a:lnTo>
                                    <a:pt x="306" y="216"/>
                                  </a:lnTo>
                                  <a:lnTo>
                                    <a:pt x="306" y="246"/>
                                  </a:lnTo>
                                  <a:lnTo>
                                    <a:pt x="300" y="252"/>
                                  </a:lnTo>
                                  <a:lnTo>
                                    <a:pt x="300" y="258"/>
                                  </a:lnTo>
                                  <a:lnTo>
                                    <a:pt x="300" y="264"/>
                                  </a:lnTo>
                                  <a:lnTo>
                                    <a:pt x="294" y="270"/>
                                  </a:lnTo>
                                  <a:lnTo>
                                    <a:pt x="294" y="276"/>
                                  </a:lnTo>
                                  <a:lnTo>
                                    <a:pt x="294" y="288"/>
                                  </a:lnTo>
                                  <a:lnTo>
                                    <a:pt x="288" y="288"/>
                                  </a:lnTo>
                                  <a:lnTo>
                                    <a:pt x="288" y="294"/>
                                  </a:lnTo>
                                  <a:lnTo>
                                    <a:pt x="288" y="300"/>
                                  </a:lnTo>
                                  <a:lnTo>
                                    <a:pt x="288" y="306"/>
                                  </a:lnTo>
                                  <a:lnTo>
                                    <a:pt x="282" y="306"/>
                                  </a:lnTo>
                                  <a:lnTo>
                                    <a:pt x="282" y="312"/>
                                  </a:lnTo>
                                  <a:lnTo>
                                    <a:pt x="276" y="312"/>
                                  </a:lnTo>
                                  <a:lnTo>
                                    <a:pt x="276" y="318"/>
                                  </a:lnTo>
                                  <a:lnTo>
                                    <a:pt x="270" y="318"/>
                                  </a:lnTo>
                                  <a:lnTo>
                                    <a:pt x="264" y="330"/>
                                  </a:lnTo>
                                  <a:lnTo>
                                    <a:pt x="264" y="336"/>
                                  </a:lnTo>
                                  <a:lnTo>
                                    <a:pt x="258" y="342"/>
                                  </a:lnTo>
                                  <a:lnTo>
                                    <a:pt x="258" y="348"/>
                                  </a:lnTo>
                                  <a:lnTo>
                                    <a:pt x="258" y="354"/>
                                  </a:lnTo>
                                  <a:lnTo>
                                    <a:pt x="252" y="354"/>
                                  </a:lnTo>
                                  <a:lnTo>
                                    <a:pt x="252" y="360"/>
                                  </a:lnTo>
                                  <a:lnTo>
                                    <a:pt x="252" y="366"/>
                                  </a:lnTo>
                                  <a:lnTo>
                                    <a:pt x="252" y="372"/>
                                  </a:lnTo>
                                  <a:lnTo>
                                    <a:pt x="246" y="378"/>
                                  </a:lnTo>
                                  <a:lnTo>
                                    <a:pt x="246" y="384"/>
                                  </a:lnTo>
                                  <a:lnTo>
                                    <a:pt x="246" y="390"/>
                                  </a:lnTo>
                                  <a:lnTo>
                                    <a:pt x="246" y="402"/>
                                  </a:lnTo>
                                  <a:lnTo>
                                    <a:pt x="246" y="408"/>
                                  </a:lnTo>
                                  <a:lnTo>
                                    <a:pt x="246" y="414"/>
                                  </a:lnTo>
                                  <a:lnTo>
                                    <a:pt x="240" y="414"/>
                                  </a:lnTo>
                                  <a:lnTo>
                                    <a:pt x="234" y="414"/>
                                  </a:lnTo>
                                  <a:lnTo>
                                    <a:pt x="222" y="414"/>
                                  </a:lnTo>
                                  <a:lnTo>
                                    <a:pt x="216" y="414"/>
                                  </a:lnTo>
                                  <a:lnTo>
                                    <a:pt x="210" y="426"/>
                                  </a:lnTo>
                                  <a:lnTo>
                                    <a:pt x="204" y="426"/>
                                  </a:lnTo>
                                  <a:lnTo>
                                    <a:pt x="204" y="420"/>
                                  </a:lnTo>
                                  <a:lnTo>
                                    <a:pt x="204" y="414"/>
                                  </a:lnTo>
                                  <a:lnTo>
                                    <a:pt x="210" y="414"/>
                                  </a:lnTo>
                                  <a:lnTo>
                                    <a:pt x="210" y="408"/>
                                  </a:lnTo>
                                  <a:lnTo>
                                    <a:pt x="204" y="408"/>
                                  </a:lnTo>
                                  <a:lnTo>
                                    <a:pt x="192" y="414"/>
                                  </a:lnTo>
                                  <a:lnTo>
                                    <a:pt x="180" y="414"/>
                                  </a:lnTo>
                                  <a:lnTo>
                                    <a:pt x="168" y="414"/>
                                  </a:lnTo>
                                  <a:lnTo>
                                    <a:pt x="150" y="420"/>
                                  </a:lnTo>
                                  <a:lnTo>
                                    <a:pt x="144" y="420"/>
                                  </a:lnTo>
                                  <a:lnTo>
                                    <a:pt x="144" y="402"/>
                                  </a:lnTo>
                                  <a:lnTo>
                                    <a:pt x="144" y="396"/>
                                  </a:lnTo>
                                  <a:lnTo>
                                    <a:pt x="138" y="354"/>
                                  </a:lnTo>
                                  <a:lnTo>
                                    <a:pt x="138" y="270"/>
                                  </a:lnTo>
                                  <a:lnTo>
                                    <a:pt x="132" y="210"/>
                                  </a:lnTo>
                                  <a:lnTo>
                                    <a:pt x="90" y="198"/>
                                  </a:lnTo>
                                  <a:lnTo>
                                    <a:pt x="24" y="180"/>
                                  </a:lnTo>
                                  <a:lnTo>
                                    <a:pt x="18" y="180"/>
                                  </a:lnTo>
                                  <a:lnTo>
                                    <a:pt x="6" y="174"/>
                                  </a:lnTo>
                                  <a:lnTo>
                                    <a:pt x="0" y="174"/>
                                  </a:lnTo>
                                  <a:lnTo>
                                    <a:pt x="0" y="162"/>
                                  </a:lnTo>
                                  <a:lnTo>
                                    <a:pt x="12" y="120"/>
                                  </a:lnTo>
                                  <a:lnTo>
                                    <a:pt x="18" y="96"/>
                                  </a:lnTo>
                                  <a:lnTo>
                                    <a:pt x="30" y="54"/>
                                  </a:lnTo>
                                  <a:lnTo>
                                    <a:pt x="48" y="0"/>
                                  </a:lnTo>
                                  <a:lnTo>
                                    <a:pt x="54" y="0"/>
                                  </a:lnTo>
                                  <a:lnTo>
                                    <a:pt x="66" y="6"/>
                                  </a:lnTo>
                                  <a:lnTo>
                                    <a:pt x="72" y="6"/>
                                  </a:lnTo>
                                  <a:lnTo>
                                    <a:pt x="78" y="6"/>
                                  </a:lnTo>
                                  <a:lnTo>
                                    <a:pt x="114" y="24"/>
                                  </a:lnTo>
                                  <a:close/>
                                </a:path>
                              </a:pathLst>
                            </a:custGeom>
                            <a:solidFill>
                              <a:schemeClr val="accent1">
                                <a:lumMod val="40000"/>
                                <a:lumOff val="60000"/>
                              </a:schemeClr>
                            </a:solidFill>
                            <a:ln w="9525">
                              <a:solidFill>
                                <a:schemeClr val="tx1"/>
                              </a:solidFill>
                              <a:prstDash val="solid"/>
                              <a:round/>
                              <a:headEnd/>
                              <a:tailEnd/>
                            </a:ln>
                          </wps:spPr>
                          <wps:bodyPr/>
                        </wps:wsp>
                        <wps:wsp>
                          <wps:cNvPr id="513" name="Freeform 53"/>
                          <wps:cNvSpPr>
                            <a:spLocks/>
                          </wps:cNvSpPr>
                          <wps:spPr bwMode="auto">
                            <a:xfrm>
                              <a:off x="4550460" y="1781743"/>
                              <a:ext cx="1365964" cy="1588172"/>
                            </a:xfrm>
                            <a:custGeom>
                              <a:avLst/>
                              <a:gdLst>
                                <a:gd name="T0" fmla="*/ 2147483647 w 378"/>
                                <a:gd name="T1" fmla="*/ 0 h 450"/>
                                <a:gd name="T2" fmla="*/ 2147483647 w 378"/>
                                <a:gd name="T3" fmla="*/ 0 h 450"/>
                                <a:gd name="T4" fmla="*/ 2147483647 w 378"/>
                                <a:gd name="T5" fmla="*/ 0 h 450"/>
                                <a:gd name="T6" fmla="*/ 2147483647 w 378"/>
                                <a:gd name="T7" fmla="*/ 0 h 450"/>
                                <a:gd name="T8" fmla="*/ 2147483647 w 378"/>
                                <a:gd name="T9" fmla="*/ 0 h 450"/>
                                <a:gd name="T10" fmla="*/ 2147483647 w 378"/>
                                <a:gd name="T11" fmla="*/ 2147483647 h 450"/>
                                <a:gd name="T12" fmla="*/ 2147483647 w 378"/>
                                <a:gd name="T13" fmla="*/ 2147483647 h 450"/>
                                <a:gd name="T14" fmla="*/ 2147483647 w 378"/>
                                <a:gd name="T15" fmla="*/ 2147483647 h 450"/>
                                <a:gd name="T16" fmla="*/ 2147483647 w 378"/>
                                <a:gd name="T17" fmla="*/ 2147483647 h 450"/>
                                <a:gd name="T18" fmla="*/ 2147483647 w 378"/>
                                <a:gd name="T19" fmla="*/ 2147483647 h 450"/>
                                <a:gd name="T20" fmla="*/ 2147483647 w 378"/>
                                <a:gd name="T21" fmla="*/ 2147483647 h 450"/>
                                <a:gd name="T22" fmla="*/ 2147483647 w 378"/>
                                <a:gd name="T23" fmla="*/ 2147483647 h 450"/>
                                <a:gd name="T24" fmla="*/ 2147483647 w 378"/>
                                <a:gd name="T25" fmla="*/ 2147483647 h 450"/>
                                <a:gd name="T26" fmla="*/ 2147483647 w 378"/>
                                <a:gd name="T27" fmla="*/ 2147483647 h 450"/>
                                <a:gd name="T28" fmla="*/ 2147483647 w 378"/>
                                <a:gd name="T29" fmla="*/ 2147483647 h 450"/>
                                <a:gd name="T30" fmla="*/ 2147483647 w 378"/>
                                <a:gd name="T31" fmla="*/ 2147483647 h 450"/>
                                <a:gd name="T32" fmla="*/ 2147483647 w 378"/>
                                <a:gd name="T33" fmla="*/ 2147483647 h 450"/>
                                <a:gd name="T34" fmla="*/ 2147483647 w 378"/>
                                <a:gd name="T35" fmla="*/ 2147483647 h 450"/>
                                <a:gd name="T36" fmla="*/ 2147483647 w 378"/>
                                <a:gd name="T37" fmla="*/ 2147483647 h 450"/>
                                <a:gd name="T38" fmla="*/ 2147483647 w 378"/>
                                <a:gd name="T39" fmla="*/ 2147483647 h 450"/>
                                <a:gd name="T40" fmla="*/ 2147483647 w 378"/>
                                <a:gd name="T41" fmla="*/ 2147483647 h 450"/>
                                <a:gd name="T42" fmla="*/ 2147483647 w 378"/>
                                <a:gd name="T43" fmla="*/ 2147483647 h 450"/>
                                <a:gd name="T44" fmla="*/ 2147483647 w 378"/>
                                <a:gd name="T45" fmla="*/ 2147483647 h 450"/>
                                <a:gd name="T46" fmla="*/ 2147483647 w 378"/>
                                <a:gd name="T47" fmla="*/ 2147483647 h 450"/>
                                <a:gd name="T48" fmla="*/ 2147483647 w 378"/>
                                <a:gd name="T49" fmla="*/ 2147483647 h 450"/>
                                <a:gd name="T50" fmla="*/ 2147483647 w 378"/>
                                <a:gd name="T51" fmla="*/ 2147483647 h 450"/>
                                <a:gd name="T52" fmla="*/ 2147483647 w 378"/>
                                <a:gd name="T53" fmla="*/ 2147483647 h 450"/>
                                <a:gd name="T54" fmla="*/ 2147483647 w 378"/>
                                <a:gd name="T55" fmla="*/ 2147483647 h 450"/>
                                <a:gd name="T56" fmla="*/ 2147483647 w 378"/>
                                <a:gd name="T57" fmla="*/ 2147483647 h 450"/>
                                <a:gd name="T58" fmla="*/ 2147483647 w 378"/>
                                <a:gd name="T59" fmla="*/ 2147483647 h 450"/>
                                <a:gd name="T60" fmla="*/ 2147483647 w 378"/>
                                <a:gd name="T61" fmla="*/ 2147483647 h 450"/>
                                <a:gd name="T62" fmla="*/ 2147483647 w 378"/>
                                <a:gd name="T63" fmla="*/ 2147483647 h 450"/>
                                <a:gd name="T64" fmla="*/ 2147483647 w 378"/>
                                <a:gd name="T65" fmla="*/ 2147483647 h 450"/>
                                <a:gd name="T66" fmla="*/ 2147483647 w 378"/>
                                <a:gd name="T67" fmla="*/ 2147483647 h 450"/>
                                <a:gd name="T68" fmla="*/ 2147483647 w 378"/>
                                <a:gd name="T69" fmla="*/ 2147483647 h 450"/>
                                <a:gd name="T70" fmla="*/ 2147483647 w 378"/>
                                <a:gd name="T71" fmla="*/ 2147483647 h 450"/>
                                <a:gd name="T72" fmla="*/ 2147483647 w 378"/>
                                <a:gd name="T73" fmla="*/ 2147483647 h 450"/>
                                <a:gd name="T74" fmla="*/ 2147483647 w 378"/>
                                <a:gd name="T75" fmla="*/ 2147483647 h 450"/>
                                <a:gd name="T76" fmla="*/ 2147483647 w 378"/>
                                <a:gd name="T77" fmla="*/ 2147483647 h 450"/>
                                <a:gd name="T78" fmla="*/ 2147483647 w 378"/>
                                <a:gd name="T79" fmla="*/ 2147483647 h 450"/>
                                <a:gd name="T80" fmla="*/ 2147483647 w 378"/>
                                <a:gd name="T81" fmla="*/ 2147483647 h 450"/>
                                <a:gd name="T82" fmla="*/ 2147483647 w 378"/>
                                <a:gd name="T83" fmla="*/ 2147483647 h 450"/>
                                <a:gd name="T84" fmla="*/ 2147483647 w 378"/>
                                <a:gd name="T85" fmla="*/ 2147483647 h 450"/>
                                <a:gd name="T86" fmla="*/ 2147483647 w 378"/>
                                <a:gd name="T87" fmla="*/ 2147483647 h 450"/>
                                <a:gd name="T88" fmla="*/ 2147483647 w 378"/>
                                <a:gd name="T89" fmla="*/ 2147483647 h 450"/>
                                <a:gd name="T90" fmla="*/ 2147483647 w 378"/>
                                <a:gd name="T91" fmla="*/ 2147483647 h 450"/>
                                <a:gd name="T92" fmla="*/ 2147483647 w 378"/>
                                <a:gd name="T93" fmla="*/ 2147483647 h 450"/>
                                <a:gd name="T94" fmla="*/ 2147483647 w 378"/>
                                <a:gd name="T95" fmla="*/ 2147483647 h 450"/>
                                <a:gd name="T96" fmla="*/ 2147483647 w 378"/>
                                <a:gd name="T97" fmla="*/ 2147483647 h 450"/>
                                <a:gd name="T98" fmla="*/ 2147483647 w 378"/>
                                <a:gd name="T99" fmla="*/ 2147483647 h 450"/>
                                <a:gd name="T100" fmla="*/ 2147483647 w 378"/>
                                <a:gd name="T101" fmla="*/ 2147483647 h 450"/>
                                <a:gd name="T102" fmla="*/ 2147483647 w 378"/>
                                <a:gd name="T103" fmla="*/ 2147483647 h 450"/>
                                <a:gd name="T104" fmla="*/ 2147483647 w 378"/>
                                <a:gd name="T105" fmla="*/ 2147483647 h 450"/>
                                <a:gd name="T106" fmla="*/ 2147483647 w 378"/>
                                <a:gd name="T107" fmla="*/ 2147483647 h 450"/>
                                <a:gd name="T108" fmla="*/ 2147483647 w 378"/>
                                <a:gd name="T109" fmla="*/ 2147483647 h 450"/>
                                <a:gd name="T110" fmla="*/ 2147483647 w 378"/>
                                <a:gd name="T111" fmla="*/ 2147483647 h 450"/>
                                <a:gd name="T112" fmla="*/ 2147483647 w 378"/>
                                <a:gd name="T113" fmla="*/ 2147483647 h 450"/>
                                <a:gd name="T114" fmla="*/ 2147483647 w 378"/>
                                <a:gd name="T115" fmla="*/ 2147483647 h 450"/>
                                <a:gd name="T116" fmla="*/ 2147483647 w 378"/>
                                <a:gd name="T117" fmla="*/ 0 h 450"/>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78" h="450">
                                  <a:moveTo>
                                    <a:pt x="30" y="0"/>
                                  </a:moveTo>
                                  <a:lnTo>
                                    <a:pt x="36" y="0"/>
                                  </a:lnTo>
                                  <a:lnTo>
                                    <a:pt x="42" y="0"/>
                                  </a:lnTo>
                                  <a:lnTo>
                                    <a:pt x="48" y="0"/>
                                  </a:lnTo>
                                  <a:lnTo>
                                    <a:pt x="54" y="0"/>
                                  </a:lnTo>
                                  <a:lnTo>
                                    <a:pt x="72" y="0"/>
                                  </a:lnTo>
                                  <a:lnTo>
                                    <a:pt x="90" y="0"/>
                                  </a:lnTo>
                                  <a:lnTo>
                                    <a:pt x="96" y="0"/>
                                  </a:lnTo>
                                  <a:lnTo>
                                    <a:pt x="108" y="0"/>
                                  </a:lnTo>
                                  <a:lnTo>
                                    <a:pt x="114" y="0"/>
                                  </a:lnTo>
                                  <a:lnTo>
                                    <a:pt x="144" y="0"/>
                                  </a:lnTo>
                                  <a:lnTo>
                                    <a:pt x="150" y="0"/>
                                  </a:lnTo>
                                  <a:lnTo>
                                    <a:pt x="162" y="0"/>
                                  </a:lnTo>
                                  <a:lnTo>
                                    <a:pt x="174" y="0"/>
                                  </a:lnTo>
                                  <a:lnTo>
                                    <a:pt x="180" y="0"/>
                                  </a:lnTo>
                                  <a:lnTo>
                                    <a:pt x="192" y="6"/>
                                  </a:lnTo>
                                  <a:lnTo>
                                    <a:pt x="198" y="6"/>
                                  </a:lnTo>
                                  <a:lnTo>
                                    <a:pt x="222" y="6"/>
                                  </a:lnTo>
                                  <a:lnTo>
                                    <a:pt x="234" y="6"/>
                                  </a:lnTo>
                                  <a:lnTo>
                                    <a:pt x="240" y="6"/>
                                  </a:lnTo>
                                  <a:lnTo>
                                    <a:pt x="246" y="6"/>
                                  </a:lnTo>
                                  <a:lnTo>
                                    <a:pt x="270" y="6"/>
                                  </a:lnTo>
                                  <a:lnTo>
                                    <a:pt x="276" y="6"/>
                                  </a:lnTo>
                                  <a:lnTo>
                                    <a:pt x="282" y="6"/>
                                  </a:lnTo>
                                  <a:lnTo>
                                    <a:pt x="294" y="12"/>
                                  </a:lnTo>
                                  <a:lnTo>
                                    <a:pt x="300" y="12"/>
                                  </a:lnTo>
                                  <a:lnTo>
                                    <a:pt x="306" y="12"/>
                                  </a:lnTo>
                                  <a:lnTo>
                                    <a:pt x="312" y="12"/>
                                  </a:lnTo>
                                  <a:lnTo>
                                    <a:pt x="318" y="12"/>
                                  </a:lnTo>
                                  <a:lnTo>
                                    <a:pt x="330" y="12"/>
                                  </a:lnTo>
                                  <a:lnTo>
                                    <a:pt x="336" y="12"/>
                                  </a:lnTo>
                                  <a:lnTo>
                                    <a:pt x="348" y="12"/>
                                  </a:lnTo>
                                  <a:lnTo>
                                    <a:pt x="354" y="12"/>
                                  </a:lnTo>
                                  <a:lnTo>
                                    <a:pt x="372" y="12"/>
                                  </a:lnTo>
                                  <a:lnTo>
                                    <a:pt x="372" y="18"/>
                                  </a:lnTo>
                                  <a:lnTo>
                                    <a:pt x="372" y="24"/>
                                  </a:lnTo>
                                  <a:lnTo>
                                    <a:pt x="372" y="30"/>
                                  </a:lnTo>
                                  <a:lnTo>
                                    <a:pt x="372" y="36"/>
                                  </a:lnTo>
                                  <a:lnTo>
                                    <a:pt x="372" y="42"/>
                                  </a:lnTo>
                                  <a:lnTo>
                                    <a:pt x="372" y="48"/>
                                  </a:lnTo>
                                  <a:lnTo>
                                    <a:pt x="372" y="54"/>
                                  </a:lnTo>
                                  <a:lnTo>
                                    <a:pt x="378" y="60"/>
                                  </a:lnTo>
                                  <a:lnTo>
                                    <a:pt x="378" y="66"/>
                                  </a:lnTo>
                                  <a:lnTo>
                                    <a:pt x="372" y="66"/>
                                  </a:lnTo>
                                  <a:lnTo>
                                    <a:pt x="372" y="72"/>
                                  </a:lnTo>
                                  <a:lnTo>
                                    <a:pt x="372" y="78"/>
                                  </a:lnTo>
                                  <a:lnTo>
                                    <a:pt x="372" y="84"/>
                                  </a:lnTo>
                                  <a:lnTo>
                                    <a:pt x="378" y="84"/>
                                  </a:lnTo>
                                  <a:lnTo>
                                    <a:pt x="378" y="90"/>
                                  </a:lnTo>
                                  <a:lnTo>
                                    <a:pt x="378" y="96"/>
                                  </a:lnTo>
                                  <a:lnTo>
                                    <a:pt x="378" y="102"/>
                                  </a:lnTo>
                                  <a:lnTo>
                                    <a:pt x="378" y="108"/>
                                  </a:lnTo>
                                  <a:lnTo>
                                    <a:pt x="378" y="114"/>
                                  </a:lnTo>
                                  <a:lnTo>
                                    <a:pt x="378" y="120"/>
                                  </a:lnTo>
                                  <a:lnTo>
                                    <a:pt x="372" y="120"/>
                                  </a:lnTo>
                                  <a:lnTo>
                                    <a:pt x="366" y="120"/>
                                  </a:lnTo>
                                  <a:lnTo>
                                    <a:pt x="366" y="126"/>
                                  </a:lnTo>
                                  <a:lnTo>
                                    <a:pt x="360" y="126"/>
                                  </a:lnTo>
                                  <a:lnTo>
                                    <a:pt x="360" y="132"/>
                                  </a:lnTo>
                                  <a:lnTo>
                                    <a:pt x="360" y="138"/>
                                  </a:lnTo>
                                  <a:lnTo>
                                    <a:pt x="360" y="144"/>
                                  </a:lnTo>
                                  <a:lnTo>
                                    <a:pt x="360" y="150"/>
                                  </a:lnTo>
                                  <a:lnTo>
                                    <a:pt x="360" y="156"/>
                                  </a:lnTo>
                                  <a:lnTo>
                                    <a:pt x="360" y="162"/>
                                  </a:lnTo>
                                  <a:lnTo>
                                    <a:pt x="366" y="168"/>
                                  </a:lnTo>
                                  <a:lnTo>
                                    <a:pt x="366" y="174"/>
                                  </a:lnTo>
                                  <a:lnTo>
                                    <a:pt x="366" y="180"/>
                                  </a:lnTo>
                                  <a:lnTo>
                                    <a:pt x="360" y="180"/>
                                  </a:lnTo>
                                  <a:lnTo>
                                    <a:pt x="354" y="180"/>
                                  </a:lnTo>
                                  <a:lnTo>
                                    <a:pt x="354" y="186"/>
                                  </a:lnTo>
                                  <a:lnTo>
                                    <a:pt x="348" y="186"/>
                                  </a:lnTo>
                                  <a:lnTo>
                                    <a:pt x="348" y="192"/>
                                  </a:lnTo>
                                  <a:lnTo>
                                    <a:pt x="348" y="198"/>
                                  </a:lnTo>
                                  <a:lnTo>
                                    <a:pt x="342" y="198"/>
                                  </a:lnTo>
                                  <a:lnTo>
                                    <a:pt x="342" y="204"/>
                                  </a:lnTo>
                                  <a:lnTo>
                                    <a:pt x="336" y="204"/>
                                  </a:lnTo>
                                  <a:lnTo>
                                    <a:pt x="336" y="210"/>
                                  </a:lnTo>
                                  <a:lnTo>
                                    <a:pt x="336" y="216"/>
                                  </a:lnTo>
                                  <a:lnTo>
                                    <a:pt x="336" y="222"/>
                                  </a:lnTo>
                                  <a:lnTo>
                                    <a:pt x="342" y="222"/>
                                  </a:lnTo>
                                  <a:lnTo>
                                    <a:pt x="342" y="228"/>
                                  </a:lnTo>
                                  <a:lnTo>
                                    <a:pt x="336" y="228"/>
                                  </a:lnTo>
                                  <a:lnTo>
                                    <a:pt x="336" y="234"/>
                                  </a:lnTo>
                                  <a:lnTo>
                                    <a:pt x="336" y="240"/>
                                  </a:lnTo>
                                  <a:lnTo>
                                    <a:pt x="336" y="246"/>
                                  </a:lnTo>
                                  <a:lnTo>
                                    <a:pt x="342" y="252"/>
                                  </a:lnTo>
                                  <a:lnTo>
                                    <a:pt x="336" y="252"/>
                                  </a:lnTo>
                                  <a:lnTo>
                                    <a:pt x="336" y="258"/>
                                  </a:lnTo>
                                  <a:lnTo>
                                    <a:pt x="336" y="264"/>
                                  </a:lnTo>
                                  <a:lnTo>
                                    <a:pt x="336" y="270"/>
                                  </a:lnTo>
                                  <a:lnTo>
                                    <a:pt x="330" y="270"/>
                                  </a:lnTo>
                                  <a:lnTo>
                                    <a:pt x="330" y="276"/>
                                  </a:lnTo>
                                  <a:lnTo>
                                    <a:pt x="330" y="282"/>
                                  </a:lnTo>
                                  <a:lnTo>
                                    <a:pt x="324" y="288"/>
                                  </a:lnTo>
                                  <a:lnTo>
                                    <a:pt x="318" y="294"/>
                                  </a:lnTo>
                                  <a:lnTo>
                                    <a:pt x="318" y="300"/>
                                  </a:lnTo>
                                  <a:lnTo>
                                    <a:pt x="312" y="300"/>
                                  </a:lnTo>
                                  <a:lnTo>
                                    <a:pt x="312" y="306"/>
                                  </a:lnTo>
                                  <a:lnTo>
                                    <a:pt x="318" y="312"/>
                                  </a:lnTo>
                                  <a:lnTo>
                                    <a:pt x="318" y="318"/>
                                  </a:lnTo>
                                  <a:lnTo>
                                    <a:pt x="324" y="318"/>
                                  </a:lnTo>
                                  <a:lnTo>
                                    <a:pt x="324" y="324"/>
                                  </a:lnTo>
                                  <a:lnTo>
                                    <a:pt x="330" y="324"/>
                                  </a:lnTo>
                                  <a:lnTo>
                                    <a:pt x="336" y="324"/>
                                  </a:lnTo>
                                  <a:lnTo>
                                    <a:pt x="342" y="324"/>
                                  </a:lnTo>
                                  <a:lnTo>
                                    <a:pt x="342" y="330"/>
                                  </a:lnTo>
                                  <a:lnTo>
                                    <a:pt x="342" y="336"/>
                                  </a:lnTo>
                                  <a:lnTo>
                                    <a:pt x="342" y="342"/>
                                  </a:lnTo>
                                  <a:lnTo>
                                    <a:pt x="342" y="348"/>
                                  </a:lnTo>
                                  <a:lnTo>
                                    <a:pt x="336" y="348"/>
                                  </a:lnTo>
                                  <a:lnTo>
                                    <a:pt x="336" y="354"/>
                                  </a:lnTo>
                                  <a:lnTo>
                                    <a:pt x="336" y="360"/>
                                  </a:lnTo>
                                  <a:lnTo>
                                    <a:pt x="330" y="360"/>
                                  </a:lnTo>
                                  <a:lnTo>
                                    <a:pt x="330" y="366"/>
                                  </a:lnTo>
                                  <a:lnTo>
                                    <a:pt x="324" y="366"/>
                                  </a:lnTo>
                                  <a:lnTo>
                                    <a:pt x="318" y="366"/>
                                  </a:lnTo>
                                  <a:lnTo>
                                    <a:pt x="318" y="372"/>
                                  </a:lnTo>
                                  <a:lnTo>
                                    <a:pt x="312" y="372"/>
                                  </a:lnTo>
                                  <a:lnTo>
                                    <a:pt x="312" y="378"/>
                                  </a:lnTo>
                                  <a:lnTo>
                                    <a:pt x="306" y="378"/>
                                  </a:lnTo>
                                  <a:lnTo>
                                    <a:pt x="306" y="384"/>
                                  </a:lnTo>
                                  <a:lnTo>
                                    <a:pt x="300" y="384"/>
                                  </a:lnTo>
                                  <a:lnTo>
                                    <a:pt x="294" y="384"/>
                                  </a:lnTo>
                                  <a:lnTo>
                                    <a:pt x="288" y="384"/>
                                  </a:lnTo>
                                  <a:lnTo>
                                    <a:pt x="288" y="390"/>
                                  </a:lnTo>
                                  <a:lnTo>
                                    <a:pt x="282" y="390"/>
                                  </a:lnTo>
                                  <a:lnTo>
                                    <a:pt x="282" y="396"/>
                                  </a:lnTo>
                                  <a:lnTo>
                                    <a:pt x="282" y="402"/>
                                  </a:lnTo>
                                  <a:lnTo>
                                    <a:pt x="276" y="402"/>
                                  </a:lnTo>
                                  <a:lnTo>
                                    <a:pt x="276" y="408"/>
                                  </a:lnTo>
                                  <a:lnTo>
                                    <a:pt x="276" y="414"/>
                                  </a:lnTo>
                                  <a:lnTo>
                                    <a:pt x="270" y="414"/>
                                  </a:lnTo>
                                  <a:lnTo>
                                    <a:pt x="270" y="420"/>
                                  </a:lnTo>
                                  <a:lnTo>
                                    <a:pt x="264" y="420"/>
                                  </a:lnTo>
                                  <a:lnTo>
                                    <a:pt x="264" y="426"/>
                                  </a:lnTo>
                                  <a:lnTo>
                                    <a:pt x="258" y="426"/>
                                  </a:lnTo>
                                  <a:lnTo>
                                    <a:pt x="258" y="432"/>
                                  </a:lnTo>
                                  <a:lnTo>
                                    <a:pt x="252" y="432"/>
                                  </a:lnTo>
                                  <a:lnTo>
                                    <a:pt x="252" y="438"/>
                                  </a:lnTo>
                                  <a:lnTo>
                                    <a:pt x="246" y="444"/>
                                  </a:lnTo>
                                  <a:lnTo>
                                    <a:pt x="246" y="450"/>
                                  </a:lnTo>
                                  <a:lnTo>
                                    <a:pt x="192" y="444"/>
                                  </a:lnTo>
                                  <a:lnTo>
                                    <a:pt x="120" y="438"/>
                                  </a:lnTo>
                                  <a:lnTo>
                                    <a:pt x="24" y="438"/>
                                  </a:lnTo>
                                  <a:lnTo>
                                    <a:pt x="0" y="432"/>
                                  </a:lnTo>
                                  <a:lnTo>
                                    <a:pt x="6" y="378"/>
                                  </a:lnTo>
                                  <a:lnTo>
                                    <a:pt x="6" y="372"/>
                                  </a:lnTo>
                                  <a:lnTo>
                                    <a:pt x="6" y="360"/>
                                  </a:lnTo>
                                  <a:lnTo>
                                    <a:pt x="6" y="348"/>
                                  </a:lnTo>
                                  <a:lnTo>
                                    <a:pt x="6" y="342"/>
                                  </a:lnTo>
                                  <a:lnTo>
                                    <a:pt x="6" y="336"/>
                                  </a:lnTo>
                                  <a:lnTo>
                                    <a:pt x="6" y="330"/>
                                  </a:lnTo>
                                  <a:lnTo>
                                    <a:pt x="6" y="324"/>
                                  </a:lnTo>
                                  <a:lnTo>
                                    <a:pt x="12" y="318"/>
                                  </a:lnTo>
                                  <a:lnTo>
                                    <a:pt x="12" y="312"/>
                                  </a:lnTo>
                                  <a:lnTo>
                                    <a:pt x="12" y="300"/>
                                  </a:lnTo>
                                  <a:lnTo>
                                    <a:pt x="12" y="294"/>
                                  </a:lnTo>
                                  <a:lnTo>
                                    <a:pt x="12" y="288"/>
                                  </a:lnTo>
                                  <a:lnTo>
                                    <a:pt x="12" y="282"/>
                                  </a:lnTo>
                                  <a:lnTo>
                                    <a:pt x="12" y="264"/>
                                  </a:lnTo>
                                  <a:lnTo>
                                    <a:pt x="18" y="234"/>
                                  </a:lnTo>
                                  <a:lnTo>
                                    <a:pt x="18" y="216"/>
                                  </a:lnTo>
                                  <a:lnTo>
                                    <a:pt x="18" y="210"/>
                                  </a:lnTo>
                                  <a:lnTo>
                                    <a:pt x="18" y="192"/>
                                  </a:lnTo>
                                  <a:lnTo>
                                    <a:pt x="18" y="174"/>
                                  </a:lnTo>
                                  <a:lnTo>
                                    <a:pt x="18" y="168"/>
                                  </a:lnTo>
                                  <a:lnTo>
                                    <a:pt x="18" y="162"/>
                                  </a:lnTo>
                                  <a:lnTo>
                                    <a:pt x="24" y="156"/>
                                  </a:lnTo>
                                  <a:lnTo>
                                    <a:pt x="24" y="132"/>
                                  </a:lnTo>
                                  <a:lnTo>
                                    <a:pt x="24" y="120"/>
                                  </a:lnTo>
                                  <a:lnTo>
                                    <a:pt x="24" y="102"/>
                                  </a:lnTo>
                                  <a:lnTo>
                                    <a:pt x="30" y="96"/>
                                  </a:lnTo>
                                  <a:lnTo>
                                    <a:pt x="30" y="78"/>
                                  </a:lnTo>
                                  <a:lnTo>
                                    <a:pt x="30" y="60"/>
                                  </a:lnTo>
                                  <a:lnTo>
                                    <a:pt x="30" y="48"/>
                                  </a:lnTo>
                                  <a:lnTo>
                                    <a:pt x="30" y="18"/>
                                  </a:lnTo>
                                  <a:lnTo>
                                    <a:pt x="30" y="0"/>
                                  </a:lnTo>
                                  <a:close/>
                                </a:path>
                              </a:pathLst>
                            </a:custGeom>
                            <a:solidFill>
                              <a:srgbClr val="FFC000"/>
                            </a:solidFill>
                            <a:ln w="9525">
                              <a:solidFill>
                                <a:schemeClr val="tx1"/>
                              </a:solidFill>
                              <a:prstDash val="solid"/>
                              <a:round/>
                              <a:headEnd/>
                              <a:tailEnd/>
                            </a:ln>
                          </wps:spPr>
                          <wps:bodyPr/>
                        </wps:wsp>
                        <wps:wsp>
                          <wps:cNvPr id="514" name="Freeform 54"/>
                          <wps:cNvSpPr>
                            <a:spLocks/>
                          </wps:cNvSpPr>
                          <wps:spPr bwMode="auto">
                            <a:xfrm>
                              <a:off x="9580676" y="1802920"/>
                              <a:ext cx="758868" cy="1355240"/>
                            </a:xfrm>
                            <a:custGeom>
                              <a:avLst/>
                              <a:gdLst>
                                <a:gd name="T0" fmla="*/ 2147483647 w 210"/>
                                <a:gd name="T1" fmla="*/ 0 h 384"/>
                                <a:gd name="T2" fmla="*/ 2147483647 w 210"/>
                                <a:gd name="T3" fmla="*/ 2147483647 h 384"/>
                                <a:gd name="T4" fmla="*/ 2147483647 w 210"/>
                                <a:gd name="T5" fmla="*/ 2147483647 h 384"/>
                                <a:gd name="T6" fmla="*/ 2147483647 w 210"/>
                                <a:gd name="T7" fmla="*/ 2147483647 h 384"/>
                                <a:gd name="T8" fmla="*/ 2147483647 w 210"/>
                                <a:gd name="T9" fmla="*/ 2147483647 h 384"/>
                                <a:gd name="T10" fmla="*/ 2147483647 w 210"/>
                                <a:gd name="T11" fmla="*/ 2147483647 h 384"/>
                                <a:gd name="T12" fmla="*/ 2147483647 w 210"/>
                                <a:gd name="T13" fmla="*/ 2147483647 h 384"/>
                                <a:gd name="T14" fmla="*/ 2147483647 w 210"/>
                                <a:gd name="T15" fmla="*/ 2147483647 h 384"/>
                                <a:gd name="T16" fmla="*/ 2147483647 w 210"/>
                                <a:gd name="T17" fmla="*/ 2147483647 h 384"/>
                                <a:gd name="T18" fmla="*/ 2147483647 w 210"/>
                                <a:gd name="T19" fmla="*/ 2147483647 h 384"/>
                                <a:gd name="T20" fmla="*/ 2147483647 w 210"/>
                                <a:gd name="T21" fmla="*/ 2147483647 h 384"/>
                                <a:gd name="T22" fmla="*/ 2147483647 w 210"/>
                                <a:gd name="T23" fmla="*/ 2147483647 h 384"/>
                                <a:gd name="T24" fmla="*/ 2147483647 w 210"/>
                                <a:gd name="T25" fmla="*/ 2147483647 h 384"/>
                                <a:gd name="T26" fmla="*/ 2147483647 w 210"/>
                                <a:gd name="T27" fmla="*/ 2147483647 h 384"/>
                                <a:gd name="T28" fmla="*/ 2147483647 w 210"/>
                                <a:gd name="T29" fmla="*/ 2147483647 h 384"/>
                                <a:gd name="T30" fmla="*/ 2147483647 w 210"/>
                                <a:gd name="T31" fmla="*/ 2147483647 h 384"/>
                                <a:gd name="T32" fmla="*/ 2147483647 w 210"/>
                                <a:gd name="T33" fmla="*/ 2147483647 h 384"/>
                                <a:gd name="T34" fmla="*/ 2147483647 w 210"/>
                                <a:gd name="T35" fmla="*/ 2147483647 h 384"/>
                                <a:gd name="T36" fmla="*/ 2147483647 w 210"/>
                                <a:gd name="T37" fmla="*/ 2147483647 h 384"/>
                                <a:gd name="T38" fmla="*/ 2147483647 w 210"/>
                                <a:gd name="T39" fmla="*/ 2147483647 h 384"/>
                                <a:gd name="T40" fmla="*/ 2147483647 w 210"/>
                                <a:gd name="T41" fmla="*/ 2147483647 h 384"/>
                                <a:gd name="T42" fmla="*/ 2147483647 w 210"/>
                                <a:gd name="T43" fmla="*/ 2147483647 h 384"/>
                                <a:gd name="T44" fmla="*/ 2147483647 w 210"/>
                                <a:gd name="T45" fmla="*/ 2147483647 h 384"/>
                                <a:gd name="T46" fmla="*/ 2147483647 w 210"/>
                                <a:gd name="T47" fmla="*/ 2147483647 h 384"/>
                                <a:gd name="T48" fmla="*/ 2147483647 w 210"/>
                                <a:gd name="T49" fmla="*/ 2147483647 h 384"/>
                                <a:gd name="T50" fmla="*/ 0 w 210"/>
                                <a:gd name="T51" fmla="*/ 2147483647 h 384"/>
                                <a:gd name="T52" fmla="*/ 0 w 210"/>
                                <a:gd name="T53" fmla="*/ 2147483647 h 384"/>
                                <a:gd name="T54" fmla="*/ 2147483647 w 210"/>
                                <a:gd name="T55" fmla="*/ 2147483647 h 384"/>
                                <a:gd name="T56" fmla="*/ 2147483647 w 210"/>
                                <a:gd name="T57" fmla="*/ 2147483647 h 384"/>
                                <a:gd name="T58" fmla="*/ 2147483647 w 210"/>
                                <a:gd name="T59" fmla="*/ 2147483647 h 384"/>
                                <a:gd name="T60" fmla="*/ 2147483647 w 210"/>
                                <a:gd name="T61" fmla="*/ 2147483647 h 384"/>
                                <a:gd name="T62" fmla="*/ 2147483647 w 210"/>
                                <a:gd name="T63" fmla="*/ 2147483647 h 384"/>
                                <a:gd name="T64" fmla="*/ 2147483647 w 210"/>
                                <a:gd name="T65" fmla="*/ 2147483647 h 384"/>
                                <a:gd name="T66" fmla="*/ 2147483647 w 210"/>
                                <a:gd name="T67" fmla="*/ 2147483647 h 384"/>
                                <a:gd name="T68" fmla="*/ 2147483647 w 210"/>
                                <a:gd name="T69" fmla="*/ 2147483647 h 38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10" h="384">
                                  <a:moveTo>
                                    <a:pt x="120" y="0"/>
                                  </a:moveTo>
                                  <a:lnTo>
                                    <a:pt x="156" y="0"/>
                                  </a:lnTo>
                                  <a:lnTo>
                                    <a:pt x="192" y="6"/>
                                  </a:lnTo>
                                  <a:lnTo>
                                    <a:pt x="198" y="126"/>
                                  </a:lnTo>
                                  <a:lnTo>
                                    <a:pt x="198" y="156"/>
                                  </a:lnTo>
                                  <a:lnTo>
                                    <a:pt x="198" y="168"/>
                                  </a:lnTo>
                                  <a:lnTo>
                                    <a:pt x="198" y="186"/>
                                  </a:lnTo>
                                  <a:lnTo>
                                    <a:pt x="198" y="192"/>
                                  </a:lnTo>
                                  <a:lnTo>
                                    <a:pt x="198" y="210"/>
                                  </a:lnTo>
                                  <a:lnTo>
                                    <a:pt x="198" y="222"/>
                                  </a:lnTo>
                                  <a:lnTo>
                                    <a:pt x="198" y="228"/>
                                  </a:lnTo>
                                  <a:lnTo>
                                    <a:pt x="198" y="234"/>
                                  </a:lnTo>
                                  <a:lnTo>
                                    <a:pt x="204" y="246"/>
                                  </a:lnTo>
                                  <a:lnTo>
                                    <a:pt x="204" y="252"/>
                                  </a:lnTo>
                                  <a:lnTo>
                                    <a:pt x="204" y="258"/>
                                  </a:lnTo>
                                  <a:lnTo>
                                    <a:pt x="204" y="270"/>
                                  </a:lnTo>
                                  <a:lnTo>
                                    <a:pt x="204" y="276"/>
                                  </a:lnTo>
                                  <a:lnTo>
                                    <a:pt x="204" y="282"/>
                                  </a:lnTo>
                                  <a:lnTo>
                                    <a:pt x="204" y="288"/>
                                  </a:lnTo>
                                  <a:lnTo>
                                    <a:pt x="204" y="300"/>
                                  </a:lnTo>
                                  <a:lnTo>
                                    <a:pt x="204" y="306"/>
                                  </a:lnTo>
                                  <a:lnTo>
                                    <a:pt x="204" y="312"/>
                                  </a:lnTo>
                                  <a:lnTo>
                                    <a:pt x="204" y="318"/>
                                  </a:lnTo>
                                  <a:lnTo>
                                    <a:pt x="204" y="324"/>
                                  </a:lnTo>
                                  <a:lnTo>
                                    <a:pt x="204" y="330"/>
                                  </a:lnTo>
                                  <a:lnTo>
                                    <a:pt x="210" y="336"/>
                                  </a:lnTo>
                                  <a:lnTo>
                                    <a:pt x="210" y="342"/>
                                  </a:lnTo>
                                  <a:lnTo>
                                    <a:pt x="210" y="354"/>
                                  </a:lnTo>
                                  <a:lnTo>
                                    <a:pt x="204" y="354"/>
                                  </a:lnTo>
                                  <a:lnTo>
                                    <a:pt x="198" y="354"/>
                                  </a:lnTo>
                                  <a:lnTo>
                                    <a:pt x="96" y="372"/>
                                  </a:lnTo>
                                  <a:lnTo>
                                    <a:pt x="96" y="384"/>
                                  </a:lnTo>
                                  <a:lnTo>
                                    <a:pt x="84" y="384"/>
                                  </a:lnTo>
                                  <a:lnTo>
                                    <a:pt x="78" y="384"/>
                                  </a:lnTo>
                                  <a:lnTo>
                                    <a:pt x="72" y="378"/>
                                  </a:lnTo>
                                  <a:lnTo>
                                    <a:pt x="42" y="384"/>
                                  </a:lnTo>
                                  <a:lnTo>
                                    <a:pt x="12" y="384"/>
                                  </a:lnTo>
                                  <a:lnTo>
                                    <a:pt x="30" y="318"/>
                                  </a:lnTo>
                                  <a:lnTo>
                                    <a:pt x="30" y="312"/>
                                  </a:lnTo>
                                  <a:lnTo>
                                    <a:pt x="36" y="294"/>
                                  </a:lnTo>
                                  <a:lnTo>
                                    <a:pt x="42" y="282"/>
                                  </a:lnTo>
                                  <a:lnTo>
                                    <a:pt x="42" y="270"/>
                                  </a:lnTo>
                                  <a:lnTo>
                                    <a:pt x="36" y="264"/>
                                  </a:lnTo>
                                  <a:lnTo>
                                    <a:pt x="30" y="264"/>
                                  </a:lnTo>
                                  <a:lnTo>
                                    <a:pt x="24" y="264"/>
                                  </a:lnTo>
                                  <a:lnTo>
                                    <a:pt x="18" y="264"/>
                                  </a:lnTo>
                                  <a:lnTo>
                                    <a:pt x="12" y="264"/>
                                  </a:lnTo>
                                  <a:lnTo>
                                    <a:pt x="6" y="264"/>
                                  </a:lnTo>
                                  <a:lnTo>
                                    <a:pt x="6" y="258"/>
                                  </a:lnTo>
                                  <a:lnTo>
                                    <a:pt x="6" y="252"/>
                                  </a:lnTo>
                                  <a:lnTo>
                                    <a:pt x="6" y="246"/>
                                  </a:lnTo>
                                  <a:lnTo>
                                    <a:pt x="0" y="246"/>
                                  </a:lnTo>
                                  <a:lnTo>
                                    <a:pt x="0" y="234"/>
                                  </a:lnTo>
                                  <a:lnTo>
                                    <a:pt x="0" y="228"/>
                                  </a:lnTo>
                                  <a:lnTo>
                                    <a:pt x="0" y="222"/>
                                  </a:lnTo>
                                  <a:lnTo>
                                    <a:pt x="6" y="198"/>
                                  </a:lnTo>
                                  <a:lnTo>
                                    <a:pt x="12" y="192"/>
                                  </a:lnTo>
                                  <a:lnTo>
                                    <a:pt x="12" y="174"/>
                                  </a:lnTo>
                                  <a:lnTo>
                                    <a:pt x="18" y="168"/>
                                  </a:lnTo>
                                  <a:lnTo>
                                    <a:pt x="18" y="156"/>
                                  </a:lnTo>
                                  <a:lnTo>
                                    <a:pt x="18" y="150"/>
                                  </a:lnTo>
                                  <a:lnTo>
                                    <a:pt x="18" y="144"/>
                                  </a:lnTo>
                                  <a:lnTo>
                                    <a:pt x="18" y="138"/>
                                  </a:lnTo>
                                  <a:lnTo>
                                    <a:pt x="24" y="138"/>
                                  </a:lnTo>
                                  <a:lnTo>
                                    <a:pt x="24" y="114"/>
                                  </a:lnTo>
                                  <a:lnTo>
                                    <a:pt x="30" y="108"/>
                                  </a:lnTo>
                                  <a:lnTo>
                                    <a:pt x="30" y="102"/>
                                  </a:lnTo>
                                  <a:lnTo>
                                    <a:pt x="30" y="90"/>
                                  </a:lnTo>
                                  <a:lnTo>
                                    <a:pt x="90" y="84"/>
                                  </a:lnTo>
                                  <a:lnTo>
                                    <a:pt x="96" y="84"/>
                                  </a:lnTo>
                                  <a:lnTo>
                                    <a:pt x="120" y="0"/>
                                  </a:lnTo>
                                  <a:close/>
                                </a:path>
                              </a:pathLst>
                            </a:custGeom>
                            <a:solidFill>
                              <a:schemeClr val="accent1">
                                <a:lumMod val="60000"/>
                                <a:lumOff val="40000"/>
                              </a:schemeClr>
                            </a:solidFill>
                            <a:ln w="9525">
                              <a:solidFill>
                                <a:schemeClr val="tx1"/>
                              </a:solidFill>
                              <a:prstDash val="solid"/>
                              <a:round/>
                              <a:headEnd/>
                              <a:tailEnd/>
                            </a:ln>
                          </wps:spPr>
                          <wps:bodyPr/>
                        </wps:wsp>
                        <wps:wsp>
                          <wps:cNvPr id="515" name="Freeform 55"/>
                          <wps:cNvSpPr>
                            <a:spLocks/>
                          </wps:cNvSpPr>
                          <wps:spPr bwMode="auto">
                            <a:xfrm>
                              <a:off x="10274498" y="1824094"/>
                              <a:ext cx="1084098" cy="1228187"/>
                            </a:xfrm>
                            <a:custGeom>
                              <a:avLst/>
                              <a:gdLst>
                                <a:gd name="T0" fmla="*/ 2147483647 w 300"/>
                                <a:gd name="T1" fmla="*/ 2147483647 h 348"/>
                                <a:gd name="T2" fmla="*/ 2147483647 w 300"/>
                                <a:gd name="T3" fmla="*/ 2147483647 h 348"/>
                                <a:gd name="T4" fmla="*/ 2147483647 w 300"/>
                                <a:gd name="T5" fmla="*/ 2147483647 h 348"/>
                                <a:gd name="T6" fmla="*/ 2147483647 w 300"/>
                                <a:gd name="T7" fmla="*/ 2147483647 h 348"/>
                                <a:gd name="T8" fmla="*/ 2147483647 w 300"/>
                                <a:gd name="T9" fmla="*/ 2147483647 h 348"/>
                                <a:gd name="T10" fmla="*/ 2147483647 w 300"/>
                                <a:gd name="T11" fmla="*/ 2147483647 h 348"/>
                                <a:gd name="T12" fmla="*/ 2147483647 w 300"/>
                                <a:gd name="T13" fmla="*/ 2147483647 h 348"/>
                                <a:gd name="T14" fmla="*/ 2147483647 w 300"/>
                                <a:gd name="T15" fmla="*/ 2147483647 h 348"/>
                                <a:gd name="T16" fmla="*/ 2147483647 w 300"/>
                                <a:gd name="T17" fmla="*/ 2147483647 h 348"/>
                                <a:gd name="T18" fmla="*/ 2147483647 w 300"/>
                                <a:gd name="T19" fmla="*/ 2147483647 h 348"/>
                                <a:gd name="T20" fmla="*/ 2147483647 w 300"/>
                                <a:gd name="T21" fmla="*/ 2147483647 h 348"/>
                                <a:gd name="T22" fmla="*/ 2147483647 w 300"/>
                                <a:gd name="T23" fmla="*/ 2147483647 h 348"/>
                                <a:gd name="T24" fmla="*/ 2147483647 w 300"/>
                                <a:gd name="T25" fmla="*/ 2147483647 h 348"/>
                                <a:gd name="T26" fmla="*/ 2147483647 w 300"/>
                                <a:gd name="T27" fmla="*/ 2147483647 h 348"/>
                                <a:gd name="T28" fmla="*/ 2147483647 w 300"/>
                                <a:gd name="T29" fmla="*/ 2147483647 h 348"/>
                                <a:gd name="T30" fmla="*/ 2147483647 w 300"/>
                                <a:gd name="T31" fmla="*/ 2147483647 h 348"/>
                                <a:gd name="T32" fmla="*/ 2147483647 w 300"/>
                                <a:gd name="T33" fmla="*/ 2147483647 h 348"/>
                                <a:gd name="T34" fmla="*/ 2147483647 w 300"/>
                                <a:gd name="T35" fmla="*/ 2147483647 h 348"/>
                                <a:gd name="T36" fmla="*/ 2147483647 w 300"/>
                                <a:gd name="T37" fmla="*/ 2147483647 h 348"/>
                                <a:gd name="T38" fmla="*/ 2147483647 w 300"/>
                                <a:gd name="T39" fmla="*/ 2147483647 h 348"/>
                                <a:gd name="T40" fmla="*/ 2147483647 w 300"/>
                                <a:gd name="T41" fmla="*/ 2147483647 h 348"/>
                                <a:gd name="T42" fmla="*/ 2147483647 w 300"/>
                                <a:gd name="T43" fmla="*/ 2147483647 h 348"/>
                                <a:gd name="T44" fmla="*/ 2147483647 w 300"/>
                                <a:gd name="T45" fmla="*/ 2147483647 h 348"/>
                                <a:gd name="T46" fmla="*/ 2147483647 w 300"/>
                                <a:gd name="T47" fmla="*/ 2147483647 h 348"/>
                                <a:gd name="T48" fmla="*/ 2147483647 w 300"/>
                                <a:gd name="T49" fmla="*/ 2147483647 h 348"/>
                                <a:gd name="T50" fmla="*/ 2147483647 w 300"/>
                                <a:gd name="T51" fmla="*/ 2147483647 h 348"/>
                                <a:gd name="T52" fmla="*/ 2147483647 w 300"/>
                                <a:gd name="T53" fmla="*/ 2147483647 h 348"/>
                                <a:gd name="T54" fmla="*/ 2147483647 w 300"/>
                                <a:gd name="T55" fmla="*/ 2147483647 h 348"/>
                                <a:gd name="T56" fmla="*/ 2147483647 w 300"/>
                                <a:gd name="T57" fmla="*/ 2147483647 h 348"/>
                                <a:gd name="T58" fmla="*/ 2147483647 w 300"/>
                                <a:gd name="T59" fmla="*/ 2147483647 h 348"/>
                                <a:gd name="T60" fmla="*/ 2147483647 w 300"/>
                                <a:gd name="T61" fmla="*/ 2147483647 h 348"/>
                                <a:gd name="T62" fmla="*/ 2147483647 w 300"/>
                                <a:gd name="T63" fmla="*/ 2147483647 h 348"/>
                                <a:gd name="T64" fmla="*/ 2147483647 w 300"/>
                                <a:gd name="T65" fmla="*/ 2147483647 h 348"/>
                                <a:gd name="T66" fmla="*/ 2147483647 w 300"/>
                                <a:gd name="T67" fmla="*/ 2147483647 h 348"/>
                                <a:gd name="T68" fmla="*/ 2147483647 w 300"/>
                                <a:gd name="T69" fmla="*/ 2147483647 h 348"/>
                                <a:gd name="T70" fmla="*/ 2147483647 w 300"/>
                                <a:gd name="T71" fmla="*/ 2147483647 h 348"/>
                                <a:gd name="T72" fmla="*/ 2147483647 w 300"/>
                                <a:gd name="T73" fmla="*/ 2147483647 h 348"/>
                                <a:gd name="T74" fmla="*/ 2147483647 w 300"/>
                                <a:gd name="T75" fmla="*/ 2147483647 h 348"/>
                                <a:gd name="T76" fmla="*/ 2147483647 w 300"/>
                                <a:gd name="T77" fmla="*/ 2147483647 h 348"/>
                                <a:gd name="T78" fmla="*/ 2147483647 w 300"/>
                                <a:gd name="T79" fmla="*/ 2147483647 h 348"/>
                                <a:gd name="T80" fmla="*/ 2147483647 w 300"/>
                                <a:gd name="T81" fmla="*/ 0 h 348"/>
                                <a:gd name="T82" fmla="*/ 2147483647 w 300"/>
                                <a:gd name="T83" fmla="*/ 2147483647 h 348"/>
                                <a:gd name="T84" fmla="*/ 2147483647 w 300"/>
                                <a:gd name="T85" fmla="*/ 2147483647 h 348"/>
                                <a:gd name="T86" fmla="*/ 2147483647 w 300"/>
                                <a:gd name="T87" fmla="*/ 2147483647 h 34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00" h="348">
                                  <a:moveTo>
                                    <a:pt x="228" y="6"/>
                                  </a:moveTo>
                                  <a:lnTo>
                                    <a:pt x="234" y="6"/>
                                  </a:lnTo>
                                  <a:lnTo>
                                    <a:pt x="240" y="6"/>
                                  </a:lnTo>
                                  <a:lnTo>
                                    <a:pt x="246" y="6"/>
                                  </a:lnTo>
                                  <a:lnTo>
                                    <a:pt x="252" y="6"/>
                                  </a:lnTo>
                                  <a:lnTo>
                                    <a:pt x="258" y="6"/>
                                  </a:lnTo>
                                  <a:lnTo>
                                    <a:pt x="264" y="6"/>
                                  </a:lnTo>
                                  <a:lnTo>
                                    <a:pt x="270" y="6"/>
                                  </a:lnTo>
                                  <a:lnTo>
                                    <a:pt x="276" y="6"/>
                                  </a:lnTo>
                                  <a:lnTo>
                                    <a:pt x="276" y="12"/>
                                  </a:lnTo>
                                  <a:lnTo>
                                    <a:pt x="276" y="18"/>
                                  </a:lnTo>
                                  <a:lnTo>
                                    <a:pt x="282" y="18"/>
                                  </a:lnTo>
                                  <a:lnTo>
                                    <a:pt x="282" y="24"/>
                                  </a:lnTo>
                                  <a:lnTo>
                                    <a:pt x="288" y="24"/>
                                  </a:lnTo>
                                  <a:lnTo>
                                    <a:pt x="288" y="30"/>
                                  </a:lnTo>
                                  <a:lnTo>
                                    <a:pt x="294" y="30"/>
                                  </a:lnTo>
                                  <a:lnTo>
                                    <a:pt x="294" y="36"/>
                                  </a:lnTo>
                                  <a:lnTo>
                                    <a:pt x="294" y="42"/>
                                  </a:lnTo>
                                  <a:lnTo>
                                    <a:pt x="300" y="42"/>
                                  </a:lnTo>
                                  <a:lnTo>
                                    <a:pt x="294" y="42"/>
                                  </a:lnTo>
                                  <a:lnTo>
                                    <a:pt x="294" y="48"/>
                                  </a:lnTo>
                                  <a:lnTo>
                                    <a:pt x="288" y="54"/>
                                  </a:lnTo>
                                  <a:lnTo>
                                    <a:pt x="282" y="60"/>
                                  </a:lnTo>
                                  <a:lnTo>
                                    <a:pt x="282" y="72"/>
                                  </a:lnTo>
                                  <a:lnTo>
                                    <a:pt x="276" y="72"/>
                                  </a:lnTo>
                                  <a:lnTo>
                                    <a:pt x="276" y="78"/>
                                  </a:lnTo>
                                  <a:lnTo>
                                    <a:pt x="276" y="84"/>
                                  </a:lnTo>
                                  <a:lnTo>
                                    <a:pt x="270" y="90"/>
                                  </a:lnTo>
                                  <a:lnTo>
                                    <a:pt x="270" y="96"/>
                                  </a:lnTo>
                                  <a:lnTo>
                                    <a:pt x="270" y="102"/>
                                  </a:lnTo>
                                  <a:lnTo>
                                    <a:pt x="270" y="108"/>
                                  </a:lnTo>
                                  <a:lnTo>
                                    <a:pt x="264" y="114"/>
                                  </a:lnTo>
                                  <a:lnTo>
                                    <a:pt x="264" y="120"/>
                                  </a:lnTo>
                                  <a:lnTo>
                                    <a:pt x="264" y="126"/>
                                  </a:lnTo>
                                  <a:lnTo>
                                    <a:pt x="270" y="126"/>
                                  </a:lnTo>
                                  <a:lnTo>
                                    <a:pt x="270" y="132"/>
                                  </a:lnTo>
                                  <a:lnTo>
                                    <a:pt x="264" y="132"/>
                                  </a:lnTo>
                                  <a:lnTo>
                                    <a:pt x="264" y="138"/>
                                  </a:lnTo>
                                  <a:lnTo>
                                    <a:pt x="264" y="144"/>
                                  </a:lnTo>
                                  <a:lnTo>
                                    <a:pt x="258" y="144"/>
                                  </a:lnTo>
                                  <a:lnTo>
                                    <a:pt x="258" y="150"/>
                                  </a:lnTo>
                                  <a:lnTo>
                                    <a:pt x="258" y="156"/>
                                  </a:lnTo>
                                  <a:lnTo>
                                    <a:pt x="252" y="156"/>
                                  </a:lnTo>
                                  <a:lnTo>
                                    <a:pt x="252" y="162"/>
                                  </a:lnTo>
                                  <a:lnTo>
                                    <a:pt x="252" y="168"/>
                                  </a:lnTo>
                                  <a:lnTo>
                                    <a:pt x="246" y="174"/>
                                  </a:lnTo>
                                  <a:lnTo>
                                    <a:pt x="246" y="180"/>
                                  </a:lnTo>
                                  <a:lnTo>
                                    <a:pt x="246" y="186"/>
                                  </a:lnTo>
                                  <a:lnTo>
                                    <a:pt x="240" y="192"/>
                                  </a:lnTo>
                                  <a:lnTo>
                                    <a:pt x="240" y="198"/>
                                  </a:lnTo>
                                  <a:lnTo>
                                    <a:pt x="240" y="204"/>
                                  </a:lnTo>
                                  <a:lnTo>
                                    <a:pt x="234" y="204"/>
                                  </a:lnTo>
                                  <a:lnTo>
                                    <a:pt x="234" y="210"/>
                                  </a:lnTo>
                                  <a:lnTo>
                                    <a:pt x="234" y="216"/>
                                  </a:lnTo>
                                  <a:lnTo>
                                    <a:pt x="234" y="222"/>
                                  </a:lnTo>
                                  <a:lnTo>
                                    <a:pt x="228" y="222"/>
                                  </a:lnTo>
                                  <a:lnTo>
                                    <a:pt x="228" y="228"/>
                                  </a:lnTo>
                                  <a:lnTo>
                                    <a:pt x="228" y="234"/>
                                  </a:lnTo>
                                  <a:lnTo>
                                    <a:pt x="234" y="234"/>
                                  </a:lnTo>
                                  <a:lnTo>
                                    <a:pt x="234" y="240"/>
                                  </a:lnTo>
                                  <a:lnTo>
                                    <a:pt x="228" y="240"/>
                                  </a:lnTo>
                                  <a:lnTo>
                                    <a:pt x="228" y="246"/>
                                  </a:lnTo>
                                  <a:lnTo>
                                    <a:pt x="228" y="252"/>
                                  </a:lnTo>
                                  <a:lnTo>
                                    <a:pt x="228" y="258"/>
                                  </a:lnTo>
                                  <a:lnTo>
                                    <a:pt x="228" y="264"/>
                                  </a:lnTo>
                                  <a:lnTo>
                                    <a:pt x="228" y="270"/>
                                  </a:lnTo>
                                  <a:lnTo>
                                    <a:pt x="234" y="276"/>
                                  </a:lnTo>
                                  <a:lnTo>
                                    <a:pt x="234" y="282"/>
                                  </a:lnTo>
                                  <a:lnTo>
                                    <a:pt x="234" y="288"/>
                                  </a:lnTo>
                                  <a:lnTo>
                                    <a:pt x="234" y="294"/>
                                  </a:lnTo>
                                  <a:lnTo>
                                    <a:pt x="234" y="300"/>
                                  </a:lnTo>
                                  <a:lnTo>
                                    <a:pt x="234" y="306"/>
                                  </a:lnTo>
                                  <a:lnTo>
                                    <a:pt x="234" y="312"/>
                                  </a:lnTo>
                                  <a:lnTo>
                                    <a:pt x="198" y="318"/>
                                  </a:lnTo>
                                  <a:lnTo>
                                    <a:pt x="192" y="318"/>
                                  </a:lnTo>
                                  <a:lnTo>
                                    <a:pt x="180" y="324"/>
                                  </a:lnTo>
                                  <a:lnTo>
                                    <a:pt x="168" y="324"/>
                                  </a:lnTo>
                                  <a:lnTo>
                                    <a:pt x="162" y="324"/>
                                  </a:lnTo>
                                  <a:lnTo>
                                    <a:pt x="156" y="324"/>
                                  </a:lnTo>
                                  <a:lnTo>
                                    <a:pt x="150" y="324"/>
                                  </a:lnTo>
                                  <a:lnTo>
                                    <a:pt x="138" y="330"/>
                                  </a:lnTo>
                                  <a:lnTo>
                                    <a:pt x="132" y="330"/>
                                  </a:lnTo>
                                  <a:lnTo>
                                    <a:pt x="126" y="330"/>
                                  </a:lnTo>
                                  <a:lnTo>
                                    <a:pt x="120" y="330"/>
                                  </a:lnTo>
                                  <a:lnTo>
                                    <a:pt x="114" y="330"/>
                                  </a:lnTo>
                                  <a:lnTo>
                                    <a:pt x="108" y="330"/>
                                  </a:lnTo>
                                  <a:lnTo>
                                    <a:pt x="102" y="336"/>
                                  </a:lnTo>
                                  <a:lnTo>
                                    <a:pt x="90" y="336"/>
                                  </a:lnTo>
                                  <a:lnTo>
                                    <a:pt x="84" y="336"/>
                                  </a:lnTo>
                                  <a:lnTo>
                                    <a:pt x="78" y="336"/>
                                  </a:lnTo>
                                  <a:lnTo>
                                    <a:pt x="66" y="342"/>
                                  </a:lnTo>
                                  <a:lnTo>
                                    <a:pt x="48" y="342"/>
                                  </a:lnTo>
                                  <a:lnTo>
                                    <a:pt x="36" y="342"/>
                                  </a:lnTo>
                                  <a:lnTo>
                                    <a:pt x="30" y="348"/>
                                  </a:lnTo>
                                  <a:lnTo>
                                    <a:pt x="24" y="348"/>
                                  </a:lnTo>
                                  <a:lnTo>
                                    <a:pt x="18" y="348"/>
                                  </a:lnTo>
                                  <a:lnTo>
                                    <a:pt x="18" y="336"/>
                                  </a:lnTo>
                                  <a:lnTo>
                                    <a:pt x="18" y="330"/>
                                  </a:lnTo>
                                  <a:lnTo>
                                    <a:pt x="12" y="324"/>
                                  </a:lnTo>
                                  <a:lnTo>
                                    <a:pt x="12" y="318"/>
                                  </a:lnTo>
                                  <a:lnTo>
                                    <a:pt x="12" y="312"/>
                                  </a:lnTo>
                                  <a:lnTo>
                                    <a:pt x="12" y="306"/>
                                  </a:lnTo>
                                  <a:lnTo>
                                    <a:pt x="12" y="300"/>
                                  </a:lnTo>
                                  <a:lnTo>
                                    <a:pt x="12" y="294"/>
                                  </a:lnTo>
                                  <a:lnTo>
                                    <a:pt x="12" y="282"/>
                                  </a:lnTo>
                                  <a:lnTo>
                                    <a:pt x="12" y="276"/>
                                  </a:lnTo>
                                  <a:lnTo>
                                    <a:pt x="12" y="270"/>
                                  </a:lnTo>
                                  <a:lnTo>
                                    <a:pt x="12" y="264"/>
                                  </a:lnTo>
                                  <a:lnTo>
                                    <a:pt x="12" y="252"/>
                                  </a:lnTo>
                                  <a:lnTo>
                                    <a:pt x="12" y="246"/>
                                  </a:lnTo>
                                  <a:lnTo>
                                    <a:pt x="12" y="240"/>
                                  </a:lnTo>
                                  <a:lnTo>
                                    <a:pt x="6" y="228"/>
                                  </a:lnTo>
                                  <a:lnTo>
                                    <a:pt x="6" y="222"/>
                                  </a:lnTo>
                                  <a:lnTo>
                                    <a:pt x="6" y="216"/>
                                  </a:lnTo>
                                  <a:lnTo>
                                    <a:pt x="6" y="204"/>
                                  </a:lnTo>
                                  <a:lnTo>
                                    <a:pt x="6" y="186"/>
                                  </a:lnTo>
                                  <a:lnTo>
                                    <a:pt x="6" y="180"/>
                                  </a:lnTo>
                                  <a:lnTo>
                                    <a:pt x="6" y="162"/>
                                  </a:lnTo>
                                  <a:lnTo>
                                    <a:pt x="6" y="150"/>
                                  </a:lnTo>
                                  <a:lnTo>
                                    <a:pt x="6" y="120"/>
                                  </a:lnTo>
                                  <a:lnTo>
                                    <a:pt x="0" y="0"/>
                                  </a:lnTo>
                                  <a:lnTo>
                                    <a:pt x="6" y="0"/>
                                  </a:lnTo>
                                  <a:lnTo>
                                    <a:pt x="54" y="0"/>
                                  </a:lnTo>
                                  <a:lnTo>
                                    <a:pt x="78" y="0"/>
                                  </a:lnTo>
                                  <a:lnTo>
                                    <a:pt x="126" y="0"/>
                                  </a:lnTo>
                                  <a:lnTo>
                                    <a:pt x="150" y="6"/>
                                  </a:lnTo>
                                  <a:lnTo>
                                    <a:pt x="162" y="6"/>
                                  </a:lnTo>
                                  <a:lnTo>
                                    <a:pt x="168" y="6"/>
                                  </a:lnTo>
                                  <a:lnTo>
                                    <a:pt x="174" y="6"/>
                                  </a:lnTo>
                                  <a:lnTo>
                                    <a:pt x="192" y="6"/>
                                  </a:lnTo>
                                  <a:lnTo>
                                    <a:pt x="198" y="6"/>
                                  </a:lnTo>
                                  <a:lnTo>
                                    <a:pt x="210" y="6"/>
                                  </a:lnTo>
                                  <a:lnTo>
                                    <a:pt x="216" y="6"/>
                                  </a:lnTo>
                                  <a:lnTo>
                                    <a:pt x="228" y="6"/>
                                  </a:lnTo>
                                  <a:close/>
                                </a:path>
                              </a:pathLst>
                            </a:custGeom>
                            <a:solidFill>
                              <a:schemeClr val="accent1">
                                <a:lumMod val="60000"/>
                                <a:lumOff val="40000"/>
                              </a:schemeClr>
                            </a:solidFill>
                            <a:ln w="9525">
                              <a:solidFill>
                                <a:schemeClr val="accent1"/>
                              </a:solidFill>
                              <a:prstDash val="solid"/>
                              <a:round/>
                              <a:headEnd/>
                              <a:tailEnd/>
                            </a:ln>
                          </wps:spPr>
                          <wps:bodyPr/>
                        </wps:wsp>
                        <wps:wsp>
                          <wps:cNvPr id="516" name="Freeform 56"/>
                          <wps:cNvSpPr>
                            <a:spLocks/>
                          </wps:cNvSpPr>
                          <wps:spPr bwMode="auto">
                            <a:xfrm>
                              <a:off x="5396056" y="1824094"/>
                              <a:ext cx="1387645" cy="1651699"/>
                            </a:xfrm>
                            <a:custGeom>
                              <a:avLst/>
                              <a:gdLst>
                                <a:gd name="T0" fmla="*/ 2147483647 w 384"/>
                                <a:gd name="T1" fmla="*/ 0 h 468"/>
                                <a:gd name="T2" fmla="*/ 2147483647 w 384"/>
                                <a:gd name="T3" fmla="*/ 0 h 468"/>
                                <a:gd name="T4" fmla="*/ 2147483647 w 384"/>
                                <a:gd name="T5" fmla="*/ 0 h 468"/>
                                <a:gd name="T6" fmla="*/ 2147483647 w 384"/>
                                <a:gd name="T7" fmla="*/ 2147483647 h 468"/>
                                <a:gd name="T8" fmla="*/ 2147483647 w 384"/>
                                <a:gd name="T9" fmla="*/ 2147483647 h 468"/>
                                <a:gd name="T10" fmla="*/ 2147483647 w 384"/>
                                <a:gd name="T11" fmla="*/ 2147483647 h 468"/>
                                <a:gd name="T12" fmla="*/ 2147483647 w 384"/>
                                <a:gd name="T13" fmla="*/ 2147483647 h 468"/>
                                <a:gd name="T14" fmla="*/ 2147483647 w 384"/>
                                <a:gd name="T15" fmla="*/ 2147483647 h 468"/>
                                <a:gd name="T16" fmla="*/ 2147483647 w 384"/>
                                <a:gd name="T17" fmla="*/ 2147483647 h 468"/>
                                <a:gd name="T18" fmla="*/ 2147483647 w 384"/>
                                <a:gd name="T19" fmla="*/ 2147483647 h 468"/>
                                <a:gd name="T20" fmla="*/ 2147483647 w 384"/>
                                <a:gd name="T21" fmla="*/ 2147483647 h 468"/>
                                <a:gd name="T22" fmla="*/ 2147483647 w 384"/>
                                <a:gd name="T23" fmla="*/ 2147483647 h 468"/>
                                <a:gd name="T24" fmla="*/ 2147483647 w 384"/>
                                <a:gd name="T25" fmla="*/ 2147483647 h 468"/>
                                <a:gd name="T26" fmla="*/ 2147483647 w 384"/>
                                <a:gd name="T27" fmla="*/ 2147483647 h 468"/>
                                <a:gd name="T28" fmla="*/ 2147483647 w 384"/>
                                <a:gd name="T29" fmla="*/ 2147483647 h 468"/>
                                <a:gd name="T30" fmla="*/ 2147483647 w 384"/>
                                <a:gd name="T31" fmla="*/ 2147483647 h 468"/>
                                <a:gd name="T32" fmla="*/ 2147483647 w 384"/>
                                <a:gd name="T33" fmla="*/ 2147483647 h 468"/>
                                <a:gd name="T34" fmla="*/ 2147483647 w 384"/>
                                <a:gd name="T35" fmla="*/ 2147483647 h 468"/>
                                <a:gd name="T36" fmla="*/ 2147483647 w 384"/>
                                <a:gd name="T37" fmla="*/ 2147483647 h 468"/>
                                <a:gd name="T38" fmla="*/ 2147483647 w 384"/>
                                <a:gd name="T39" fmla="*/ 2147483647 h 468"/>
                                <a:gd name="T40" fmla="*/ 2147483647 w 384"/>
                                <a:gd name="T41" fmla="*/ 2147483647 h 468"/>
                                <a:gd name="T42" fmla="*/ 2147483647 w 384"/>
                                <a:gd name="T43" fmla="*/ 2147483647 h 468"/>
                                <a:gd name="T44" fmla="*/ 2147483647 w 384"/>
                                <a:gd name="T45" fmla="*/ 2147483647 h 468"/>
                                <a:gd name="T46" fmla="*/ 2147483647 w 384"/>
                                <a:gd name="T47" fmla="*/ 2147483647 h 468"/>
                                <a:gd name="T48" fmla="*/ 2147483647 w 384"/>
                                <a:gd name="T49" fmla="*/ 2147483647 h 468"/>
                                <a:gd name="T50" fmla="*/ 2147483647 w 384"/>
                                <a:gd name="T51" fmla="*/ 2147483647 h 468"/>
                                <a:gd name="T52" fmla="*/ 2147483647 w 384"/>
                                <a:gd name="T53" fmla="*/ 2147483647 h 468"/>
                                <a:gd name="T54" fmla="*/ 2147483647 w 384"/>
                                <a:gd name="T55" fmla="*/ 2147483647 h 468"/>
                                <a:gd name="T56" fmla="*/ 2147483647 w 384"/>
                                <a:gd name="T57" fmla="*/ 2147483647 h 468"/>
                                <a:gd name="T58" fmla="*/ 2147483647 w 384"/>
                                <a:gd name="T59" fmla="*/ 2147483647 h 468"/>
                                <a:gd name="T60" fmla="*/ 2147483647 w 384"/>
                                <a:gd name="T61" fmla="*/ 2147483647 h 468"/>
                                <a:gd name="T62" fmla="*/ 2147483647 w 384"/>
                                <a:gd name="T63" fmla="*/ 2147483647 h 468"/>
                                <a:gd name="T64" fmla="*/ 2147483647 w 384"/>
                                <a:gd name="T65" fmla="*/ 2147483647 h 468"/>
                                <a:gd name="T66" fmla="*/ 2147483647 w 384"/>
                                <a:gd name="T67" fmla="*/ 2147483647 h 468"/>
                                <a:gd name="T68" fmla="*/ 2147483647 w 384"/>
                                <a:gd name="T69" fmla="*/ 2147483647 h 468"/>
                                <a:gd name="T70" fmla="*/ 2147483647 w 384"/>
                                <a:gd name="T71" fmla="*/ 2147483647 h 468"/>
                                <a:gd name="T72" fmla="*/ 2147483647 w 384"/>
                                <a:gd name="T73" fmla="*/ 2147483647 h 468"/>
                                <a:gd name="T74" fmla="*/ 2147483647 w 384"/>
                                <a:gd name="T75" fmla="*/ 2147483647 h 468"/>
                                <a:gd name="T76" fmla="*/ 2147483647 w 384"/>
                                <a:gd name="T77" fmla="*/ 2147483647 h 468"/>
                                <a:gd name="T78" fmla="*/ 2147483647 w 384"/>
                                <a:gd name="T79" fmla="*/ 2147483647 h 468"/>
                                <a:gd name="T80" fmla="*/ 2147483647 w 384"/>
                                <a:gd name="T81" fmla="*/ 2147483647 h 468"/>
                                <a:gd name="T82" fmla="*/ 2147483647 w 384"/>
                                <a:gd name="T83" fmla="*/ 2147483647 h 468"/>
                                <a:gd name="T84" fmla="*/ 2147483647 w 384"/>
                                <a:gd name="T85" fmla="*/ 2147483647 h 468"/>
                                <a:gd name="T86" fmla="*/ 2147483647 w 384"/>
                                <a:gd name="T87" fmla="*/ 2147483647 h 468"/>
                                <a:gd name="T88" fmla="*/ 2147483647 w 384"/>
                                <a:gd name="T89" fmla="*/ 2147483647 h 468"/>
                                <a:gd name="T90" fmla="*/ 2147483647 w 384"/>
                                <a:gd name="T91" fmla="*/ 2147483647 h 468"/>
                                <a:gd name="T92" fmla="*/ 2147483647 w 384"/>
                                <a:gd name="T93" fmla="*/ 2147483647 h 468"/>
                                <a:gd name="T94" fmla="*/ 2147483647 w 384"/>
                                <a:gd name="T95" fmla="*/ 2147483647 h 468"/>
                                <a:gd name="T96" fmla="*/ 2147483647 w 384"/>
                                <a:gd name="T97" fmla="*/ 2147483647 h 468"/>
                                <a:gd name="T98" fmla="*/ 2147483647 w 384"/>
                                <a:gd name="T99" fmla="*/ 2147483647 h 468"/>
                                <a:gd name="T100" fmla="*/ 2147483647 w 384"/>
                                <a:gd name="T101" fmla="*/ 2147483647 h 468"/>
                                <a:gd name="T102" fmla="*/ 2147483647 w 384"/>
                                <a:gd name="T103" fmla="*/ 2147483647 h 468"/>
                                <a:gd name="T104" fmla="*/ 2147483647 w 384"/>
                                <a:gd name="T105" fmla="*/ 2147483647 h 468"/>
                                <a:gd name="T106" fmla="*/ 2147483647 w 384"/>
                                <a:gd name="T107" fmla="*/ 2147483647 h 468"/>
                                <a:gd name="T108" fmla="*/ 2147483647 w 384"/>
                                <a:gd name="T109" fmla="*/ 2147483647 h 468"/>
                                <a:gd name="T110" fmla="*/ 2147483647 w 384"/>
                                <a:gd name="T111" fmla="*/ 2147483647 h 468"/>
                                <a:gd name="T112" fmla="*/ 2147483647 w 384"/>
                                <a:gd name="T113" fmla="*/ 2147483647 h 468"/>
                                <a:gd name="T114" fmla="*/ 2147483647 w 384"/>
                                <a:gd name="T115" fmla="*/ 2147483647 h 468"/>
                                <a:gd name="T116" fmla="*/ 2147483647 w 384"/>
                                <a:gd name="T117" fmla="*/ 0 h 46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84" h="468">
                                  <a:moveTo>
                                    <a:pt x="138" y="0"/>
                                  </a:moveTo>
                                  <a:lnTo>
                                    <a:pt x="150" y="0"/>
                                  </a:lnTo>
                                  <a:lnTo>
                                    <a:pt x="162" y="0"/>
                                  </a:lnTo>
                                  <a:lnTo>
                                    <a:pt x="168" y="0"/>
                                  </a:lnTo>
                                  <a:lnTo>
                                    <a:pt x="180" y="0"/>
                                  </a:lnTo>
                                  <a:lnTo>
                                    <a:pt x="186" y="0"/>
                                  </a:lnTo>
                                  <a:lnTo>
                                    <a:pt x="192" y="0"/>
                                  </a:lnTo>
                                  <a:lnTo>
                                    <a:pt x="198" y="0"/>
                                  </a:lnTo>
                                  <a:lnTo>
                                    <a:pt x="234" y="0"/>
                                  </a:lnTo>
                                  <a:lnTo>
                                    <a:pt x="264" y="6"/>
                                  </a:lnTo>
                                  <a:lnTo>
                                    <a:pt x="270" y="6"/>
                                  </a:lnTo>
                                  <a:lnTo>
                                    <a:pt x="276" y="6"/>
                                  </a:lnTo>
                                  <a:lnTo>
                                    <a:pt x="294" y="6"/>
                                  </a:lnTo>
                                  <a:lnTo>
                                    <a:pt x="324" y="6"/>
                                  </a:lnTo>
                                  <a:lnTo>
                                    <a:pt x="330" y="6"/>
                                  </a:lnTo>
                                  <a:lnTo>
                                    <a:pt x="336" y="6"/>
                                  </a:lnTo>
                                  <a:lnTo>
                                    <a:pt x="348" y="6"/>
                                  </a:lnTo>
                                  <a:lnTo>
                                    <a:pt x="354" y="6"/>
                                  </a:lnTo>
                                  <a:lnTo>
                                    <a:pt x="366" y="6"/>
                                  </a:lnTo>
                                  <a:lnTo>
                                    <a:pt x="384" y="6"/>
                                  </a:lnTo>
                                  <a:lnTo>
                                    <a:pt x="378" y="30"/>
                                  </a:lnTo>
                                  <a:lnTo>
                                    <a:pt x="378" y="42"/>
                                  </a:lnTo>
                                  <a:lnTo>
                                    <a:pt x="372" y="66"/>
                                  </a:lnTo>
                                  <a:lnTo>
                                    <a:pt x="360" y="108"/>
                                  </a:lnTo>
                                  <a:lnTo>
                                    <a:pt x="360" y="120"/>
                                  </a:lnTo>
                                  <a:lnTo>
                                    <a:pt x="360" y="132"/>
                                  </a:lnTo>
                                  <a:lnTo>
                                    <a:pt x="354" y="144"/>
                                  </a:lnTo>
                                  <a:lnTo>
                                    <a:pt x="354" y="150"/>
                                  </a:lnTo>
                                  <a:lnTo>
                                    <a:pt x="354" y="156"/>
                                  </a:lnTo>
                                  <a:lnTo>
                                    <a:pt x="348" y="180"/>
                                  </a:lnTo>
                                  <a:lnTo>
                                    <a:pt x="342" y="210"/>
                                  </a:lnTo>
                                  <a:lnTo>
                                    <a:pt x="330" y="252"/>
                                  </a:lnTo>
                                  <a:lnTo>
                                    <a:pt x="330" y="258"/>
                                  </a:lnTo>
                                  <a:lnTo>
                                    <a:pt x="330" y="270"/>
                                  </a:lnTo>
                                  <a:lnTo>
                                    <a:pt x="324" y="276"/>
                                  </a:lnTo>
                                  <a:lnTo>
                                    <a:pt x="324" y="282"/>
                                  </a:lnTo>
                                  <a:lnTo>
                                    <a:pt x="324" y="300"/>
                                  </a:lnTo>
                                  <a:lnTo>
                                    <a:pt x="318" y="306"/>
                                  </a:lnTo>
                                  <a:lnTo>
                                    <a:pt x="318" y="312"/>
                                  </a:lnTo>
                                  <a:lnTo>
                                    <a:pt x="318" y="318"/>
                                  </a:lnTo>
                                  <a:lnTo>
                                    <a:pt x="318" y="324"/>
                                  </a:lnTo>
                                  <a:lnTo>
                                    <a:pt x="312" y="360"/>
                                  </a:lnTo>
                                  <a:lnTo>
                                    <a:pt x="306" y="372"/>
                                  </a:lnTo>
                                  <a:lnTo>
                                    <a:pt x="306" y="378"/>
                                  </a:lnTo>
                                  <a:lnTo>
                                    <a:pt x="300" y="402"/>
                                  </a:lnTo>
                                  <a:lnTo>
                                    <a:pt x="300" y="408"/>
                                  </a:lnTo>
                                  <a:lnTo>
                                    <a:pt x="300" y="414"/>
                                  </a:lnTo>
                                  <a:lnTo>
                                    <a:pt x="294" y="432"/>
                                  </a:lnTo>
                                  <a:lnTo>
                                    <a:pt x="288" y="444"/>
                                  </a:lnTo>
                                  <a:lnTo>
                                    <a:pt x="288" y="456"/>
                                  </a:lnTo>
                                  <a:lnTo>
                                    <a:pt x="288" y="462"/>
                                  </a:lnTo>
                                  <a:lnTo>
                                    <a:pt x="288" y="468"/>
                                  </a:lnTo>
                                  <a:lnTo>
                                    <a:pt x="264" y="468"/>
                                  </a:lnTo>
                                  <a:lnTo>
                                    <a:pt x="240" y="468"/>
                                  </a:lnTo>
                                  <a:lnTo>
                                    <a:pt x="234" y="468"/>
                                  </a:lnTo>
                                  <a:lnTo>
                                    <a:pt x="222" y="468"/>
                                  </a:lnTo>
                                  <a:lnTo>
                                    <a:pt x="204" y="468"/>
                                  </a:lnTo>
                                  <a:lnTo>
                                    <a:pt x="180" y="462"/>
                                  </a:lnTo>
                                  <a:lnTo>
                                    <a:pt x="174" y="462"/>
                                  </a:lnTo>
                                  <a:lnTo>
                                    <a:pt x="156" y="462"/>
                                  </a:lnTo>
                                  <a:lnTo>
                                    <a:pt x="150" y="462"/>
                                  </a:lnTo>
                                  <a:lnTo>
                                    <a:pt x="144" y="462"/>
                                  </a:lnTo>
                                  <a:lnTo>
                                    <a:pt x="138" y="462"/>
                                  </a:lnTo>
                                  <a:lnTo>
                                    <a:pt x="120" y="462"/>
                                  </a:lnTo>
                                  <a:lnTo>
                                    <a:pt x="102" y="462"/>
                                  </a:lnTo>
                                  <a:lnTo>
                                    <a:pt x="72" y="462"/>
                                  </a:lnTo>
                                  <a:lnTo>
                                    <a:pt x="0" y="456"/>
                                  </a:lnTo>
                                  <a:lnTo>
                                    <a:pt x="6" y="450"/>
                                  </a:lnTo>
                                  <a:lnTo>
                                    <a:pt x="6" y="444"/>
                                  </a:lnTo>
                                  <a:lnTo>
                                    <a:pt x="12" y="438"/>
                                  </a:lnTo>
                                  <a:lnTo>
                                    <a:pt x="12" y="432"/>
                                  </a:lnTo>
                                  <a:lnTo>
                                    <a:pt x="18" y="426"/>
                                  </a:lnTo>
                                  <a:lnTo>
                                    <a:pt x="18" y="420"/>
                                  </a:lnTo>
                                  <a:lnTo>
                                    <a:pt x="24" y="420"/>
                                  </a:lnTo>
                                  <a:lnTo>
                                    <a:pt x="24" y="414"/>
                                  </a:lnTo>
                                  <a:lnTo>
                                    <a:pt x="30" y="414"/>
                                  </a:lnTo>
                                  <a:lnTo>
                                    <a:pt x="30" y="408"/>
                                  </a:lnTo>
                                  <a:lnTo>
                                    <a:pt x="36" y="408"/>
                                  </a:lnTo>
                                  <a:lnTo>
                                    <a:pt x="36" y="402"/>
                                  </a:lnTo>
                                  <a:lnTo>
                                    <a:pt x="42" y="402"/>
                                  </a:lnTo>
                                  <a:lnTo>
                                    <a:pt x="42" y="396"/>
                                  </a:lnTo>
                                  <a:lnTo>
                                    <a:pt x="42" y="390"/>
                                  </a:lnTo>
                                  <a:lnTo>
                                    <a:pt x="48" y="390"/>
                                  </a:lnTo>
                                  <a:lnTo>
                                    <a:pt x="48" y="384"/>
                                  </a:lnTo>
                                  <a:lnTo>
                                    <a:pt x="48" y="378"/>
                                  </a:lnTo>
                                  <a:lnTo>
                                    <a:pt x="54" y="378"/>
                                  </a:lnTo>
                                  <a:lnTo>
                                    <a:pt x="54" y="372"/>
                                  </a:lnTo>
                                  <a:lnTo>
                                    <a:pt x="60" y="372"/>
                                  </a:lnTo>
                                  <a:lnTo>
                                    <a:pt x="66" y="372"/>
                                  </a:lnTo>
                                  <a:lnTo>
                                    <a:pt x="72" y="372"/>
                                  </a:lnTo>
                                  <a:lnTo>
                                    <a:pt x="72" y="366"/>
                                  </a:lnTo>
                                  <a:lnTo>
                                    <a:pt x="78" y="366"/>
                                  </a:lnTo>
                                  <a:lnTo>
                                    <a:pt x="78" y="360"/>
                                  </a:lnTo>
                                  <a:lnTo>
                                    <a:pt x="84" y="360"/>
                                  </a:lnTo>
                                  <a:lnTo>
                                    <a:pt x="84" y="354"/>
                                  </a:lnTo>
                                  <a:lnTo>
                                    <a:pt x="90" y="354"/>
                                  </a:lnTo>
                                  <a:lnTo>
                                    <a:pt x="96" y="354"/>
                                  </a:lnTo>
                                  <a:lnTo>
                                    <a:pt x="96" y="348"/>
                                  </a:lnTo>
                                  <a:lnTo>
                                    <a:pt x="102" y="348"/>
                                  </a:lnTo>
                                  <a:lnTo>
                                    <a:pt x="102" y="342"/>
                                  </a:lnTo>
                                  <a:lnTo>
                                    <a:pt x="102" y="336"/>
                                  </a:lnTo>
                                  <a:lnTo>
                                    <a:pt x="108" y="336"/>
                                  </a:lnTo>
                                  <a:lnTo>
                                    <a:pt x="108" y="330"/>
                                  </a:lnTo>
                                  <a:lnTo>
                                    <a:pt x="108" y="324"/>
                                  </a:lnTo>
                                  <a:lnTo>
                                    <a:pt x="108" y="318"/>
                                  </a:lnTo>
                                  <a:lnTo>
                                    <a:pt x="108" y="312"/>
                                  </a:lnTo>
                                  <a:lnTo>
                                    <a:pt x="102" y="312"/>
                                  </a:lnTo>
                                  <a:lnTo>
                                    <a:pt x="96" y="312"/>
                                  </a:lnTo>
                                  <a:lnTo>
                                    <a:pt x="90" y="312"/>
                                  </a:lnTo>
                                  <a:lnTo>
                                    <a:pt x="90" y="306"/>
                                  </a:lnTo>
                                  <a:lnTo>
                                    <a:pt x="84" y="306"/>
                                  </a:lnTo>
                                  <a:lnTo>
                                    <a:pt x="84" y="300"/>
                                  </a:lnTo>
                                  <a:lnTo>
                                    <a:pt x="78" y="294"/>
                                  </a:lnTo>
                                  <a:lnTo>
                                    <a:pt x="78" y="288"/>
                                  </a:lnTo>
                                  <a:lnTo>
                                    <a:pt x="84" y="288"/>
                                  </a:lnTo>
                                  <a:lnTo>
                                    <a:pt x="84" y="282"/>
                                  </a:lnTo>
                                  <a:lnTo>
                                    <a:pt x="90" y="276"/>
                                  </a:lnTo>
                                  <a:lnTo>
                                    <a:pt x="96" y="270"/>
                                  </a:lnTo>
                                  <a:lnTo>
                                    <a:pt x="96" y="264"/>
                                  </a:lnTo>
                                  <a:lnTo>
                                    <a:pt x="96" y="258"/>
                                  </a:lnTo>
                                  <a:lnTo>
                                    <a:pt x="102" y="258"/>
                                  </a:lnTo>
                                  <a:lnTo>
                                    <a:pt x="102" y="252"/>
                                  </a:lnTo>
                                  <a:lnTo>
                                    <a:pt x="102" y="246"/>
                                  </a:lnTo>
                                  <a:lnTo>
                                    <a:pt x="102" y="240"/>
                                  </a:lnTo>
                                  <a:lnTo>
                                    <a:pt x="108" y="240"/>
                                  </a:lnTo>
                                  <a:lnTo>
                                    <a:pt x="102" y="234"/>
                                  </a:lnTo>
                                  <a:lnTo>
                                    <a:pt x="102" y="228"/>
                                  </a:lnTo>
                                  <a:lnTo>
                                    <a:pt x="102" y="222"/>
                                  </a:lnTo>
                                  <a:lnTo>
                                    <a:pt x="102" y="216"/>
                                  </a:lnTo>
                                  <a:lnTo>
                                    <a:pt x="108" y="216"/>
                                  </a:lnTo>
                                  <a:lnTo>
                                    <a:pt x="108" y="210"/>
                                  </a:lnTo>
                                  <a:lnTo>
                                    <a:pt x="102" y="210"/>
                                  </a:lnTo>
                                  <a:lnTo>
                                    <a:pt x="102" y="204"/>
                                  </a:lnTo>
                                  <a:lnTo>
                                    <a:pt x="102" y="198"/>
                                  </a:lnTo>
                                  <a:lnTo>
                                    <a:pt x="102" y="192"/>
                                  </a:lnTo>
                                  <a:lnTo>
                                    <a:pt x="108" y="192"/>
                                  </a:lnTo>
                                  <a:lnTo>
                                    <a:pt x="108" y="186"/>
                                  </a:lnTo>
                                  <a:lnTo>
                                    <a:pt x="114" y="186"/>
                                  </a:lnTo>
                                  <a:lnTo>
                                    <a:pt x="114" y="180"/>
                                  </a:lnTo>
                                  <a:lnTo>
                                    <a:pt x="114" y="174"/>
                                  </a:lnTo>
                                  <a:lnTo>
                                    <a:pt x="120" y="174"/>
                                  </a:lnTo>
                                  <a:lnTo>
                                    <a:pt x="120" y="168"/>
                                  </a:lnTo>
                                  <a:lnTo>
                                    <a:pt x="126" y="168"/>
                                  </a:lnTo>
                                  <a:lnTo>
                                    <a:pt x="132" y="168"/>
                                  </a:lnTo>
                                  <a:lnTo>
                                    <a:pt x="132" y="162"/>
                                  </a:lnTo>
                                  <a:lnTo>
                                    <a:pt x="132" y="156"/>
                                  </a:lnTo>
                                  <a:lnTo>
                                    <a:pt x="126" y="150"/>
                                  </a:lnTo>
                                  <a:lnTo>
                                    <a:pt x="126" y="144"/>
                                  </a:lnTo>
                                  <a:lnTo>
                                    <a:pt x="126" y="138"/>
                                  </a:lnTo>
                                  <a:lnTo>
                                    <a:pt x="126" y="132"/>
                                  </a:lnTo>
                                  <a:lnTo>
                                    <a:pt x="126" y="126"/>
                                  </a:lnTo>
                                  <a:lnTo>
                                    <a:pt x="126" y="120"/>
                                  </a:lnTo>
                                  <a:lnTo>
                                    <a:pt x="126" y="114"/>
                                  </a:lnTo>
                                  <a:lnTo>
                                    <a:pt x="132" y="114"/>
                                  </a:lnTo>
                                  <a:lnTo>
                                    <a:pt x="132" y="108"/>
                                  </a:lnTo>
                                  <a:lnTo>
                                    <a:pt x="138" y="108"/>
                                  </a:lnTo>
                                  <a:lnTo>
                                    <a:pt x="144" y="108"/>
                                  </a:lnTo>
                                  <a:lnTo>
                                    <a:pt x="144" y="102"/>
                                  </a:lnTo>
                                  <a:lnTo>
                                    <a:pt x="144" y="96"/>
                                  </a:lnTo>
                                  <a:lnTo>
                                    <a:pt x="144" y="90"/>
                                  </a:lnTo>
                                  <a:lnTo>
                                    <a:pt x="144" y="84"/>
                                  </a:lnTo>
                                  <a:lnTo>
                                    <a:pt x="144" y="78"/>
                                  </a:lnTo>
                                  <a:lnTo>
                                    <a:pt x="144" y="72"/>
                                  </a:lnTo>
                                  <a:lnTo>
                                    <a:pt x="138" y="72"/>
                                  </a:lnTo>
                                  <a:lnTo>
                                    <a:pt x="138" y="66"/>
                                  </a:lnTo>
                                  <a:lnTo>
                                    <a:pt x="138" y="60"/>
                                  </a:lnTo>
                                  <a:lnTo>
                                    <a:pt x="138" y="54"/>
                                  </a:lnTo>
                                  <a:lnTo>
                                    <a:pt x="144" y="54"/>
                                  </a:lnTo>
                                  <a:lnTo>
                                    <a:pt x="144" y="48"/>
                                  </a:lnTo>
                                  <a:lnTo>
                                    <a:pt x="138" y="42"/>
                                  </a:lnTo>
                                  <a:lnTo>
                                    <a:pt x="138" y="36"/>
                                  </a:lnTo>
                                  <a:lnTo>
                                    <a:pt x="138" y="30"/>
                                  </a:lnTo>
                                  <a:lnTo>
                                    <a:pt x="138" y="24"/>
                                  </a:lnTo>
                                  <a:lnTo>
                                    <a:pt x="138" y="18"/>
                                  </a:lnTo>
                                  <a:lnTo>
                                    <a:pt x="138" y="12"/>
                                  </a:lnTo>
                                  <a:lnTo>
                                    <a:pt x="138" y="6"/>
                                  </a:lnTo>
                                  <a:lnTo>
                                    <a:pt x="138" y="0"/>
                                  </a:lnTo>
                                  <a:close/>
                                </a:path>
                              </a:pathLst>
                            </a:custGeom>
                            <a:solidFill>
                              <a:srgbClr val="FFC000"/>
                            </a:solidFill>
                            <a:ln w="9525">
                              <a:solidFill>
                                <a:schemeClr val="tx1"/>
                              </a:solidFill>
                              <a:prstDash val="solid"/>
                              <a:round/>
                              <a:headEnd/>
                              <a:tailEnd/>
                            </a:ln>
                          </wps:spPr>
                          <wps:bodyPr/>
                        </wps:wsp>
                        <wps:wsp>
                          <wps:cNvPr id="517" name="Freeform 57"/>
                          <wps:cNvSpPr>
                            <a:spLocks/>
                          </wps:cNvSpPr>
                          <wps:spPr bwMode="auto">
                            <a:xfrm>
                              <a:off x="17819822" y="1824094"/>
                              <a:ext cx="1279235" cy="1334065"/>
                            </a:xfrm>
                            <a:custGeom>
                              <a:avLst/>
                              <a:gdLst>
                                <a:gd name="T0" fmla="*/ 2147483647 w 354"/>
                                <a:gd name="T1" fmla="*/ 2147483647 h 378"/>
                                <a:gd name="T2" fmla="*/ 2147483647 w 354"/>
                                <a:gd name="T3" fmla="*/ 2147483647 h 378"/>
                                <a:gd name="T4" fmla="*/ 2147483647 w 354"/>
                                <a:gd name="T5" fmla="*/ 2147483647 h 378"/>
                                <a:gd name="T6" fmla="*/ 2147483647 w 354"/>
                                <a:gd name="T7" fmla="*/ 2147483647 h 378"/>
                                <a:gd name="T8" fmla="*/ 2147483647 w 354"/>
                                <a:gd name="T9" fmla="*/ 2147483647 h 378"/>
                                <a:gd name="T10" fmla="*/ 2147483647 w 354"/>
                                <a:gd name="T11" fmla="*/ 2147483647 h 378"/>
                                <a:gd name="T12" fmla="*/ 2147483647 w 354"/>
                                <a:gd name="T13" fmla="*/ 2147483647 h 378"/>
                                <a:gd name="T14" fmla="*/ 2147483647 w 354"/>
                                <a:gd name="T15" fmla="*/ 2147483647 h 378"/>
                                <a:gd name="T16" fmla="*/ 2147483647 w 354"/>
                                <a:gd name="T17" fmla="*/ 2147483647 h 378"/>
                                <a:gd name="T18" fmla="*/ 2147483647 w 354"/>
                                <a:gd name="T19" fmla="*/ 2147483647 h 378"/>
                                <a:gd name="T20" fmla="*/ 2147483647 w 354"/>
                                <a:gd name="T21" fmla="*/ 2147483647 h 378"/>
                                <a:gd name="T22" fmla="*/ 2147483647 w 354"/>
                                <a:gd name="T23" fmla="*/ 2147483647 h 378"/>
                                <a:gd name="T24" fmla="*/ 2147483647 w 354"/>
                                <a:gd name="T25" fmla="*/ 2147483647 h 378"/>
                                <a:gd name="T26" fmla="*/ 2147483647 w 354"/>
                                <a:gd name="T27" fmla="*/ 2147483647 h 378"/>
                                <a:gd name="T28" fmla="*/ 2147483647 w 354"/>
                                <a:gd name="T29" fmla="*/ 2147483647 h 378"/>
                                <a:gd name="T30" fmla="*/ 2147483647 w 354"/>
                                <a:gd name="T31" fmla="*/ 2147483647 h 378"/>
                                <a:gd name="T32" fmla="*/ 2147483647 w 354"/>
                                <a:gd name="T33" fmla="*/ 2147483647 h 378"/>
                                <a:gd name="T34" fmla="*/ 2147483647 w 354"/>
                                <a:gd name="T35" fmla="*/ 2147483647 h 378"/>
                                <a:gd name="T36" fmla="*/ 2147483647 w 354"/>
                                <a:gd name="T37" fmla="*/ 2147483647 h 378"/>
                                <a:gd name="T38" fmla="*/ 2147483647 w 354"/>
                                <a:gd name="T39" fmla="*/ 2147483647 h 378"/>
                                <a:gd name="T40" fmla="*/ 2147483647 w 354"/>
                                <a:gd name="T41" fmla="*/ 2147483647 h 378"/>
                                <a:gd name="T42" fmla="*/ 2147483647 w 354"/>
                                <a:gd name="T43" fmla="*/ 2147483647 h 378"/>
                                <a:gd name="T44" fmla="*/ 2147483647 w 354"/>
                                <a:gd name="T45" fmla="*/ 2147483647 h 378"/>
                                <a:gd name="T46" fmla="*/ 2147483647 w 354"/>
                                <a:gd name="T47" fmla="*/ 2147483647 h 378"/>
                                <a:gd name="T48" fmla="*/ 2147483647 w 354"/>
                                <a:gd name="T49" fmla="*/ 2147483647 h 378"/>
                                <a:gd name="T50" fmla="*/ 2147483647 w 354"/>
                                <a:gd name="T51" fmla="*/ 2147483647 h 378"/>
                                <a:gd name="T52" fmla="*/ 2147483647 w 354"/>
                                <a:gd name="T53" fmla="*/ 2147483647 h 378"/>
                                <a:gd name="T54" fmla="*/ 2147483647 w 354"/>
                                <a:gd name="T55" fmla="*/ 2147483647 h 378"/>
                                <a:gd name="T56" fmla="*/ 2147483647 w 354"/>
                                <a:gd name="T57" fmla="*/ 2147483647 h 378"/>
                                <a:gd name="T58" fmla="*/ 2147483647 w 354"/>
                                <a:gd name="T59" fmla="*/ 2147483647 h 378"/>
                                <a:gd name="T60" fmla="*/ 2147483647 w 354"/>
                                <a:gd name="T61" fmla="*/ 2147483647 h 378"/>
                                <a:gd name="T62" fmla="*/ 2147483647 w 354"/>
                                <a:gd name="T63" fmla="*/ 2147483647 h 378"/>
                                <a:gd name="T64" fmla="*/ 2147483647 w 354"/>
                                <a:gd name="T65" fmla="*/ 2147483647 h 378"/>
                                <a:gd name="T66" fmla="*/ 0 w 354"/>
                                <a:gd name="T67" fmla="*/ 2147483647 h 378"/>
                                <a:gd name="T68" fmla="*/ 0 w 354"/>
                                <a:gd name="T69" fmla="*/ 2147483647 h 378"/>
                                <a:gd name="T70" fmla="*/ 0 w 354"/>
                                <a:gd name="T71" fmla="*/ 2147483647 h 378"/>
                                <a:gd name="T72" fmla="*/ 0 w 354"/>
                                <a:gd name="T73" fmla="*/ 2147483647 h 378"/>
                                <a:gd name="T74" fmla="*/ 0 w 354"/>
                                <a:gd name="T75" fmla="*/ 2147483647 h 378"/>
                                <a:gd name="T76" fmla="*/ 0 w 354"/>
                                <a:gd name="T77" fmla="*/ 2147483647 h 378"/>
                                <a:gd name="T78" fmla="*/ 0 w 354"/>
                                <a:gd name="T79" fmla="*/ 2147483647 h 378"/>
                                <a:gd name="T80" fmla="*/ 2147483647 w 354"/>
                                <a:gd name="T81" fmla="*/ 2147483647 h 378"/>
                                <a:gd name="T82" fmla="*/ 2147483647 w 354"/>
                                <a:gd name="T83" fmla="*/ 2147483647 h 378"/>
                                <a:gd name="T84" fmla="*/ 2147483647 w 354"/>
                                <a:gd name="T85" fmla="*/ 2147483647 h 378"/>
                                <a:gd name="T86" fmla="*/ 2147483647 w 354"/>
                                <a:gd name="T87" fmla="*/ 0 h 37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54" h="378">
                                  <a:moveTo>
                                    <a:pt x="276" y="0"/>
                                  </a:moveTo>
                                  <a:lnTo>
                                    <a:pt x="276" y="24"/>
                                  </a:lnTo>
                                  <a:lnTo>
                                    <a:pt x="282" y="30"/>
                                  </a:lnTo>
                                  <a:lnTo>
                                    <a:pt x="282" y="36"/>
                                  </a:lnTo>
                                  <a:lnTo>
                                    <a:pt x="282" y="42"/>
                                  </a:lnTo>
                                  <a:lnTo>
                                    <a:pt x="282" y="48"/>
                                  </a:lnTo>
                                  <a:lnTo>
                                    <a:pt x="288" y="48"/>
                                  </a:lnTo>
                                  <a:lnTo>
                                    <a:pt x="288" y="54"/>
                                  </a:lnTo>
                                  <a:lnTo>
                                    <a:pt x="294" y="54"/>
                                  </a:lnTo>
                                  <a:lnTo>
                                    <a:pt x="294" y="60"/>
                                  </a:lnTo>
                                  <a:lnTo>
                                    <a:pt x="294" y="66"/>
                                  </a:lnTo>
                                  <a:lnTo>
                                    <a:pt x="300" y="72"/>
                                  </a:lnTo>
                                  <a:lnTo>
                                    <a:pt x="300" y="84"/>
                                  </a:lnTo>
                                  <a:lnTo>
                                    <a:pt x="306" y="90"/>
                                  </a:lnTo>
                                  <a:lnTo>
                                    <a:pt x="306" y="96"/>
                                  </a:lnTo>
                                  <a:lnTo>
                                    <a:pt x="306" y="102"/>
                                  </a:lnTo>
                                  <a:lnTo>
                                    <a:pt x="306" y="108"/>
                                  </a:lnTo>
                                  <a:lnTo>
                                    <a:pt x="300" y="114"/>
                                  </a:lnTo>
                                  <a:lnTo>
                                    <a:pt x="306" y="120"/>
                                  </a:lnTo>
                                  <a:lnTo>
                                    <a:pt x="300" y="126"/>
                                  </a:lnTo>
                                  <a:lnTo>
                                    <a:pt x="300" y="132"/>
                                  </a:lnTo>
                                  <a:lnTo>
                                    <a:pt x="300" y="138"/>
                                  </a:lnTo>
                                  <a:lnTo>
                                    <a:pt x="300" y="144"/>
                                  </a:lnTo>
                                  <a:lnTo>
                                    <a:pt x="300" y="150"/>
                                  </a:lnTo>
                                  <a:lnTo>
                                    <a:pt x="306" y="156"/>
                                  </a:lnTo>
                                  <a:lnTo>
                                    <a:pt x="312" y="156"/>
                                  </a:lnTo>
                                  <a:lnTo>
                                    <a:pt x="318" y="162"/>
                                  </a:lnTo>
                                  <a:lnTo>
                                    <a:pt x="312" y="162"/>
                                  </a:lnTo>
                                  <a:lnTo>
                                    <a:pt x="312" y="168"/>
                                  </a:lnTo>
                                  <a:lnTo>
                                    <a:pt x="312" y="174"/>
                                  </a:lnTo>
                                  <a:lnTo>
                                    <a:pt x="306" y="174"/>
                                  </a:lnTo>
                                  <a:lnTo>
                                    <a:pt x="306" y="180"/>
                                  </a:lnTo>
                                  <a:lnTo>
                                    <a:pt x="306" y="186"/>
                                  </a:lnTo>
                                  <a:lnTo>
                                    <a:pt x="306" y="192"/>
                                  </a:lnTo>
                                  <a:lnTo>
                                    <a:pt x="300" y="192"/>
                                  </a:lnTo>
                                  <a:lnTo>
                                    <a:pt x="300" y="198"/>
                                  </a:lnTo>
                                  <a:lnTo>
                                    <a:pt x="294" y="204"/>
                                  </a:lnTo>
                                  <a:lnTo>
                                    <a:pt x="294" y="210"/>
                                  </a:lnTo>
                                  <a:lnTo>
                                    <a:pt x="294" y="216"/>
                                  </a:lnTo>
                                  <a:lnTo>
                                    <a:pt x="294" y="222"/>
                                  </a:lnTo>
                                  <a:lnTo>
                                    <a:pt x="294" y="228"/>
                                  </a:lnTo>
                                  <a:lnTo>
                                    <a:pt x="300" y="228"/>
                                  </a:lnTo>
                                  <a:lnTo>
                                    <a:pt x="306" y="222"/>
                                  </a:lnTo>
                                  <a:lnTo>
                                    <a:pt x="306" y="228"/>
                                  </a:lnTo>
                                  <a:lnTo>
                                    <a:pt x="312" y="228"/>
                                  </a:lnTo>
                                  <a:lnTo>
                                    <a:pt x="312" y="234"/>
                                  </a:lnTo>
                                  <a:lnTo>
                                    <a:pt x="312" y="240"/>
                                  </a:lnTo>
                                  <a:lnTo>
                                    <a:pt x="318" y="240"/>
                                  </a:lnTo>
                                  <a:lnTo>
                                    <a:pt x="324" y="240"/>
                                  </a:lnTo>
                                  <a:lnTo>
                                    <a:pt x="324" y="246"/>
                                  </a:lnTo>
                                  <a:lnTo>
                                    <a:pt x="324" y="252"/>
                                  </a:lnTo>
                                  <a:lnTo>
                                    <a:pt x="324" y="258"/>
                                  </a:lnTo>
                                  <a:lnTo>
                                    <a:pt x="330" y="258"/>
                                  </a:lnTo>
                                  <a:lnTo>
                                    <a:pt x="330" y="264"/>
                                  </a:lnTo>
                                  <a:lnTo>
                                    <a:pt x="336" y="264"/>
                                  </a:lnTo>
                                  <a:lnTo>
                                    <a:pt x="336" y="270"/>
                                  </a:lnTo>
                                  <a:lnTo>
                                    <a:pt x="336" y="276"/>
                                  </a:lnTo>
                                  <a:lnTo>
                                    <a:pt x="342" y="276"/>
                                  </a:lnTo>
                                  <a:lnTo>
                                    <a:pt x="342" y="282"/>
                                  </a:lnTo>
                                  <a:lnTo>
                                    <a:pt x="348" y="282"/>
                                  </a:lnTo>
                                  <a:lnTo>
                                    <a:pt x="348" y="288"/>
                                  </a:lnTo>
                                  <a:lnTo>
                                    <a:pt x="354" y="288"/>
                                  </a:lnTo>
                                  <a:lnTo>
                                    <a:pt x="354" y="294"/>
                                  </a:lnTo>
                                  <a:lnTo>
                                    <a:pt x="348" y="294"/>
                                  </a:lnTo>
                                  <a:lnTo>
                                    <a:pt x="348" y="300"/>
                                  </a:lnTo>
                                  <a:lnTo>
                                    <a:pt x="336" y="300"/>
                                  </a:lnTo>
                                  <a:lnTo>
                                    <a:pt x="318" y="300"/>
                                  </a:lnTo>
                                  <a:lnTo>
                                    <a:pt x="312" y="300"/>
                                  </a:lnTo>
                                  <a:lnTo>
                                    <a:pt x="294" y="306"/>
                                  </a:lnTo>
                                  <a:lnTo>
                                    <a:pt x="276" y="306"/>
                                  </a:lnTo>
                                  <a:lnTo>
                                    <a:pt x="264" y="306"/>
                                  </a:lnTo>
                                  <a:lnTo>
                                    <a:pt x="252" y="306"/>
                                  </a:lnTo>
                                  <a:lnTo>
                                    <a:pt x="234" y="306"/>
                                  </a:lnTo>
                                  <a:lnTo>
                                    <a:pt x="222" y="306"/>
                                  </a:lnTo>
                                  <a:lnTo>
                                    <a:pt x="168" y="306"/>
                                  </a:lnTo>
                                  <a:lnTo>
                                    <a:pt x="168" y="312"/>
                                  </a:lnTo>
                                  <a:lnTo>
                                    <a:pt x="168" y="318"/>
                                  </a:lnTo>
                                  <a:lnTo>
                                    <a:pt x="168" y="324"/>
                                  </a:lnTo>
                                  <a:lnTo>
                                    <a:pt x="168" y="330"/>
                                  </a:lnTo>
                                  <a:lnTo>
                                    <a:pt x="162" y="330"/>
                                  </a:lnTo>
                                  <a:lnTo>
                                    <a:pt x="132" y="330"/>
                                  </a:lnTo>
                                  <a:lnTo>
                                    <a:pt x="132" y="336"/>
                                  </a:lnTo>
                                  <a:lnTo>
                                    <a:pt x="132" y="342"/>
                                  </a:lnTo>
                                  <a:lnTo>
                                    <a:pt x="132" y="354"/>
                                  </a:lnTo>
                                  <a:lnTo>
                                    <a:pt x="132" y="372"/>
                                  </a:lnTo>
                                  <a:lnTo>
                                    <a:pt x="114" y="372"/>
                                  </a:lnTo>
                                  <a:lnTo>
                                    <a:pt x="78" y="378"/>
                                  </a:lnTo>
                                  <a:lnTo>
                                    <a:pt x="78" y="372"/>
                                  </a:lnTo>
                                  <a:lnTo>
                                    <a:pt x="72" y="372"/>
                                  </a:lnTo>
                                  <a:lnTo>
                                    <a:pt x="72" y="366"/>
                                  </a:lnTo>
                                  <a:lnTo>
                                    <a:pt x="72" y="360"/>
                                  </a:lnTo>
                                  <a:lnTo>
                                    <a:pt x="72" y="354"/>
                                  </a:lnTo>
                                  <a:lnTo>
                                    <a:pt x="66" y="330"/>
                                  </a:lnTo>
                                  <a:lnTo>
                                    <a:pt x="60" y="318"/>
                                  </a:lnTo>
                                  <a:lnTo>
                                    <a:pt x="60" y="306"/>
                                  </a:lnTo>
                                  <a:lnTo>
                                    <a:pt x="60" y="300"/>
                                  </a:lnTo>
                                  <a:lnTo>
                                    <a:pt x="54" y="300"/>
                                  </a:lnTo>
                                  <a:lnTo>
                                    <a:pt x="48" y="294"/>
                                  </a:lnTo>
                                  <a:lnTo>
                                    <a:pt x="36" y="288"/>
                                  </a:lnTo>
                                  <a:lnTo>
                                    <a:pt x="30" y="288"/>
                                  </a:lnTo>
                                  <a:lnTo>
                                    <a:pt x="6" y="288"/>
                                  </a:lnTo>
                                  <a:lnTo>
                                    <a:pt x="0" y="288"/>
                                  </a:lnTo>
                                  <a:lnTo>
                                    <a:pt x="0" y="276"/>
                                  </a:lnTo>
                                  <a:lnTo>
                                    <a:pt x="0" y="270"/>
                                  </a:lnTo>
                                  <a:lnTo>
                                    <a:pt x="0" y="240"/>
                                  </a:lnTo>
                                  <a:lnTo>
                                    <a:pt x="0" y="228"/>
                                  </a:lnTo>
                                  <a:lnTo>
                                    <a:pt x="0" y="216"/>
                                  </a:lnTo>
                                  <a:lnTo>
                                    <a:pt x="0" y="210"/>
                                  </a:lnTo>
                                  <a:lnTo>
                                    <a:pt x="0" y="198"/>
                                  </a:lnTo>
                                  <a:lnTo>
                                    <a:pt x="0" y="186"/>
                                  </a:lnTo>
                                  <a:lnTo>
                                    <a:pt x="0" y="180"/>
                                  </a:lnTo>
                                  <a:lnTo>
                                    <a:pt x="0" y="162"/>
                                  </a:lnTo>
                                  <a:lnTo>
                                    <a:pt x="0" y="144"/>
                                  </a:lnTo>
                                  <a:lnTo>
                                    <a:pt x="0" y="108"/>
                                  </a:lnTo>
                                  <a:lnTo>
                                    <a:pt x="0" y="66"/>
                                  </a:lnTo>
                                  <a:lnTo>
                                    <a:pt x="0" y="48"/>
                                  </a:lnTo>
                                  <a:lnTo>
                                    <a:pt x="0" y="30"/>
                                  </a:lnTo>
                                  <a:lnTo>
                                    <a:pt x="0" y="24"/>
                                  </a:lnTo>
                                  <a:lnTo>
                                    <a:pt x="0" y="18"/>
                                  </a:lnTo>
                                  <a:lnTo>
                                    <a:pt x="0" y="12"/>
                                  </a:lnTo>
                                  <a:lnTo>
                                    <a:pt x="12" y="12"/>
                                  </a:lnTo>
                                  <a:lnTo>
                                    <a:pt x="24" y="12"/>
                                  </a:lnTo>
                                  <a:lnTo>
                                    <a:pt x="54" y="12"/>
                                  </a:lnTo>
                                  <a:lnTo>
                                    <a:pt x="78" y="12"/>
                                  </a:lnTo>
                                  <a:lnTo>
                                    <a:pt x="96" y="12"/>
                                  </a:lnTo>
                                  <a:lnTo>
                                    <a:pt x="108" y="12"/>
                                  </a:lnTo>
                                  <a:lnTo>
                                    <a:pt x="138" y="6"/>
                                  </a:lnTo>
                                  <a:lnTo>
                                    <a:pt x="150" y="6"/>
                                  </a:lnTo>
                                  <a:lnTo>
                                    <a:pt x="156" y="6"/>
                                  </a:lnTo>
                                  <a:lnTo>
                                    <a:pt x="168" y="6"/>
                                  </a:lnTo>
                                  <a:lnTo>
                                    <a:pt x="216" y="6"/>
                                  </a:lnTo>
                                  <a:lnTo>
                                    <a:pt x="240" y="0"/>
                                  </a:lnTo>
                                  <a:lnTo>
                                    <a:pt x="264" y="0"/>
                                  </a:lnTo>
                                  <a:lnTo>
                                    <a:pt x="276" y="0"/>
                                  </a:lnTo>
                                  <a:close/>
                                </a:path>
                              </a:pathLst>
                            </a:custGeom>
                            <a:solidFill>
                              <a:srgbClr val="FFC000"/>
                            </a:solidFill>
                            <a:ln w="9525">
                              <a:solidFill>
                                <a:schemeClr val="tx1"/>
                              </a:solidFill>
                              <a:prstDash val="solid"/>
                              <a:round/>
                              <a:headEnd/>
                              <a:tailEnd/>
                            </a:ln>
                          </wps:spPr>
                          <wps:bodyPr/>
                        </wps:wsp>
                        <wps:wsp>
                          <wps:cNvPr id="518" name="Freeform 58"/>
                          <wps:cNvSpPr>
                            <a:spLocks/>
                          </wps:cNvSpPr>
                          <wps:spPr bwMode="auto">
                            <a:xfrm>
                              <a:off x="6436791" y="1845271"/>
                              <a:ext cx="1235871" cy="1630523"/>
                            </a:xfrm>
                            <a:custGeom>
                              <a:avLst/>
                              <a:gdLst>
                                <a:gd name="T0" fmla="*/ 2147483647 w 342"/>
                                <a:gd name="T1" fmla="*/ 2147483647 h 462"/>
                                <a:gd name="T2" fmla="*/ 2147483647 w 342"/>
                                <a:gd name="T3" fmla="*/ 2147483647 h 462"/>
                                <a:gd name="T4" fmla="*/ 2147483647 w 342"/>
                                <a:gd name="T5" fmla="*/ 2147483647 h 462"/>
                                <a:gd name="T6" fmla="*/ 2147483647 w 342"/>
                                <a:gd name="T7" fmla="*/ 2147483647 h 462"/>
                                <a:gd name="T8" fmla="*/ 2147483647 w 342"/>
                                <a:gd name="T9" fmla="*/ 2147483647 h 462"/>
                                <a:gd name="T10" fmla="*/ 2147483647 w 342"/>
                                <a:gd name="T11" fmla="*/ 2147483647 h 462"/>
                                <a:gd name="T12" fmla="*/ 2147483647 w 342"/>
                                <a:gd name="T13" fmla="*/ 2147483647 h 462"/>
                                <a:gd name="T14" fmla="*/ 2147483647 w 342"/>
                                <a:gd name="T15" fmla="*/ 2147483647 h 462"/>
                                <a:gd name="T16" fmla="*/ 2147483647 w 342"/>
                                <a:gd name="T17" fmla="*/ 2147483647 h 462"/>
                                <a:gd name="T18" fmla="*/ 2147483647 w 342"/>
                                <a:gd name="T19" fmla="*/ 2147483647 h 462"/>
                                <a:gd name="T20" fmla="*/ 2147483647 w 342"/>
                                <a:gd name="T21" fmla="*/ 2147483647 h 462"/>
                                <a:gd name="T22" fmla="*/ 2147483647 w 342"/>
                                <a:gd name="T23" fmla="*/ 2147483647 h 462"/>
                                <a:gd name="T24" fmla="*/ 2147483647 w 342"/>
                                <a:gd name="T25" fmla="*/ 2147483647 h 462"/>
                                <a:gd name="T26" fmla="*/ 2147483647 w 342"/>
                                <a:gd name="T27" fmla="*/ 2147483647 h 462"/>
                                <a:gd name="T28" fmla="*/ 2147483647 w 342"/>
                                <a:gd name="T29" fmla="*/ 2147483647 h 462"/>
                                <a:gd name="T30" fmla="*/ 2147483647 w 342"/>
                                <a:gd name="T31" fmla="*/ 2147483647 h 462"/>
                                <a:gd name="T32" fmla="*/ 2147483647 w 342"/>
                                <a:gd name="T33" fmla="*/ 2147483647 h 462"/>
                                <a:gd name="T34" fmla="*/ 2147483647 w 342"/>
                                <a:gd name="T35" fmla="*/ 2147483647 h 462"/>
                                <a:gd name="T36" fmla="*/ 2147483647 w 342"/>
                                <a:gd name="T37" fmla="*/ 2147483647 h 462"/>
                                <a:gd name="T38" fmla="*/ 2147483647 w 342"/>
                                <a:gd name="T39" fmla="*/ 2147483647 h 462"/>
                                <a:gd name="T40" fmla="*/ 2147483647 w 342"/>
                                <a:gd name="T41" fmla="*/ 2147483647 h 462"/>
                                <a:gd name="T42" fmla="*/ 2147483647 w 342"/>
                                <a:gd name="T43" fmla="*/ 2147483647 h 462"/>
                                <a:gd name="T44" fmla="*/ 2147483647 w 342"/>
                                <a:gd name="T45" fmla="*/ 2147483647 h 462"/>
                                <a:gd name="T46" fmla="*/ 2147483647 w 342"/>
                                <a:gd name="T47" fmla="*/ 2147483647 h 462"/>
                                <a:gd name="T48" fmla="*/ 2147483647 w 342"/>
                                <a:gd name="T49" fmla="*/ 2147483647 h 462"/>
                                <a:gd name="T50" fmla="*/ 2147483647 w 342"/>
                                <a:gd name="T51" fmla="*/ 2147483647 h 462"/>
                                <a:gd name="T52" fmla="*/ 2147483647 w 342"/>
                                <a:gd name="T53" fmla="*/ 2147483647 h 462"/>
                                <a:gd name="T54" fmla="*/ 2147483647 w 342"/>
                                <a:gd name="T55" fmla="*/ 2147483647 h 462"/>
                                <a:gd name="T56" fmla="*/ 2147483647 w 342"/>
                                <a:gd name="T57" fmla="*/ 2147483647 h 462"/>
                                <a:gd name="T58" fmla="*/ 0 w 342"/>
                                <a:gd name="T59" fmla="*/ 2147483647 h 462"/>
                                <a:gd name="T60" fmla="*/ 0 w 342"/>
                                <a:gd name="T61" fmla="*/ 2147483647 h 462"/>
                                <a:gd name="T62" fmla="*/ 2147483647 w 342"/>
                                <a:gd name="T63" fmla="*/ 2147483647 h 462"/>
                                <a:gd name="T64" fmla="*/ 2147483647 w 342"/>
                                <a:gd name="T65" fmla="*/ 2147483647 h 462"/>
                                <a:gd name="T66" fmla="*/ 2147483647 w 342"/>
                                <a:gd name="T67" fmla="*/ 2147483647 h 462"/>
                                <a:gd name="T68" fmla="*/ 2147483647 w 342"/>
                                <a:gd name="T69" fmla="*/ 2147483647 h 462"/>
                                <a:gd name="T70" fmla="*/ 2147483647 w 342"/>
                                <a:gd name="T71" fmla="*/ 2147483647 h 462"/>
                                <a:gd name="T72" fmla="*/ 2147483647 w 342"/>
                                <a:gd name="T73" fmla="*/ 2147483647 h 462"/>
                                <a:gd name="T74" fmla="*/ 2147483647 w 342"/>
                                <a:gd name="T75" fmla="*/ 2147483647 h 462"/>
                                <a:gd name="T76" fmla="*/ 2147483647 w 342"/>
                                <a:gd name="T77" fmla="*/ 2147483647 h 462"/>
                                <a:gd name="T78" fmla="*/ 2147483647 w 342"/>
                                <a:gd name="T79" fmla="*/ 2147483647 h 462"/>
                                <a:gd name="T80" fmla="*/ 2147483647 w 342"/>
                                <a:gd name="T81" fmla="*/ 2147483647 h 462"/>
                                <a:gd name="T82" fmla="*/ 2147483647 w 342"/>
                                <a:gd name="T83" fmla="*/ 2147483647 h 462"/>
                                <a:gd name="T84" fmla="*/ 2147483647 w 342"/>
                                <a:gd name="T85" fmla="*/ 2147483647 h 462"/>
                                <a:gd name="T86" fmla="*/ 2147483647 w 342"/>
                                <a:gd name="T87" fmla="*/ 2147483647 h 462"/>
                                <a:gd name="T88" fmla="*/ 2147483647 w 342"/>
                                <a:gd name="T89" fmla="*/ 2147483647 h 46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2" h="462">
                                  <a:moveTo>
                                    <a:pt x="96" y="0"/>
                                  </a:moveTo>
                                  <a:lnTo>
                                    <a:pt x="120" y="6"/>
                                  </a:lnTo>
                                  <a:lnTo>
                                    <a:pt x="132" y="6"/>
                                  </a:lnTo>
                                  <a:lnTo>
                                    <a:pt x="342" y="12"/>
                                  </a:lnTo>
                                  <a:lnTo>
                                    <a:pt x="336" y="48"/>
                                  </a:lnTo>
                                  <a:lnTo>
                                    <a:pt x="330" y="78"/>
                                  </a:lnTo>
                                  <a:lnTo>
                                    <a:pt x="312" y="144"/>
                                  </a:lnTo>
                                  <a:lnTo>
                                    <a:pt x="306" y="180"/>
                                  </a:lnTo>
                                  <a:lnTo>
                                    <a:pt x="300" y="186"/>
                                  </a:lnTo>
                                  <a:lnTo>
                                    <a:pt x="300" y="204"/>
                                  </a:lnTo>
                                  <a:lnTo>
                                    <a:pt x="294" y="210"/>
                                  </a:lnTo>
                                  <a:lnTo>
                                    <a:pt x="294" y="216"/>
                                  </a:lnTo>
                                  <a:lnTo>
                                    <a:pt x="294" y="222"/>
                                  </a:lnTo>
                                  <a:lnTo>
                                    <a:pt x="294" y="228"/>
                                  </a:lnTo>
                                  <a:lnTo>
                                    <a:pt x="294" y="234"/>
                                  </a:lnTo>
                                  <a:lnTo>
                                    <a:pt x="288" y="234"/>
                                  </a:lnTo>
                                  <a:lnTo>
                                    <a:pt x="288" y="240"/>
                                  </a:lnTo>
                                  <a:lnTo>
                                    <a:pt x="288" y="246"/>
                                  </a:lnTo>
                                  <a:lnTo>
                                    <a:pt x="282" y="270"/>
                                  </a:lnTo>
                                  <a:lnTo>
                                    <a:pt x="282" y="282"/>
                                  </a:lnTo>
                                  <a:lnTo>
                                    <a:pt x="276" y="294"/>
                                  </a:lnTo>
                                  <a:lnTo>
                                    <a:pt x="276" y="300"/>
                                  </a:lnTo>
                                  <a:lnTo>
                                    <a:pt x="276" y="312"/>
                                  </a:lnTo>
                                  <a:lnTo>
                                    <a:pt x="270" y="324"/>
                                  </a:lnTo>
                                  <a:lnTo>
                                    <a:pt x="270" y="342"/>
                                  </a:lnTo>
                                  <a:lnTo>
                                    <a:pt x="264" y="342"/>
                                  </a:lnTo>
                                  <a:lnTo>
                                    <a:pt x="264" y="354"/>
                                  </a:lnTo>
                                  <a:lnTo>
                                    <a:pt x="258" y="366"/>
                                  </a:lnTo>
                                  <a:lnTo>
                                    <a:pt x="258" y="372"/>
                                  </a:lnTo>
                                  <a:lnTo>
                                    <a:pt x="258" y="378"/>
                                  </a:lnTo>
                                  <a:lnTo>
                                    <a:pt x="258" y="384"/>
                                  </a:lnTo>
                                  <a:lnTo>
                                    <a:pt x="258" y="390"/>
                                  </a:lnTo>
                                  <a:lnTo>
                                    <a:pt x="252" y="390"/>
                                  </a:lnTo>
                                  <a:lnTo>
                                    <a:pt x="252" y="396"/>
                                  </a:lnTo>
                                  <a:lnTo>
                                    <a:pt x="252" y="402"/>
                                  </a:lnTo>
                                  <a:lnTo>
                                    <a:pt x="252" y="420"/>
                                  </a:lnTo>
                                  <a:lnTo>
                                    <a:pt x="246" y="426"/>
                                  </a:lnTo>
                                  <a:lnTo>
                                    <a:pt x="240" y="426"/>
                                  </a:lnTo>
                                  <a:lnTo>
                                    <a:pt x="234" y="426"/>
                                  </a:lnTo>
                                  <a:lnTo>
                                    <a:pt x="210" y="432"/>
                                  </a:lnTo>
                                  <a:lnTo>
                                    <a:pt x="198" y="432"/>
                                  </a:lnTo>
                                  <a:lnTo>
                                    <a:pt x="192" y="432"/>
                                  </a:lnTo>
                                  <a:lnTo>
                                    <a:pt x="186" y="432"/>
                                  </a:lnTo>
                                  <a:lnTo>
                                    <a:pt x="180" y="432"/>
                                  </a:lnTo>
                                  <a:lnTo>
                                    <a:pt x="174" y="432"/>
                                  </a:lnTo>
                                  <a:lnTo>
                                    <a:pt x="162" y="438"/>
                                  </a:lnTo>
                                  <a:lnTo>
                                    <a:pt x="150" y="438"/>
                                  </a:lnTo>
                                  <a:lnTo>
                                    <a:pt x="144" y="438"/>
                                  </a:lnTo>
                                  <a:lnTo>
                                    <a:pt x="132" y="444"/>
                                  </a:lnTo>
                                  <a:lnTo>
                                    <a:pt x="126" y="444"/>
                                  </a:lnTo>
                                  <a:lnTo>
                                    <a:pt x="120" y="444"/>
                                  </a:lnTo>
                                  <a:lnTo>
                                    <a:pt x="102" y="444"/>
                                  </a:lnTo>
                                  <a:lnTo>
                                    <a:pt x="78" y="450"/>
                                  </a:lnTo>
                                  <a:lnTo>
                                    <a:pt x="60" y="456"/>
                                  </a:lnTo>
                                  <a:lnTo>
                                    <a:pt x="48" y="456"/>
                                  </a:lnTo>
                                  <a:lnTo>
                                    <a:pt x="42" y="456"/>
                                  </a:lnTo>
                                  <a:lnTo>
                                    <a:pt x="30" y="456"/>
                                  </a:lnTo>
                                  <a:lnTo>
                                    <a:pt x="6" y="462"/>
                                  </a:lnTo>
                                  <a:lnTo>
                                    <a:pt x="0" y="462"/>
                                  </a:lnTo>
                                  <a:lnTo>
                                    <a:pt x="0" y="456"/>
                                  </a:lnTo>
                                  <a:lnTo>
                                    <a:pt x="0" y="450"/>
                                  </a:lnTo>
                                  <a:lnTo>
                                    <a:pt x="0" y="438"/>
                                  </a:lnTo>
                                  <a:lnTo>
                                    <a:pt x="6" y="426"/>
                                  </a:lnTo>
                                  <a:lnTo>
                                    <a:pt x="12" y="408"/>
                                  </a:lnTo>
                                  <a:lnTo>
                                    <a:pt x="12" y="402"/>
                                  </a:lnTo>
                                  <a:lnTo>
                                    <a:pt x="12" y="396"/>
                                  </a:lnTo>
                                  <a:lnTo>
                                    <a:pt x="18" y="372"/>
                                  </a:lnTo>
                                  <a:lnTo>
                                    <a:pt x="18" y="366"/>
                                  </a:lnTo>
                                  <a:lnTo>
                                    <a:pt x="24" y="354"/>
                                  </a:lnTo>
                                  <a:lnTo>
                                    <a:pt x="30" y="318"/>
                                  </a:lnTo>
                                  <a:lnTo>
                                    <a:pt x="30" y="312"/>
                                  </a:lnTo>
                                  <a:lnTo>
                                    <a:pt x="30" y="306"/>
                                  </a:lnTo>
                                  <a:lnTo>
                                    <a:pt x="30" y="300"/>
                                  </a:lnTo>
                                  <a:lnTo>
                                    <a:pt x="36" y="294"/>
                                  </a:lnTo>
                                  <a:lnTo>
                                    <a:pt x="36" y="276"/>
                                  </a:lnTo>
                                  <a:lnTo>
                                    <a:pt x="36" y="270"/>
                                  </a:lnTo>
                                  <a:lnTo>
                                    <a:pt x="42" y="264"/>
                                  </a:lnTo>
                                  <a:lnTo>
                                    <a:pt x="42" y="252"/>
                                  </a:lnTo>
                                  <a:lnTo>
                                    <a:pt x="42" y="246"/>
                                  </a:lnTo>
                                  <a:lnTo>
                                    <a:pt x="54" y="204"/>
                                  </a:lnTo>
                                  <a:lnTo>
                                    <a:pt x="60" y="174"/>
                                  </a:lnTo>
                                  <a:lnTo>
                                    <a:pt x="66" y="150"/>
                                  </a:lnTo>
                                  <a:lnTo>
                                    <a:pt x="66" y="144"/>
                                  </a:lnTo>
                                  <a:lnTo>
                                    <a:pt x="66" y="138"/>
                                  </a:lnTo>
                                  <a:lnTo>
                                    <a:pt x="72" y="126"/>
                                  </a:lnTo>
                                  <a:lnTo>
                                    <a:pt x="72" y="114"/>
                                  </a:lnTo>
                                  <a:lnTo>
                                    <a:pt x="72" y="102"/>
                                  </a:lnTo>
                                  <a:lnTo>
                                    <a:pt x="84" y="60"/>
                                  </a:lnTo>
                                  <a:lnTo>
                                    <a:pt x="90" y="36"/>
                                  </a:lnTo>
                                  <a:lnTo>
                                    <a:pt x="90" y="24"/>
                                  </a:lnTo>
                                  <a:lnTo>
                                    <a:pt x="96" y="0"/>
                                  </a:lnTo>
                                  <a:close/>
                                </a:path>
                              </a:pathLst>
                            </a:custGeom>
                            <a:solidFill>
                              <a:srgbClr val="CC0000"/>
                            </a:solidFill>
                            <a:ln w="9525">
                              <a:solidFill>
                                <a:schemeClr val="tx1"/>
                              </a:solidFill>
                              <a:prstDash val="solid"/>
                              <a:round/>
                              <a:headEnd/>
                              <a:tailEnd/>
                            </a:ln>
                          </wps:spPr>
                          <wps:bodyPr/>
                        </wps:wsp>
                        <wps:wsp>
                          <wps:cNvPr id="519" name="Freeform 59"/>
                          <wps:cNvSpPr>
                            <a:spLocks/>
                          </wps:cNvSpPr>
                          <wps:spPr bwMode="auto">
                            <a:xfrm>
                              <a:off x="18882238" y="1951148"/>
                              <a:ext cx="1235871" cy="1736403"/>
                            </a:xfrm>
                            <a:custGeom>
                              <a:avLst/>
                              <a:gdLst>
                                <a:gd name="T0" fmla="*/ 2147483647 w 342"/>
                                <a:gd name="T1" fmla="*/ 2147483647 h 492"/>
                                <a:gd name="T2" fmla="*/ 2147483647 w 342"/>
                                <a:gd name="T3" fmla="*/ 2147483647 h 492"/>
                                <a:gd name="T4" fmla="*/ 2147483647 w 342"/>
                                <a:gd name="T5" fmla="*/ 2147483647 h 492"/>
                                <a:gd name="T6" fmla="*/ 2147483647 w 342"/>
                                <a:gd name="T7" fmla="*/ 2147483647 h 492"/>
                                <a:gd name="T8" fmla="*/ 2147483647 w 342"/>
                                <a:gd name="T9" fmla="*/ 2147483647 h 492"/>
                                <a:gd name="T10" fmla="*/ 2147483647 w 342"/>
                                <a:gd name="T11" fmla="*/ 2147483647 h 492"/>
                                <a:gd name="T12" fmla="*/ 2147483647 w 342"/>
                                <a:gd name="T13" fmla="*/ 2147483647 h 492"/>
                                <a:gd name="T14" fmla="*/ 2147483647 w 342"/>
                                <a:gd name="T15" fmla="*/ 2147483647 h 492"/>
                                <a:gd name="T16" fmla="*/ 2147483647 w 342"/>
                                <a:gd name="T17" fmla="*/ 2147483647 h 492"/>
                                <a:gd name="T18" fmla="*/ 2147483647 w 342"/>
                                <a:gd name="T19" fmla="*/ 2147483647 h 492"/>
                                <a:gd name="T20" fmla="*/ 2147483647 w 342"/>
                                <a:gd name="T21" fmla="*/ 2147483647 h 492"/>
                                <a:gd name="T22" fmla="*/ 2147483647 w 342"/>
                                <a:gd name="T23" fmla="*/ 2147483647 h 492"/>
                                <a:gd name="T24" fmla="*/ 2147483647 w 342"/>
                                <a:gd name="T25" fmla="*/ 2147483647 h 492"/>
                                <a:gd name="T26" fmla="*/ 2147483647 w 342"/>
                                <a:gd name="T27" fmla="*/ 2147483647 h 492"/>
                                <a:gd name="T28" fmla="*/ 2147483647 w 342"/>
                                <a:gd name="T29" fmla="*/ 2147483647 h 492"/>
                                <a:gd name="T30" fmla="*/ 2147483647 w 342"/>
                                <a:gd name="T31" fmla="*/ 2147483647 h 492"/>
                                <a:gd name="T32" fmla="*/ 2147483647 w 342"/>
                                <a:gd name="T33" fmla="*/ 2147483647 h 492"/>
                                <a:gd name="T34" fmla="*/ 2147483647 w 342"/>
                                <a:gd name="T35" fmla="*/ 2147483647 h 492"/>
                                <a:gd name="T36" fmla="*/ 2147483647 w 342"/>
                                <a:gd name="T37" fmla="*/ 2147483647 h 492"/>
                                <a:gd name="T38" fmla="*/ 2147483647 w 342"/>
                                <a:gd name="T39" fmla="*/ 2147483647 h 492"/>
                                <a:gd name="T40" fmla="*/ 2147483647 w 342"/>
                                <a:gd name="T41" fmla="*/ 2147483647 h 492"/>
                                <a:gd name="T42" fmla="*/ 2147483647 w 342"/>
                                <a:gd name="T43" fmla="*/ 2147483647 h 492"/>
                                <a:gd name="T44" fmla="*/ 2147483647 w 342"/>
                                <a:gd name="T45" fmla="*/ 2147483647 h 492"/>
                                <a:gd name="T46" fmla="*/ 2147483647 w 342"/>
                                <a:gd name="T47" fmla="*/ 2147483647 h 492"/>
                                <a:gd name="T48" fmla="*/ 2147483647 w 342"/>
                                <a:gd name="T49" fmla="*/ 2147483647 h 492"/>
                                <a:gd name="T50" fmla="*/ 2147483647 w 342"/>
                                <a:gd name="T51" fmla="*/ 2147483647 h 492"/>
                                <a:gd name="T52" fmla="*/ 2147483647 w 342"/>
                                <a:gd name="T53" fmla="*/ 2147483647 h 492"/>
                                <a:gd name="T54" fmla="*/ 2147483647 w 342"/>
                                <a:gd name="T55" fmla="*/ 2147483647 h 492"/>
                                <a:gd name="T56" fmla="*/ 2147483647 w 342"/>
                                <a:gd name="T57" fmla="*/ 2147483647 h 492"/>
                                <a:gd name="T58" fmla="*/ 2147483647 w 342"/>
                                <a:gd name="T59" fmla="*/ 2147483647 h 492"/>
                                <a:gd name="T60" fmla="*/ 2147483647 w 342"/>
                                <a:gd name="T61" fmla="*/ 2147483647 h 492"/>
                                <a:gd name="T62" fmla="*/ 2147483647 w 342"/>
                                <a:gd name="T63" fmla="*/ 2147483647 h 492"/>
                                <a:gd name="T64" fmla="*/ 2147483647 w 342"/>
                                <a:gd name="T65" fmla="*/ 2147483647 h 492"/>
                                <a:gd name="T66" fmla="*/ 2147483647 w 342"/>
                                <a:gd name="T67" fmla="*/ 2147483647 h 492"/>
                                <a:gd name="T68" fmla="*/ 2147483647 w 342"/>
                                <a:gd name="T69" fmla="*/ 2147483647 h 492"/>
                                <a:gd name="T70" fmla="*/ 2147483647 w 342"/>
                                <a:gd name="T71" fmla="*/ 2147483647 h 492"/>
                                <a:gd name="T72" fmla="*/ 2147483647 w 342"/>
                                <a:gd name="T73" fmla="*/ 2147483647 h 492"/>
                                <a:gd name="T74" fmla="*/ 2147483647 w 342"/>
                                <a:gd name="T75" fmla="*/ 2147483647 h 492"/>
                                <a:gd name="T76" fmla="*/ 2147483647 w 342"/>
                                <a:gd name="T77" fmla="*/ 2147483647 h 492"/>
                                <a:gd name="T78" fmla="*/ 2147483647 w 342"/>
                                <a:gd name="T79" fmla="*/ 2147483647 h 492"/>
                                <a:gd name="T80" fmla="*/ 2147483647 w 342"/>
                                <a:gd name="T81" fmla="*/ 2147483647 h 492"/>
                                <a:gd name="T82" fmla="*/ 2147483647 w 342"/>
                                <a:gd name="T83" fmla="*/ 2147483647 h 492"/>
                                <a:gd name="T84" fmla="*/ 2147483647 w 342"/>
                                <a:gd name="T85" fmla="*/ 2147483647 h 492"/>
                                <a:gd name="T86" fmla="*/ 2147483647 w 342"/>
                                <a:gd name="T87" fmla="*/ 2147483647 h 492"/>
                                <a:gd name="T88" fmla="*/ 2147483647 w 342"/>
                                <a:gd name="T89" fmla="*/ 2147483647 h 492"/>
                                <a:gd name="T90" fmla="*/ 0 w 342"/>
                                <a:gd name="T91" fmla="*/ 2147483647 h 492"/>
                                <a:gd name="T92" fmla="*/ 0 w 342"/>
                                <a:gd name="T93" fmla="*/ 2147483647 h 492"/>
                                <a:gd name="T94" fmla="*/ 2147483647 w 342"/>
                                <a:gd name="T95" fmla="*/ 2147483647 h 492"/>
                                <a:gd name="T96" fmla="*/ 2147483647 w 342"/>
                                <a:gd name="T97" fmla="*/ 2147483647 h 492"/>
                                <a:gd name="T98" fmla="*/ 2147483647 w 342"/>
                                <a:gd name="T99" fmla="*/ 2147483647 h 492"/>
                                <a:gd name="T100" fmla="*/ 2147483647 w 342"/>
                                <a:gd name="T101" fmla="*/ 2147483647 h 492"/>
                                <a:gd name="T102" fmla="*/ 2147483647 w 342"/>
                                <a:gd name="T103" fmla="*/ 2147483647 h 492"/>
                                <a:gd name="T104" fmla="*/ 2147483647 w 342"/>
                                <a:gd name="T105" fmla="*/ 2147483647 h 492"/>
                                <a:gd name="T106" fmla="*/ 2147483647 w 342"/>
                                <a:gd name="T107" fmla="*/ 2147483647 h 492"/>
                                <a:gd name="T108" fmla="*/ 2147483647 w 342"/>
                                <a:gd name="T109" fmla="*/ 2147483647 h 492"/>
                                <a:gd name="T110" fmla="*/ 2147483647 w 342"/>
                                <a:gd name="T111" fmla="*/ 2147483647 h 492"/>
                                <a:gd name="T112" fmla="*/ 2147483647 w 342"/>
                                <a:gd name="T113" fmla="*/ 2147483647 h 492"/>
                                <a:gd name="T114" fmla="*/ 2147483647 w 342"/>
                                <a:gd name="T115" fmla="*/ 2147483647 h 492"/>
                                <a:gd name="T116" fmla="*/ 2147483647 w 342"/>
                                <a:gd name="T117" fmla="*/ 2147483647 h 492"/>
                                <a:gd name="T118" fmla="*/ 2147483647 w 342"/>
                                <a:gd name="T119" fmla="*/ 2147483647 h 492"/>
                                <a:gd name="T120" fmla="*/ 2147483647 w 342"/>
                                <a:gd name="T121" fmla="*/ 2147483647 h 49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42" h="492">
                                  <a:moveTo>
                                    <a:pt x="324" y="0"/>
                                  </a:moveTo>
                                  <a:lnTo>
                                    <a:pt x="324" y="12"/>
                                  </a:lnTo>
                                  <a:lnTo>
                                    <a:pt x="324" y="18"/>
                                  </a:lnTo>
                                  <a:lnTo>
                                    <a:pt x="324" y="36"/>
                                  </a:lnTo>
                                  <a:lnTo>
                                    <a:pt x="330" y="84"/>
                                  </a:lnTo>
                                  <a:lnTo>
                                    <a:pt x="330" y="102"/>
                                  </a:lnTo>
                                  <a:lnTo>
                                    <a:pt x="330" y="126"/>
                                  </a:lnTo>
                                  <a:lnTo>
                                    <a:pt x="330" y="156"/>
                                  </a:lnTo>
                                  <a:lnTo>
                                    <a:pt x="330" y="168"/>
                                  </a:lnTo>
                                  <a:lnTo>
                                    <a:pt x="330" y="174"/>
                                  </a:lnTo>
                                  <a:lnTo>
                                    <a:pt x="330" y="186"/>
                                  </a:lnTo>
                                  <a:lnTo>
                                    <a:pt x="336" y="222"/>
                                  </a:lnTo>
                                  <a:lnTo>
                                    <a:pt x="336" y="294"/>
                                  </a:lnTo>
                                  <a:lnTo>
                                    <a:pt x="336" y="324"/>
                                  </a:lnTo>
                                  <a:lnTo>
                                    <a:pt x="336" y="330"/>
                                  </a:lnTo>
                                  <a:lnTo>
                                    <a:pt x="342" y="336"/>
                                  </a:lnTo>
                                  <a:lnTo>
                                    <a:pt x="342" y="348"/>
                                  </a:lnTo>
                                  <a:lnTo>
                                    <a:pt x="342" y="366"/>
                                  </a:lnTo>
                                  <a:lnTo>
                                    <a:pt x="342" y="384"/>
                                  </a:lnTo>
                                  <a:lnTo>
                                    <a:pt x="342" y="438"/>
                                  </a:lnTo>
                                  <a:lnTo>
                                    <a:pt x="324" y="444"/>
                                  </a:lnTo>
                                  <a:lnTo>
                                    <a:pt x="300" y="444"/>
                                  </a:lnTo>
                                  <a:lnTo>
                                    <a:pt x="270" y="450"/>
                                  </a:lnTo>
                                  <a:lnTo>
                                    <a:pt x="264" y="450"/>
                                  </a:lnTo>
                                  <a:lnTo>
                                    <a:pt x="246" y="456"/>
                                  </a:lnTo>
                                  <a:lnTo>
                                    <a:pt x="234" y="456"/>
                                  </a:lnTo>
                                  <a:lnTo>
                                    <a:pt x="228" y="456"/>
                                  </a:lnTo>
                                  <a:lnTo>
                                    <a:pt x="222" y="456"/>
                                  </a:lnTo>
                                  <a:lnTo>
                                    <a:pt x="210" y="462"/>
                                  </a:lnTo>
                                  <a:lnTo>
                                    <a:pt x="180" y="468"/>
                                  </a:lnTo>
                                  <a:lnTo>
                                    <a:pt x="168" y="468"/>
                                  </a:lnTo>
                                  <a:lnTo>
                                    <a:pt x="144" y="474"/>
                                  </a:lnTo>
                                  <a:lnTo>
                                    <a:pt x="138" y="474"/>
                                  </a:lnTo>
                                  <a:lnTo>
                                    <a:pt x="132" y="474"/>
                                  </a:lnTo>
                                  <a:lnTo>
                                    <a:pt x="126" y="474"/>
                                  </a:lnTo>
                                  <a:lnTo>
                                    <a:pt x="120" y="474"/>
                                  </a:lnTo>
                                  <a:lnTo>
                                    <a:pt x="114" y="480"/>
                                  </a:lnTo>
                                  <a:lnTo>
                                    <a:pt x="108" y="480"/>
                                  </a:lnTo>
                                  <a:lnTo>
                                    <a:pt x="102" y="480"/>
                                  </a:lnTo>
                                  <a:lnTo>
                                    <a:pt x="90" y="480"/>
                                  </a:lnTo>
                                  <a:lnTo>
                                    <a:pt x="84" y="480"/>
                                  </a:lnTo>
                                  <a:lnTo>
                                    <a:pt x="72" y="486"/>
                                  </a:lnTo>
                                  <a:lnTo>
                                    <a:pt x="66" y="486"/>
                                  </a:lnTo>
                                  <a:lnTo>
                                    <a:pt x="30" y="492"/>
                                  </a:lnTo>
                                  <a:lnTo>
                                    <a:pt x="30" y="486"/>
                                  </a:lnTo>
                                  <a:lnTo>
                                    <a:pt x="36" y="480"/>
                                  </a:lnTo>
                                  <a:lnTo>
                                    <a:pt x="36" y="474"/>
                                  </a:lnTo>
                                  <a:lnTo>
                                    <a:pt x="36" y="468"/>
                                  </a:lnTo>
                                  <a:lnTo>
                                    <a:pt x="42" y="468"/>
                                  </a:lnTo>
                                  <a:lnTo>
                                    <a:pt x="42" y="462"/>
                                  </a:lnTo>
                                  <a:lnTo>
                                    <a:pt x="48" y="456"/>
                                  </a:lnTo>
                                  <a:lnTo>
                                    <a:pt x="54" y="450"/>
                                  </a:lnTo>
                                  <a:lnTo>
                                    <a:pt x="54" y="444"/>
                                  </a:lnTo>
                                  <a:lnTo>
                                    <a:pt x="54" y="438"/>
                                  </a:lnTo>
                                  <a:lnTo>
                                    <a:pt x="54" y="432"/>
                                  </a:lnTo>
                                  <a:lnTo>
                                    <a:pt x="60" y="432"/>
                                  </a:lnTo>
                                  <a:lnTo>
                                    <a:pt x="60" y="426"/>
                                  </a:lnTo>
                                  <a:lnTo>
                                    <a:pt x="60" y="420"/>
                                  </a:lnTo>
                                  <a:lnTo>
                                    <a:pt x="66" y="420"/>
                                  </a:lnTo>
                                  <a:lnTo>
                                    <a:pt x="72" y="420"/>
                                  </a:lnTo>
                                  <a:lnTo>
                                    <a:pt x="78" y="414"/>
                                  </a:lnTo>
                                  <a:lnTo>
                                    <a:pt x="84" y="414"/>
                                  </a:lnTo>
                                  <a:lnTo>
                                    <a:pt x="90" y="414"/>
                                  </a:lnTo>
                                  <a:lnTo>
                                    <a:pt x="96" y="408"/>
                                  </a:lnTo>
                                  <a:lnTo>
                                    <a:pt x="96" y="402"/>
                                  </a:lnTo>
                                  <a:lnTo>
                                    <a:pt x="96" y="396"/>
                                  </a:lnTo>
                                  <a:lnTo>
                                    <a:pt x="96" y="390"/>
                                  </a:lnTo>
                                  <a:lnTo>
                                    <a:pt x="96" y="384"/>
                                  </a:lnTo>
                                  <a:lnTo>
                                    <a:pt x="96" y="378"/>
                                  </a:lnTo>
                                  <a:lnTo>
                                    <a:pt x="96" y="372"/>
                                  </a:lnTo>
                                  <a:lnTo>
                                    <a:pt x="102" y="372"/>
                                  </a:lnTo>
                                  <a:lnTo>
                                    <a:pt x="108" y="372"/>
                                  </a:lnTo>
                                  <a:lnTo>
                                    <a:pt x="108" y="366"/>
                                  </a:lnTo>
                                  <a:lnTo>
                                    <a:pt x="102" y="360"/>
                                  </a:lnTo>
                                  <a:lnTo>
                                    <a:pt x="102" y="354"/>
                                  </a:lnTo>
                                  <a:lnTo>
                                    <a:pt x="102" y="348"/>
                                  </a:lnTo>
                                  <a:lnTo>
                                    <a:pt x="102" y="354"/>
                                  </a:lnTo>
                                  <a:lnTo>
                                    <a:pt x="102" y="348"/>
                                  </a:lnTo>
                                  <a:lnTo>
                                    <a:pt x="96" y="348"/>
                                  </a:lnTo>
                                  <a:lnTo>
                                    <a:pt x="90" y="348"/>
                                  </a:lnTo>
                                  <a:lnTo>
                                    <a:pt x="84" y="348"/>
                                  </a:lnTo>
                                  <a:lnTo>
                                    <a:pt x="78" y="342"/>
                                  </a:lnTo>
                                  <a:lnTo>
                                    <a:pt x="78" y="336"/>
                                  </a:lnTo>
                                  <a:lnTo>
                                    <a:pt x="72" y="330"/>
                                  </a:lnTo>
                                  <a:lnTo>
                                    <a:pt x="72" y="324"/>
                                  </a:lnTo>
                                  <a:lnTo>
                                    <a:pt x="78" y="324"/>
                                  </a:lnTo>
                                  <a:lnTo>
                                    <a:pt x="84" y="324"/>
                                  </a:lnTo>
                                  <a:lnTo>
                                    <a:pt x="84" y="318"/>
                                  </a:lnTo>
                                  <a:lnTo>
                                    <a:pt x="84" y="312"/>
                                  </a:lnTo>
                                  <a:lnTo>
                                    <a:pt x="78" y="312"/>
                                  </a:lnTo>
                                  <a:lnTo>
                                    <a:pt x="78" y="306"/>
                                  </a:lnTo>
                                  <a:lnTo>
                                    <a:pt x="72" y="306"/>
                                  </a:lnTo>
                                  <a:lnTo>
                                    <a:pt x="72" y="300"/>
                                  </a:lnTo>
                                  <a:lnTo>
                                    <a:pt x="66" y="300"/>
                                  </a:lnTo>
                                  <a:lnTo>
                                    <a:pt x="60" y="300"/>
                                  </a:lnTo>
                                  <a:lnTo>
                                    <a:pt x="54" y="306"/>
                                  </a:lnTo>
                                  <a:lnTo>
                                    <a:pt x="48" y="306"/>
                                  </a:lnTo>
                                  <a:lnTo>
                                    <a:pt x="42" y="306"/>
                                  </a:lnTo>
                                  <a:lnTo>
                                    <a:pt x="36" y="306"/>
                                  </a:lnTo>
                                  <a:lnTo>
                                    <a:pt x="30" y="306"/>
                                  </a:lnTo>
                                  <a:lnTo>
                                    <a:pt x="30" y="300"/>
                                  </a:lnTo>
                                  <a:lnTo>
                                    <a:pt x="36" y="300"/>
                                  </a:lnTo>
                                  <a:lnTo>
                                    <a:pt x="42" y="300"/>
                                  </a:lnTo>
                                  <a:lnTo>
                                    <a:pt x="48" y="300"/>
                                  </a:lnTo>
                                  <a:lnTo>
                                    <a:pt x="48" y="294"/>
                                  </a:lnTo>
                                  <a:lnTo>
                                    <a:pt x="48" y="288"/>
                                  </a:lnTo>
                                  <a:lnTo>
                                    <a:pt x="54" y="288"/>
                                  </a:lnTo>
                                  <a:lnTo>
                                    <a:pt x="54" y="282"/>
                                  </a:lnTo>
                                  <a:lnTo>
                                    <a:pt x="48" y="282"/>
                                  </a:lnTo>
                                  <a:lnTo>
                                    <a:pt x="48" y="276"/>
                                  </a:lnTo>
                                  <a:lnTo>
                                    <a:pt x="48" y="270"/>
                                  </a:lnTo>
                                  <a:lnTo>
                                    <a:pt x="54" y="270"/>
                                  </a:lnTo>
                                  <a:lnTo>
                                    <a:pt x="54" y="264"/>
                                  </a:lnTo>
                                  <a:lnTo>
                                    <a:pt x="54" y="258"/>
                                  </a:lnTo>
                                  <a:lnTo>
                                    <a:pt x="60" y="258"/>
                                  </a:lnTo>
                                  <a:lnTo>
                                    <a:pt x="60" y="252"/>
                                  </a:lnTo>
                                  <a:lnTo>
                                    <a:pt x="54" y="252"/>
                                  </a:lnTo>
                                  <a:lnTo>
                                    <a:pt x="54" y="246"/>
                                  </a:lnTo>
                                  <a:lnTo>
                                    <a:pt x="48" y="246"/>
                                  </a:lnTo>
                                  <a:lnTo>
                                    <a:pt x="48" y="240"/>
                                  </a:lnTo>
                                  <a:lnTo>
                                    <a:pt x="42" y="240"/>
                                  </a:lnTo>
                                  <a:lnTo>
                                    <a:pt x="42" y="234"/>
                                  </a:lnTo>
                                  <a:lnTo>
                                    <a:pt x="42" y="228"/>
                                  </a:lnTo>
                                  <a:lnTo>
                                    <a:pt x="36" y="228"/>
                                  </a:lnTo>
                                  <a:lnTo>
                                    <a:pt x="36" y="222"/>
                                  </a:lnTo>
                                  <a:lnTo>
                                    <a:pt x="30" y="222"/>
                                  </a:lnTo>
                                  <a:lnTo>
                                    <a:pt x="30" y="216"/>
                                  </a:lnTo>
                                  <a:lnTo>
                                    <a:pt x="30" y="210"/>
                                  </a:lnTo>
                                  <a:lnTo>
                                    <a:pt x="30" y="204"/>
                                  </a:lnTo>
                                  <a:lnTo>
                                    <a:pt x="24" y="204"/>
                                  </a:lnTo>
                                  <a:lnTo>
                                    <a:pt x="18" y="204"/>
                                  </a:lnTo>
                                  <a:lnTo>
                                    <a:pt x="18" y="198"/>
                                  </a:lnTo>
                                  <a:lnTo>
                                    <a:pt x="18" y="192"/>
                                  </a:lnTo>
                                  <a:lnTo>
                                    <a:pt x="12" y="192"/>
                                  </a:lnTo>
                                  <a:lnTo>
                                    <a:pt x="12" y="186"/>
                                  </a:lnTo>
                                  <a:lnTo>
                                    <a:pt x="6" y="192"/>
                                  </a:lnTo>
                                  <a:lnTo>
                                    <a:pt x="0" y="192"/>
                                  </a:lnTo>
                                  <a:lnTo>
                                    <a:pt x="0" y="186"/>
                                  </a:lnTo>
                                  <a:lnTo>
                                    <a:pt x="0" y="180"/>
                                  </a:lnTo>
                                  <a:lnTo>
                                    <a:pt x="0" y="174"/>
                                  </a:lnTo>
                                  <a:lnTo>
                                    <a:pt x="0" y="168"/>
                                  </a:lnTo>
                                  <a:lnTo>
                                    <a:pt x="6" y="162"/>
                                  </a:lnTo>
                                  <a:lnTo>
                                    <a:pt x="6" y="156"/>
                                  </a:lnTo>
                                  <a:lnTo>
                                    <a:pt x="12" y="156"/>
                                  </a:lnTo>
                                  <a:lnTo>
                                    <a:pt x="12" y="150"/>
                                  </a:lnTo>
                                  <a:lnTo>
                                    <a:pt x="12" y="144"/>
                                  </a:lnTo>
                                  <a:lnTo>
                                    <a:pt x="12" y="138"/>
                                  </a:lnTo>
                                  <a:lnTo>
                                    <a:pt x="18" y="138"/>
                                  </a:lnTo>
                                  <a:lnTo>
                                    <a:pt x="18" y="132"/>
                                  </a:lnTo>
                                  <a:lnTo>
                                    <a:pt x="18" y="126"/>
                                  </a:lnTo>
                                  <a:lnTo>
                                    <a:pt x="24" y="126"/>
                                  </a:lnTo>
                                  <a:lnTo>
                                    <a:pt x="24" y="120"/>
                                  </a:lnTo>
                                  <a:lnTo>
                                    <a:pt x="30" y="120"/>
                                  </a:lnTo>
                                  <a:lnTo>
                                    <a:pt x="36" y="120"/>
                                  </a:lnTo>
                                  <a:lnTo>
                                    <a:pt x="36" y="126"/>
                                  </a:lnTo>
                                  <a:lnTo>
                                    <a:pt x="42" y="126"/>
                                  </a:lnTo>
                                  <a:lnTo>
                                    <a:pt x="42" y="120"/>
                                  </a:lnTo>
                                  <a:lnTo>
                                    <a:pt x="48" y="120"/>
                                  </a:lnTo>
                                  <a:lnTo>
                                    <a:pt x="42" y="114"/>
                                  </a:lnTo>
                                  <a:lnTo>
                                    <a:pt x="48" y="114"/>
                                  </a:lnTo>
                                  <a:lnTo>
                                    <a:pt x="54" y="114"/>
                                  </a:lnTo>
                                  <a:lnTo>
                                    <a:pt x="54" y="108"/>
                                  </a:lnTo>
                                  <a:lnTo>
                                    <a:pt x="54" y="102"/>
                                  </a:lnTo>
                                  <a:lnTo>
                                    <a:pt x="60" y="102"/>
                                  </a:lnTo>
                                  <a:lnTo>
                                    <a:pt x="60" y="96"/>
                                  </a:lnTo>
                                  <a:lnTo>
                                    <a:pt x="66" y="96"/>
                                  </a:lnTo>
                                  <a:lnTo>
                                    <a:pt x="66" y="90"/>
                                  </a:lnTo>
                                  <a:lnTo>
                                    <a:pt x="72" y="84"/>
                                  </a:lnTo>
                                  <a:lnTo>
                                    <a:pt x="84" y="78"/>
                                  </a:lnTo>
                                  <a:lnTo>
                                    <a:pt x="102" y="78"/>
                                  </a:lnTo>
                                  <a:lnTo>
                                    <a:pt x="114" y="72"/>
                                  </a:lnTo>
                                  <a:lnTo>
                                    <a:pt x="126" y="66"/>
                                  </a:lnTo>
                                  <a:lnTo>
                                    <a:pt x="132" y="66"/>
                                  </a:lnTo>
                                  <a:lnTo>
                                    <a:pt x="150" y="60"/>
                                  </a:lnTo>
                                  <a:lnTo>
                                    <a:pt x="162" y="54"/>
                                  </a:lnTo>
                                  <a:lnTo>
                                    <a:pt x="210" y="42"/>
                                  </a:lnTo>
                                  <a:lnTo>
                                    <a:pt x="222" y="36"/>
                                  </a:lnTo>
                                  <a:lnTo>
                                    <a:pt x="240" y="30"/>
                                  </a:lnTo>
                                  <a:lnTo>
                                    <a:pt x="252" y="24"/>
                                  </a:lnTo>
                                  <a:lnTo>
                                    <a:pt x="276" y="18"/>
                                  </a:lnTo>
                                  <a:lnTo>
                                    <a:pt x="288" y="18"/>
                                  </a:lnTo>
                                  <a:lnTo>
                                    <a:pt x="300" y="12"/>
                                  </a:lnTo>
                                  <a:lnTo>
                                    <a:pt x="318" y="6"/>
                                  </a:lnTo>
                                  <a:lnTo>
                                    <a:pt x="324" y="0"/>
                                  </a:lnTo>
                                  <a:close/>
                                </a:path>
                              </a:pathLst>
                            </a:custGeom>
                            <a:solidFill>
                              <a:srgbClr val="C00000"/>
                            </a:solidFill>
                            <a:ln w="9525">
                              <a:solidFill>
                                <a:schemeClr val="tx1"/>
                              </a:solidFill>
                              <a:prstDash val="solid"/>
                              <a:round/>
                              <a:headEnd/>
                              <a:tailEnd/>
                            </a:ln>
                          </wps:spPr>
                          <wps:bodyPr/>
                        </wps:wsp>
                        <wps:wsp>
                          <wps:cNvPr id="520" name="Freeform 60"/>
                          <wps:cNvSpPr>
                            <a:spLocks/>
                          </wps:cNvSpPr>
                          <wps:spPr bwMode="auto">
                            <a:xfrm>
                              <a:off x="10990003" y="1972323"/>
                              <a:ext cx="1019052" cy="1270538"/>
                            </a:xfrm>
                            <a:custGeom>
                              <a:avLst/>
                              <a:gdLst>
                                <a:gd name="T0" fmla="*/ 2147483647 w 282"/>
                                <a:gd name="T1" fmla="*/ 2147483647 h 360"/>
                                <a:gd name="T2" fmla="*/ 2147483647 w 282"/>
                                <a:gd name="T3" fmla="*/ 2147483647 h 360"/>
                                <a:gd name="T4" fmla="*/ 2147483647 w 282"/>
                                <a:gd name="T5" fmla="*/ 2147483647 h 360"/>
                                <a:gd name="T6" fmla="*/ 2147483647 w 282"/>
                                <a:gd name="T7" fmla="*/ 2147483647 h 360"/>
                                <a:gd name="T8" fmla="*/ 2147483647 w 282"/>
                                <a:gd name="T9" fmla="*/ 2147483647 h 360"/>
                                <a:gd name="T10" fmla="*/ 2147483647 w 282"/>
                                <a:gd name="T11" fmla="*/ 2147483647 h 360"/>
                                <a:gd name="T12" fmla="*/ 2147483647 w 282"/>
                                <a:gd name="T13" fmla="*/ 2147483647 h 360"/>
                                <a:gd name="T14" fmla="*/ 2147483647 w 282"/>
                                <a:gd name="T15" fmla="*/ 2147483647 h 360"/>
                                <a:gd name="T16" fmla="*/ 2147483647 w 282"/>
                                <a:gd name="T17" fmla="*/ 2147483647 h 360"/>
                                <a:gd name="T18" fmla="*/ 2147483647 w 282"/>
                                <a:gd name="T19" fmla="*/ 2147483647 h 360"/>
                                <a:gd name="T20" fmla="*/ 2147483647 w 282"/>
                                <a:gd name="T21" fmla="*/ 2147483647 h 360"/>
                                <a:gd name="T22" fmla="*/ 2147483647 w 282"/>
                                <a:gd name="T23" fmla="*/ 2147483647 h 360"/>
                                <a:gd name="T24" fmla="*/ 2147483647 w 282"/>
                                <a:gd name="T25" fmla="*/ 2147483647 h 360"/>
                                <a:gd name="T26" fmla="*/ 2147483647 w 282"/>
                                <a:gd name="T27" fmla="*/ 2147483647 h 360"/>
                                <a:gd name="T28" fmla="*/ 2147483647 w 282"/>
                                <a:gd name="T29" fmla="*/ 2147483647 h 360"/>
                                <a:gd name="T30" fmla="*/ 2147483647 w 282"/>
                                <a:gd name="T31" fmla="*/ 2147483647 h 360"/>
                                <a:gd name="T32" fmla="*/ 2147483647 w 282"/>
                                <a:gd name="T33" fmla="*/ 2147483647 h 360"/>
                                <a:gd name="T34" fmla="*/ 2147483647 w 282"/>
                                <a:gd name="T35" fmla="*/ 2147483647 h 360"/>
                                <a:gd name="T36" fmla="*/ 2147483647 w 282"/>
                                <a:gd name="T37" fmla="*/ 2147483647 h 360"/>
                                <a:gd name="T38" fmla="*/ 2147483647 w 282"/>
                                <a:gd name="T39" fmla="*/ 2147483647 h 360"/>
                                <a:gd name="T40" fmla="*/ 2147483647 w 282"/>
                                <a:gd name="T41" fmla="*/ 2147483647 h 360"/>
                                <a:gd name="T42" fmla="*/ 2147483647 w 282"/>
                                <a:gd name="T43" fmla="*/ 2147483647 h 360"/>
                                <a:gd name="T44" fmla="*/ 2147483647 w 282"/>
                                <a:gd name="T45" fmla="*/ 2147483647 h 360"/>
                                <a:gd name="T46" fmla="*/ 2147483647 w 282"/>
                                <a:gd name="T47" fmla="*/ 2147483647 h 360"/>
                                <a:gd name="T48" fmla="*/ 0 w 282"/>
                                <a:gd name="T49" fmla="*/ 2147483647 h 360"/>
                                <a:gd name="T50" fmla="*/ 0 w 282"/>
                                <a:gd name="T51" fmla="*/ 2147483647 h 360"/>
                                <a:gd name="T52" fmla="*/ 0 w 282"/>
                                <a:gd name="T53" fmla="*/ 2147483647 h 360"/>
                                <a:gd name="T54" fmla="*/ 0 w 282"/>
                                <a:gd name="T55" fmla="*/ 2147483647 h 360"/>
                                <a:gd name="T56" fmla="*/ 0 w 282"/>
                                <a:gd name="T57" fmla="*/ 2147483647 h 360"/>
                                <a:gd name="T58" fmla="*/ 2147483647 w 282"/>
                                <a:gd name="T59" fmla="*/ 2147483647 h 360"/>
                                <a:gd name="T60" fmla="*/ 2147483647 w 282"/>
                                <a:gd name="T61" fmla="*/ 2147483647 h 360"/>
                                <a:gd name="T62" fmla="*/ 2147483647 w 282"/>
                                <a:gd name="T63" fmla="*/ 2147483647 h 360"/>
                                <a:gd name="T64" fmla="*/ 2147483647 w 282"/>
                                <a:gd name="T65" fmla="*/ 2147483647 h 360"/>
                                <a:gd name="T66" fmla="*/ 2147483647 w 282"/>
                                <a:gd name="T67" fmla="*/ 2147483647 h 360"/>
                                <a:gd name="T68" fmla="*/ 2147483647 w 282"/>
                                <a:gd name="T69" fmla="*/ 2147483647 h 360"/>
                                <a:gd name="T70" fmla="*/ 2147483647 w 282"/>
                                <a:gd name="T71" fmla="*/ 2147483647 h 360"/>
                                <a:gd name="T72" fmla="*/ 2147483647 w 282"/>
                                <a:gd name="T73" fmla="*/ 2147483647 h 360"/>
                                <a:gd name="T74" fmla="*/ 2147483647 w 282"/>
                                <a:gd name="T75" fmla="*/ 2147483647 h 360"/>
                                <a:gd name="T76" fmla="*/ 2147483647 w 282"/>
                                <a:gd name="T77" fmla="*/ 2147483647 h 360"/>
                                <a:gd name="T78" fmla="*/ 2147483647 w 282"/>
                                <a:gd name="T79" fmla="*/ 2147483647 h 360"/>
                                <a:gd name="T80" fmla="*/ 2147483647 w 282"/>
                                <a:gd name="T81" fmla="*/ 2147483647 h 360"/>
                                <a:gd name="T82" fmla="*/ 2147483647 w 282"/>
                                <a:gd name="T83" fmla="*/ 2147483647 h 360"/>
                                <a:gd name="T84" fmla="*/ 2147483647 w 282"/>
                                <a:gd name="T85" fmla="*/ 2147483647 h 360"/>
                                <a:gd name="T86" fmla="*/ 2147483647 w 282"/>
                                <a:gd name="T87" fmla="*/ 2147483647 h 360"/>
                                <a:gd name="T88" fmla="*/ 2147483647 w 282"/>
                                <a:gd name="T89" fmla="*/ 2147483647 h 360"/>
                                <a:gd name="T90" fmla="*/ 2147483647 w 282"/>
                                <a:gd name="T91" fmla="*/ 2147483647 h 360"/>
                                <a:gd name="T92" fmla="*/ 2147483647 w 282"/>
                                <a:gd name="T93" fmla="*/ 2147483647 h 360"/>
                                <a:gd name="T94" fmla="*/ 2147483647 w 282"/>
                                <a:gd name="T95" fmla="*/ 2147483647 h 360"/>
                                <a:gd name="T96" fmla="*/ 2147483647 w 282"/>
                                <a:gd name="T97" fmla="*/ 2147483647 h 360"/>
                                <a:gd name="T98" fmla="*/ 2147483647 w 282"/>
                                <a:gd name="T99" fmla="*/ 2147483647 h 360"/>
                                <a:gd name="T100" fmla="*/ 2147483647 w 282"/>
                                <a:gd name="T101" fmla="*/ 2147483647 h 360"/>
                                <a:gd name="T102" fmla="*/ 2147483647 w 282"/>
                                <a:gd name="T103" fmla="*/ 2147483647 h 360"/>
                                <a:gd name="T104" fmla="*/ 2147483647 w 282"/>
                                <a:gd name="T105" fmla="*/ 2147483647 h 360"/>
                                <a:gd name="T106" fmla="*/ 2147483647 w 282"/>
                                <a:gd name="T107" fmla="*/ 2147483647 h 360"/>
                                <a:gd name="T108" fmla="*/ 2147483647 w 282"/>
                                <a:gd name="T109" fmla="*/ 2147483647 h 360"/>
                                <a:gd name="T110" fmla="*/ 2147483647 w 282"/>
                                <a:gd name="T111" fmla="*/ 2147483647 h 36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82" h="360">
                                  <a:moveTo>
                                    <a:pt x="96" y="0"/>
                                  </a:moveTo>
                                  <a:lnTo>
                                    <a:pt x="96" y="6"/>
                                  </a:lnTo>
                                  <a:lnTo>
                                    <a:pt x="96" y="12"/>
                                  </a:lnTo>
                                  <a:lnTo>
                                    <a:pt x="96" y="18"/>
                                  </a:lnTo>
                                  <a:lnTo>
                                    <a:pt x="102" y="18"/>
                                  </a:lnTo>
                                  <a:lnTo>
                                    <a:pt x="108" y="24"/>
                                  </a:lnTo>
                                  <a:lnTo>
                                    <a:pt x="114" y="30"/>
                                  </a:lnTo>
                                  <a:lnTo>
                                    <a:pt x="120" y="30"/>
                                  </a:lnTo>
                                  <a:lnTo>
                                    <a:pt x="120" y="36"/>
                                  </a:lnTo>
                                  <a:lnTo>
                                    <a:pt x="126" y="36"/>
                                  </a:lnTo>
                                  <a:lnTo>
                                    <a:pt x="132" y="36"/>
                                  </a:lnTo>
                                  <a:lnTo>
                                    <a:pt x="138" y="42"/>
                                  </a:lnTo>
                                  <a:lnTo>
                                    <a:pt x="144" y="42"/>
                                  </a:lnTo>
                                  <a:lnTo>
                                    <a:pt x="144" y="48"/>
                                  </a:lnTo>
                                  <a:lnTo>
                                    <a:pt x="150" y="48"/>
                                  </a:lnTo>
                                  <a:lnTo>
                                    <a:pt x="138" y="90"/>
                                  </a:lnTo>
                                  <a:lnTo>
                                    <a:pt x="138" y="102"/>
                                  </a:lnTo>
                                  <a:lnTo>
                                    <a:pt x="144" y="102"/>
                                  </a:lnTo>
                                  <a:lnTo>
                                    <a:pt x="156" y="108"/>
                                  </a:lnTo>
                                  <a:lnTo>
                                    <a:pt x="162" y="108"/>
                                  </a:lnTo>
                                  <a:lnTo>
                                    <a:pt x="228" y="126"/>
                                  </a:lnTo>
                                  <a:lnTo>
                                    <a:pt x="270" y="138"/>
                                  </a:lnTo>
                                  <a:lnTo>
                                    <a:pt x="276" y="198"/>
                                  </a:lnTo>
                                  <a:lnTo>
                                    <a:pt x="276" y="282"/>
                                  </a:lnTo>
                                  <a:lnTo>
                                    <a:pt x="282" y="324"/>
                                  </a:lnTo>
                                  <a:lnTo>
                                    <a:pt x="282" y="330"/>
                                  </a:lnTo>
                                  <a:lnTo>
                                    <a:pt x="282" y="348"/>
                                  </a:lnTo>
                                  <a:lnTo>
                                    <a:pt x="282" y="360"/>
                                  </a:lnTo>
                                  <a:lnTo>
                                    <a:pt x="276" y="360"/>
                                  </a:lnTo>
                                  <a:lnTo>
                                    <a:pt x="270" y="354"/>
                                  </a:lnTo>
                                  <a:lnTo>
                                    <a:pt x="270" y="348"/>
                                  </a:lnTo>
                                  <a:lnTo>
                                    <a:pt x="270" y="336"/>
                                  </a:lnTo>
                                  <a:lnTo>
                                    <a:pt x="258" y="336"/>
                                  </a:lnTo>
                                  <a:lnTo>
                                    <a:pt x="204" y="336"/>
                                  </a:lnTo>
                                  <a:lnTo>
                                    <a:pt x="198" y="336"/>
                                  </a:lnTo>
                                  <a:lnTo>
                                    <a:pt x="180" y="336"/>
                                  </a:lnTo>
                                  <a:lnTo>
                                    <a:pt x="120" y="342"/>
                                  </a:lnTo>
                                  <a:lnTo>
                                    <a:pt x="96" y="342"/>
                                  </a:lnTo>
                                  <a:lnTo>
                                    <a:pt x="90" y="342"/>
                                  </a:lnTo>
                                  <a:lnTo>
                                    <a:pt x="84" y="342"/>
                                  </a:lnTo>
                                  <a:lnTo>
                                    <a:pt x="78" y="342"/>
                                  </a:lnTo>
                                  <a:lnTo>
                                    <a:pt x="66" y="342"/>
                                  </a:lnTo>
                                  <a:lnTo>
                                    <a:pt x="60" y="342"/>
                                  </a:lnTo>
                                  <a:lnTo>
                                    <a:pt x="54" y="342"/>
                                  </a:lnTo>
                                  <a:lnTo>
                                    <a:pt x="48" y="342"/>
                                  </a:lnTo>
                                  <a:lnTo>
                                    <a:pt x="42" y="342"/>
                                  </a:lnTo>
                                  <a:lnTo>
                                    <a:pt x="36" y="342"/>
                                  </a:lnTo>
                                  <a:lnTo>
                                    <a:pt x="12" y="342"/>
                                  </a:lnTo>
                                  <a:lnTo>
                                    <a:pt x="0" y="342"/>
                                  </a:lnTo>
                                  <a:lnTo>
                                    <a:pt x="0" y="336"/>
                                  </a:lnTo>
                                  <a:lnTo>
                                    <a:pt x="0" y="330"/>
                                  </a:lnTo>
                                  <a:lnTo>
                                    <a:pt x="0" y="324"/>
                                  </a:lnTo>
                                  <a:lnTo>
                                    <a:pt x="0" y="318"/>
                                  </a:lnTo>
                                  <a:lnTo>
                                    <a:pt x="0" y="312"/>
                                  </a:lnTo>
                                  <a:lnTo>
                                    <a:pt x="0" y="306"/>
                                  </a:lnTo>
                                  <a:lnTo>
                                    <a:pt x="0" y="294"/>
                                  </a:lnTo>
                                  <a:lnTo>
                                    <a:pt x="0" y="288"/>
                                  </a:lnTo>
                                  <a:lnTo>
                                    <a:pt x="0" y="282"/>
                                  </a:lnTo>
                                  <a:lnTo>
                                    <a:pt x="0" y="276"/>
                                  </a:lnTo>
                                  <a:lnTo>
                                    <a:pt x="36" y="270"/>
                                  </a:lnTo>
                                  <a:lnTo>
                                    <a:pt x="36" y="264"/>
                                  </a:lnTo>
                                  <a:lnTo>
                                    <a:pt x="36" y="258"/>
                                  </a:lnTo>
                                  <a:lnTo>
                                    <a:pt x="36" y="252"/>
                                  </a:lnTo>
                                  <a:lnTo>
                                    <a:pt x="36" y="246"/>
                                  </a:lnTo>
                                  <a:lnTo>
                                    <a:pt x="36" y="240"/>
                                  </a:lnTo>
                                  <a:lnTo>
                                    <a:pt x="36" y="234"/>
                                  </a:lnTo>
                                  <a:lnTo>
                                    <a:pt x="30" y="228"/>
                                  </a:lnTo>
                                  <a:lnTo>
                                    <a:pt x="30" y="222"/>
                                  </a:lnTo>
                                  <a:lnTo>
                                    <a:pt x="30" y="216"/>
                                  </a:lnTo>
                                  <a:lnTo>
                                    <a:pt x="30" y="210"/>
                                  </a:lnTo>
                                  <a:lnTo>
                                    <a:pt x="30" y="204"/>
                                  </a:lnTo>
                                  <a:lnTo>
                                    <a:pt x="30" y="198"/>
                                  </a:lnTo>
                                  <a:lnTo>
                                    <a:pt x="36" y="198"/>
                                  </a:lnTo>
                                  <a:lnTo>
                                    <a:pt x="36" y="192"/>
                                  </a:lnTo>
                                  <a:lnTo>
                                    <a:pt x="30" y="192"/>
                                  </a:lnTo>
                                  <a:lnTo>
                                    <a:pt x="30" y="186"/>
                                  </a:lnTo>
                                  <a:lnTo>
                                    <a:pt x="30" y="180"/>
                                  </a:lnTo>
                                  <a:lnTo>
                                    <a:pt x="36" y="180"/>
                                  </a:lnTo>
                                  <a:lnTo>
                                    <a:pt x="36" y="174"/>
                                  </a:lnTo>
                                  <a:lnTo>
                                    <a:pt x="36" y="168"/>
                                  </a:lnTo>
                                  <a:lnTo>
                                    <a:pt x="36" y="162"/>
                                  </a:lnTo>
                                  <a:lnTo>
                                    <a:pt x="42" y="162"/>
                                  </a:lnTo>
                                  <a:lnTo>
                                    <a:pt x="42" y="156"/>
                                  </a:lnTo>
                                  <a:lnTo>
                                    <a:pt x="42" y="150"/>
                                  </a:lnTo>
                                  <a:lnTo>
                                    <a:pt x="48" y="144"/>
                                  </a:lnTo>
                                  <a:lnTo>
                                    <a:pt x="48" y="138"/>
                                  </a:lnTo>
                                  <a:lnTo>
                                    <a:pt x="48" y="132"/>
                                  </a:lnTo>
                                  <a:lnTo>
                                    <a:pt x="54" y="126"/>
                                  </a:lnTo>
                                  <a:lnTo>
                                    <a:pt x="54" y="120"/>
                                  </a:lnTo>
                                  <a:lnTo>
                                    <a:pt x="54" y="114"/>
                                  </a:lnTo>
                                  <a:lnTo>
                                    <a:pt x="60" y="114"/>
                                  </a:lnTo>
                                  <a:lnTo>
                                    <a:pt x="60" y="108"/>
                                  </a:lnTo>
                                  <a:lnTo>
                                    <a:pt x="60" y="102"/>
                                  </a:lnTo>
                                  <a:lnTo>
                                    <a:pt x="66" y="102"/>
                                  </a:lnTo>
                                  <a:lnTo>
                                    <a:pt x="66" y="96"/>
                                  </a:lnTo>
                                  <a:lnTo>
                                    <a:pt x="66" y="90"/>
                                  </a:lnTo>
                                  <a:lnTo>
                                    <a:pt x="72" y="90"/>
                                  </a:lnTo>
                                  <a:lnTo>
                                    <a:pt x="72" y="84"/>
                                  </a:lnTo>
                                  <a:lnTo>
                                    <a:pt x="66" y="84"/>
                                  </a:lnTo>
                                  <a:lnTo>
                                    <a:pt x="66" y="78"/>
                                  </a:lnTo>
                                  <a:lnTo>
                                    <a:pt x="66" y="72"/>
                                  </a:lnTo>
                                  <a:lnTo>
                                    <a:pt x="72" y="66"/>
                                  </a:lnTo>
                                  <a:lnTo>
                                    <a:pt x="72" y="60"/>
                                  </a:lnTo>
                                  <a:lnTo>
                                    <a:pt x="72" y="54"/>
                                  </a:lnTo>
                                  <a:lnTo>
                                    <a:pt x="72" y="48"/>
                                  </a:lnTo>
                                  <a:lnTo>
                                    <a:pt x="78" y="42"/>
                                  </a:lnTo>
                                  <a:lnTo>
                                    <a:pt x="78" y="36"/>
                                  </a:lnTo>
                                  <a:lnTo>
                                    <a:pt x="78" y="30"/>
                                  </a:lnTo>
                                  <a:lnTo>
                                    <a:pt x="84" y="30"/>
                                  </a:lnTo>
                                  <a:lnTo>
                                    <a:pt x="84" y="18"/>
                                  </a:lnTo>
                                  <a:lnTo>
                                    <a:pt x="90" y="12"/>
                                  </a:lnTo>
                                  <a:lnTo>
                                    <a:pt x="96" y="6"/>
                                  </a:lnTo>
                                  <a:lnTo>
                                    <a:pt x="96" y="0"/>
                                  </a:lnTo>
                                  <a:close/>
                                </a:path>
                              </a:pathLst>
                            </a:custGeom>
                            <a:solidFill>
                              <a:srgbClr val="BF95DF"/>
                            </a:solidFill>
                            <a:ln w="9525">
                              <a:solidFill>
                                <a:schemeClr val="tx1"/>
                              </a:solidFill>
                              <a:prstDash val="solid"/>
                              <a:round/>
                              <a:headEnd/>
                              <a:tailEnd/>
                            </a:ln>
                          </wps:spPr>
                          <wps:bodyPr/>
                        </wps:wsp>
                        <wps:wsp>
                          <wps:cNvPr id="521" name="Freeform 62"/>
                          <wps:cNvSpPr>
                            <a:spLocks/>
                          </wps:cNvSpPr>
                          <wps:spPr bwMode="auto">
                            <a:xfrm>
                              <a:off x="7325752" y="2120552"/>
                              <a:ext cx="1344281" cy="1397591"/>
                            </a:xfrm>
                            <a:custGeom>
                              <a:avLst/>
                              <a:gdLst>
                                <a:gd name="T0" fmla="*/ 2147483647 w 372"/>
                                <a:gd name="T1" fmla="*/ 2147483647 h 396"/>
                                <a:gd name="T2" fmla="*/ 2147483647 w 372"/>
                                <a:gd name="T3" fmla="*/ 2147483647 h 396"/>
                                <a:gd name="T4" fmla="*/ 2147483647 w 372"/>
                                <a:gd name="T5" fmla="*/ 2147483647 h 396"/>
                                <a:gd name="T6" fmla="*/ 2147483647 w 372"/>
                                <a:gd name="T7" fmla="*/ 2147483647 h 396"/>
                                <a:gd name="T8" fmla="*/ 2147483647 w 372"/>
                                <a:gd name="T9" fmla="*/ 2147483647 h 396"/>
                                <a:gd name="T10" fmla="*/ 2147483647 w 372"/>
                                <a:gd name="T11" fmla="*/ 2147483647 h 396"/>
                                <a:gd name="T12" fmla="*/ 2147483647 w 372"/>
                                <a:gd name="T13" fmla="*/ 2147483647 h 396"/>
                                <a:gd name="T14" fmla="*/ 2147483647 w 372"/>
                                <a:gd name="T15" fmla="*/ 2147483647 h 396"/>
                                <a:gd name="T16" fmla="*/ 2147483647 w 372"/>
                                <a:gd name="T17" fmla="*/ 2147483647 h 396"/>
                                <a:gd name="T18" fmla="*/ 2147483647 w 372"/>
                                <a:gd name="T19" fmla="*/ 2147483647 h 396"/>
                                <a:gd name="T20" fmla="*/ 2147483647 w 372"/>
                                <a:gd name="T21" fmla="*/ 2147483647 h 396"/>
                                <a:gd name="T22" fmla="*/ 2147483647 w 372"/>
                                <a:gd name="T23" fmla="*/ 2147483647 h 396"/>
                                <a:gd name="T24" fmla="*/ 2147483647 w 372"/>
                                <a:gd name="T25" fmla="*/ 2147483647 h 396"/>
                                <a:gd name="T26" fmla="*/ 2147483647 w 372"/>
                                <a:gd name="T27" fmla="*/ 2147483647 h 396"/>
                                <a:gd name="T28" fmla="*/ 2147483647 w 372"/>
                                <a:gd name="T29" fmla="*/ 2147483647 h 396"/>
                                <a:gd name="T30" fmla="*/ 2147483647 w 372"/>
                                <a:gd name="T31" fmla="*/ 2147483647 h 396"/>
                                <a:gd name="T32" fmla="*/ 2147483647 w 372"/>
                                <a:gd name="T33" fmla="*/ 2147483647 h 396"/>
                                <a:gd name="T34" fmla="*/ 2147483647 w 372"/>
                                <a:gd name="T35" fmla="*/ 2147483647 h 396"/>
                                <a:gd name="T36" fmla="*/ 2147483647 w 372"/>
                                <a:gd name="T37" fmla="*/ 2147483647 h 396"/>
                                <a:gd name="T38" fmla="*/ 2147483647 w 372"/>
                                <a:gd name="T39" fmla="*/ 2147483647 h 396"/>
                                <a:gd name="T40" fmla="*/ 2147483647 w 372"/>
                                <a:gd name="T41" fmla="*/ 2147483647 h 396"/>
                                <a:gd name="T42" fmla="*/ 2147483647 w 372"/>
                                <a:gd name="T43" fmla="*/ 2147483647 h 396"/>
                                <a:gd name="T44" fmla="*/ 2147483647 w 372"/>
                                <a:gd name="T45" fmla="*/ 2147483647 h 396"/>
                                <a:gd name="T46" fmla="*/ 2147483647 w 372"/>
                                <a:gd name="T47" fmla="*/ 2147483647 h 396"/>
                                <a:gd name="T48" fmla="*/ 2147483647 w 372"/>
                                <a:gd name="T49" fmla="*/ 2147483647 h 396"/>
                                <a:gd name="T50" fmla="*/ 2147483647 w 372"/>
                                <a:gd name="T51" fmla="*/ 2147483647 h 396"/>
                                <a:gd name="T52" fmla="*/ 2147483647 w 372"/>
                                <a:gd name="T53" fmla="*/ 2147483647 h 396"/>
                                <a:gd name="T54" fmla="*/ 2147483647 w 372"/>
                                <a:gd name="T55" fmla="*/ 2147483647 h 396"/>
                                <a:gd name="T56" fmla="*/ 2147483647 w 372"/>
                                <a:gd name="T57" fmla="*/ 2147483647 h 396"/>
                                <a:gd name="T58" fmla="*/ 2147483647 w 372"/>
                                <a:gd name="T59" fmla="*/ 2147483647 h 396"/>
                                <a:gd name="T60" fmla="*/ 2147483647 w 372"/>
                                <a:gd name="T61" fmla="*/ 2147483647 h 396"/>
                                <a:gd name="T62" fmla="*/ 2147483647 w 372"/>
                                <a:gd name="T63" fmla="*/ 2147483647 h 396"/>
                                <a:gd name="T64" fmla="*/ 2147483647 w 372"/>
                                <a:gd name="T65" fmla="*/ 2147483647 h 396"/>
                                <a:gd name="T66" fmla="*/ 2147483647 w 372"/>
                                <a:gd name="T67" fmla="*/ 2147483647 h 396"/>
                                <a:gd name="T68" fmla="*/ 2147483647 w 372"/>
                                <a:gd name="T69" fmla="*/ 2147483647 h 396"/>
                                <a:gd name="T70" fmla="*/ 2147483647 w 372"/>
                                <a:gd name="T71" fmla="*/ 2147483647 h 396"/>
                                <a:gd name="T72" fmla="*/ 2147483647 w 372"/>
                                <a:gd name="T73" fmla="*/ 2147483647 h 396"/>
                                <a:gd name="T74" fmla="*/ 2147483647 w 372"/>
                                <a:gd name="T75" fmla="*/ 2147483647 h 396"/>
                                <a:gd name="T76" fmla="*/ 2147483647 w 372"/>
                                <a:gd name="T77" fmla="*/ 2147483647 h 396"/>
                                <a:gd name="T78" fmla="*/ 2147483647 w 372"/>
                                <a:gd name="T79" fmla="*/ 2147483647 h 396"/>
                                <a:gd name="T80" fmla="*/ 2147483647 w 372"/>
                                <a:gd name="T81" fmla="*/ 2147483647 h 396"/>
                                <a:gd name="T82" fmla="*/ 2147483647 w 372"/>
                                <a:gd name="T83" fmla="*/ 2147483647 h 39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72" h="396">
                                  <a:moveTo>
                                    <a:pt x="84" y="0"/>
                                  </a:moveTo>
                                  <a:lnTo>
                                    <a:pt x="102" y="6"/>
                                  </a:lnTo>
                                  <a:lnTo>
                                    <a:pt x="108" y="6"/>
                                  </a:lnTo>
                                  <a:lnTo>
                                    <a:pt x="114" y="6"/>
                                  </a:lnTo>
                                  <a:lnTo>
                                    <a:pt x="126" y="24"/>
                                  </a:lnTo>
                                  <a:lnTo>
                                    <a:pt x="126" y="30"/>
                                  </a:lnTo>
                                  <a:lnTo>
                                    <a:pt x="126" y="36"/>
                                  </a:lnTo>
                                  <a:lnTo>
                                    <a:pt x="126" y="42"/>
                                  </a:lnTo>
                                  <a:lnTo>
                                    <a:pt x="126" y="48"/>
                                  </a:lnTo>
                                  <a:lnTo>
                                    <a:pt x="126" y="54"/>
                                  </a:lnTo>
                                  <a:lnTo>
                                    <a:pt x="126" y="60"/>
                                  </a:lnTo>
                                  <a:lnTo>
                                    <a:pt x="126" y="66"/>
                                  </a:lnTo>
                                  <a:lnTo>
                                    <a:pt x="126" y="72"/>
                                  </a:lnTo>
                                  <a:lnTo>
                                    <a:pt x="144" y="66"/>
                                  </a:lnTo>
                                  <a:lnTo>
                                    <a:pt x="150" y="66"/>
                                  </a:lnTo>
                                  <a:lnTo>
                                    <a:pt x="162" y="66"/>
                                  </a:lnTo>
                                  <a:lnTo>
                                    <a:pt x="168" y="66"/>
                                  </a:lnTo>
                                  <a:lnTo>
                                    <a:pt x="174" y="66"/>
                                  </a:lnTo>
                                  <a:lnTo>
                                    <a:pt x="192" y="60"/>
                                  </a:lnTo>
                                  <a:lnTo>
                                    <a:pt x="198" y="60"/>
                                  </a:lnTo>
                                  <a:lnTo>
                                    <a:pt x="210" y="60"/>
                                  </a:lnTo>
                                  <a:lnTo>
                                    <a:pt x="252" y="48"/>
                                  </a:lnTo>
                                  <a:lnTo>
                                    <a:pt x="258" y="48"/>
                                  </a:lnTo>
                                  <a:lnTo>
                                    <a:pt x="270" y="48"/>
                                  </a:lnTo>
                                  <a:lnTo>
                                    <a:pt x="288" y="42"/>
                                  </a:lnTo>
                                  <a:lnTo>
                                    <a:pt x="294" y="42"/>
                                  </a:lnTo>
                                  <a:lnTo>
                                    <a:pt x="300" y="42"/>
                                  </a:lnTo>
                                  <a:lnTo>
                                    <a:pt x="312" y="36"/>
                                  </a:lnTo>
                                  <a:lnTo>
                                    <a:pt x="324" y="36"/>
                                  </a:lnTo>
                                  <a:lnTo>
                                    <a:pt x="348" y="30"/>
                                  </a:lnTo>
                                  <a:lnTo>
                                    <a:pt x="354" y="30"/>
                                  </a:lnTo>
                                  <a:lnTo>
                                    <a:pt x="372" y="24"/>
                                  </a:lnTo>
                                  <a:lnTo>
                                    <a:pt x="372" y="42"/>
                                  </a:lnTo>
                                  <a:lnTo>
                                    <a:pt x="366" y="66"/>
                                  </a:lnTo>
                                  <a:lnTo>
                                    <a:pt x="360" y="84"/>
                                  </a:lnTo>
                                  <a:lnTo>
                                    <a:pt x="360" y="96"/>
                                  </a:lnTo>
                                  <a:lnTo>
                                    <a:pt x="354" y="126"/>
                                  </a:lnTo>
                                  <a:lnTo>
                                    <a:pt x="354" y="144"/>
                                  </a:lnTo>
                                  <a:lnTo>
                                    <a:pt x="348" y="156"/>
                                  </a:lnTo>
                                  <a:lnTo>
                                    <a:pt x="348" y="174"/>
                                  </a:lnTo>
                                  <a:lnTo>
                                    <a:pt x="342" y="192"/>
                                  </a:lnTo>
                                  <a:lnTo>
                                    <a:pt x="342" y="210"/>
                                  </a:lnTo>
                                  <a:lnTo>
                                    <a:pt x="336" y="216"/>
                                  </a:lnTo>
                                  <a:lnTo>
                                    <a:pt x="336" y="234"/>
                                  </a:lnTo>
                                  <a:lnTo>
                                    <a:pt x="336" y="240"/>
                                  </a:lnTo>
                                  <a:lnTo>
                                    <a:pt x="330" y="252"/>
                                  </a:lnTo>
                                  <a:lnTo>
                                    <a:pt x="330" y="258"/>
                                  </a:lnTo>
                                  <a:lnTo>
                                    <a:pt x="330" y="264"/>
                                  </a:lnTo>
                                  <a:lnTo>
                                    <a:pt x="324" y="276"/>
                                  </a:lnTo>
                                  <a:lnTo>
                                    <a:pt x="324" y="288"/>
                                  </a:lnTo>
                                  <a:lnTo>
                                    <a:pt x="324" y="294"/>
                                  </a:lnTo>
                                  <a:lnTo>
                                    <a:pt x="318" y="300"/>
                                  </a:lnTo>
                                  <a:lnTo>
                                    <a:pt x="318" y="306"/>
                                  </a:lnTo>
                                  <a:lnTo>
                                    <a:pt x="318" y="312"/>
                                  </a:lnTo>
                                  <a:lnTo>
                                    <a:pt x="318" y="318"/>
                                  </a:lnTo>
                                  <a:lnTo>
                                    <a:pt x="318" y="324"/>
                                  </a:lnTo>
                                  <a:lnTo>
                                    <a:pt x="312" y="324"/>
                                  </a:lnTo>
                                  <a:lnTo>
                                    <a:pt x="306" y="324"/>
                                  </a:lnTo>
                                  <a:lnTo>
                                    <a:pt x="300" y="324"/>
                                  </a:lnTo>
                                  <a:lnTo>
                                    <a:pt x="288" y="324"/>
                                  </a:lnTo>
                                  <a:lnTo>
                                    <a:pt x="276" y="324"/>
                                  </a:lnTo>
                                  <a:lnTo>
                                    <a:pt x="252" y="324"/>
                                  </a:lnTo>
                                  <a:lnTo>
                                    <a:pt x="246" y="324"/>
                                  </a:lnTo>
                                  <a:lnTo>
                                    <a:pt x="246" y="336"/>
                                  </a:lnTo>
                                  <a:lnTo>
                                    <a:pt x="240" y="342"/>
                                  </a:lnTo>
                                  <a:lnTo>
                                    <a:pt x="234" y="354"/>
                                  </a:lnTo>
                                  <a:lnTo>
                                    <a:pt x="228" y="360"/>
                                  </a:lnTo>
                                  <a:lnTo>
                                    <a:pt x="228" y="366"/>
                                  </a:lnTo>
                                  <a:lnTo>
                                    <a:pt x="228" y="372"/>
                                  </a:lnTo>
                                  <a:lnTo>
                                    <a:pt x="228" y="378"/>
                                  </a:lnTo>
                                  <a:lnTo>
                                    <a:pt x="222" y="378"/>
                                  </a:lnTo>
                                  <a:lnTo>
                                    <a:pt x="216" y="378"/>
                                  </a:lnTo>
                                  <a:lnTo>
                                    <a:pt x="210" y="378"/>
                                  </a:lnTo>
                                  <a:lnTo>
                                    <a:pt x="210" y="384"/>
                                  </a:lnTo>
                                  <a:lnTo>
                                    <a:pt x="210" y="390"/>
                                  </a:lnTo>
                                  <a:lnTo>
                                    <a:pt x="210" y="396"/>
                                  </a:lnTo>
                                  <a:lnTo>
                                    <a:pt x="204" y="396"/>
                                  </a:lnTo>
                                  <a:lnTo>
                                    <a:pt x="192" y="396"/>
                                  </a:lnTo>
                                  <a:lnTo>
                                    <a:pt x="180" y="390"/>
                                  </a:lnTo>
                                  <a:lnTo>
                                    <a:pt x="150" y="378"/>
                                  </a:lnTo>
                                  <a:lnTo>
                                    <a:pt x="120" y="372"/>
                                  </a:lnTo>
                                  <a:lnTo>
                                    <a:pt x="108" y="366"/>
                                  </a:lnTo>
                                  <a:lnTo>
                                    <a:pt x="108" y="360"/>
                                  </a:lnTo>
                                  <a:lnTo>
                                    <a:pt x="102" y="354"/>
                                  </a:lnTo>
                                  <a:lnTo>
                                    <a:pt x="102" y="342"/>
                                  </a:lnTo>
                                  <a:lnTo>
                                    <a:pt x="96" y="336"/>
                                  </a:lnTo>
                                  <a:lnTo>
                                    <a:pt x="90" y="336"/>
                                  </a:lnTo>
                                  <a:lnTo>
                                    <a:pt x="84" y="336"/>
                                  </a:lnTo>
                                  <a:lnTo>
                                    <a:pt x="78" y="342"/>
                                  </a:lnTo>
                                  <a:lnTo>
                                    <a:pt x="66" y="342"/>
                                  </a:lnTo>
                                  <a:lnTo>
                                    <a:pt x="60" y="342"/>
                                  </a:lnTo>
                                  <a:lnTo>
                                    <a:pt x="54" y="342"/>
                                  </a:lnTo>
                                  <a:lnTo>
                                    <a:pt x="48" y="342"/>
                                  </a:lnTo>
                                  <a:lnTo>
                                    <a:pt x="36" y="342"/>
                                  </a:lnTo>
                                  <a:lnTo>
                                    <a:pt x="12" y="348"/>
                                  </a:lnTo>
                                  <a:lnTo>
                                    <a:pt x="6" y="348"/>
                                  </a:lnTo>
                                  <a:lnTo>
                                    <a:pt x="0" y="348"/>
                                  </a:lnTo>
                                  <a:lnTo>
                                    <a:pt x="6" y="342"/>
                                  </a:lnTo>
                                  <a:lnTo>
                                    <a:pt x="6" y="324"/>
                                  </a:lnTo>
                                  <a:lnTo>
                                    <a:pt x="6" y="318"/>
                                  </a:lnTo>
                                  <a:lnTo>
                                    <a:pt x="6" y="312"/>
                                  </a:lnTo>
                                  <a:lnTo>
                                    <a:pt x="12" y="312"/>
                                  </a:lnTo>
                                  <a:lnTo>
                                    <a:pt x="12" y="306"/>
                                  </a:lnTo>
                                  <a:lnTo>
                                    <a:pt x="12" y="300"/>
                                  </a:lnTo>
                                  <a:lnTo>
                                    <a:pt x="12" y="294"/>
                                  </a:lnTo>
                                  <a:lnTo>
                                    <a:pt x="12" y="288"/>
                                  </a:lnTo>
                                  <a:lnTo>
                                    <a:pt x="18" y="276"/>
                                  </a:lnTo>
                                  <a:lnTo>
                                    <a:pt x="18" y="264"/>
                                  </a:lnTo>
                                  <a:lnTo>
                                    <a:pt x="24" y="264"/>
                                  </a:lnTo>
                                  <a:lnTo>
                                    <a:pt x="24" y="246"/>
                                  </a:lnTo>
                                  <a:lnTo>
                                    <a:pt x="30" y="234"/>
                                  </a:lnTo>
                                  <a:lnTo>
                                    <a:pt x="30" y="222"/>
                                  </a:lnTo>
                                  <a:lnTo>
                                    <a:pt x="30" y="216"/>
                                  </a:lnTo>
                                  <a:lnTo>
                                    <a:pt x="36" y="204"/>
                                  </a:lnTo>
                                  <a:lnTo>
                                    <a:pt x="36" y="192"/>
                                  </a:lnTo>
                                  <a:lnTo>
                                    <a:pt x="42" y="168"/>
                                  </a:lnTo>
                                  <a:lnTo>
                                    <a:pt x="42" y="162"/>
                                  </a:lnTo>
                                  <a:lnTo>
                                    <a:pt x="42" y="156"/>
                                  </a:lnTo>
                                  <a:lnTo>
                                    <a:pt x="48" y="156"/>
                                  </a:lnTo>
                                  <a:lnTo>
                                    <a:pt x="48" y="150"/>
                                  </a:lnTo>
                                  <a:lnTo>
                                    <a:pt x="48" y="144"/>
                                  </a:lnTo>
                                  <a:lnTo>
                                    <a:pt x="48" y="138"/>
                                  </a:lnTo>
                                  <a:lnTo>
                                    <a:pt x="48" y="132"/>
                                  </a:lnTo>
                                  <a:lnTo>
                                    <a:pt x="54" y="126"/>
                                  </a:lnTo>
                                  <a:lnTo>
                                    <a:pt x="54" y="108"/>
                                  </a:lnTo>
                                  <a:lnTo>
                                    <a:pt x="60" y="102"/>
                                  </a:lnTo>
                                  <a:lnTo>
                                    <a:pt x="66" y="66"/>
                                  </a:lnTo>
                                  <a:lnTo>
                                    <a:pt x="84" y="0"/>
                                  </a:lnTo>
                                  <a:close/>
                                </a:path>
                              </a:pathLst>
                            </a:custGeom>
                            <a:solidFill>
                              <a:schemeClr val="accent1">
                                <a:lumMod val="60000"/>
                                <a:lumOff val="40000"/>
                              </a:schemeClr>
                            </a:solidFill>
                            <a:ln w="9525">
                              <a:solidFill>
                                <a:schemeClr val="tx1"/>
                              </a:solidFill>
                              <a:prstDash val="solid"/>
                              <a:round/>
                              <a:headEnd/>
                              <a:tailEnd/>
                            </a:ln>
                          </wps:spPr>
                          <wps:bodyPr/>
                        </wps:wsp>
                        <wps:wsp>
                          <wps:cNvPr id="522" name="Freeform 63"/>
                          <wps:cNvSpPr>
                            <a:spLocks/>
                          </wps:cNvSpPr>
                          <wps:spPr bwMode="auto">
                            <a:xfrm>
                              <a:off x="12377648" y="2417013"/>
                              <a:ext cx="1344281" cy="847025"/>
                            </a:xfrm>
                            <a:custGeom>
                              <a:avLst/>
                              <a:gdLst>
                                <a:gd name="T0" fmla="*/ 2147483647 w 372"/>
                                <a:gd name="T1" fmla="*/ 2147483647 h 240"/>
                                <a:gd name="T2" fmla="*/ 2147483647 w 372"/>
                                <a:gd name="T3" fmla="*/ 2147483647 h 240"/>
                                <a:gd name="T4" fmla="*/ 2147483647 w 372"/>
                                <a:gd name="T5" fmla="*/ 2147483647 h 240"/>
                                <a:gd name="T6" fmla="*/ 2147483647 w 372"/>
                                <a:gd name="T7" fmla="*/ 2147483647 h 240"/>
                                <a:gd name="T8" fmla="*/ 2147483647 w 372"/>
                                <a:gd name="T9" fmla="*/ 0 h 240"/>
                                <a:gd name="T10" fmla="*/ 2147483647 w 372"/>
                                <a:gd name="T11" fmla="*/ 0 h 240"/>
                                <a:gd name="T12" fmla="*/ 2147483647 w 372"/>
                                <a:gd name="T13" fmla="*/ 0 h 240"/>
                                <a:gd name="T14" fmla="*/ 2147483647 w 372"/>
                                <a:gd name="T15" fmla="*/ 2147483647 h 240"/>
                                <a:gd name="T16" fmla="*/ 2147483647 w 372"/>
                                <a:gd name="T17" fmla="*/ 2147483647 h 240"/>
                                <a:gd name="T18" fmla="*/ 2147483647 w 372"/>
                                <a:gd name="T19" fmla="*/ 2147483647 h 240"/>
                                <a:gd name="T20" fmla="*/ 2147483647 w 372"/>
                                <a:gd name="T21" fmla="*/ 2147483647 h 240"/>
                                <a:gd name="T22" fmla="*/ 2147483647 w 372"/>
                                <a:gd name="T23" fmla="*/ 2147483647 h 240"/>
                                <a:gd name="T24" fmla="*/ 2147483647 w 372"/>
                                <a:gd name="T25" fmla="*/ 2147483647 h 240"/>
                                <a:gd name="T26" fmla="*/ 2147483647 w 372"/>
                                <a:gd name="T27" fmla="*/ 2147483647 h 240"/>
                                <a:gd name="T28" fmla="*/ 2147483647 w 372"/>
                                <a:gd name="T29" fmla="*/ 2147483647 h 240"/>
                                <a:gd name="T30" fmla="*/ 2147483647 w 372"/>
                                <a:gd name="T31" fmla="*/ 2147483647 h 240"/>
                                <a:gd name="T32" fmla="*/ 2147483647 w 372"/>
                                <a:gd name="T33" fmla="*/ 2147483647 h 240"/>
                                <a:gd name="T34" fmla="*/ 2147483647 w 372"/>
                                <a:gd name="T35" fmla="*/ 2147483647 h 240"/>
                                <a:gd name="T36" fmla="*/ 2147483647 w 372"/>
                                <a:gd name="T37" fmla="*/ 2147483647 h 240"/>
                                <a:gd name="T38" fmla="*/ 2147483647 w 372"/>
                                <a:gd name="T39" fmla="*/ 2147483647 h 240"/>
                                <a:gd name="T40" fmla="*/ 2147483647 w 372"/>
                                <a:gd name="T41" fmla="*/ 2147483647 h 240"/>
                                <a:gd name="T42" fmla="*/ 2147483647 w 372"/>
                                <a:gd name="T43" fmla="*/ 2147483647 h 240"/>
                                <a:gd name="T44" fmla="*/ 2147483647 w 372"/>
                                <a:gd name="T45" fmla="*/ 2147483647 h 240"/>
                                <a:gd name="T46" fmla="*/ 2147483647 w 372"/>
                                <a:gd name="T47" fmla="*/ 2147483647 h 240"/>
                                <a:gd name="T48" fmla="*/ 0 w 372"/>
                                <a:gd name="T49" fmla="*/ 2147483647 h 240"/>
                                <a:gd name="T50" fmla="*/ 0 w 372"/>
                                <a:gd name="T51" fmla="*/ 2147483647 h 240"/>
                                <a:gd name="T52" fmla="*/ 0 w 372"/>
                                <a:gd name="T53" fmla="*/ 2147483647 h 240"/>
                                <a:gd name="T54" fmla="*/ 0 w 372"/>
                                <a:gd name="T55" fmla="*/ 2147483647 h 240"/>
                                <a:gd name="T56" fmla="*/ 0 w 372"/>
                                <a:gd name="T57" fmla="*/ 2147483647 h 240"/>
                                <a:gd name="T58" fmla="*/ 2147483647 w 372"/>
                                <a:gd name="T59" fmla="*/ 2147483647 h 240"/>
                                <a:gd name="T60" fmla="*/ 2147483647 w 372"/>
                                <a:gd name="T61" fmla="*/ 2147483647 h 240"/>
                                <a:gd name="T62" fmla="*/ 2147483647 w 372"/>
                                <a:gd name="T63" fmla="*/ 2147483647 h 240"/>
                                <a:gd name="T64" fmla="*/ 2147483647 w 372"/>
                                <a:gd name="T65" fmla="*/ 2147483647 h 240"/>
                                <a:gd name="T66" fmla="*/ 2147483647 w 372"/>
                                <a:gd name="T67" fmla="*/ 2147483647 h 240"/>
                                <a:gd name="T68" fmla="*/ 2147483647 w 372"/>
                                <a:gd name="T69" fmla="*/ 2147483647 h 240"/>
                                <a:gd name="T70" fmla="*/ 2147483647 w 372"/>
                                <a:gd name="T71" fmla="*/ 2147483647 h 240"/>
                                <a:gd name="T72" fmla="*/ 2147483647 w 372"/>
                                <a:gd name="T73" fmla="*/ 2147483647 h 240"/>
                                <a:gd name="T74" fmla="*/ 2147483647 w 372"/>
                                <a:gd name="T75" fmla="*/ 2147483647 h 240"/>
                                <a:gd name="T76" fmla="*/ 2147483647 w 372"/>
                                <a:gd name="T77" fmla="*/ 2147483647 h 240"/>
                                <a:gd name="T78" fmla="*/ 2147483647 w 372"/>
                                <a:gd name="T79" fmla="*/ 2147483647 h 240"/>
                                <a:gd name="T80" fmla="*/ 2147483647 w 372"/>
                                <a:gd name="T81" fmla="*/ 2147483647 h 240"/>
                                <a:gd name="T82" fmla="*/ 2147483647 w 372"/>
                                <a:gd name="T83" fmla="*/ 2147483647 h 240"/>
                                <a:gd name="T84" fmla="*/ 2147483647 w 372"/>
                                <a:gd name="T85" fmla="*/ 2147483647 h 24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72" h="240">
                                  <a:moveTo>
                                    <a:pt x="66" y="6"/>
                                  </a:moveTo>
                                  <a:lnTo>
                                    <a:pt x="72" y="6"/>
                                  </a:lnTo>
                                  <a:lnTo>
                                    <a:pt x="90" y="6"/>
                                  </a:lnTo>
                                  <a:lnTo>
                                    <a:pt x="96" y="6"/>
                                  </a:lnTo>
                                  <a:lnTo>
                                    <a:pt x="120" y="6"/>
                                  </a:lnTo>
                                  <a:lnTo>
                                    <a:pt x="132" y="6"/>
                                  </a:lnTo>
                                  <a:lnTo>
                                    <a:pt x="156" y="6"/>
                                  </a:lnTo>
                                  <a:lnTo>
                                    <a:pt x="186" y="6"/>
                                  </a:lnTo>
                                  <a:lnTo>
                                    <a:pt x="234" y="0"/>
                                  </a:lnTo>
                                  <a:lnTo>
                                    <a:pt x="246" y="0"/>
                                  </a:lnTo>
                                  <a:lnTo>
                                    <a:pt x="252" y="0"/>
                                  </a:lnTo>
                                  <a:lnTo>
                                    <a:pt x="258" y="0"/>
                                  </a:lnTo>
                                  <a:lnTo>
                                    <a:pt x="264" y="0"/>
                                  </a:lnTo>
                                  <a:lnTo>
                                    <a:pt x="306" y="0"/>
                                  </a:lnTo>
                                  <a:lnTo>
                                    <a:pt x="318" y="0"/>
                                  </a:lnTo>
                                  <a:lnTo>
                                    <a:pt x="318" y="18"/>
                                  </a:lnTo>
                                  <a:lnTo>
                                    <a:pt x="318" y="36"/>
                                  </a:lnTo>
                                  <a:lnTo>
                                    <a:pt x="318" y="42"/>
                                  </a:lnTo>
                                  <a:lnTo>
                                    <a:pt x="324" y="42"/>
                                  </a:lnTo>
                                  <a:lnTo>
                                    <a:pt x="342" y="36"/>
                                  </a:lnTo>
                                  <a:lnTo>
                                    <a:pt x="348" y="36"/>
                                  </a:lnTo>
                                  <a:lnTo>
                                    <a:pt x="360" y="36"/>
                                  </a:lnTo>
                                  <a:lnTo>
                                    <a:pt x="366" y="30"/>
                                  </a:lnTo>
                                  <a:lnTo>
                                    <a:pt x="372" y="30"/>
                                  </a:lnTo>
                                  <a:lnTo>
                                    <a:pt x="366" y="54"/>
                                  </a:lnTo>
                                  <a:lnTo>
                                    <a:pt x="366" y="60"/>
                                  </a:lnTo>
                                  <a:lnTo>
                                    <a:pt x="366" y="72"/>
                                  </a:lnTo>
                                  <a:lnTo>
                                    <a:pt x="360" y="84"/>
                                  </a:lnTo>
                                  <a:lnTo>
                                    <a:pt x="354" y="126"/>
                                  </a:lnTo>
                                  <a:lnTo>
                                    <a:pt x="354" y="138"/>
                                  </a:lnTo>
                                  <a:lnTo>
                                    <a:pt x="348" y="162"/>
                                  </a:lnTo>
                                  <a:lnTo>
                                    <a:pt x="348" y="168"/>
                                  </a:lnTo>
                                  <a:lnTo>
                                    <a:pt x="330" y="174"/>
                                  </a:lnTo>
                                  <a:lnTo>
                                    <a:pt x="318" y="174"/>
                                  </a:lnTo>
                                  <a:lnTo>
                                    <a:pt x="306" y="180"/>
                                  </a:lnTo>
                                  <a:lnTo>
                                    <a:pt x="294" y="186"/>
                                  </a:lnTo>
                                  <a:lnTo>
                                    <a:pt x="222" y="210"/>
                                  </a:lnTo>
                                  <a:lnTo>
                                    <a:pt x="216" y="210"/>
                                  </a:lnTo>
                                  <a:lnTo>
                                    <a:pt x="156" y="234"/>
                                  </a:lnTo>
                                  <a:lnTo>
                                    <a:pt x="144" y="234"/>
                                  </a:lnTo>
                                  <a:lnTo>
                                    <a:pt x="132" y="234"/>
                                  </a:lnTo>
                                  <a:lnTo>
                                    <a:pt x="126" y="234"/>
                                  </a:lnTo>
                                  <a:lnTo>
                                    <a:pt x="120" y="234"/>
                                  </a:lnTo>
                                  <a:lnTo>
                                    <a:pt x="72" y="234"/>
                                  </a:lnTo>
                                  <a:lnTo>
                                    <a:pt x="66" y="234"/>
                                  </a:lnTo>
                                  <a:lnTo>
                                    <a:pt x="66" y="240"/>
                                  </a:lnTo>
                                  <a:lnTo>
                                    <a:pt x="60" y="240"/>
                                  </a:lnTo>
                                  <a:lnTo>
                                    <a:pt x="54" y="240"/>
                                  </a:lnTo>
                                  <a:lnTo>
                                    <a:pt x="36" y="240"/>
                                  </a:lnTo>
                                  <a:lnTo>
                                    <a:pt x="0" y="240"/>
                                  </a:lnTo>
                                  <a:lnTo>
                                    <a:pt x="0" y="234"/>
                                  </a:lnTo>
                                  <a:lnTo>
                                    <a:pt x="0" y="222"/>
                                  </a:lnTo>
                                  <a:lnTo>
                                    <a:pt x="0" y="216"/>
                                  </a:lnTo>
                                  <a:lnTo>
                                    <a:pt x="0" y="210"/>
                                  </a:lnTo>
                                  <a:lnTo>
                                    <a:pt x="0" y="204"/>
                                  </a:lnTo>
                                  <a:lnTo>
                                    <a:pt x="0" y="192"/>
                                  </a:lnTo>
                                  <a:lnTo>
                                    <a:pt x="0" y="186"/>
                                  </a:lnTo>
                                  <a:lnTo>
                                    <a:pt x="0" y="180"/>
                                  </a:lnTo>
                                  <a:lnTo>
                                    <a:pt x="6" y="174"/>
                                  </a:lnTo>
                                  <a:lnTo>
                                    <a:pt x="6" y="168"/>
                                  </a:lnTo>
                                  <a:lnTo>
                                    <a:pt x="6" y="162"/>
                                  </a:lnTo>
                                  <a:lnTo>
                                    <a:pt x="6" y="156"/>
                                  </a:lnTo>
                                  <a:lnTo>
                                    <a:pt x="12" y="156"/>
                                  </a:lnTo>
                                  <a:lnTo>
                                    <a:pt x="12" y="150"/>
                                  </a:lnTo>
                                  <a:lnTo>
                                    <a:pt x="12" y="144"/>
                                  </a:lnTo>
                                  <a:lnTo>
                                    <a:pt x="18" y="138"/>
                                  </a:lnTo>
                                  <a:lnTo>
                                    <a:pt x="18" y="132"/>
                                  </a:lnTo>
                                  <a:lnTo>
                                    <a:pt x="24" y="120"/>
                                  </a:lnTo>
                                  <a:lnTo>
                                    <a:pt x="30" y="120"/>
                                  </a:lnTo>
                                  <a:lnTo>
                                    <a:pt x="30" y="114"/>
                                  </a:lnTo>
                                  <a:lnTo>
                                    <a:pt x="36" y="114"/>
                                  </a:lnTo>
                                  <a:lnTo>
                                    <a:pt x="36" y="108"/>
                                  </a:lnTo>
                                  <a:lnTo>
                                    <a:pt x="42" y="108"/>
                                  </a:lnTo>
                                  <a:lnTo>
                                    <a:pt x="42" y="102"/>
                                  </a:lnTo>
                                  <a:lnTo>
                                    <a:pt x="42" y="96"/>
                                  </a:lnTo>
                                  <a:lnTo>
                                    <a:pt x="42" y="90"/>
                                  </a:lnTo>
                                  <a:lnTo>
                                    <a:pt x="48" y="90"/>
                                  </a:lnTo>
                                  <a:lnTo>
                                    <a:pt x="48" y="78"/>
                                  </a:lnTo>
                                  <a:lnTo>
                                    <a:pt x="48" y="72"/>
                                  </a:lnTo>
                                  <a:lnTo>
                                    <a:pt x="54" y="66"/>
                                  </a:lnTo>
                                  <a:lnTo>
                                    <a:pt x="54" y="60"/>
                                  </a:lnTo>
                                  <a:lnTo>
                                    <a:pt x="54" y="54"/>
                                  </a:lnTo>
                                  <a:lnTo>
                                    <a:pt x="60" y="48"/>
                                  </a:lnTo>
                                  <a:lnTo>
                                    <a:pt x="60" y="18"/>
                                  </a:lnTo>
                                  <a:lnTo>
                                    <a:pt x="66" y="12"/>
                                  </a:lnTo>
                                  <a:lnTo>
                                    <a:pt x="66" y="6"/>
                                  </a:lnTo>
                                  <a:close/>
                                </a:path>
                              </a:pathLst>
                            </a:custGeom>
                            <a:solidFill>
                              <a:srgbClr val="00FFFF"/>
                            </a:solidFill>
                            <a:ln w="9525">
                              <a:solidFill>
                                <a:schemeClr val="tx1"/>
                              </a:solidFill>
                              <a:prstDash val="solid"/>
                              <a:round/>
                              <a:headEnd/>
                              <a:tailEnd/>
                            </a:ln>
                          </wps:spPr>
                          <wps:bodyPr/>
                        </wps:wsp>
                        <wps:wsp>
                          <wps:cNvPr id="523" name="Freeform 64"/>
                          <wps:cNvSpPr>
                            <a:spLocks/>
                          </wps:cNvSpPr>
                          <wps:spPr bwMode="auto">
                            <a:xfrm>
                              <a:off x="14394072" y="2776999"/>
                              <a:ext cx="1604464" cy="1439943"/>
                            </a:xfrm>
                            <a:custGeom>
                              <a:avLst/>
                              <a:gdLst>
                                <a:gd name="T0" fmla="*/ 2147483647 w 444"/>
                                <a:gd name="T1" fmla="*/ 2147483647 h 408"/>
                                <a:gd name="T2" fmla="*/ 2147483647 w 444"/>
                                <a:gd name="T3" fmla="*/ 2147483647 h 408"/>
                                <a:gd name="T4" fmla="*/ 2147483647 w 444"/>
                                <a:gd name="T5" fmla="*/ 2147483647 h 408"/>
                                <a:gd name="T6" fmla="*/ 2147483647 w 444"/>
                                <a:gd name="T7" fmla="*/ 2147483647 h 408"/>
                                <a:gd name="T8" fmla="*/ 2147483647 w 444"/>
                                <a:gd name="T9" fmla="*/ 2147483647 h 408"/>
                                <a:gd name="T10" fmla="*/ 2147483647 w 444"/>
                                <a:gd name="T11" fmla="*/ 2147483647 h 408"/>
                                <a:gd name="T12" fmla="*/ 2147483647 w 444"/>
                                <a:gd name="T13" fmla="*/ 2147483647 h 408"/>
                                <a:gd name="T14" fmla="*/ 2147483647 w 444"/>
                                <a:gd name="T15" fmla="*/ 2147483647 h 408"/>
                                <a:gd name="T16" fmla="*/ 2147483647 w 444"/>
                                <a:gd name="T17" fmla="*/ 2147483647 h 408"/>
                                <a:gd name="T18" fmla="*/ 2147483647 w 444"/>
                                <a:gd name="T19" fmla="*/ 2147483647 h 408"/>
                                <a:gd name="T20" fmla="*/ 2147483647 w 444"/>
                                <a:gd name="T21" fmla="*/ 2147483647 h 408"/>
                                <a:gd name="T22" fmla="*/ 2147483647 w 444"/>
                                <a:gd name="T23" fmla="*/ 2147483647 h 408"/>
                                <a:gd name="T24" fmla="*/ 2147483647 w 444"/>
                                <a:gd name="T25" fmla="*/ 2147483647 h 408"/>
                                <a:gd name="T26" fmla="*/ 2147483647 w 444"/>
                                <a:gd name="T27" fmla="*/ 2147483647 h 408"/>
                                <a:gd name="T28" fmla="*/ 2147483647 w 444"/>
                                <a:gd name="T29" fmla="*/ 2147483647 h 408"/>
                                <a:gd name="T30" fmla="*/ 2147483647 w 444"/>
                                <a:gd name="T31" fmla="*/ 2147483647 h 408"/>
                                <a:gd name="T32" fmla="*/ 2147483647 w 444"/>
                                <a:gd name="T33" fmla="*/ 2147483647 h 408"/>
                                <a:gd name="T34" fmla="*/ 2147483647 w 444"/>
                                <a:gd name="T35" fmla="*/ 2147483647 h 408"/>
                                <a:gd name="T36" fmla="*/ 2147483647 w 444"/>
                                <a:gd name="T37" fmla="*/ 2147483647 h 408"/>
                                <a:gd name="T38" fmla="*/ 2147483647 w 444"/>
                                <a:gd name="T39" fmla="*/ 2147483647 h 408"/>
                                <a:gd name="T40" fmla="*/ 2147483647 w 444"/>
                                <a:gd name="T41" fmla="*/ 2147483647 h 408"/>
                                <a:gd name="T42" fmla="*/ 2147483647 w 444"/>
                                <a:gd name="T43" fmla="*/ 2147483647 h 408"/>
                                <a:gd name="T44" fmla="*/ 2147483647 w 444"/>
                                <a:gd name="T45" fmla="*/ 2147483647 h 408"/>
                                <a:gd name="T46" fmla="*/ 2147483647 w 444"/>
                                <a:gd name="T47" fmla="*/ 2147483647 h 408"/>
                                <a:gd name="T48" fmla="*/ 2147483647 w 444"/>
                                <a:gd name="T49" fmla="*/ 2147483647 h 408"/>
                                <a:gd name="T50" fmla="*/ 2147483647 w 444"/>
                                <a:gd name="T51" fmla="*/ 2147483647 h 408"/>
                                <a:gd name="T52" fmla="*/ 2147483647 w 444"/>
                                <a:gd name="T53" fmla="*/ 2147483647 h 408"/>
                                <a:gd name="T54" fmla="*/ 2147483647 w 444"/>
                                <a:gd name="T55" fmla="*/ 2147483647 h 408"/>
                                <a:gd name="T56" fmla="*/ 2147483647 w 444"/>
                                <a:gd name="T57" fmla="*/ 2147483647 h 408"/>
                                <a:gd name="T58" fmla="*/ 2147483647 w 444"/>
                                <a:gd name="T59" fmla="*/ 2147483647 h 408"/>
                                <a:gd name="T60" fmla="*/ 2147483647 w 444"/>
                                <a:gd name="T61" fmla="*/ 2147483647 h 408"/>
                                <a:gd name="T62" fmla="*/ 2147483647 w 444"/>
                                <a:gd name="T63" fmla="*/ 2147483647 h 408"/>
                                <a:gd name="T64" fmla="*/ 2147483647 w 444"/>
                                <a:gd name="T65" fmla="*/ 2147483647 h 408"/>
                                <a:gd name="T66" fmla="*/ 2147483647 w 444"/>
                                <a:gd name="T67" fmla="*/ 2147483647 h 408"/>
                                <a:gd name="T68" fmla="*/ 2147483647 w 444"/>
                                <a:gd name="T69" fmla="*/ 2147483647 h 408"/>
                                <a:gd name="T70" fmla="*/ 2147483647 w 444"/>
                                <a:gd name="T71" fmla="*/ 2147483647 h 408"/>
                                <a:gd name="T72" fmla="*/ 2147483647 w 444"/>
                                <a:gd name="T73" fmla="*/ 2147483647 h 408"/>
                                <a:gd name="T74" fmla="*/ 2147483647 w 444"/>
                                <a:gd name="T75" fmla="*/ 2147483647 h 408"/>
                                <a:gd name="T76" fmla="*/ 2147483647 w 444"/>
                                <a:gd name="T77" fmla="*/ 2147483647 h 408"/>
                                <a:gd name="T78" fmla="*/ 2147483647 w 444"/>
                                <a:gd name="T79" fmla="*/ 2147483647 h 408"/>
                                <a:gd name="T80" fmla="*/ 2147483647 w 444"/>
                                <a:gd name="T81" fmla="*/ 2147483647 h 408"/>
                                <a:gd name="T82" fmla="*/ 2147483647 w 444"/>
                                <a:gd name="T83" fmla="*/ 2147483647 h 408"/>
                                <a:gd name="T84" fmla="*/ 2147483647 w 444"/>
                                <a:gd name="T85" fmla="*/ 2147483647 h 408"/>
                                <a:gd name="T86" fmla="*/ 2147483647 w 444"/>
                                <a:gd name="T87" fmla="*/ 2147483647 h 408"/>
                                <a:gd name="T88" fmla="*/ 2147483647 w 444"/>
                                <a:gd name="T89" fmla="*/ 2147483647 h 408"/>
                                <a:gd name="T90" fmla="*/ 0 w 444"/>
                                <a:gd name="T91" fmla="*/ 2147483647 h 408"/>
                                <a:gd name="T92" fmla="*/ 2147483647 w 444"/>
                                <a:gd name="T93" fmla="*/ 2147483647 h 408"/>
                                <a:gd name="T94" fmla="*/ 2147483647 w 444"/>
                                <a:gd name="T95" fmla="*/ 2147483647 h 408"/>
                                <a:gd name="T96" fmla="*/ 2147483647 w 444"/>
                                <a:gd name="T97" fmla="*/ 0 h 40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444" h="408">
                                  <a:moveTo>
                                    <a:pt x="282" y="6"/>
                                  </a:moveTo>
                                  <a:lnTo>
                                    <a:pt x="282" y="12"/>
                                  </a:lnTo>
                                  <a:lnTo>
                                    <a:pt x="282" y="18"/>
                                  </a:lnTo>
                                  <a:lnTo>
                                    <a:pt x="288" y="18"/>
                                  </a:lnTo>
                                  <a:lnTo>
                                    <a:pt x="282" y="24"/>
                                  </a:lnTo>
                                  <a:lnTo>
                                    <a:pt x="282" y="30"/>
                                  </a:lnTo>
                                  <a:lnTo>
                                    <a:pt x="276" y="30"/>
                                  </a:lnTo>
                                  <a:lnTo>
                                    <a:pt x="276" y="36"/>
                                  </a:lnTo>
                                  <a:lnTo>
                                    <a:pt x="270" y="36"/>
                                  </a:lnTo>
                                  <a:lnTo>
                                    <a:pt x="276" y="36"/>
                                  </a:lnTo>
                                  <a:lnTo>
                                    <a:pt x="276" y="42"/>
                                  </a:lnTo>
                                  <a:lnTo>
                                    <a:pt x="276" y="48"/>
                                  </a:lnTo>
                                  <a:lnTo>
                                    <a:pt x="276" y="54"/>
                                  </a:lnTo>
                                  <a:lnTo>
                                    <a:pt x="270" y="54"/>
                                  </a:lnTo>
                                  <a:lnTo>
                                    <a:pt x="276" y="54"/>
                                  </a:lnTo>
                                  <a:lnTo>
                                    <a:pt x="276" y="60"/>
                                  </a:lnTo>
                                  <a:lnTo>
                                    <a:pt x="276" y="66"/>
                                  </a:lnTo>
                                  <a:lnTo>
                                    <a:pt x="270" y="66"/>
                                  </a:lnTo>
                                  <a:lnTo>
                                    <a:pt x="270" y="72"/>
                                  </a:lnTo>
                                  <a:lnTo>
                                    <a:pt x="264" y="72"/>
                                  </a:lnTo>
                                  <a:lnTo>
                                    <a:pt x="264" y="78"/>
                                  </a:lnTo>
                                  <a:lnTo>
                                    <a:pt x="264" y="84"/>
                                  </a:lnTo>
                                  <a:lnTo>
                                    <a:pt x="270" y="84"/>
                                  </a:lnTo>
                                  <a:lnTo>
                                    <a:pt x="270" y="90"/>
                                  </a:lnTo>
                                  <a:lnTo>
                                    <a:pt x="270" y="96"/>
                                  </a:lnTo>
                                  <a:lnTo>
                                    <a:pt x="270" y="102"/>
                                  </a:lnTo>
                                  <a:lnTo>
                                    <a:pt x="264" y="102"/>
                                  </a:lnTo>
                                  <a:lnTo>
                                    <a:pt x="270" y="102"/>
                                  </a:lnTo>
                                  <a:lnTo>
                                    <a:pt x="270" y="108"/>
                                  </a:lnTo>
                                  <a:lnTo>
                                    <a:pt x="270" y="114"/>
                                  </a:lnTo>
                                  <a:lnTo>
                                    <a:pt x="276" y="114"/>
                                  </a:lnTo>
                                  <a:lnTo>
                                    <a:pt x="276" y="120"/>
                                  </a:lnTo>
                                  <a:lnTo>
                                    <a:pt x="282" y="120"/>
                                  </a:lnTo>
                                  <a:lnTo>
                                    <a:pt x="282" y="126"/>
                                  </a:lnTo>
                                  <a:lnTo>
                                    <a:pt x="282" y="132"/>
                                  </a:lnTo>
                                  <a:lnTo>
                                    <a:pt x="276" y="132"/>
                                  </a:lnTo>
                                  <a:lnTo>
                                    <a:pt x="276" y="138"/>
                                  </a:lnTo>
                                  <a:lnTo>
                                    <a:pt x="282" y="138"/>
                                  </a:lnTo>
                                  <a:lnTo>
                                    <a:pt x="288" y="144"/>
                                  </a:lnTo>
                                  <a:lnTo>
                                    <a:pt x="294" y="144"/>
                                  </a:lnTo>
                                  <a:lnTo>
                                    <a:pt x="300" y="138"/>
                                  </a:lnTo>
                                  <a:lnTo>
                                    <a:pt x="306" y="138"/>
                                  </a:lnTo>
                                  <a:lnTo>
                                    <a:pt x="312" y="138"/>
                                  </a:lnTo>
                                  <a:lnTo>
                                    <a:pt x="312" y="144"/>
                                  </a:lnTo>
                                  <a:lnTo>
                                    <a:pt x="318" y="144"/>
                                  </a:lnTo>
                                  <a:lnTo>
                                    <a:pt x="324" y="144"/>
                                  </a:lnTo>
                                  <a:lnTo>
                                    <a:pt x="330" y="144"/>
                                  </a:lnTo>
                                  <a:lnTo>
                                    <a:pt x="330" y="150"/>
                                  </a:lnTo>
                                  <a:lnTo>
                                    <a:pt x="342" y="162"/>
                                  </a:lnTo>
                                  <a:lnTo>
                                    <a:pt x="354" y="174"/>
                                  </a:lnTo>
                                  <a:lnTo>
                                    <a:pt x="354" y="180"/>
                                  </a:lnTo>
                                  <a:lnTo>
                                    <a:pt x="360" y="180"/>
                                  </a:lnTo>
                                  <a:lnTo>
                                    <a:pt x="360" y="186"/>
                                  </a:lnTo>
                                  <a:lnTo>
                                    <a:pt x="360" y="192"/>
                                  </a:lnTo>
                                  <a:lnTo>
                                    <a:pt x="354" y="198"/>
                                  </a:lnTo>
                                  <a:lnTo>
                                    <a:pt x="360" y="198"/>
                                  </a:lnTo>
                                  <a:lnTo>
                                    <a:pt x="360" y="204"/>
                                  </a:lnTo>
                                  <a:lnTo>
                                    <a:pt x="366" y="204"/>
                                  </a:lnTo>
                                  <a:lnTo>
                                    <a:pt x="372" y="210"/>
                                  </a:lnTo>
                                  <a:lnTo>
                                    <a:pt x="372" y="216"/>
                                  </a:lnTo>
                                  <a:lnTo>
                                    <a:pt x="372" y="222"/>
                                  </a:lnTo>
                                  <a:lnTo>
                                    <a:pt x="378" y="222"/>
                                  </a:lnTo>
                                  <a:lnTo>
                                    <a:pt x="378" y="228"/>
                                  </a:lnTo>
                                  <a:lnTo>
                                    <a:pt x="378" y="234"/>
                                  </a:lnTo>
                                  <a:lnTo>
                                    <a:pt x="378" y="240"/>
                                  </a:lnTo>
                                  <a:lnTo>
                                    <a:pt x="384" y="240"/>
                                  </a:lnTo>
                                  <a:lnTo>
                                    <a:pt x="384" y="246"/>
                                  </a:lnTo>
                                  <a:lnTo>
                                    <a:pt x="384" y="252"/>
                                  </a:lnTo>
                                  <a:lnTo>
                                    <a:pt x="384" y="246"/>
                                  </a:lnTo>
                                  <a:lnTo>
                                    <a:pt x="384" y="252"/>
                                  </a:lnTo>
                                  <a:lnTo>
                                    <a:pt x="390" y="252"/>
                                  </a:lnTo>
                                  <a:lnTo>
                                    <a:pt x="390" y="258"/>
                                  </a:lnTo>
                                  <a:lnTo>
                                    <a:pt x="384" y="258"/>
                                  </a:lnTo>
                                  <a:lnTo>
                                    <a:pt x="384" y="264"/>
                                  </a:lnTo>
                                  <a:lnTo>
                                    <a:pt x="384" y="270"/>
                                  </a:lnTo>
                                  <a:lnTo>
                                    <a:pt x="390" y="276"/>
                                  </a:lnTo>
                                  <a:lnTo>
                                    <a:pt x="390" y="282"/>
                                  </a:lnTo>
                                  <a:lnTo>
                                    <a:pt x="396" y="288"/>
                                  </a:lnTo>
                                  <a:lnTo>
                                    <a:pt x="396" y="294"/>
                                  </a:lnTo>
                                  <a:lnTo>
                                    <a:pt x="396" y="300"/>
                                  </a:lnTo>
                                  <a:lnTo>
                                    <a:pt x="390" y="300"/>
                                  </a:lnTo>
                                  <a:lnTo>
                                    <a:pt x="390" y="306"/>
                                  </a:lnTo>
                                  <a:lnTo>
                                    <a:pt x="384" y="306"/>
                                  </a:lnTo>
                                  <a:lnTo>
                                    <a:pt x="384" y="312"/>
                                  </a:lnTo>
                                  <a:lnTo>
                                    <a:pt x="390" y="312"/>
                                  </a:lnTo>
                                  <a:lnTo>
                                    <a:pt x="390" y="318"/>
                                  </a:lnTo>
                                  <a:lnTo>
                                    <a:pt x="396" y="318"/>
                                  </a:lnTo>
                                  <a:lnTo>
                                    <a:pt x="396" y="324"/>
                                  </a:lnTo>
                                  <a:lnTo>
                                    <a:pt x="396" y="330"/>
                                  </a:lnTo>
                                  <a:lnTo>
                                    <a:pt x="402" y="330"/>
                                  </a:lnTo>
                                  <a:lnTo>
                                    <a:pt x="402" y="336"/>
                                  </a:lnTo>
                                  <a:lnTo>
                                    <a:pt x="402" y="342"/>
                                  </a:lnTo>
                                  <a:lnTo>
                                    <a:pt x="408" y="342"/>
                                  </a:lnTo>
                                  <a:lnTo>
                                    <a:pt x="408" y="348"/>
                                  </a:lnTo>
                                  <a:lnTo>
                                    <a:pt x="408" y="354"/>
                                  </a:lnTo>
                                  <a:lnTo>
                                    <a:pt x="408" y="360"/>
                                  </a:lnTo>
                                  <a:lnTo>
                                    <a:pt x="408" y="366"/>
                                  </a:lnTo>
                                  <a:lnTo>
                                    <a:pt x="414" y="366"/>
                                  </a:lnTo>
                                  <a:lnTo>
                                    <a:pt x="420" y="366"/>
                                  </a:lnTo>
                                  <a:lnTo>
                                    <a:pt x="426" y="366"/>
                                  </a:lnTo>
                                  <a:lnTo>
                                    <a:pt x="426" y="372"/>
                                  </a:lnTo>
                                  <a:lnTo>
                                    <a:pt x="432" y="372"/>
                                  </a:lnTo>
                                  <a:lnTo>
                                    <a:pt x="426" y="378"/>
                                  </a:lnTo>
                                  <a:lnTo>
                                    <a:pt x="432" y="384"/>
                                  </a:lnTo>
                                  <a:lnTo>
                                    <a:pt x="438" y="384"/>
                                  </a:lnTo>
                                  <a:lnTo>
                                    <a:pt x="444" y="384"/>
                                  </a:lnTo>
                                  <a:lnTo>
                                    <a:pt x="444" y="390"/>
                                  </a:lnTo>
                                  <a:lnTo>
                                    <a:pt x="438" y="390"/>
                                  </a:lnTo>
                                  <a:lnTo>
                                    <a:pt x="438" y="384"/>
                                  </a:lnTo>
                                  <a:lnTo>
                                    <a:pt x="438" y="390"/>
                                  </a:lnTo>
                                  <a:lnTo>
                                    <a:pt x="438" y="384"/>
                                  </a:lnTo>
                                  <a:lnTo>
                                    <a:pt x="432" y="390"/>
                                  </a:lnTo>
                                  <a:lnTo>
                                    <a:pt x="426" y="390"/>
                                  </a:lnTo>
                                  <a:lnTo>
                                    <a:pt x="426" y="396"/>
                                  </a:lnTo>
                                  <a:lnTo>
                                    <a:pt x="426" y="390"/>
                                  </a:lnTo>
                                  <a:lnTo>
                                    <a:pt x="420" y="390"/>
                                  </a:lnTo>
                                  <a:lnTo>
                                    <a:pt x="414" y="390"/>
                                  </a:lnTo>
                                  <a:lnTo>
                                    <a:pt x="408" y="390"/>
                                  </a:lnTo>
                                  <a:lnTo>
                                    <a:pt x="408" y="396"/>
                                  </a:lnTo>
                                  <a:lnTo>
                                    <a:pt x="408" y="402"/>
                                  </a:lnTo>
                                  <a:lnTo>
                                    <a:pt x="402" y="402"/>
                                  </a:lnTo>
                                  <a:lnTo>
                                    <a:pt x="396" y="408"/>
                                  </a:lnTo>
                                  <a:lnTo>
                                    <a:pt x="396" y="402"/>
                                  </a:lnTo>
                                  <a:lnTo>
                                    <a:pt x="390" y="402"/>
                                  </a:lnTo>
                                  <a:lnTo>
                                    <a:pt x="390" y="396"/>
                                  </a:lnTo>
                                  <a:lnTo>
                                    <a:pt x="384" y="396"/>
                                  </a:lnTo>
                                  <a:lnTo>
                                    <a:pt x="378" y="396"/>
                                  </a:lnTo>
                                  <a:lnTo>
                                    <a:pt x="372" y="396"/>
                                  </a:lnTo>
                                  <a:lnTo>
                                    <a:pt x="366" y="396"/>
                                  </a:lnTo>
                                  <a:lnTo>
                                    <a:pt x="366" y="390"/>
                                  </a:lnTo>
                                  <a:lnTo>
                                    <a:pt x="372" y="390"/>
                                  </a:lnTo>
                                  <a:lnTo>
                                    <a:pt x="366" y="390"/>
                                  </a:lnTo>
                                  <a:lnTo>
                                    <a:pt x="366" y="384"/>
                                  </a:lnTo>
                                  <a:lnTo>
                                    <a:pt x="366" y="390"/>
                                  </a:lnTo>
                                  <a:lnTo>
                                    <a:pt x="366" y="384"/>
                                  </a:lnTo>
                                  <a:lnTo>
                                    <a:pt x="360" y="384"/>
                                  </a:lnTo>
                                  <a:lnTo>
                                    <a:pt x="360" y="390"/>
                                  </a:lnTo>
                                  <a:lnTo>
                                    <a:pt x="354" y="390"/>
                                  </a:lnTo>
                                  <a:lnTo>
                                    <a:pt x="348" y="390"/>
                                  </a:lnTo>
                                  <a:lnTo>
                                    <a:pt x="348" y="384"/>
                                  </a:lnTo>
                                  <a:lnTo>
                                    <a:pt x="348" y="378"/>
                                  </a:lnTo>
                                  <a:lnTo>
                                    <a:pt x="342" y="378"/>
                                  </a:lnTo>
                                  <a:lnTo>
                                    <a:pt x="336" y="378"/>
                                  </a:lnTo>
                                  <a:lnTo>
                                    <a:pt x="330" y="384"/>
                                  </a:lnTo>
                                  <a:lnTo>
                                    <a:pt x="330" y="378"/>
                                  </a:lnTo>
                                  <a:lnTo>
                                    <a:pt x="324" y="378"/>
                                  </a:lnTo>
                                  <a:lnTo>
                                    <a:pt x="318" y="378"/>
                                  </a:lnTo>
                                  <a:lnTo>
                                    <a:pt x="312" y="378"/>
                                  </a:lnTo>
                                  <a:lnTo>
                                    <a:pt x="306" y="378"/>
                                  </a:lnTo>
                                  <a:lnTo>
                                    <a:pt x="306" y="372"/>
                                  </a:lnTo>
                                  <a:lnTo>
                                    <a:pt x="300" y="372"/>
                                  </a:lnTo>
                                  <a:lnTo>
                                    <a:pt x="300" y="366"/>
                                  </a:lnTo>
                                  <a:lnTo>
                                    <a:pt x="294" y="366"/>
                                  </a:lnTo>
                                  <a:lnTo>
                                    <a:pt x="288" y="366"/>
                                  </a:lnTo>
                                  <a:lnTo>
                                    <a:pt x="288" y="360"/>
                                  </a:lnTo>
                                  <a:lnTo>
                                    <a:pt x="282" y="360"/>
                                  </a:lnTo>
                                  <a:lnTo>
                                    <a:pt x="276" y="360"/>
                                  </a:lnTo>
                                  <a:lnTo>
                                    <a:pt x="270" y="360"/>
                                  </a:lnTo>
                                  <a:lnTo>
                                    <a:pt x="264" y="360"/>
                                  </a:lnTo>
                                  <a:lnTo>
                                    <a:pt x="258" y="354"/>
                                  </a:lnTo>
                                  <a:lnTo>
                                    <a:pt x="252" y="354"/>
                                  </a:lnTo>
                                  <a:lnTo>
                                    <a:pt x="246" y="354"/>
                                  </a:lnTo>
                                  <a:lnTo>
                                    <a:pt x="246" y="348"/>
                                  </a:lnTo>
                                  <a:lnTo>
                                    <a:pt x="240" y="348"/>
                                  </a:lnTo>
                                  <a:lnTo>
                                    <a:pt x="240" y="342"/>
                                  </a:lnTo>
                                  <a:lnTo>
                                    <a:pt x="240" y="336"/>
                                  </a:lnTo>
                                  <a:lnTo>
                                    <a:pt x="234" y="330"/>
                                  </a:lnTo>
                                  <a:lnTo>
                                    <a:pt x="228" y="318"/>
                                  </a:lnTo>
                                  <a:lnTo>
                                    <a:pt x="210" y="300"/>
                                  </a:lnTo>
                                  <a:lnTo>
                                    <a:pt x="210" y="294"/>
                                  </a:lnTo>
                                  <a:lnTo>
                                    <a:pt x="180" y="246"/>
                                  </a:lnTo>
                                  <a:lnTo>
                                    <a:pt x="168" y="240"/>
                                  </a:lnTo>
                                  <a:lnTo>
                                    <a:pt x="162" y="240"/>
                                  </a:lnTo>
                                  <a:lnTo>
                                    <a:pt x="138" y="246"/>
                                  </a:lnTo>
                                  <a:lnTo>
                                    <a:pt x="126" y="246"/>
                                  </a:lnTo>
                                  <a:lnTo>
                                    <a:pt x="120" y="246"/>
                                  </a:lnTo>
                                  <a:lnTo>
                                    <a:pt x="102" y="252"/>
                                  </a:lnTo>
                                  <a:lnTo>
                                    <a:pt x="66" y="246"/>
                                  </a:lnTo>
                                  <a:lnTo>
                                    <a:pt x="42" y="246"/>
                                  </a:lnTo>
                                  <a:lnTo>
                                    <a:pt x="30" y="246"/>
                                  </a:lnTo>
                                  <a:lnTo>
                                    <a:pt x="30" y="228"/>
                                  </a:lnTo>
                                  <a:lnTo>
                                    <a:pt x="12" y="120"/>
                                  </a:lnTo>
                                  <a:lnTo>
                                    <a:pt x="12" y="108"/>
                                  </a:lnTo>
                                  <a:lnTo>
                                    <a:pt x="0" y="48"/>
                                  </a:lnTo>
                                  <a:lnTo>
                                    <a:pt x="30" y="42"/>
                                  </a:lnTo>
                                  <a:lnTo>
                                    <a:pt x="42" y="42"/>
                                  </a:lnTo>
                                  <a:lnTo>
                                    <a:pt x="60" y="36"/>
                                  </a:lnTo>
                                  <a:lnTo>
                                    <a:pt x="114" y="30"/>
                                  </a:lnTo>
                                  <a:lnTo>
                                    <a:pt x="120" y="30"/>
                                  </a:lnTo>
                                  <a:lnTo>
                                    <a:pt x="144" y="24"/>
                                  </a:lnTo>
                                  <a:lnTo>
                                    <a:pt x="174" y="18"/>
                                  </a:lnTo>
                                  <a:lnTo>
                                    <a:pt x="192" y="18"/>
                                  </a:lnTo>
                                  <a:lnTo>
                                    <a:pt x="204" y="12"/>
                                  </a:lnTo>
                                  <a:lnTo>
                                    <a:pt x="252" y="6"/>
                                  </a:lnTo>
                                  <a:lnTo>
                                    <a:pt x="270" y="6"/>
                                  </a:lnTo>
                                  <a:lnTo>
                                    <a:pt x="282" y="0"/>
                                  </a:lnTo>
                                  <a:lnTo>
                                    <a:pt x="282" y="6"/>
                                  </a:lnTo>
                                  <a:close/>
                                </a:path>
                              </a:pathLst>
                            </a:custGeom>
                            <a:solidFill>
                              <a:srgbClr val="00FFFF"/>
                            </a:solidFill>
                            <a:ln w="9525">
                              <a:solidFill>
                                <a:schemeClr val="tx1"/>
                              </a:solidFill>
                              <a:prstDash val="solid"/>
                              <a:round/>
                              <a:headEnd/>
                              <a:tailEnd/>
                            </a:ln>
                          </wps:spPr>
                          <wps:bodyPr/>
                        </wps:wsp>
                        <wps:wsp>
                          <wps:cNvPr id="524" name="Freeform 65"/>
                          <wps:cNvSpPr>
                            <a:spLocks/>
                          </wps:cNvSpPr>
                          <wps:spPr bwMode="auto">
                            <a:xfrm>
                              <a:off x="15348079" y="2798174"/>
                              <a:ext cx="1474373" cy="1291715"/>
                            </a:xfrm>
                            <a:custGeom>
                              <a:avLst/>
                              <a:gdLst>
                                <a:gd name="T0" fmla="*/ 2147483647 w 408"/>
                                <a:gd name="T1" fmla="*/ 2147483647 h 366"/>
                                <a:gd name="T2" fmla="*/ 2147483647 w 408"/>
                                <a:gd name="T3" fmla="*/ 2147483647 h 366"/>
                                <a:gd name="T4" fmla="*/ 2147483647 w 408"/>
                                <a:gd name="T5" fmla="*/ 2147483647 h 366"/>
                                <a:gd name="T6" fmla="*/ 2147483647 w 408"/>
                                <a:gd name="T7" fmla="*/ 2147483647 h 366"/>
                                <a:gd name="T8" fmla="*/ 2147483647 w 408"/>
                                <a:gd name="T9" fmla="*/ 2147483647 h 366"/>
                                <a:gd name="T10" fmla="*/ 2147483647 w 408"/>
                                <a:gd name="T11" fmla="*/ 2147483647 h 366"/>
                                <a:gd name="T12" fmla="*/ 2147483647 w 408"/>
                                <a:gd name="T13" fmla="*/ 2147483647 h 366"/>
                                <a:gd name="T14" fmla="*/ 2147483647 w 408"/>
                                <a:gd name="T15" fmla="*/ 2147483647 h 366"/>
                                <a:gd name="T16" fmla="*/ 2147483647 w 408"/>
                                <a:gd name="T17" fmla="*/ 2147483647 h 366"/>
                                <a:gd name="T18" fmla="*/ 2147483647 w 408"/>
                                <a:gd name="T19" fmla="*/ 2147483647 h 366"/>
                                <a:gd name="T20" fmla="*/ 2147483647 w 408"/>
                                <a:gd name="T21" fmla="*/ 2147483647 h 366"/>
                                <a:gd name="T22" fmla="*/ 2147483647 w 408"/>
                                <a:gd name="T23" fmla="*/ 2147483647 h 366"/>
                                <a:gd name="T24" fmla="*/ 2147483647 w 408"/>
                                <a:gd name="T25" fmla="*/ 2147483647 h 366"/>
                                <a:gd name="T26" fmla="*/ 2147483647 w 408"/>
                                <a:gd name="T27" fmla="*/ 2147483647 h 366"/>
                                <a:gd name="T28" fmla="*/ 2147483647 w 408"/>
                                <a:gd name="T29" fmla="*/ 2147483647 h 366"/>
                                <a:gd name="T30" fmla="*/ 2147483647 w 408"/>
                                <a:gd name="T31" fmla="*/ 2147483647 h 366"/>
                                <a:gd name="T32" fmla="*/ 2147483647 w 408"/>
                                <a:gd name="T33" fmla="*/ 2147483647 h 366"/>
                                <a:gd name="T34" fmla="*/ 2147483647 w 408"/>
                                <a:gd name="T35" fmla="*/ 2147483647 h 366"/>
                                <a:gd name="T36" fmla="*/ 2147483647 w 408"/>
                                <a:gd name="T37" fmla="*/ 2147483647 h 366"/>
                                <a:gd name="T38" fmla="*/ 2147483647 w 408"/>
                                <a:gd name="T39" fmla="*/ 2147483647 h 366"/>
                                <a:gd name="T40" fmla="*/ 2147483647 w 408"/>
                                <a:gd name="T41" fmla="*/ 2147483647 h 366"/>
                                <a:gd name="T42" fmla="*/ 2147483647 w 408"/>
                                <a:gd name="T43" fmla="*/ 2147483647 h 366"/>
                                <a:gd name="T44" fmla="*/ 2147483647 w 408"/>
                                <a:gd name="T45" fmla="*/ 2147483647 h 366"/>
                                <a:gd name="T46" fmla="*/ 2147483647 w 408"/>
                                <a:gd name="T47" fmla="*/ 2147483647 h 366"/>
                                <a:gd name="T48" fmla="*/ 2147483647 w 408"/>
                                <a:gd name="T49" fmla="*/ 2147483647 h 366"/>
                                <a:gd name="T50" fmla="*/ 2147483647 w 408"/>
                                <a:gd name="T51" fmla="*/ 2147483647 h 366"/>
                                <a:gd name="T52" fmla="*/ 2147483647 w 408"/>
                                <a:gd name="T53" fmla="*/ 2147483647 h 366"/>
                                <a:gd name="T54" fmla="*/ 2147483647 w 408"/>
                                <a:gd name="T55" fmla="*/ 2147483647 h 366"/>
                                <a:gd name="T56" fmla="*/ 2147483647 w 408"/>
                                <a:gd name="T57" fmla="*/ 2147483647 h 366"/>
                                <a:gd name="T58" fmla="*/ 2147483647 w 408"/>
                                <a:gd name="T59" fmla="*/ 2147483647 h 366"/>
                                <a:gd name="T60" fmla="*/ 2147483647 w 408"/>
                                <a:gd name="T61" fmla="*/ 2147483647 h 366"/>
                                <a:gd name="T62" fmla="*/ 2147483647 w 408"/>
                                <a:gd name="T63" fmla="*/ 2147483647 h 366"/>
                                <a:gd name="T64" fmla="*/ 2147483647 w 408"/>
                                <a:gd name="T65" fmla="*/ 2147483647 h 366"/>
                                <a:gd name="T66" fmla="*/ 2147483647 w 408"/>
                                <a:gd name="T67" fmla="*/ 2147483647 h 366"/>
                                <a:gd name="T68" fmla="*/ 2147483647 w 408"/>
                                <a:gd name="T69" fmla="*/ 2147483647 h 366"/>
                                <a:gd name="T70" fmla="*/ 2147483647 w 408"/>
                                <a:gd name="T71" fmla="*/ 2147483647 h 366"/>
                                <a:gd name="T72" fmla="*/ 2147483647 w 408"/>
                                <a:gd name="T73" fmla="*/ 2147483647 h 366"/>
                                <a:gd name="T74" fmla="*/ 2147483647 w 408"/>
                                <a:gd name="T75" fmla="*/ 2147483647 h 366"/>
                                <a:gd name="T76" fmla="*/ 2147483647 w 408"/>
                                <a:gd name="T77" fmla="*/ 2147483647 h 366"/>
                                <a:gd name="T78" fmla="*/ 2147483647 w 408"/>
                                <a:gd name="T79" fmla="*/ 2147483647 h 366"/>
                                <a:gd name="T80" fmla="*/ 2147483647 w 408"/>
                                <a:gd name="T81" fmla="*/ 2147483647 h 366"/>
                                <a:gd name="T82" fmla="*/ 2147483647 w 408"/>
                                <a:gd name="T83" fmla="*/ 2147483647 h 366"/>
                                <a:gd name="T84" fmla="*/ 2147483647 w 408"/>
                                <a:gd name="T85" fmla="*/ 2147483647 h 366"/>
                                <a:gd name="T86" fmla="*/ 2147483647 w 408"/>
                                <a:gd name="T87" fmla="*/ 2147483647 h 366"/>
                                <a:gd name="T88" fmla="*/ 2147483647 w 408"/>
                                <a:gd name="T89" fmla="*/ 2147483647 h 366"/>
                                <a:gd name="T90" fmla="*/ 2147483647 w 408"/>
                                <a:gd name="T91" fmla="*/ 2147483647 h 366"/>
                                <a:gd name="T92" fmla="*/ 2147483647 w 408"/>
                                <a:gd name="T93" fmla="*/ 2147483647 h 366"/>
                                <a:gd name="T94" fmla="*/ 2147483647 w 408"/>
                                <a:gd name="T95" fmla="*/ 2147483647 h 366"/>
                                <a:gd name="T96" fmla="*/ 2147483647 w 408"/>
                                <a:gd name="T97" fmla="*/ 2147483647 h 366"/>
                                <a:gd name="T98" fmla="*/ 2147483647 w 408"/>
                                <a:gd name="T99" fmla="*/ 2147483647 h 366"/>
                                <a:gd name="T100" fmla="*/ 2147483647 w 408"/>
                                <a:gd name="T101" fmla="*/ 2147483647 h 366"/>
                                <a:gd name="T102" fmla="*/ 0 w 408"/>
                                <a:gd name="T103" fmla="*/ 2147483647 h 366"/>
                                <a:gd name="T104" fmla="*/ 2147483647 w 408"/>
                                <a:gd name="T105" fmla="*/ 2147483647 h 366"/>
                                <a:gd name="T106" fmla="*/ 0 w 408"/>
                                <a:gd name="T107" fmla="*/ 2147483647 h 366"/>
                                <a:gd name="T108" fmla="*/ 2147483647 w 408"/>
                                <a:gd name="T109" fmla="*/ 2147483647 h 366"/>
                                <a:gd name="T110" fmla="*/ 2147483647 w 408"/>
                                <a:gd name="T111" fmla="*/ 2147483647 h 366"/>
                                <a:gd name="T112" fmla="*/ 2147483647 w 408"/>
                                <a:gd name="T113" fmla="*/ 2147483647 h 366"/>
                                <a:gd name="T114" fmla="*/ 2147483647 w 408"/>
                                <a:gd name="T115" fmla="*/ 2147483647 h 366"/>
                                <a:gd name="T116" fmla="*/ 2147483647 w 408"/>
                                <a:gd name="T117" fmla="*/ 2147483647 h 366"/>
                                <a:gd name="T118" fmla="*/ 2147483647 w 408"/>
                                <a:gd name="T119" fmla="*/ 2147483647 h 366"/>
                                <a:gd name="T120" fmla="*/ 2147483647 w 408"/>
                                <a:gd name="T121" fmla="*/ 0 h 366"/>
                                <a:gd name="T122" fmla="*/ 2147483647 w 408"/>
                                <a:gd name="T123" fmla="*/ 2147483647 h 366"/>
                                <a:gd name="T124" fmla="*/ 2147483647 w 408"/>
                                <a:gd name="T125" fmla="*/ 2147483647 h 36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8" h="366">
                                  <a:moveTo>
                                    <a:pt x="252" y="6"/>
                                  </a:moveTo>
                                  <a:lnTo>
                                    <a:pt x="306" y="6"/>
                                  </a:lnTo>
                                  <a:lnTo>
                                    <a:pt x="318" y="6"/>
                                  </a:lnTo>
                                  <a:lnTo>
                                    <a:pt x="384" y="6"/>
                                  </a:lnTo>
                                  <a:lnTo>
                                    <a:pt x="384" y="18"/>
                                  </a:lnTo>
                                  <a:lnTo>
                                    <a:pt x="384" y="48"/>
                                  </a:lnTo>
                                  <a:lnTo>
                                    <a:pt x="390" y="84"/>
                                  </a:lnTo>
                                  <a:lnTo>
                                    <a:pt x="396" y="150"/>
                                  </a:lnTo>
                                  <a:lnTo>
                                    <a:pt x="396" y="162"/>
                                  </a:lnTo>
                                  <a:lnTo>
                                    <a:pt x="396" y="180"/>
                                  </a:lnTo>
                                  <a:lnTo>
                                    <a:pt x="396" y="186"/>
                                  </a:lnTo>
                                  <a:lnTo>
                                    <a:pt x="402" y="222"/>
                                  </a:lnTo>
                                  <a:lnTo>
                                    <a:pt x="402" y="228"/>
                                  </a:lnTo>
                                  <a:lnTo>
                                    <a:pt x="402" y="276"/>
                                  </a:lnTo>
                                  <a:lnTo>
                                    <a:pt x="408" y="276"/>
                                  </a:lnTo>
                                  <a:lnTo>
                                    <a:pt x="402" y="282"/>
                                  </a:lnTo>
                                  <a:lnTo>
                                    <a:pt x="396" y="282"/>
                                  </a:lnTo>
                                  <a:lnTo>
                                    <a:pt x="396" y="288"/>
                                  </a:lnTo>
                                  <a:lnTo>
                                    <a:pt x="390" y="288"/>
                                  </a:lnTo>
                                  <a:lnTo>
                                    <a:pt x="384" y="288"/>
                                  </a:lnTo>
                                  <a:lnTo>
                                    <a:pt x="384" y="282"/>
                                  </a:lnTo>
                                  <a:lnTo>
                                    <a:pt x="378" y="282"/>
                                  </a:lnTo>
                                  <a:lnTo>
                                    <a:pt x="372" y="282"/>
                                  </a:lnTo>
                                  <a:lnTo>
                                    <a:pt x="372" y="288"/>
                                  </a:lnTo>
                                  <a:lnTo>
                                    <a:pt x="372" y="294"/>
                                  </a:lnTo>
                                  <a:lnTo>
                                    <a:pt x="366" y="294"/>
                                  </a:lnTo>
                                  <a:lnTo>
                                    <a:pt x="366" y="288"/>
                                  </a:lnTo>
                                  <a:lnTo>
                                    <a:pt x="360" y="288"/>
                                  </a:lnTo>
                                  <a:lnTo>
                                    <a:pt x="354" y="288"/>
                                  </a:lnTo>
                                  <a:lnTo>
                                    <a:pt x="354" y="282"/>
                                  </a:lnTo>
                                  <a:lnTo>
                                    <a:pt x="348" y="282"/>
                                  </a:lnTo>
                                  <a:lnTo>
                                    <a:pt x="348" y="276"/>
                                  </a:lnTo>
                                  <a:lnTo>
                                    <a:pt x="354" y="276"/>
                                  </a:lnTo>
                                  <a:lnTo>
                                    <a:pt x="354" y="270"/>
                                  </a:lnTo>
                                  <a:lnTo>
                                    <a:pt x="348" y="270"/>
                                  </a:lnTo>
                                  <a:lnTo>
                                    <a:pt x="342" y="270"/>
                                  </a:lnTo>
                                  <a:lnTo>
                                    <a:pt x="336" y="270"/>
                                  </a:lnTo>
                                  <a:lnTo>
                                    <a:pt x="330" y="270"/>
                                  </a:lnTo>
                                  <a:lnTo>
                                    <a:pt x="324" y="270"/>
                                  </a:lnTo>
                                  <a:lnTo>
                                    <a:pt x="324" y="276"/>
                                  </a:lnTo>
                                  <a:lnTo>
                                    <a:pt x="330" y="276"/>
                                  </a:lnTo>
                                  <a:lnTo>
                                    <a:pt x="330" y="282"/>
                                  </a:lnTo>
                                  <a:lnTo>
                                    <a:pt x="330" y="288"/>
                                  </a:lnTo>
                                  <a:lnTo>
                                    <a:pt x="324" y="288"/>
                                  </a:lnTo>
                                  <a:lnTo>
                                    <a:pt x="324" y="294"/>
                                  </a:lnTo>
                                  <a:lnTo>
                                    <a:pt x="324" y="300"/>
                                  </a:lnTo>
                                  <a:lnTo>
                                    <a:pt x="318" y="300"/>
                                  </a:lnTo>
                                  <a:lnTo>
                                    <a:pt x="318" y="306"/>
                                  </a:lnTo>
                                  <a:lnTo>
                                    <a:pt x="312" y="306"/>
                                  </a:lnTo>
                                  <a:lnTo>
                                    <a:pt x="312" y="312"/>
                                  </a:lnTo>
                                  <a:lnTo>
                                    <a:pt x="312" y="318"/>
                                  </a:lnTo>
                                  <a:lnTo>
                                    <a:pt x="312" y="324"/>
                                  </a:lnTo>
                                  <a:lnTo>
                                    <a:pt x="306" y="324"/>
                                  </a:lnTo>
                                  <a:lnTo>
                                    <a:pt x="306" y="330"/>
                                  </a:lnTo>
                                  <a:lnTo>
                                    <a:pt x="306" y="336"/>
                                  </a:lnTo>
                                  <a:lnTo>
                                    <a:pt x="312" y="342"/>
                                  </a:lnTo>
                                  <a:lnTo>
                                    <a:pt x="318" y="342"/>
                                  </a:lnTo>
                                  <a:lnTo>
                                    <a:pt x="318" y="348"/>
                                  </a:lnTo>
                                  <a:lnTo>
                                    <a:pt x="318" y="354"/>
                                  </a:lnTo>
                                  <a:lnTo>
                                    <a:pt x="312" y="354"/>
                                  </a:lnTo>
                                  <a:lnTo>
                                    <a:pt x="306" y="354"/>
                                  </a:lnTo>
                                  <a:lnTo>
                                    <a:pt x="300" y="354"/>
                                  </a:lnTo>
                                  <a:lnTo>
                                    <a:pt x="300" y="348"/>
                                  </a:lnTo>
                                  <a:lnTo>
                                    <a:pt x="300" y="354"/>
                                  </a:lnTo>
                                  <a:lnTo>
                                    <a:pt x="300" y="360"/>
                                  </a:lnTo>
                                  <a:lnTo>
                                    <a:pt x="294" y="360"/>
                                  </a:lnTo>
                                  <a:lnTo>
                                    <a:pt x="288" y="360"/>
                                  </a:lnTo>
                                  <a:lnTo>
                                    <a:pt x="282" y="366"/>
                                  </a:lnTo>
                                  <a:lnTo>
                                    <a:pt x="276" y="366"/>
                                  </a:lnTo>
                                  <a:lnTo>
                                    <a:pt x="270" y="366"/>
                                  </a:lnTo>
                                  <a:lnTo>
                                    <a:pt x="258" y="366"/>
                                  </a:lnTo>
                                  <a:lnTo>
                                    <a:pt x="246" y="366"/>
                                  </a:lnTo>
                                  <a:lnTo>
                                    <a:pt x="240" y="366"/>
                                  </a:lnTo>
                                  <a:lnTo>
                                    <a:pt x="234" y="366"/>
                                  </a:lnTo>
                                  <a:lnTo>
                                    <a:pt x="228" y="366"/>
                                  </a:lnTo>
                                  <a:lnTo>
                                    <a:pt x="222" y="366"/>
                                  </a:lnTo>
                                  <a:lnTo>
                                    <a:pt x="204" y="366"/>
                                  </a:lnTo>
                                  <a:lnTo>
                                    <a:pt x="192" y="366"/>
                                  </a:lnTo>
                                  <a:lnTo>
                                    <a:pt x="186" y="366"/>
                                  </a:lnTo>
                                  <a:lnTo>
                                    <a:pt x="180" y="366"/>
                                  </a:lnTo>
                                  <a:lnTo>
                                    <a:pt x="174" y="366"/>
                                  </a:lnTo>
                                  <a:lnTo>
                                    <a:pt x="162" y="366"/>
                                  </a:lnTo>
                                  <a:lnTo>
                                    <a:pt x="162" y="360"/>
                                  </a:lnTo>
                                  <a:lnTo>
                                    <a:pt x="156" y="360"/>
                                  </a:lnTo>
                                  <a:lnTo>
                                    <a:pt x="150" y="360"/>
                                  </a:lnTo>
                                  <a:lnTo>
                                    <a:pt x="144" y="360"/>
                                  </a:lnTo>
                                  <a:lnTo>
                                    <a:pt x="144" y="354"/>
                                  </a:lnTo>
                                  <a:lnTo>
                                    <a:pt x="144" y="348"/>
                                  </a:lnTo>
                                  <a:lnTo>
                                    <a:pt x="144" y="342"/>
                                  </a:lnTo>
                                  <a:lnTo>
                                    <a:pt x="144" y="336"/>
                                  </a:lnTo>
                                  <a:lnTo>
                                    <a:pt x="138" y="336"/>
                                  </a:lnTo>
                                  <a:lnTo>
                                    <a:pt x="138" y="330"/>
                                  </a:lnTo>
                                  <a:lnTo>
                                    <a:pt x="138" y="324"/>
                                  </a:lnTo>
                                  <a:lnTo>
                                    <a:pt x="132" y="324"/>
                                  </a:lnTo>
                                  <a:lnTo>
                                    <a:pt x="132" y="318"/>
                                  </a:lnTo>
                                  <a:lnTo>
                                    <a:pt x="132" y="312"/>
                                  </a:lnTo>
                                  <a:lnTo>
                                    <a:pt x="126" y="312"/>
                                  </a:lnTo>
                                  <a:lnTo>
                                    <a:pt x="126" y="306"/>
                                  </a:lnTo>
                                  <a:lnTo>
                                    <a:pt x="120" y="306"/>
                                  </a:lnTo>
                                  <a:lnTo>
                                    <a:pt x="120" y="300"/>
                                  </a:lnTo>
                                  <a:lnTo>
                                    <a:pt x="126" y="300"/>
                                  </a:lnTo>
                                  <a:lnTo>
                                    <a:pt x="126" y="294"/>
                                  </a:lnTo>
                                  <a:lnTo>
                                    <a:pt x="132" y="294"/>
                                  </a:lnTo>
                                  <a:lnTo>
                                    <a:pt x="132" y="288"/>
                                  </a:lnTo>
                                  <a:lnTo>
                                    <a:pt x="132" y="282"/>
                                  </a:lnTo>
                                  <a:lnTo>
                                    <a:pt x="126" y="276"/>
                                  </a:lnTo>
                                  <a:lnTo>
                                    <a:pt x="126" y="270"/>
                                  </a:lnTo>
                                  <a:lnTo>
                                    <a:pt x="120" y="264"/>
                                  </a:lnTo>
                                  <a:lnTo>
                                    <a:pt x="120" y="258"/>
                                  </a:lnTo>
                                  <a:lnTo>
                                    <a:pt x="120" y="252"/>
                                  </a:lnTo>
                                  <a:lnTo>
                                    <a:pt x="126" y="252"/>
                                  </a:lnTo>
                                  <a:lnTo>
                                    <a:pt x="126" y="246"/>
                                  </a:lnTo>
                                  <a:lnTo>
                                    <a:pt x="120" y="246"/>
                                  </a:lnTo>
                                  <a:lnTo>
                                    <a:pt x="120" y="240"/>
                                  </a:lnTo>
                                  <a:lnTo>
                                    <a:pt x="120" y="246"/>
                                  </a:lnTo>
                                  <a:lnTo>
                                    <a:pt x="120" y="240"/>
                                  </a:lnTo>
                                  <a:lnTo>
                                    <a:pt x="120" y="234"/>
                                  </a:lnTo>
                                  <a:lnTo>
                                    <a:pt x="114" y="234"/>
                                  </a:lnTo>
                                  <a:lnTo>
                                    <a:pt x="114" y="228"/>
                                  </a:lnTo>
                                  <a:lnTo>
                                    <a:pt x="114" y="222"/>
                                  </a:lnTo>
                                  <a:lnTo>
                                    <a:pt x="114" y="216"/>
                                  </a:lnTo>
                                  <a:lnTo>
                                    <a:pt x="108" y="216"/>
                                  </a:lnTo>
                                  <a:lnTo>
                                    <a:pt x="108" y="210"/>
                                  </a:lnTo>
                                  <a:lnTo>
                                    <a:pt x="108" y="204"/>
                                  </a:lnTo>
                                  <a:lnTo>
                                    <a:pt x="102" y="198"/>
                                  </a:lnTo>
                                  <a:lnTo>
                                    <a:pt x="96" y="198"/>
                                  </a:lnTo>
                                  <a:lnTo>
                                    <a:pt x="96" y="192"/>
                                  </a:lnTo>
                                  <a:lnTo>
                                    <a:pt x="90" y="192"/>
                                  </a:lnTo>
                                  <a:lnTo>
                                    <a:pt x="96" y="186"/>
                                  </a:lnTo>
                                  <a:lnTo>
                                    <a:pt x="96" y="180"/>
                                  </a:lnTo>
                                  <a:lnTo>
                                    <a:pt x="96" y="174"/>
                                  </a:lnTo>
                                  <a:lnTo>
                                    <a:pt x="90" y="174"/>
                                  </a:lnTo>
                                  <a:lnTo>
                                    <a:pt x="90" y="168"/>
                                  </a:lnTo>
                                  <a:lnTo>
                                    <a:pt x="78" y="156"/>
                                  </a:lnTo>
                                  <a:lnTo>
                                    <a:pt x="66" y="144"/>
                                  </a:lnTo>
                                  <a:lnTo>
                                    <a:pt x="66" y="138"/>
                                  </a:lnTo>
                                  <a:lnTo>
                                    <a:pt x="60" y="138"/>
                                  </a:lnTo>
                                  <a:lnTo>
                                    <a:pt x="54" y="138"/>
                                  </a:lnTo>
                                  <a:lnTo>
                                    <a:pt x="48" y="138"/>
                                  </a:lnTo>
                                  <a:lnTo>
                                    <a:pt x="48" y="132"/>
                                  </a:lnTo>
                                  <a:lnTo>
                                    <a:pt x="42" y="132"/>
                                  </a:lnTo>
                                  <a:lnTo>
                                    <a:pt x="36" y="132"/>
                                  </a:lnTo>
                                  <a:lnTo>
                                    <a:pt x="30" y="138"/>
                                  </a:lnTo>
                                  <a:lnTo>
                                    <a:pt x="24" y="138"/>
                                  </a:lnTo>
                                  <a:lnTo>
                                    <a:pt x="18" y="132"/>
                                  </a:lnTo>
                                  <a:lnTo>
                                    <a:pt x="12" y="132"/>
                                  </a:lnTo>
                                  <a:lnTo>
                                    <a:pt x="12" y="126"/>
                                  </a:lnTo>
                                  <a:lnTo>
                                    <a:pt x="18" y="126"/>
                                  </a:lnTo>
                                  <a:lnTo>
                                    <a:pt x="18" y="120"/>
                                  </a:lnTo>
                                  <a:lnTo>
                                    <a:pt x="18" y="114"/>
                                  </a:lnTo>
                                  <a:lnTo>
                                    <a:pt x="12" y="114"/>
                                  </a:lnTo>
                                  <a:lnTo>
                                    <a:pt x="12" y="108"/>
                                  </a:lnTo>
                                  <a:lnTo>
                                    <a:pt x="6" y="108"/>
                                  </a:lnTo>
                                  <a:lnTo>
                                    <a:pt x="6" y="102"/>
                                  </a:lnTo>
                                  <a:lnTo>
                                    <a:pt x="6" y="96"/>
                                  </a:lnTo>
                                  <a:lnTo>
                                    <a:pt x="0" y="96"/>
                                  </a:lnTo>
                                  <a:lnTo>
                                    <a:pt x="6" y="96"/>
                                  </a:lnTo>
                                  <a:lnTo>
                                    <a:pt x="6" y="90"/>
                                  </a:lnTo>
                                  <a:lnTo>
                                    <a:pt x="6" y="84"/>
                                  </a:lnTo>
                                  <a:lnTo>
                                    <a:pt x="6" y="78"/>
                                  </a:lnTo>
                                  <a:lnTo>
                                    <a:pt x="0" y="78"/>
                                  </a:lnTo>
                                  <a:lnTo>
                                    <a:pt x="0" y="72"/>
                                  </a:lnTo>
                                  <a:lnTo>
                                    <a:pt x="0" y="66"/>
                                  </a:lnTo>
                                  <a:lnTo>
                                    <a:pt x="6" y="66"/>
                                  </a:lnTo>
                                  <a:lnTo>
                                    <a:pt x="6" y="60"/>
                                  </a:lnTo>
                                  <a:lnTo>
                                    <a:pt x="12" y="60"/>
                                  </a:lnTo>
                                  <a:lnTo>
                                    <a:pt x="12" y="54"/>
                                  </a:lnTo>
                                  <a:lnTo>
                                    <a:pt x="12" y="48"/>
                                  </a:lnTo>
                                  <a:lnTo>
                                    <a:pt x="6" y="48"/>
                                  </a:lnTo>
                                  <a:lnTo>
                                    <a:pt x="12" y="48"/>
                                  </a:lnTo>
                                  <a:lnTo>
                                    <a:pt x="12" y="42"/>
                                  </a:lnTo>
                                  <a:lnTo>
                                    <a:pt x="12" y="36"/>
                                  </a:lnTo>
                                  <a:lnTo>
                                    <a:pt x="12" y="30"/>
                                  </a:lnTo>
                                  <a:lnTo>
                                    <a:pt x="6" y="30"/>
                                  </a:lnTo>
                                  <a:lnTo>
                                    <a:pt x="12" y="30"/>
                                  </a:lnTo>
                                  <a:lnTo>
                                    <a:pt x="12" y="24"/>
                                  </a:lnTo>
                                  <a:lnTo>
                                    <a:pt x="18" y="24"/>
                                  </a:lnTo>
                                  <a:lnTo>
                                    <a:pt x="18" y="18"/>
                                  </a:lnTo>
                                  <a:lnTo>
                                    <a:pt x="24" y="12"/>
                                  </a:lnTo>
                                  <a:lnTo>
                                    <a:pt x="18" y="12"/>
                                  </a:lnTo>
                                  <a:lnTo>
                                    <a:pt x="18" y="6"/>
                                  </a:lnTo>
                                  <a:lnTo>
                                    <a:pt x="18" y="0"/>
                                  </a:lnTo>
                                  <a:lnTo>
                                    <a:pt x="48" y="0"/>
                                  </a:lnTo>
                                  <a:lnTo>
                                    <a:pt x="78" y="0"/>
                                  </a:lnTo>
                                  <a:lnTo>
                                    <a:pt x="120" y="0"/>
                                  </a:lnTo>
                                  <a:lnTo>
                                    <a:pt x="150" y="6"/>
                                  </a:lnTo>
                                  <a:lnTo>
                                    <a:pt x="168" y="6"/>
                                  </a:lnTo>
                                  <a:lnTo>
                                    <a:pt x="204" y="6"/>
                                  </a:lnTo>
                                  <a:lnTo>
                                    <a:pt x="234" y="6"/>
                                  </a:lnTo>
                                  <a:lnTo>
                                    <a:pt x="252" y="6"/>
                                  </a:lnTo>
                                  <a:close/>
                                </a:path>
                              </a:pathLst>
                            </a:custGeom>
                            <a:solidFill>
                              <a:srgbClr val="00FFFF"/>
                            </a:solidFill>
                            <a:ln w="9525">
                              <a:solidFill>
                                <a:schemeClr val="tx1"/>
                              </a:solidFill>
                              <a:prstDash val="solid"/>
                              <a:round/>
                              <a:headEnd/>
                              <a:tailEnd/>
                            </a:ln>
                          </wps:spPr>
                          <wps:bodyPr/>
                        </wps:wsp>
                        <wps:wsp>
                          <wps:cNvPr id="525" name="Freeform 66"/>
                          <wps:cNvSpPr>
                            <a:spLocks/>
                          </wps:cNvSpPr>
                          <wps:spPr bwMode="auto">
                            <a:xfrm>
                              <a:off x="16735725" y="2819350"/>
                              <a:ext cx="650459" cy="1058782"/>
                            </a:xfrm>
                            <a:custGeom>
                              <a:avLst/>
                              <a:gdLst>
                                <a:gd name="T0" fmla="*/ 2147483647 w 180"/>
                                <a:gd name="T1" fmla="*/ 2147483647 h 300"/>
                                <a:gd name="T2" fmla="*/ 2147483647 w 180"/>
                                <a:gd name="T3" fmla="*/ 2147483647 h 300"/>
                                <a:gd name="T4" fmla="*/ 2147483647 w 180"/>
                                <a:gd name="T5" fmla="*/ 2147483647 h 300"/>
                                <a:gd name="T6" fmla="*/ 2147483647 w 180"/>
                                <a:gd name="T7" fmla="*/ 2147483647 h 300"/>
                                <a:gd name="T8" fmla="*/ 2147483647 w 180"/>
                                <a:gd name="T9" fmla="*/ 2147483647 h 300"/>
                                <a:gd name="T10" fmla="*/ 2147483647 w 180"/>
                                <a:gd name="T11" fmla="*/ 2147483647 h 300"/>
                                <a:gd name="T12" fmla="*/ 2147483647 w 180"/>
                                <a:gd name="T13" fmla="*/ 2147483647 h 300"/>
                                <a:gd name="T14" fmla="*/ 2147483647 w 180"/>
                                <a:gd name="T15" fmla="*/ 2147483647 h 300"/>
                                <a:gd name="T16" fmla="*/ 2147483647 w 180"/>
                                <a:gd name="T17" fmla="*/ 2147483647 h 300"/>
                                <a:gd name="T18" fmla="*/ 2147483647 w 180"/>
                                <a:gd name="T19" fmla="*/ 2147483647 h 300"/>
                                <a:gd name="T20" fmla="*/ 2147483647 w 180"/>
                                <a:gd name="T21" fmla="*/ 2147483647 h 300"/>
                                <a:gd name="T22" fmla="*/ 2147483647 w 180"/>
                                <a:gd name="T23" fmla="*/ 2147483647 h 300"/>
                                <a:gd name="T24" fmla="*/ 2147483647 w 180"/>
                                <a:gd name="T25" fmla="*/ 2147483647 h 300"/>
                                <a:gd name="T26" fmla="*/ 2147483647 w 180"/>
                                <a:gd name="T27" fmla="*/ 2147483647 h 300"/>
                                <a:gd name="T28" fmla="*/ 2147483647 w 180"/>
                                <a:gd name="T29" fmla="*/ 2147483647 h 300"/>
                                <a:gd name="T30" fmla="*/ 2147483647 w 180"/>
                                <a:gd name="T31" fmla="*/ 2147483647 h 300"/>
                                <a:gd name="T32" fmla="*/ 2147483647 w 180"/>
                                <a:gd name="T33" fmla="*/ 2147483647 h 300"/>
                                <a:gd name="T34" fmla="*/ 2147483647 w 180"/>
                                <a:gd name="T35" fmla="*/ 2147483647 h 300"/>
                                <a:gd name="T36" fmla="*/ 2147483647 w 180"/>
                                <a:gd name="T37" fmla="*/ 2147483647 h 300"/>
                                <a:gd name="T38" fmla="*/ 2147483647 w 180"/>
                                <a:gd name="T39" fmla="*/ 2147483647 h 300"/>
                                <a:gd name="T40" fmla="*/ 2147483647 w 180"/>
                                <a:gd name="T41" fmla="*/ 2147483647 h 300"/>
                                <a:gd name="T42" fmla="*/ 2147483647 w 180"/>
                                <a:gd name="T43" fmla="*/ 2147483647 h 300"/>
                                <a:gd name="T44" fmla="*/ 2147483647 w 180"/>
                                <a:gd name="T45" fmla="*/ 2147483647 h 300"/>
                                <a:gd name="T46" fmla="*/ 2147483647 w 180"/>
                                <a:gd name="T47" fmla="*/ 2147483647 h 300"/>
                                <a:gd name="T48" fmla="*/ 2147483647 w 180"/>
                                <a:gd name="T49" fmla="*/ 2147483647 h 300"/>
                                <a:gd name="T50" fmla="*/ 2147483647 w 180"/>
                                <a:gd name="T51" fmla="*/ 2147483647 h 300"/>
                                <a:gd name="T52" fmla="*/ 2147483647 w 180"/>
                                <a:gd name="T53" fmla="*/ 2147483647 h 300"/>
                                <a:gd name="T54" fmla="*/ 2147483647 w 180"/>
                                <a:gd name="T55" fmla="*/ 2147483647 h 300"/>
                                <a:gd name="T56" fmla="*/ 2147483647 w 180"/>
                                <a:gd name="T57" fmla="*/ 2147483647 h 300"/>
                                <a:gd name="T58" fmla="*/ 2147483647 w 180"/>
                                <a:gd name="T59" fmla="*/ 2147483647 h 300"/>
                                <a:gd name="T60" fmla="*/ 2147483647 w 180"/>
                                <a:gd name="T61" fmla="*/ 2147483647 h 300"/>
                                <a:gd name="T62" fmla="*/ 2147483647 w 180"/>
                                <a:gd name="T63" fmla="*/ 2147483647 h 300"/>
                                <a:gd name="T64" fmla="*/ 2147483647 w 180"/>
                                <a:gd name="T65" fmla="*/ 2147483647 h 300"/>
                                <a:gd name="T66" fmla="*/ 2147483647 w 180"/>
                                <a:gd name="T67" fmla="*/ 2147483647 h 300"/>
                                <a:gd name="T68" fmla="*/ 2147483647 w 180"/>
                                <a:gd name="T69" fmla="*/ 2147483647 h 300"/>
                                <a:gd name="T70" fmla="*/ 2147483647 w 180"/>
                                <a:gd name="T71" fmla="*/ 2147483647 h 300"/>
                                <a:gd name="T72" fmla="*/ 2147483647 w 180"/>
                                <a:gd name="T73" fmla="*/ 2147483647 h 300"/>
                                <a:gd name="T74" fmla="*/ 2147483647 w 180"/>
                                <a:gd name="T75" fmla="*/ 2147483647 h 300"/>
                                <a:gd name="T76" fmla="*/ 2147483647 w 180"/>
                                <a:gd name="T77" fmla="*/ 2147483647 h 300"/>
                                <a:gd name="T78" fmla="*/ 2147483647 w 180"/>
                                <a:gd name="T79" fmla="*/ 2147483647 h 300"/>
                                <a:gd name="T80" fmla="*/ 2147483647 w 180"/>
                                <a:gd name="T81" fmla="*/ 2147483647 h 300"/>
                                <a:gd name="T82" fmla="*/ 0 w 180"/>
                                <a:gd name="T83" fmla="*/ 2147483647 h 300"/>
                                <a:gd name="T84" fmla="*/ 0 w 180"/>
                                <a:gd name="T85" fmla="*/ 2147483647 h 300"/>
                                <a:gd name="T86" fmla="*/ 0 w 180"/>
                                <a:gd name="T87" fmla="*/ 0 h 300"/>
                                <a:gd name="T88" fmla="*/ 2147483647 w 180"/>
                                <a:gd name="T89" fmla="*/ 0 h 300"/>
                                <a:gd name="T90" fmla="*/ 2147483647 w 180"/>
                                <a:gd name="T91" fmla="*/ 0 h 300"/>
                                <a:gd name="T92" fmla="*/ 2147483647 w 180"/>
                                <a:gd name="T93" fmla="*/ 0 h 300"/>
                                <a:gd name="T94" fmla="*/ 2147483647 w 180"/>
                                <a:gd name="T95" fmla="*/ 0 h 300"/>
                                <a:gd name="T96" fmla="*/ 2147483647 w 180"/>
                                <a:gd name="T97" fmla="*/ 0 h 300"/>
                                <a:gd name="T98" fmla="*/ 2147483647 w 180"/>
                                <a:gd name="T99" fmla="*/ 0 h 300"/>
                                <a:gd name="T100" fmla="*/ 2147483647 w 180"/>
                                <a:gd name="T101" fmla="*/ 2147483647 h 300"/>
                                <a:gd name="T102" fmla="*/ 2147483647 w 180"/>
                                <a:gd name="T103" fmla="*/ 2147483647 h 300"/>
                                <a:gd name="T104" fmla="*/ 2147483647 w 180"/>
                                <a:gd name="T105" fmla="*/ 2147483647 h 300"/>
                                <a:gd name="T106" fmla="*/ 2147483647 w 180"/>
                                <a:gd name="T107" fmla="*/ 2147483647 h 300"/>
                                <a:gd name="T108" fmla="*/ 2147483647 w 180"/>
                                <a:gd name="T109" fmla="*/ 2147483647 h 300"/>
                                <a:gd name="T110" fmla="*/ 2147483647 w 180"/>
                                <a:gd name="T111" fmla="*/ 2147483647 h 300"/>
                                <a:gd name="T112" fmla="*/ 2147483647 w 180"/>
                                <a:gd name="T113" fmla="*/ 2147483647 h 300"/>
                                <a:gd name="T114" fmla="*/ 2147483647 w 180"/>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80" h="300">
                                  <a:moveTo>
                                    <a:pt x="180" y="6"/>
                                  </a:moveTo>
                                  <a:lnTo>
                                    <a:pt x="180" y="30"/>
                                  </a:lnTo>
                                  <a:lnTo>
                                    <a:pt x="180" y="60"/>
                                  </a:lnTo>
                                  <a:lnTo>
                                    <a:pt x="180" y="72"/>
                                  </a:lnTo>
                                  <a:lnTo>
                                    <a:pt x="180" y="78"/>
                                  </a:lnTo>
                                  <a:lnTo>
                                    <a:pt x="180" y="84"/>
                                  </a:lnTo>
                                  <a:lnTo>
                                    <a:pt x="180" y="90"/>
                                  </a:lnTo>
                                  <a:lnTo>
                                    <a:pt x="174" y="144"/>
                                  </a:lnTo>
                                  <a:lnTo>
                                    <a:pt x="174" y="162"/>
                                  </a:lnTo>
                                  <a:lnTo>
                                    <a:pt x="174" y="174"/>
                                  </a:lnTo>
                                  <a:lnTo>
                                    <a:pt x="174" y="180"/>
                                  </a:lnTo>
                                  <a:lnTo>
                                    <a:pt x="174" y="186"/>
                                  </a:lnTo>
                                  <a:lnTo>
                                    <a:pt x="174" y="192"/>
                                  </a:lnTo>
                                  <a:lnTo>
                                    <a:pt x="174" y="210"/>
                                  </a:lnTo>
                                  <a:lnTo>
                                    <a:pt x="174" y="216"/>
                                  </a:lnTo>
                                  <a:lnTo>
                                    <a:pt x="174" y="222"/>
                                  </a:lnTo>
                                  <a:lnTo>
                                    <a:pt x="174" y="228"/>
                                  </a:lnTo>
                                  <a:lnTo>
                                    <a:pt x="168" y="234"/>
                                  </a:lnTo>
                                  <a:lnTo>
                                    <a:pt x="162" y="264"/>
                                  </a:lnTo>
                                  <a:lnTo>
                                    <a:pt x="162" y="270"/>
                                  </a:lnTo>
                                  <a:lnTo>
                                    <a:pt x="162" y="276"/>
                                  </a:lnTo>
                                  <a:lnTo>
                                    <a:pt x="162" y="282"/>
                                  </a:lnTo>
                                  <a:lnTo>
                                    <a:pt x="156" y="300"/>
                                  </a:lnTo>
                                  <a:lnTo>
                                    <a:pt x="144" y="294"/>
                                  </a:lnTo>
                                  <a:lnTo>
                                    <a:pt x="132" y="294"/>
                                  </a:lnTo>
                                  <a:lnTo>
                                    <a:pt x="108" y="288"/>
                                  </a:lnTo>
                                  <a:lnTo>
                                    <a:pt x="102" y="288"/>
                                  </a:lnTo>
                                  <a:lnTo>
                                    <a:pt x="96" y="288"/>
                                  </a:lnTo>
                                  <a:lnTo>
                                    <a:pt x="84" y="282"/>
                                  </a:lnTo>
                                  <a:lnTo>
                                    <a:pt x="78" y="282"/>
                                  </a:lnTo>
                                  <a:lnTo>
                                    <a:pt x="36" y="276"/>
                                  </a:lnTo>
                                  <a:lnTo>
                                    <a:pt x="30" y="270"/>
                                  </a:lnTo>
                                  <a:lnTo>
                                    <a:pt x="24" y="270"/>
                                  </a:lnTo>
                                  <a:lnTo>
                                    <a:pt x="18" y="270"/>
                                  </a:lnTo>
                                  <a:lnTo>
                                    <a:pt x="18" y="222"/>
                                  </a:lnTo>
                                  <a:lnTo>
                                    <a:pt x="18" y="216"/>
                                  </a:lnTo>
                                  <a:lnTo>
                                    <a:pt x="12" y="180"/>
                                  </a:lnTo>
                                  <a:lnTo>
                                    <a:pt x="12" y="174"/>
                                  </a:lnTo>
                                  <a:lnTo>
                                    <a:pt x="12" y="156"/>
                                  </a:lnTo>
                                  <a:lnTo>
                                    <a:pt x="12" y="144"/>
                                  </a:lnTo>
                                  <a:lnTo>
                                    <a:pt x="6" y="78"/>
                                  </a:lnTo>
                                  <a:lnTo>
                                    <a:pt x="0" y="42"/>
                                  </a:lnTo>
                                  <a:lnTo>
                                    <a:pt x="0" y="12"/>
                                  </a:lnTo>
                                  <a:lnTo>
                                    <a:pt x="0" y="0"/>
                                  </a:lnTo>
                                  <a:lnTo>
                                    <a:pt x="18" y="0"/>
                                  </a:lnTo>
                                  <a:lnTo>
                                    <a:pt x="48" y="0"/>
                                  </a:lnTo>
                                  <a:lnTo>
                                    <a:pt x="78" y="0"/>
                                  </a:lnTo>
                                  <a:lnTo>
                                    <a:pt x="84" y="0"/>
                                  </a:lnTo>
                                  <a:lnTo>
                                    <a:pt x="90" y="0"/>
                                  </a:lnTo>
                                  <a:lnTo>
                                    <a:pt x="102" y="0"/>
                                  </a:lnTo>
                                  <a:lnTo>
                                    <a:pt x="108" y="6"/>
                                  </a:lnTo>
                                  <a:lnTo>
                                    <a:pt x="114" y="6"/>
                                  </a:lnTo>
                                  <a:lnTo>
                                    <a:pt x="120" y="6"/>
                                  </a:lnTo>
                                  <a:lnTo>
                                    <a:pt x="126" y="6"/>
                                  </a:lnTo>
                                  <a:lnTo>
                                    <a:pt x="156" y="6"/>
                                  </a:lnTo>
                                  <a:lnTo>
                                    <a:pt x="162" y="6"/>
                                  </a:lnTo>
                                  <a:lnTo>
                                    <a:pt x="168" y="6"/>
                                  </a:lnTo>
                                  <a:lnTo>
                                    <a:pt x="180" y="6"/>
                                  </a:lnTo>
                                  <a:close/>
                                </a:path>
                              </a:pathLst>
                            </a:custGeom>
                            <a:solidFill>
                              <a:srgbClr val="BF95DF"/>
                            </a:solidFill>
                            <a:ln w="9525">
                              <a:solidFill>
                                <a:schemeClr val="tx1"/>
                              </a:solidFill>
                              <a:prstDash val="solid"/>
                              <a:round/>
                              <a:headEnd/>
                              <a:tailEnd/>
                            </a:ln>
                          </wps:spPr>
                          <wps:bodyPr/>
                        </wps:wsp>
                        <wps:wsp>
                          <wps:cNvPr id="526" name="Freeform 67"/>
                          <wps:cNvSpPr>
                            <a:spLocks/>
                          </wps:cNvSpPr>
                          <wps:spPr bwMode="auto">
                            <a:xfrm>
                              <a:off x="17299456" y="2840525"/>
                              <a:ext cx="802232" cy="1207011"/>
                            </a:xfrm>
                            <a:custGeom>
                              <a:avLst/>
                              <a:gdLst>
                                <a:gd name="T0" fmla="*/ 2147483647 w 222"/>
                                <a:gd name="T1" fmla="*/ 0 h 342"/>
                                <a:gd name="T2" fmla="*/ 2147483647 w 222"/>
                                <a:gd name="T3" fmla="*/ 0 h 342"/>
                                <a:gd name="T4" fmla="*/ 2147483647 w 222"/>
                                <a:gd name="T5" fmla="*/ 0 h 342"/>
                                <a:gd name="T6" fmla="*/ 2147483647 w 222"/>
                                <a:gd name="T7" fmla="*/ 0 h 342"/>
                                <a:gd name="T8" fmla="*/ 2147483647 w 222"/>
                                <a:gd name="T9" fmla="*/ 2147483647 h 342"/>
                                <a:gd name="T10" fmla="*/ 2147483647 w 222"/>
                                <a:gd name="T11" fmla="*/ 2147483647 h 342"/>
                                <a:gd name="T12" fmla="*/ 2147483647 w 222"/>
                                <a:gd name="T13" fmla="*/ 2147483647 h 342"/>
                                <a:gd name="T14" fmla="*/ 2147483647 w 222"/>
                                <a:gd name="T15" fmla="*/ 2147483647 h 342"/>
                                <a:gd name="T16" fmla="*/ 2147483647 w 222"/>
                                <a:gd name="T17" fmla="*/ 2147483647 h 342"/>
                                <a:gd name="T18" fmla="*/ 2147483647 w 222"/>
                                <a:gd name="T19" fmla="*/ 2147483647 h 342"/>
                                <a:gd name="T20" fmla="*/ 2147483647 w 222"/>
                                <a:gd name="T21" fmla="*/ 2147483647 h 342"/>
                                <a:gd name="T22" fmla="*/ 2147483647 w 222"/>
                                <a:gd name="T23" fmla="*/ 2147483647 h 342"/>
                                <a:gd name="T24" fmla="*/ 2147483647 w 222"/>
                                <a:gd name="T25" fmla="*/ 2147483647 h 342"/>
                                <a:gd name="T26" fmla="*/ 2147483647 w 222"/>
                                <a:gd name="T27" fmla="*/ 2147483647 h 342"/>
                                <a:gd name="T28" fmla="*/ 2147483647 w 222"/>
                                <a:gd name="T29" fmla="*/ 2147483647 h 342"/>
                                <a:gd name="T30" fmla="*/ 2147483647 w 222"/>
                                <a:gd name="T31" fmla="*/ 2147483647 h 342"/>
                                <a:gd name="T32" fmla="*/ 2147483647 w 222"/>
                                <a:gd name="T33" fmla="*/ 2147483647 h 342"/>
                                <a:gd name="T34" fmla="*/ 2147483647 w 222"/>
                                <a:gd name="T35" fmla="*/ 2147483647 h 342"/>
                                <a:gd name="T36" fmla="*/ 2147483647 w 222"/>
                                <a:gd name="T37" fmla="*/ 2147483647 h 342"/>
                                <a:gd name="T38" fmla="*/ 2147483647 w 222"/>
                                <a:gd name="T39" fmla="*/ 2147483647 h 342"/>
                                <a:gd name="T40" fmla="*/ 2147483647 w 222"/>
                                <a:gd name="T41" fmla="*/ 2147483647 h 342"/>
                                <a:gd name="T42" fmla="*/ 2147483647 w 222"/>
                                <a:gd name="T43" fmla="*/ 2147483647 h 342"/>
                                <a:gd name="T44" fmla="*/ 2147483647 w 222"/>
                                <a:gd name="T45" fmla="*/ 2147483647 h 342"/>
                                <a:gd name="T46" fmla="*/ 0 w 222"/>
                                <a:gd name="T47" fmla="*/ 2147483647 h 342"/>
                                <a:gd name="T48" fmla="*/ 2147483647 w 222"/>
                                <a:gd name="T49" fmla="*/ 2147483647 h 342"/>
                                <a:gd name="T50" fmla="*/ 2147483647 w 222"/>
                                <a:gd name="T51" fmla="*/ 2147483647 h 342"/>
                                <a:gd name="T52" fmla="*/ 2147483647 w 222"/>
                                <a:gd name="T53" fmla="*/ 2147483647 h 342"/>
                                <a:gd name="T54" fmla="*/ 2147483647 w 222"/>
                                <a:gd name="T55" fmla="*/ 2147483647 h 342"/>
                                <a:gd name="T56" fmla="*/ 2147483647 w 222"/>
                                <a:gd name="T57" fmla="*/ 2147483647 h 342"/>
                                <a:gd name="T58" fmla="*/ 2147483647 w 222"/>
                                <a:gd name="T59" fmla="*/ 2147483647 h 342"/>
                                <a:gd name="T60" fmla="*/ 2147483647 w 222"/>
                                <a:gd name="T61" fmla="*/ 2147483647 h 342"/>
                                <a:gd name="T62" fmla="*/ 2147483647 w 222"/>
                                <a:gd name="T63" fmla="*/ 2147483647 h 342"/>
                                <a:gd name="T64" fmla="*/ 2147483647 w 222"/>
                                <a:gd name="T65" fmla="*/ 2147483647 h 342"/>
                                <a:gd name="T66" fmla="*/ 2147483647 w 222"/>
                                <a:gd name="T67" fmla="*/ 2147483647 h 342"/>
                                <a:gd name="T68" fmla="*/ 2147483647 w 222"/>
                                <a:gd name="T69" fmla="*/ 0 h 342"/>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2" h="342">
                                  <a:moveTo>
                                    <a:pt x="24" y="0"/>
                                  </a:moveTo>
                                  <a:lnTo>
                                    <a:pt x="60" y="0"/>
                                  </a:lnTo>
                                  <a:lnTo>
                                    <a:pt x="96" y="0"/>
                                  </a:lnTo>
                                  <a:lnTo>
                                    <a:pt x="132" y="0"/>
                                  </a:lnTo>
                                  <a:lnTo>
                                    <a:pt x="144" y="0"/>
                                  </a:lnTo>
                                  <a:lnTo>
                                    <a:pt x="150" y="0"/>
                                  </a:lnTo>
                                  <a:lnTo>
                                    <a:pt x="174" y="0"/>
                                  </a:lnTo>
                                  <a:lnTo>
                                    <a:pt x="180" y="0"/>
                                  </a:lnTo>
                                  <a:lnTo>
                                    <a:pt x="192" y="6"/>
                                  </a:lnTo>
                                  <a:lnTo>
                                    <a:pt x="198" y="12"/>
                                  </a:lnTo>
                                  <a:lnTo>
                                    <a:pt x="204" y="12"/>
                                  </a:lnTo>
                                  <a:lnTo>
                                    <a:pt x="204" y="18"/>
                                  </a:lnTo>
                                  <a:lnTo>
                                    <a:pt x="204" y="30"/>
                                  </a:lnTo>
                                  <a:lnTo>
                                    <a:pt x="210" y="42"/>
                                  </a:lnTo>
                                  <a:lnTo>
                                    <a:pt x="216" y="66"/>
                                  </a:lnTo>
                                  <a:lnTo>
                                    <a:pt x="216" y="72"/>
                                  </a:lnTo>
                                  <a:lnTo>
                                    <a:pt x="216" y="78"/>
                                  </a:lnTo>
                                  <a:lnTo>
                                    <a:pt x="216" y="84"/>
                                  </a:lnTo>
                                  <a:lnTo>
                                    <a:pt x="222" y="84"/>
                                  </a:lnTo>
                                  <a:lnTo>
                                    <a:pt x="222" y="90"/>
                                  </a:lnTo>
                                  <a:lnTo>
                                    <a:pt x="222" y="102"/>
                                  </a:lnTo>
                                  <a:lnTo>
                                    <a:pt x="216" y="156"/>
                                  </a:lnTo>
                                  <a:lnTo>
                                    <a:pt x="210" y="162"/>
                                  </a:lnTo>
                                  <a:lnTo>
                                    <a:pt x="210" y="174"/>
                                  </a:lnTo>
                                  <a:lnTo>
                                    <a:pt x="210" y="198"/>
                                  </a:lnTo>
                                  <a:lnTo>
                                    <a:pt x="204" y="216"/>
                                  </a:lnTo>
                                  <a:lnTo>
                                    <a:pt x="198" y="240"/>
                                  </a:lnTo>
                                  <a:lnTo>
                                    <a:pt x="198" y="246"/>
                                  </a:lnTo>
                                  <a:lnTo>
                                    <a:pt x="186" y="270"/>
                                  </a:lnTo>
                                  <a:lnTo>
                                    <a:pt x="180" y="276"/>
                                  </a:lnTo>
                                  <a:lnTo>
                                    <a:pt x="174" y="288"/>
                                  </a:lnTo>
                                  <a:lnTo>
                                    <a:pt x="168" y="294"/>
                                  </a:lnTo>
                                  <a:lnTo>
                                    <a:pt x="168" y="300"/>
                                  </a:lnTo>
                                  <a:lnTo>
                                    <a:pt x="162" y="306"/>
                                  </a:lnTo>
                                  <a:lnTo>
                                    <a:pt x="162" y="312"/>
                                  </a:lnTo>
                                  <a:lnTo>
                                    <a:pt x="150" y="330"/>
                                  </a:lnTo>
                                  <a:lnTo>
                                    <a:pt x="144" y="336"/>
                                  </a:lnTo>
                                  <a:lnTo>
                                    <a:pt x="144" y="342"/>
                                  </a:lnTo>
                                  <a:lnTo>
                                    <a:pt x="126" y="336"/>
                                  </a:lnTo>
                                  <a:lnTo>
                                    <a:pt x="120" y="336"/>
                                  </a:lnTo>
                                  <a:lnTo>
                                    <a:pt x="96" y="330"/>
                                  </a:lnTo>
                                  <a:lnTo>
                                    <a:pt x="90" y="330"/>
                                  </a:lnTo>
                                  <a:lnTo>
                                    <a:pt x="72" y="330"/>
                                  </a:lnTo>
                                  <a:lnTo>
                                    <a:pt x="54" y="324"/>
                                  </a:lnTo>
                                  <a:lnTo>
                                    <a:pt x="42" y="318"/>
                                  </a:lnTo>
                                  <a:lnTo>
                                    <a:pt x="24" y="312"/>
                                  </a:lnTo>
                                  <a:lnTo>
                                    <a:pt x="12" y="300"/>
                                  </a:lnTo>
                                  <a:lnTo>
                                    <a:pt x="0" y="294"/>
                                  </a:lnTo>
                                  <a:lnTo>
                                    <a:pt x="6" y="276"/>
                                  </a:lnTo>
                                  <a:lnTo>
                                    <a:pt x="6" y="270"/>
                                  </a:lnTo>
                                  <a:lnTo>
                                    <a:pt x="6" y="264"/>
                                  </a:lnTo>
                                  <a:lnTo>
                                    <a:pt x="6" y="258"/>
                                  </a:lnTo>
                                  <a:lnTo>
                                    <a:pt x="12" y="228"/>
                                  </a:lnTo>
                                  <a:lnTo>
                                    <a:pt x="18" y="222"/>
                                  </a:lnTo>
                                  <a:lnTo>
                                    <a:pt x="18" y="216"/>
                                  </a:lnTo>
                                  <a:lnTo>
                                    <a:pt x="18" y="210"/>
                                  </a:lnTo>
                                  <a:lnTo>
                                    <a:pt x="18" y="204"/>
                                  </a:lnTo>
                                  <a:lnTo>
                                    <a:pt x="18" y="186"/>
                                  </a:lnTo>
                                  <a:lnTo>
                                    <a:pt x="18" y="180"/>
                                  </a:lnTo>
                                  <a:lnTo>
                                    <a:pt x="18" y="174"/>
                                  </a:lnTo>
                                  <a:lnTo>
                                    <a:pt x="18" y="168"/>
                                  </a:lnTo>
                                  <a:lnTo>
                                    <a:pt x="18" y="156"/>
                                  </a:lnTo>
                                  <a:lnTo>
                                    <a:pt x="18" y="138"/>
                                  </a:lnTo>
                                  <a:lnTo>
                                    <a:pt x="24" y="84"/>
                                  </a:lnTo>
                                  <a:lnTo>
                                    <a:pt x="24" y="78"/>
                                  </a:lnTo>
                                  <a:lnTo>
                                    <a:pt x="24" y="72"/>
                                  </a:lnTo>
                                  <a:lnTo>
                                    <a:pt x="24" y="66"/>
                                  </a:lnTo>
                                  <a:lnTo>
                                    <a:pt x="24" y="54"/>
                                  </a:lnTo>
                                  <a:lnTo>
                                    <a:pt x="24" y="24"/>
                                  </a:lnTo>
                                  <a:lnTo>
                                    <a:pt x="24" y="0"/>
                                  </a:lnTo>
                                  <a:close/>
                                </a:path>
                              </a:pathLst>
                            </a:custGeom>
                            <a:solidFill>
                              <a:srgbClr val="C00000"/>
                            </a:solidFill>
                            <a:ln w="9525">
                              <a:solidFill>
                                <a:schemeClr val="tx1"/>
                              </a:solidFill>
                              <a:prstDash val="solid"/>
                              <a:round/>
                              <a:headEnd/>
                              <a:tailEnd/>
                            </a:ln>
                          </wps:spPr>
                          <wps:bodyPr/>
                        </wps:wsp>
                        <wps:wsp>
                          <wps:cNvPr id="527" name="Freeform 68"/>
                          <wps:cNvSpPr>
                            <a:spLocks/>
                          </wps:cNvSpPr>
                          <wps:spPr bwMode="auto">
                            <a:xfrm>
                              <a:off x="18014961" y="2882877"/>
                              <a:ext cx="1257554" cy="1016430"/>
                            </a:xfrm>
                            <a:custGeom>
                              <a:avLst/>
                              <a:gdLst>
                                <a:gd name="T0" fmla="*/ 2147483647 w 348"/>
                                <a:gd name="T1" fmla="*/ 2147483647 h 288"/>
                                <a:gd name="T2" fmla="*/ 2147483647 w 348"/>
                                <a:gd name="T3" fmla="*/ 2147483647 h 288"/>
                                <a:gd name="T4" fmla="*/ 2147483647 w 348"/>
                                <a:gd name="T5" fmla="*/ 2147483647 h 288"/>
                                <a:gd name="T6" fmla="*/ 2147483647 w 348"/>
                                <a:gd name="T7" fmla="*/ 2147483647 h 288"/>
                                <a:gd name="T8" fmla="*/ 2147483647 w 348"/>
                                <a:gd name="T9" fmla="*/ 2147483647 h 288"/>
                                <a:gd name="T10" fmla="*/ 2147483647 w 348"/>
                                <a:gd name="T11" fmla="*/ 2147483647 h 288"/>
                                <a:gd name="T12" fmla="*/ 2147483647 w 348"/>
                                <a:gd name="T13" fmla="*/ 0 h 288"/>
                                <a:gd name="T14" fmla="*/ 2147483647 w 348"/>
                                <a:gd name="T15" fmla="*/ 2147483647 h 288"/>
                                <a:gd name="T16" fmla="*/ 2147483647 w 348"/>
                                <a:gd name="T17" fmla="*/ 2147483647 h 288"/>
                                <a:gd name="T18" fmla="*/ 2147483647 w 348"/>
                                <a:gd name="T19" fmla="*/ 2147483647 h 288"/>
                                <a:gd name="T20" fmla="*/ 2147483647 w 348"/>
                                <a:gd name="T21" fmla="*/ 2147483647 h 288"/>
                                <a:gd name="T22" fmla="*/ 2147483647 w 348"/>
                                <a:gd name="T23" fmla="*/ 2147483647 h 288"/>
                                <a:gd name="T24" fmla="*/ 2147483647 w 348"/>
                                <a:gd name="T25" fmla="*/ 2147483647 h 288"/>
                                <a:gd name="T26" fmla="*/ 2147483647 w 348"/>
                                <a:gd name="T27" fmla="*/ 2147483647 h 288"/>
                                <a:gd name="T28" fmla="*/ 2147483647 w 348"/>
                                <a:gd name="T29" fmla="*/ 2147483647 h 288"/>
                                <a:gd name="T30" fmla="*/ 2147483647 w 348"/>
                                <a:gd name="T31" fmla="*/ 2147483647 h 288"/>
                                <a:gd name="T32" fmla="*/ 2147483647 w 348"/>
                                <a:gd name="T33" fmla="*/ 2147483647 h 288"/>
                                <a:gd name="T34" fmla="*/ 2147483647 w 348"/>
                                <a:gd name="T35" fmla="*/ 2147483647 h 288"/>
                                <a:gd name="T36" fmla="*/ 2147483647 w 348"/>
                                <a:gd name="T37" fmla="*/ 2147483647 h 288"/>
                                <a:gd name="T38" fmla="*/ 2147483647 w 348"/>
                                <a:gd name="T39" fmla="*/ 2147483647 h 288"/>
                                <a:gd name="T40" fmla="*/ 2147483647 w 348"/>
                                <a:gd name="T41" fmla="*/ 2147483647 h 288"/>
                                <a:gd name="T42" fmla="*/ 2147483647 w 348"/>
                                <a:gd name="T43" fmla="*/ 2147483647 h 288"/>
                                <a:gd name="T44" fmla="*/ 2147483647 w 348"/>
                                <a:gd name="T45" fmla="*/ 2147483647 h 288"/>
                                <a:gd name="T46" fmla="*/ 2147483647 w 348"/>
                                <a:gd name="T47" fmla="*/ 2147483647 h 288"/>
                                <a:gd name="T48" fmla="*/ 2147483647 w 348"/>
                                <a:gd name="T49" fmla="*/ 2147483647 h 288"/>
                                <a:gd name="T50" fmla="*/ 2147483647 w 348"/>
                                <a:gd name="T51" fmla="*/ 2147483647 h 288"/>
                                <a:gd name="T52" fmla="*/ 2147483647 w 348"/>
                                <a:gd name="T53" fmla="*/ 2147483647 h 288"/>
                                <a:gd name="T54" fmla="*/ 2147483647 w 348"/>
                                <a:gd name="T55" fmla="*/ 2147483647 h 288"/>
                                <a:gd name="T56" fmla="*/ 2147483647 w 348"/>
                                <a:gd name="T57" fmla="*/ 2147483647 h 288"/>
                                <a:gd name="T58" fmla="*/ 2147483647 w 348"/>
                                <a:gd name="T59" fmla="*/ 2147483647 h 288"/>
                                <a:gd name="T60" fmla="*/ 2147483647 w 348"/>
                                <a:gd name="T61" fmla="*/ 2147483647 h 288"/>
                                <a:gd name="T62" fmla="*/ 2147483647 w 348"/>
                                <a:gd name="T63" fmla="*/ 2147483647 h 288"/>
                                <a:gd name="T64" fmla="*/ 2147483647 w 348"/>
                                <a:gd name="T65" fmla="*/ 2147483647 h 288"/>
                                <a:gd name="T66" fmla="*/ 2147483647 w 348"/>
                                <a:gd name="T67" fmla="*/ 2147483647 h 288"/>
                                <a:gd name="T68" fmla="*/ 2147483647 w 348"/>
                                <a:gd name="T69" fmla="*/ 2147483647 h 288"/>
                                <a:gd name="T70" fmla="*/ 2147483647 w 348"/>
                                <a:gd name="T71" fmla="*/ 2147483647 h 288"/>
                                <a:gd name="T72" fmla="*/ 2147483647 w 348"/>
                                <a:gd name="T73" fmla="*/ 2147483647 h 288"/>
                                <a:gd name="T74" fmla="*/ 2147483647 w 348"/>
                                <a:gd name="T75" fmla="*/ 2147483647 h 288"/>
                                <a:gd name="T76" fmla="*/ 2147483647 w 348"/>
                                <a:gd name="T77" fmla="*/ 2147483647 h 288"/>
                                <a:gd name="T78" fmla="*/ 2147483647 w 348"/>
                                <a:gd name="T79" fmla="*/ 2147483647 h 288"/>
                                <a:gd name="T80" fmla="*/ 2147483647 w 348"/>
                                <a:gd name="T81" fmla="*/ 2147483647 h 288"/>
                                <a:gd name="T82" fmla="*/ 2147483647 w 348"/>
                                <a:gd name="T83" fmla="*/ 2147483647 h 288"/>
                                <a:gd name="T84" fmla="*/ 0 w 348"/>
                                <a:gd name="T85" fmla="*/ 2147483647 h 288"/>
                                <a:gd name="T86" fmla="*/ 2147483647 w 348"/>
                                <a:gd name="T87" fmla="*/ 2147483647 h 288"/>
                                <a:gd name="T88" fmla="*/ 2147483647 w 348"/>
                                <a:gd name="T89" fmla="*/ 2147483647 h 2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8" h="288">
                                  <a:moveTo>
                                    <a:pt x="24" y="78"/>
                                  </a:moveTo>
                                  <a:lnTo>
                                    <a:pt x="60" y="72"/>
                                  </a:lnTo>
                                  <a:lnTo>
                                    <a:pt x="78" y="72"/>
                                  </a:lnTo>
                                  <a:lnTo>
                                    <a:pt x="78" y="54"/>
                                  </a:lnTo>
                                  <a:lnTo>
                                    <a:pt x="78" y="42"/>
                                  </a:lnTo>
                                  <a:lnTo>
                                    <a:pt x="78" y="36"/>
                                  </a:lnTo>
                                  <a:lnTo>
                                    <a:pt x="78" y="30"/>
                                  </a:lnTo>
                                  <a:lnTo>
                                    <a:pt x="108" y="30"/>
                                  </a:lnTo>
                                  <a:lnTo>
                                    <a:pt x="114" y="30"/>
                                  </a:lnTo>
                                  <a:lnTo>
                                    <a:pt x="114" y="24"/>
                                  </a:lnTo>
                                  <a:lnTo>
                                    <a:pt x="114" y="18"/>
                                  </a:lnTo>
                                  <a:lnTo>
                                    <a:pt x="114" y="12"/>
                                  </a:lnTo>
                                  <a:lnTo>
                                    <a:pt x="114" y="6"/>
                                  </a:lnTo>
                                  <a:lnTo>
                                    <a:pt x="168" y="6"/>
                                  </a:lnTo>
                                  <a:lnTo>
                                    <a:pt x="180" y="6"/>
                                  </a:lnTo>
                                  <a:lnTo>
                                    <a:pt x="198" y="6"/>
                                  </a:lnTo>
                                  <a:lnTo>
                                    <a:pt x="210" y="6"/>
                                  </a:lnTo>
                                  <a:lnTo>
                                    <a:pt x="222" y="6"/>
                                  </a:lnTo>
                                  <a:lnTo>
                                    <a:pt x="240" y="6"/>
                                  </a:lnTo>
                                  <a:lnTo>
                                    <a:pt x="258" y="0"/>
                                  </a:lnTo>
                                  <a:lnTo>
                                    <a:pt x="264" y="0"/>
                                  </a:lnTo>
                                  <a:lnTo>
                                    <a:pt x="282" y="0"/>
                                  </a:lnTo>
                                  <a:lnTo>
                                    <a:pt x="294" y="0"/>
                                  </a:lnTo>
                                  <a:lnTo>
                                    <a:pt x="294" y="6"/>
                                  </a:lnTo>
                                  <a:lnTo>
                                    <a:pt x="288" y="6"/>
                                  </a:lnTo>
                                  <a:lnTo>
                                    <a:pt x="288" y="12"/>
                                  </a:lnTo>
                                  <a:lnTo>
                                    <a:pt x="288" y="18"/>
                                  </a:lnTo>
                                  <a:lnTo>
                                    <a:pt x="294" y="18"/>
                                  </a:lnTo>
                                  <a:lnTo>
                                    <a:pt x="294" y="24"/>
                                  </a:lnTo>
                                  <a:lnTo>
                                    <a:pt x="288" y="24"/>
                                  </a:lnTo>
                                  <a:lnTo>
                                    <a:pt x="288" y="30"/>
                                  </a:lnTo>
                                  <a:lnTo>
                                    <a:pt x="288" y="36"/>
                                  </a:lnTo>
                                  <a:lnTo>
                                    <a:pt x="282" y="36"/>
                                  </a:lnTo>
                                  <a:lnTo>
                                    <a:pt x="276" y="36"/>
                                  </a:lnTo>
                                  <a:lnTo>
                                    <a:pt x="270" y="36"/>
                                  </a:lnTo>
                                  <a:lnTo>
                                    <a:pt x="270" y="42"/>
                                  </a:lnTo>
                                  <a:lnTo>
                                    <a:pt x="276" y="42"/>
                                  </a:lnTo>
                                  <a:lnTo>
                                    <a:pt x="282" y="42"/>
                                  </a:lnTo>
                                  <a:lnTo>
                                    <a:pt x="288" y="42"/>
                                  </a:lnTo>
                                  <a:lnTo>
                                    <a:pt x="294" y="42"/>
                                  </a:lnTo>
                                  <a:lnTo>
                                    <a:pt x="300" y="36"/>
                                  </a:lnTo>
                                  <a:lnTo>
                                    <a:pt x="306" y="36"/>
                                  </a:lnTo>
                                  <a:lnTo>
                                    <a:pt x="312" y="36"/>
                                  </a:lnTo>
                                  <a:lnTo>
                                    <a:pt x="312" y="42"/>
                                  </a:lnTo>
                                  <a:lnTo>
                                    <a:pt x="318" y="42"/>
                                  </a:lnTo>
                                  <a:lnTo>
                                    <a:pt x="318" y="48"/>
                                  </a:lnTo>
                                  <a:lnTo>
                                    <a:pt x="324" y="48"/>
                                  </a:lnTo>
                                  <a:lnTo>
                                    <a:pt x="324" y="54"/>
                                  </a:lnTo>
                                  <a:lnTo>
                                    <a:pt x="324" y="60"/>
                                  </a:lnTo>
                                  <a:lnTo>
                                    <a:pt x="318" y="60"/>
                                  </a:lnTo>
                                  <a:lnTo>
                                    <a:pt x="312" y="60"/>
                                  </a:lnTo>
                                  <a:lnTo>
                                    <a:pt x="312" y="66"/>
                                  </a:lnTo>
                                  <a:lnTo>
                                    <a:pt x="318" y="72"/>
                                  </a:lnTo>
                                  <a:lnTo>
                                    <a:pt x="318" y="78"/>
                                  </a:lnTo>
                                  <a:lnTo>
                                    <a:pt x="324" y="84"/>
                                  </a:lnTo>
                                  <a:lnTo>
                                    <a:pt x="330" y="84"/>
                                  </a:lnTo>
                                  <a:lnTo>
                                    <a:pt x="336" y="84"/>
                                  </a:lnTo>
                                  <a:lnTo>
                                    <a:pt x="342" y="84"/>
                                  </a:lnTo>
                                  <a:lnTo>
                                    <a:pt x="342" y="90"/>
                                  </a:lnTo>
                                  <a:lnTo>
                                    <a:pt x="342" y="84"/>
                                  </a:lnTo>
                                  <a:lnTo>
                                    <a:pt x="342" y="90"/>
                                  </a:lnTo>
                                  <a:lnTo>
                                    <a:pt x="342" y="96"/>
                                  </a:lnTo>
                                  <a:lnTo>
                                    <a:pt x="348" y="102"/>
                                  </a:lnTo>
                                  <a:lnTo>
                                    <a:pt x="348" y="108"/>
                                  </a:lnTo>
                                  <a:lnTo>
                                    <a:pt x="342" y="108"/>
                                  </a:lnTo>
                                  <a:lnTo>
                                    <a:pt x="336" y="108"/>
                                  </a:lnTo>
                                  <a:lnTo>
                                    <a:pt x="336" y="114"/>
                                  </a:lnTo>
                                  <a:lnTo>
                                    <a:pt x="336" y="120"/>
                                  </a:lnTo>
                                  <a:lnTo>
                                    <a:pt x="336" y="126"/>
                                  </a:lnTo>
                                  <a:lnTo>
                                    <a:pt x="336" y="132"/>
                                  </a:lnTo>
                                  <a:lnTo>
                                    <a:pt x="336" y="138"/>
                                  </a:lnTo>
                                  <a:lnTo>
                                    <a:pt x="336" y="144"/>
                                  </a:lnTo>
                                  <a:lnTo>
                                    <a:pt x="330" y="150"/>
                                  </a:lnTo>
                                  <a:lnTo>
                                    <a:pt x="324" y="150"/>
                                  </a:lnTo>
                                  <a:lnTo>
                                    <a:pt x="318" y="150"/>
                                  </a:lnTo>
                                  <a:lnTo>
                                    <a:pt x="312" y="156"/>
                                  </a:lnTo>
                                  <a:lnTo>
                                    <a:pt x="306" y="156"/>
                                  </a:lnTo>
                                  <a:lnTo>
                                    <a:pt x="300" y="156"/>
                                  </a:lnTo>
                                  <a:lnTo>
                                    <a:pt x="300" y="162"/>
                                  </a:lnTo>
                                  <a:lnTo>
                                    <a:pt x="300" y="168"/>
                                  </a:lnTo>
                                  <a:lnTo>
                                    <a:pt x="294" y="168"/>
                                  </a:lnTo>
                                  <a:lnTo>
                                    <a:pt x="294" y="174"/>
                                  </a:lnTo>
                                  <a:lnTo>
                                    <a:pt x="294" y="180"/>
                                  </a:lnTo>
                                  <a:lnTo>
                                    <a:pt x="294" y="186"/>
                                  </a:lnTo>
                                  <a:lnTo>
                                    <a:pt x="288" y="192"/>
                                  </a:lnTo>
                                  <a:lnTo>
                                    <a:pt x="282" y="198"/>
                                  </a:lnTo>
                                  <a:lnTo>
                                    <a:pt x="282" y="204"/>
                                  </a:lnTo>
                                  <a:lnTo>
                                    <a:pt x="276" y="204"/>
                                  </a:lnTo>
                                  <a:lnTo>
                                    <a:pt x="276" y="210"/>
                                  </a:lnTo>
                                  <a:lnTo>
                                    <a:pt x="276" y="216"/>
                                  </a:lnTo>
                                  <a:lnTo>
                                    <a:pt x="270" y="222"/>
                                  </a:lnTo>
                                  <a:lnTo>
                                    <a:pt x="270" y="228"/>
                                  </a:lnTo>
                                  <a:lnTo>
                                    <a:pt x="264" y="228"/>
                                  </a:lnTo>
                                  <a:lnTo>
                                    <a:pt x="264" y="234"/>
                                  </a:lnTo>
                                  <a:lnTo>
                                    <a:pt x="270" y="240"/>
                                  </a:lnTo>
                                  <a:lnTo>
                                    <a:pt x="276" y="246"/>
                                  </a:lnTo>
                                  <a:lnTo>
                                    <a:pt x="276" y="252"/>
                                  </a:lnTo>
                                  <a:lnTo>
                                    <a:pt x="276" y="258"/>
                                  </a:lnTo>
                                  <a:lnTo>
                                    <a:pt x="276" y="264"/>
                                  </a:lnTo>
                                  <a:lnTo>
                                    <a:pt x="276" y="270"/>
                                  </a:lnTo>
                                  <a:lnTo>
                                    <a:pt x="270" y="270"/>
                                  </a:lnTo>
                                  <a:lnTo>
                                    <a:pt x="270" y="276"/>
                                  </a:lnTo>
                                  <a:lnTo>
                                    <a:pt x="276" y="276"/>
                                  </a:lnTo>
                                  <a:lnTo>
                                    <a:pt x="276" y="282"/>
                                  </a:lnTo>
                                  <a:lnTo>
                                    <a:pt x="276" y="288"/>
                                  </a:lnTo>
                                  <a:lnTo>
                                    <a:pt x="270" y="282"/>
                                  </a:lnTo>
                                  <a:lnTo>
                                    <a:pt x="258" y="282"/>
                                  </a:lnTo>
                                  <a:lnTo>
                                    <a:pt x="252" y="282"/>
                                  </a:lnTo>
                                  <a:lnTo>
                                    <a:pt x="246" y="282"/>
                                  </a:lnTo>
                                  <a:lnTo>
                                    <a:pt x="228" y="276"/>
                                  </a:lnTo>
                                  <a:lnTo>
                                    <a:pt x="198" y="270"/>
                                  </a:lnTo>
                                  <a:lnTo>
                                    <a:pt x="180" y="264"/>
                                  </a:lnTo>
                                  <a:lnTo>
                                    <a:pt x="174" y="264"/>
                                  </a:lnTo>
                                  <a:lnTo>
                                    <a:pt x="168" y="264"/>
                                  </a:lnTo>
                                  <a:lnTo>
                                    <a:pt x="162" y="264"/>
                                  </a:lnTo>
                                  <a:lnTo>
                                    <a:pt x="150" y="264"/>
                                  </a:lnTo>
                                  <a:lnTo>
                                    <a:pt x="150" y="258"/>
                                  </a:lnTo>
                                  <a:lnTo>
                                    <a:pt x="144" y="258"/>
                                  </a:lnTo>
                                  <a:lnTo>
                                    <a:pt x="126" y="258"/>
                                  </a:lnTo>
                                  <a:lnTo>
                                    <a:pt x="108" y="252"/>
                                  </a:lnTo>
                                  <a:lnTo>
                                    <a:pt x="90" y="246"/>
                                  </a:lnTo>
                                  <a:lnTo>
                                    <a:pt x="72" y="246"/>
                                  </a:lnTo>
                                  <a:lnTo>
                                    <a:pt x="60" y="240"/>
                                  </a:lnTo>
                                  <a:lnTo>
                                    <a:pt x="48" y="240"/>
                                  </a:lnTo>
                                  <a:lnTo>
                                    <a:pt x="30" y="234"/>
                                  </a:lnTo>
                                  <a:lnTo>
                                    <a:pt x="18" y="234"/>
                                  </a:lnTo>
                                  <a:lnTo>
                                    <a:pt x="12" y="234"/>
                                  </a:lnTo>
                                  <a:lnTo>
                                    <a:pt x="6" y="228"/>
                                  </a:lnTo>
                                  <a:lnTo>
                                    <a:pt x="0" y="228"/>
                                  </a:lnTo>
                                  <a:lnTo>
                                    <a:pt x="6" y="204"/>
                                  </a:lnTo>
                                  <a:lnTo>
                                    <a:pt x="12" y="186"/>
                                  </a:lnTo>
                                  <a:lnTo>
                                    <a:pt x="12" y="162"/>
                                  </a:lnTo>
                                  <a:lnTo>
                                    <a:pt x="12" y="150"/>
                                  </a:lnTo>
                                  <a:lnTo>
                                    <a:pt x="18" y="144"/>
                                  </a:lnTo>
                                  <a:lnTo>
                                    <a:pt x="24" y="90"/>
                                  </a:lnTo>
                                  <a:lnTo>
                                    <a:pt x="24" y="78"/>
                                  </a:lnTo>
                                  <a:close/>
                                </a:path>
                              </a:pathLst>
                            </a:custGeom>
                            <a:solidFill>
                              <a:srgbClr val="C00000"/>
                            </a:solidFill>
                            <a:ln w="9525">
                              <a:solidFill>
                                <a:schemeClr val="tx1"/>
                              </a:solidFill>
                              <a:prstDash val="solid"/>
                              <a:round/>
                              <a:headEnd/>
                              <a:tailEnd/>
                            </a:ln>
                          </wps:spPr>
                          <wps:bodyPr/>
                        </wps:wsp>
                        <wps:wsp>
                          <wps:cNvPr id="528" name="Freeform 69"/>
                          <wps:cNvSpPr>
                            <a:spLocks/>
                          </wps:cNvSpPr>
                          <wps:spPr bwMode="auto">
                            <a:xfrm>
                              <a:off x="9819178" y="2946403"/>
                              <a:ext cx="1170825" cy="783498"/>
                            </a:xfrm>
                            <a:custGeom>
                              <a:avLst/>
                              <a:gdLst>
                                <a:gd name="T0" fmla="*/ 2147483647 w 324"/>
                                <a:gd name="T1" fmla="*/ 2147483647 h 222"/>
                                <a:gd name="T2" fmla="*/ 2147483647 w 324"/>
                                <a:gd name="T3" fmla="*/ 2147483647 h 222"/>
                                <a:gd name="T4" fmla="*/ 2147483647 w 324"/>
                                <a:gd name="T5" fmla="*/ 2147483647 h 222"/>
                                <a:gd name="T6" fmla="*/ 2147483647 w 324"/>
                                <a:gd name="T7" fmla="*/ 2147483647 h 222"/>
                                <a:gd name="T8" fmla="*/ 2147483647 w 324"/>
                                <a:gd name="T9" fmla="*/ 2147483647 h 222"/>
                                <a:gd name="T10" fmla="*/ 2147483647 w 324"/>
                                <a:gd name="T11" fmla="*/ 2147483647 h 222"/>
                                <a:gd name="T12" fmla="*/ 2147483647 w 324"/>
                                <a:gd name="T13" fmla="*/ 2147483647 h 222"/>
                                <a:gd name="T14" fmla="*/ 2147483647 w 324"/>
                                <a:gd name="T15" fmla="*/ 2147483647 h 222"/>
                                <a:gd name="T16" fmla="*/ 2147483647 w 324"/>
                                <a:gd name="T17" fmla="*/ 2147483647 h 222"/>
                                <a:gd name="T18" fmla="*/ 2147483647 w 324"/>
                                <a:gd name="T19" fmla="*/ 2147483647 h 222"/>
                                <a:gd name="T20" fmla="*/ 2147483647 w 324"/>
                                <a:gd name="T21" fmla="*/ 2147483647 h 222"/>
                                <a:gd name="T22" fmla="*/ 2147483647 w 324"/>
                                <a:gd name="T23" fmla="*/ 2147483647 h 222"/>
                                <a:gd name="T24" fmla="*/ 2147483647 w 324"/>
                                <a:gd name="T25" fmla="*/ 2147483647 h 222"/>
                                <a:gd name="T26" fmla="*/ 2147483647 w 324"/>
                                <a:gd name="T27" fmla="*/ 2147483647 h 222"/>
                                <a:gd name="T28" fmla="*/ 2147483647 w 324"/>
                                <a:gd name="T29" fmla="*/ 2147483647 h 222"/>
                                <a:gd name="T30" fmla="*/ 2147483647 w 324"/>
                                <a:gd name="T31" fmla="*/ 2147483647 h 222"/>
                                <a:gd name="T32" fmla="*/ 2147483647 w 324"/>
                                <a:gd name="T33" fmla="*/ 2147483647 h 222"/>
                                <a:gd name="T34" fmla="*/ 2147483647 w 324"/>
                                <a:gd name="T35" fmla="*/ 2147483647 h 222"/>
                                <a:gd name="T36" fmla="*/ 2147483647 w 324"/>
                                <a:gd name="T37" fmla="*/ 2147483647 h 222"/>
                                <a:gd name="T38" fmla="*/ 2147483647 w 324"/>
                                <a:gd name="T39" fmla="*/ 2147483647 h 222"/>
                                <a:gd name="T40" fmla="*/ 2147483647 w 324"/>
                                <a:gd name="T41" fmla="*/ 2147483647 h 222"/>
                                <a:gd name="T42" fmla="*/ 2147483647 w 324"/>
                                <a:gd name="T43" fmla="*/ 2147483647 h 222"/>
                                <a:gd name="T44" fmla="*/ 2147483647 w 324"/>
                                <a:gd name="T45" fmla="*/ 2147483647 h 222"/>
                                <a:gd name="T46" fmla="*/ 2147483647 w 324"/>
                                <a:gd name="T47" fmla="*/ 2147483647 h 222"/>
                                <a:gd name="T48" fmla="*/ 2147483647 w 324"/>
                                <a:gd name="T49" fmla="*/ 2147483647 h 222"/>
                                <a:gd name="T50" fmla="*/ 2147483647 w 324"/>
                                <a:gd name="T51" fmla="*/ 2147483647 h 222"/>
                                <a:gd name="T52" fmla="*/ 2147483647 w 324"/>
                                <a:gd name="T53" fmla="*/ 2147483647 h 222"/>
                                <a:gd name="T54" fmla="*/ 2147483647 w 324"/>
                                <a:gd name="T55" fmla="*/ 2147483647 h 222"/>
                                <a:gd name="T56" fmla="*/ 2147483647 w 324"/>
                                <a:gd name="T57" fmla="*/ 2147483647 h 222"/>
                                <a:gd name="T58" fmla="*/ 2147483647 w 324"/>
                                <a:gd name="T59" fmla="*/ 2147483647 h 222"/>
                                <a:gd name="T60" fmla="*/ 2147483647 w 324"/>
                                <a:gd name="T61" fmla="*/ 2147483647 h 222"/>
                                <a:gd name="T62" fmla="*/ 2147483647 w 324"/>
                                <a:gd name="T63" fmla="*/ 2147483647 h 222"/>
                                <a:gd name="T64" fmla="*/ 0 w 324"/>
                                <a:gd name="T65" fmla="*/ 2147483647 h 222"/>
                                <a:gd name="T66" fmla="*/ 2147483647 w 324"/>
                                <a:gd name="T67" fmla="*/ 2147483647 h 222"/>
                                <a:gd name="T68" fmla="*/ 2147483647 w 324"/>
                                <a:gd name="T69" fmla="*/ 2147483647 h 222"/>
                                <a:gd name="T70" fmla="*/ 2147483647 w 324"/>
                                <a:gd name="T71" fmla="*/ 2147483647 h 222"/>
                                <a:gd name="T72" fmla="*/ 2147483647 w 324"/>
                                <a:gd name="T73" fmla="*/ 2147483647 h 222"/>
                                <a:gd name="T74" fmla="*/ 2147483647 w 324"/>
                                <a:gd name="T75" fmla="*/ 2147483647 h 222"/>
                                <a:gd name="T76" fmla="*/ 2147483647 w 324"/>
                                <a:gd name="T77" fmla="*/ 2147483647 h 222"/>
                                <a:gd name="T78" fmla="*/ 2147483647 w 324"/>
                                <a:gd name="T79" fmla="*/ 2147483647 h 222"/>
                                <a:gd name="T80" fmla="*/ 2147483647 w 324"/>
                                <a:gd name="T81" fmla="*/ 2147483647 h 222"/>
                                <a:gd name="T82" fmla="*/ 2147483647 w 324"/>
                                <a:gd name="T83" fmla="*/ 2147483647 h 222"/>
                                <a:gd name="T84" fmla="*/ 2147483647 w 324"/>
                                <a:gd name="T85" fmla="*/ 2147483647 h 222"/>
                                <a:gd name="T86" fmla="*/ 2147483647 w 324"/>
                                <a:gd name="T87" fmla="*/ 0 h 22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24" h="222">
                                  <a:moveTo>
                                    <a:pt x="324" y="0"/>
                                  </a:moveTo>
                                  <a:lnTo>
                                    <a:pt x="324" y="6"/>
                                  </a:lnTo>
                                  <a:lnTo>
                                    <a:pt x="324" y="12"/>
                                  </a:lnTo>
                                  <a:lnTo>
                                    <a:pt x="324" y="18"/>
                                  </a:lnTo>
                                  <a:lnTo>
                                    <a:pt x="324" y="30"/>
                                  </a:lnTo>
                                  <a:lnTo>
                                    <a:pt x="324" y="36"/>
                                  </a:lnTo>
                                  <a:lnTo>
                                    <a:pt x="324" y="42"/>
                                  </a:lnTo>
                                  <a:lnTo>
                                    <a:pt x="324" y="48"/>
                                  </a:lnTo>
                                  <a:lnTo>
                                    <a:pt x="324" y="54"/>
                                  </a:lnTo>
                                  <a:lnTo>
                                    <a:pt x="324" y="60"/>
                                  </a:lnTo>
                                  <a:lnTo>
                                    <a:pt x="324" y="66"/>
                                  </a:lnTo>
                                  <a:lnTo>
                                    <a:pt x="324" y="72"/>
                                  </a:lnTo>
                                  <a:lnTo>
                                    <a:pt x="324" y="78"/>
                                  </a:lnTo>
                                  <a:lnTo>
                                    <a:pt x="324" y="84"/>
                                  </a:lnTo>
                                  <a:lnTo>
                                    <a:pt x="324" y="90"/>
                                  </a:lnTo>
                                  <a:lnTo>
                                    <a:pt x="324" y="96"/>
                                  </a:lnTo>
                                  <a:lnTo>
                                    <a:pt x="324" y="102"/>
                                  </a:lnTo>
                                  <a:lnTo>
                                    <a:pt x="324" y="114"/>
                                  </a:lnTo>
                                  <a:lnTo>
                                    <a:pt x="318" y="108"/>
                                  </a:lnTo>
                                  <a:lnTo>
                                    <a:pt x="318" y="114"/>
                                  </a:lnTo>
                                  <a:lnTo>
                                    <a:pt x="318" y="126"/>
                                  </a:lnTo>
                                  <a:lnTo>
                                    <a:pt x="318" y="132"/>
                                  </a:lnTo>
                                  <a:lnTo>
                                    <a:pt x="318" y="138"/>
                                  </a:lnTo>
                                  <a:lnTo>
                                    <a:pt x="318" y="144"/>
                                  </a:lnTo>
                                  <a:lnTo>
                                    <a:pt x="318" y="150"/>
                                  </a:lnTo>
                                  <a:lnTo>
                                    <a:pt x="318" y="156"/>
                                  </a:lnTo>
                                  <a:lnTo>
                                    <a:pt x="318" y="162"/>
                                  </a:lnTo>
                                  <a:lnTo>
                                    <a:pt x="318" y="168"/>
                                  </a:lnTo>
                                  <a:lnTo>
                                    <a:pt x="318" y="174"/>
                                  </a:lnTo>
                                  <a:lnTo>
                                    <a:pt x="324" y="174"/>
                                  </a:lnTo>
                                  <a:lnTo>
                                    <a:pt x="324" y="180"/>
                                  </a:lnTo>
                                  <a:lnTo>
                                    <a:pt x="324" y="186"/>
                                  </a:lnTo>
                                  <a:lnTo>
                                    <a:pt x="324" y="192"/>
                                  </a:lnTo>
                                  <a:lnTo>
                                    <a:pt x="324" y="204"/>
                                  </a:lnTo>
                                  <a:lnTo>
                                    <a:pt x="324" y="210"/>
                                  </a:lnTo>
                                  <a:lnTo>
                                    <a:pt x="324" y="222"/>
                                  </a:lnTo>
                                  <a:lnTo>
                                    <a:pt x="318" y="222"/>
                                  </a:lnTo>
                                  <a:lnTo>
                                    <a:pt x="312" y="222"/>
                                  </a:lnTo>
                                  <a:lnTo>
                                    <a:pt x="306" y="222"/>
                                  </a:lnTo>
                                  <a:lnTo>
                                    <a:pt x="294" y="222"/>
                                  </a:lnTo>
                                  <a:lnTo>
                                    <a:pt x="288" y="222"/>
                                  </a:lnTo>
                                  <a:lnTo>
                                    <a:pt x="282" y="222"/>
                                  </a:lnTo>
                                  <a:lnTo>
                                    <a:pt x="270" y="222"/>
                                  </a:lnTo>
                                  <a:lnTo>
                                    <a:pt x="264" y="222"/>
                                  </a:lnTo>
                                  <a:lnTo>
                                    <a:pt x="258" y="222"/>
                                  </a:lnTo>
                                  <a:lnTo>
                                    <a:pt x="252" y="222"/>
                                  </a:lnTo>
                                  <a:lnTo>
                                    <a:pt x="246" y="222"/>
                                  </a:lnTo>
                                  <a:lnTo>
                                    <a:pt x="234" y="222"/>
                                  </a:lnTo>
                                  <a:lnTo>
                                    <a:pt x="234" y="216"/>
                                  </a:lnTo>
                                  <a:lnTo>
                                    <a:pt x="228" y="216"/>
                                  </a:lnTo>
                                  <a:lnTo>
                                    <a:pt x="222" y="216"/>
                                  </a:lnTo>
                                  <a:lnTo>
                                    <a:pt x="216" y="216"/>
                                  </a:lnTo>
                                  <a:lnTo>
                                    <a:pt x="204" y="216"/>
                                  </a:lnTo>
                                  <a:lnTo>
                                    <a:pt x="198" y="216"/>
                                  </a:lnTo>
                                  <a:lnTo>
                                    <a:pt x="192" y="216"/>
                                  </a:lnTo>
                                  <a:lnTo>
                                    <a:pt x="186" y="210"/>
                                  </a:lnTo>
                                  <a:lnTo>
                                    <a:pt x="180" y="210"/>
                                  </a:lnTo>
                                  <a:lnTo>
                                    <a:pt x="174" y="210"/>
                                  </a:lnTo>
                                  <a:lnTo>
                                    <a:pt x="168" y="210"/>
                                  </a:lnTo>
                                  <a:lnTo>
                                    <a:pt x="156" y="210"/>
                                  </a:lnTo>
                                  <a:lnTo>
                                    <a:pt x="156" y="204"/>
                                  </a:lnTo>
                                  <a:lnTo>
                                    <a:pt x="150" y="204"/>
                                  </a:lnTo>
                                  <a:lnTo>
                                    <a:pt x="144" y="204"/>
                                  </a:lnTo>
                                  <a:lnTo>
                                    <a:pt x="138" y="204"/>
                                  </a:lnTo>
                                  <a:lnTo>
                                    <a:pt x="132" y="204"/>
                                  </a:lnTo>
                                  <a:lnTo>
                                    <a:pt x="120" y="204"/>
                                  </a:lnTo>
                                  <a:lnTo>
                                    <a:pt x="114" y="198"/>
                                  </a:lnTo>
                                  <a:lnTo>
                                    <a:pt x="108" y="198"/>
                                  </a:lnTo>
                                  <a:lnTo>
                                    <a:pt x="102" y="198"/>
                                  </a:lnTo>
                                  <a:lnTo>
                                    <a:pt x="96" y="204"/>
                                  </a:lnTo>
                                  <a:lnTo>
                                    <a:pt x="90" y="204"/>
                                  </a:lnTo>
                                  <a:lnTo>
                                    <a:pt x="78" y="204"/>
                                  </a:lnTo>
                                  <a:lnTo>
                                    <a:pt x="78" y="198"/>
                                  </a:lnTo>
                                  <a:lnTo>
                                    <a:pt x="72" y="192"/>
                                  </a:lnTo>
                                  <a:lnTo>
                                    <a:pt x="66" y="192"/>
                                  </a:lnTo>
                                  <a:lnTo>
                                    <a:pt x="66" y="186"/>
                                  </a:lnTo>
                                  <a:lnTo>
                                    <a:pt x="66" y="174"/>
                                  </a:lnTo>
                                  <a:lnTo>
                                    <a:pt x="60" y="168"/>
                                  </a:lnTo>
                                  <a:lnTo>
                                    <a:pt x="60" y="162"/>
                                  </a:lnTo>
                                  <a:lnTo>
                                    <a:pt x="54" y="162"/>
                                  </a:lnTo>
                                  <a:lnTo>
                                    <a:pt x="48" y="162"/>
                                  </a:lnTo>
                                  <a:lnTo>
                                    <a:pt x="42" y="162"/>
                                  </a:lnTo>
                                  <a:lnTo>
                                    <a:pt x="30" y="162"/>
                                  </a:lnTo>
                                  <a:lnTo>
                                    <a:pt x="24" y="156"/>
                                  </a:lnTo>
                                  <a:lnTo>
                                    <a:pt x="18" y="156"/>
                                  </a:lnTo>
                                  <a:lnTo>
                                    <a:pt x="18" y="150"/>
                                  </a:lnTo>
                                  <a:lnTo>
                                    <a:pt x="18" y="144"/>
                                  </a:lnTo>
                                  <a:lnTo>
                                    <a:pt x="12" y="144"/>
                                  </a:lnTo>
                                  <a:lnTo>
                                    <a:pt x="12" y="138"/>
                                  </a:lnTo>
                                  <a:lnTo>
                                    <a:pt x="6" y="132"/>
                                  </a:lnTo>
                                  <a:lnTo>
                                    <a:pt x="6" y="126"/>
                                  </a:lnTo>
                                  <a:lnTo>
                                    <a:pt x="6" y="120"/>
                                  </a:lnTo>
                                  <a:lnTo>
                                    <a:pt x="6" y="114"/>
                                  </a:lnTo>
                                  <a:lnTo>
                                    <a:pt x="6" y="108"/>
                                  </a:lnTo>
                                  <a:lnTo>
                                    <a:pt x="6" y="102"/>
                                  </a:lnTo>
                                  <a:lnTo>
                                    <a:pt x="6" y="96"/>
                                  </a:lnTo>
                                  <a:lnTo>
                                    <a:pt x="6" y="90"/>
                                  </a:lnTo>
                                  <a:lnTo>
                                    <a:pt x="6" y="84"/>
                                  </a:lnTo>
                                  <a:lnTo>
                                    <a:pt x="0" y="84"/>
                                  </a:lnTo>
                                  <a:lnTo>
                                    <a:pt x="0" y="78"/>
                                  </a:lnTo>
                                  <a:lnTo>
                                    <a:pt x="0" y="72"/>
                                  </a:lnTo>
                                  <a:lnTo>
                                    <a:pt x="6" y="72"/>
                                  </a:lnTo>
                                  <a:lnTo>
                                    <a:pt x="12" y="66"/>
                                  </a:lnTo>
                                  <a:lnTo>
                                    <a:pt x="18" y="66"/>
                                  </a:lnTo>
                                  <a:lnTo>
                                    <a:pt x="18" y="60"/>
                                  </a:lnTo>
                                  <a:lnTo>
                                    <a:pt x="30" y="60"/>
                                  </a:lnTo>
                                  <a:lnTo>
                                    <a:pt x="30" y="48"/>
                                  </a:lnTo>
                                  <a:lnTo>
                                    <a:pt x="132" y="30"/>
                                  </a:lnTo>
                                  <a:lnTo>
                                    <a:pt x="138" y="30"/>
                                  </a:lnTo>
                                  <a:lnTo>
                                    <a:pt x="144" y="30"/>
                                  </a:lnTo>
                                  <a:lnTo>
                                    <a:pt x="150" y="30"/>
                                  </a:lnTo>
                                  <a:lnTo>
                                    <a:pt x="156" y="30"/>
                                  </a:lnTo>
                                  <a:lnTo>
                                    <a:pt x="162" y="24"/>
                                  </a:lnTo>
                                  <a:lnTo>
                                    <a:pt x="174" y="24"/>
                                  </a:lnTo>
                                  <a:lnTo>
                                    <a:pt x="192" y="24"/>
                                  </a:lnTo>
                                  <a:lnTo>
                                    <a:pt x="204" y="18"/>
                                  </a:lnTo>
                                  <a:lnTo>
                                    <a:pt x="210" y="18"/>
                                  </a:lnTo>
                                  <a:lnTo>
                                    <a:pt x="216" y="18"/>
                                  </a:lnTo>
                                  <a:lnTo>
                                    <a:pt x="228" y="18"/>
                                  </a:lnTo>
                                  <a:lnTo>
                                    <a:pt x="234" y="12"/>
                                  </a:lnTo>
                                  <a:lnTo>
                                    <a:pt x="240" y="12"/>
                                  </a:lnTo>
                                  <a:lnTo>
                                    <a:pt x="246" y="12"/>
                                  </a:lnTo>
                                  <a:lnTo>
                                    <a:pt x="252" y="12"/>
                                  </a:lnTo>
                                  <a:lnTo>
                                    <a:pt x="258" y="12"/>
                                  </a:lnTo>
                                  <a:lnTo>
                                    <a:pt x="264" y="12"/>
                                  </a:lnTo>
                                  <a:lnTo>
                                    <a:pt x="276" y="6"/>
                                  </a:lnTo>
                                  <a:lnTo>
                                    <a:pt x="282" y="6"/>
                                  </a:lnTo>
                                  <a:lnTo>
                                    <a:pt x="288" y="6"/>
                                  </a:lnTo>
                                  <a:lnTo>
                                    <a:pt x="294" y="6"/>
                                  </a:lnTo>
                                  <a:lnTo>
                                    <a:pt x="306" y="6"/>
                                  </a:lnTo>
                                  <a:lnTo>
                                    <a:pt x="318" y="0"/>
                                  </a:lnTo>
                                  <a:lnTo>
                                    <a:pt x="324" y="0"/>
                                  </a:lnTo>
                                  <a:close/>
                                </a:path>
                              </a:pathLst>
                            </a:custGeom>
                            <a:solidFill>
                              <a:srgbClr val="BF95DF"/>
                            </a:solidFill>
                            <a:ln w="9525">
                              <a:solidFill>
                                <a:schemeClr val="tx1"/>
                              </a:solidFill>
                              <a:prstDash val="solid"/>
                              <a:round/>
                              <a:headEnd/>
                              <a:tailEnd/>
                            </a:ln>
                          </wps:spPr>
                          <wps:bodyPr/>
                        </wps:wsp>
                        <wps:wsp>
                          <wps:cNvPr id="529" name="Freeform 70"/>
                          <wps:cNvSpPr>
                            <a:spLocks/>
                          </wps:cNvSpPr>
                          <wps:spPr bwMode="auto">
                            <a:xfrm>
                              <a:off x="12941381" y="3009931"/>
                              <a:ext cx="1084098" cy="1016430"/>
                            </a:xfrm>
                            <a:custGeom>
                              <a:avLst/>
                              <a:gdLst>
                                <a:gd name="T0" fmla="*/ 0 w 300"/>
                                <a:gd name="T1" fmla="*/ 2147483647 h 288"/>
                                <a:gd name="T2" fmla="*/ 2147483647 w 300"/>
                                <a:gd name="T3" fmla="*/ 2147483647 h 288"/>
                                <a:gd name="T4" fmla="*/ 2147483647 w 300"/>
                                <a:gd name="T5" fmla="*/ 2147483647 h 288"/>
                                <a:gd name="T6" fmla="*/ 2147483647 w 300"/>
                                <a:gd name="T7" fmla="*/ 2147483647 h 288"/>
                                <a:gd name="T8" fmla="*/ 2147483647 w 300"/>
                                <a:gd name="T9" fmla="*/ 2147483647 h 288"/>
                                <a:gd name="T10" fmla="*/ 2147483647 w 300"/>
                                <a:gd name="T11" fmla="*/ 2147483647 h 288"/>
                                <a:gd name="T12" fmla="*/ 2147483647 w 300"/>
                                <a:gd name="T13" fmla="*/ 2147483647 h 288"/>
                                <a:gd name="T14" fmla="*/ 2147483647 w 300"/>
                                <a:gd name="T15" fmla="*/ 0 h 288"/>
                                <a:gd name="T16" fmla="*/ 2147483647 w 300"/>
                                <a:gd name="T17" fmla="*/ 2147483647 h 288"/>
                                <a:gd name="T18" fmla="*/ 2147483647 w 300"/>
                                <a:gd name="T19" fmla="*/ 2147483647 h 288"/>
                                <a:gd name="T20" fmla="*/ 2147483647 w 300"/>
                                <a:gd name="T21" fmla="*/ 2147483647 h 288"/>
                                <a:gd name="T22" fmla="*/ 2147483647 w 300"/>
                                <a:gd name="T23" fmla="*/ 2147483647 h 288"/>
                                <a:gd name="T24" fmla="*/ 2147483647 w 300"/>
                                <a:gd name="T25" fmla="*/ 2147483647 h 288"/>
                                <a:gd name="T26" fmla="*/ 2147483647 w 300"/>
                                <a:gd name="T27" fmla="*/ 2147483647 h 288"/>
                                <a:gd name="T28" fmla="*/ 2147483647 w 300"/>
                                <a:gd name="T29" fmla="*/ 2147483647 h 288"/>
                                <a:gd name="T30" fmla="*/ 2147483647 w 300"/>
                                <a:gd name="T31" fmla="*/ 2147483647 h 288"/>
                                <a:gd name="T32" fmla="*/ 2147483647 w 300"/>
                                <a:gd name="T33" fmla="*/ 2147483647 h 288"/>
                                <a:gd name="T34" fmla="*/ 2147483647 w 300"/>
                                <a:gd name="T35" fmla="*/ 2147483647 h 288"/>
                                <a:gd name="T36" fmla="*/ 2147483647 w 300"/>
                                <a:gd name="T37" fmla="*/ 2147483647 h 288"/>
                                <a:gd name="T38" fmla="*/ 2147483647 w 300"/>
                                <a:gd name="T39" fmla="*/ 2147483647 h 288"/>
                                <a:gd name="T40" fmla="*/ 2147483647 w 300"/>
                                <a:gd name="T41" fmla="*/ 2147483647 h 288"/>
                                <a:gd name="T42" fmla="*/ 2147483647 w 300"/>
                                <a:gd name="T43" fmla="*/ 2147483647 h 288"/>
                                <a:gd name="T44" fmla="*/ 2147483647 w 300"/>
                                <a:gd name="T45" fmla="*/ 2147483647 h 288"/>
                                <a:gd name="T46" fmla="*/ 2147483647 w 300"/>
                                <a:gd name="T47" fmla="*/ 2147483647 h 288"/>
                                <a:gd name="T48" fmla="*/ 2147483647 w 300"/>
                                <a:gd name="T49" fmla="*/ 2147483647 h 288"/>
                                <a:gd name="T50" fmla="*/ 2147483647 w 300"/>
                                <a:gd name="T51" fmla="*/ 2147483647 h 288"/>
                                <a:gd name="T52" fmla="*/ 2147483647 w 300"/>
                                <a:gd name="T53" fmla="*/ 2147483647 h 288"/>
                                <a:gd name="T54" fmla="*/ 2147483647 w 300"/>
                                <a:gd name="T55" fmla="*/ 2147483647 h 288"/>
                                <a:gd name="T56" fmla="*/ 2147483647 w 300"/>
                                <a:gd name="T57" fmla="*/ 2147483647 h 288"/>
                                <a:gd name="T58" fmla="*/ 2147483647 w 300"/>
                                <a:gd name="T59" fmla="*/ 2147483647 h 288"/>
                                <a:gd name="T60" fmla="*/ 2147483647 w 300"/>
                                <a:gd name="T61" fmla="*/ 2147483647 h 288"/>
                                <a:gd name="T62" fmla="*/ 2147483647 w 300"/>
                                <a:gd name="T63" fmla="*/ 2147483647 h 288"/>
                                <a:gd name="T64" fmla="*/ 2147483647 w 300"/>
                                <a:gd name="T65" fmla="*/ 2147483647 h 288"/>
                                <a:gd name="T66" fmla="*/ 2147483647 w 300"/>
                                <a:gd name="T67" fmla="*/ 2147483647 h 288"/>
                                <a:gd name="T68" fmla="*/ 2147483647 w 300"/>
                                <a:gd name="T69" fmla="*/ 2147483647 h 288"/>
                                <a:gd name="T70" fmla="*/ 2147483647 w 300"/>
                                <a:gd name="T71" fmla="*/ 2147483647 h 288"/>
                                <a:gd name="T72" fmla="*/ 2147483647 w 300"/>
                                <a:gd name="T73" fmla="*/ 2147483647 h 288"/>
                                <a:gd name="T74" fmla="*/ 2147483647 w 300"/>
                                <a:gd name="T75" fmla="*/ 2147483647 h 288"/>
                                <a:gd name="T76" fmla="*/ 2147483647 w 300"/>
                                <a:gd name="T77" fmla="*/ 2147483647 h 288"/>
                                <a:gd name="T78" fmla="*/ 2147483647 w 300"/>
                                <a:gd name="T79" fmla="*/ 2147483647 h 288"/>
                                <a:gd name="T80" fmla="*/ 2147483647 w 300"/>
                                <a:gd name="T81" fmla="*/ 2147483647 h 288"/>
                                <a:gd name="T82" fmla="*/ 2147483647 w 300"/>
                                <a:gd name="T83" fmla="*/ 2147483647 h 288"/>
                                <a:gd name="T84" fmla="*/ 2147483647 w 300"/>
                                <a:gd name="T85" fmla="*/ 2147483647 h 288"/>
                                <a:gd name="T86" fmla="*/ 2147483647 w 300"/>
                                <a:gd name="T87" fmla="*/ 2147483647 h 288"/>
                                <a:gd name="T88" fmla="*/ 2147483647 w 300"/>
                                <a:gd name="T89" fmla="*/ 2147483647 h 288"/>
                                <a:gd name="T90" fmla="*/ 2147483647 w 300"/>
                                <a:gd name="T91" fmla="*/ 2147483647 h 288"/>
                                <a:gd name="T92" fmla="*/ 2147483647 w 300"/>
                                <a:gd name="T93" fmla="*/ 2147483647 h 288"/>
                                <a:gd name="T94" fmla="*/ 0 w 300"/>
                                <a:gd name="T95" fmla="*/ 2147483647 h 288"/>
                                <a:gd name="T96" fmla="*/ 0 w 300"/>
                                <a:gd name="T97" fmla="*/ 2147483647 h 288"/>
                                <a:gd name="T98" fmla="*/ 0 w 300"/>
                                <a:gd name="T99" fmla="*/ 2147483647 h 288"/>
                                <a:gd name="T100" fmla="*/ 0 w 300"/>
                                <a:gd name="T101" fmla="*/ 2147483647 h 288"/>
                                <a:gd name="T102" fmla="*/ 0 w 300"/>
                                <a:gd name="T103" fmla="*/ 2147483647 h 28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00" h="288">
                                  <a:moveTo>
                                    <a:pt x="0" y="66"/>
                                  </a:moveTo>
                                  <a:lnTo>
                                    <a:pt x="60" y="42"/>
                                  </a:lnTo>
                                  <a:lnTo>
                                    <a:pt x="66" y="42"/>
                                  </a:lnTo>
                                  <a:lnTo>
                                    <a:pt x="138" y="18"/>
                                  </a:lnTo>
                                  <a:lnTo>
                                    <a:pt x="150" y="12"/>
                                  </a:lnTo>
                                  <a:lnTo>
                                    <a:pt x="162" y="6"/>
                                  </a:lnTo>
                                  <a:lnTo>
                                    <a:pt x="174" y="6"/>
                                  </a:lnTo>
                                  <a:lnTo>
                                    <a:pt x="192" y="0"/>
                                  </a:lnTo>
                                  <a:lnTo>
                                    <a:pt x="192" y="12"/>
                                  </a:lnTo>
                                  <a:lnTo>
                                    <a:pt x="186" y="36"/>
                                  </a:lnTo>
                                  <a:lnTo>
                                    <a:pt x="210" y="30"/>
                                  </a:lnTo>
                                  <a:lnTo>
                                    <a:pt x="246" y="24"/>
                                  </a:lnTo>
                                  <a:lnTo>
                                    <a:pt x="270" y="24"/>
                                  </a:lnTo>
                                  <a:lnTo>
                                    <a:pt x="270" y="30"/>
                                  </a:lnTo>
                                  <a:lnTo>
                                    <a:pt x="270" y="36"/>
                                  </a:lnTo>
                                  <a:lnTo>
                                    <a:pt x="270" y="42"/>
                                  </a:lnTo>
                                  <a:lnTo>
                                    <a:pt x="276" y="66"/>
                                  </a:lnTo>
                                  <a:lnTo>
                                    <a:pt x="276" y="72"/>
                                  </a:lnTo>
                                  <a:lnTo>
                                    <a:pt x="276" y="90"/>
                                  </a:lnTo>
                                  <a:lnTo>
                                    <a:pt x="276" y="96"/>
                                  </a:lnTo>
                                  <a:lnTo>
                                    <a:pt x="282" y="120"/>
                                  </a:lnTo>
                                  <a:lnTo>
                                    <a:pt x="288" y="162"/>
                                  </a:lnTo>
                                  <a:lnTo>
                                    <a:pt x="288" y="186"/>
                                  </a:lnTo>
                                  <a:lnTo>
                                    <a:pt x="288" y="192"/>
                                  </a:lnTo>
                                  <a:lnTo>
                                    <a:pt x="294" y="198"/>
                                  </a:lnTo>
                                  <a:lnTo>
                                    <a:pt x="294" y="234"/>
                                  </a:lnTo>
                                  <a:lnTo>
                                    <a:pt x="300" y="234"/>
                                  </a:lnTo>
                                  <a:lnTo>
                                    <a:pt x="300" y="240"/>
                                  </a:lnTo>
                                  <a:lnTo>
                                    <a:pt x="300" y="246"/>
                                  </a:lnTo>
                                  <a:lnTo>
                                    <a:pt x="276" y="252"/>
                                  </a:lnTo>
                                  <a:lnTo>
                                    <a:pt x="222" y="258"/>
                                  </a:lnTo>
                                  <a:lnTo>
                                    <a:pt x="210" y="258"/>
                                  </a:lnTo>
                                  <a:lnTo>
                                    <a:pt x="168" y="270"/>
                                  </a:lnTo>
                                  <a:lnTo>
                                    <a:pt x="120" y="276"/>
                                  </a:lnTo>
                                  <a:lnTo>
                                    <a:pt x="84" y="282"/>
                                  </a:lnTo>
                                  <a:lnTo>
                                    <a:pt x="42" y="288"/>
                                  </a:lnTo>
                                  <a:lnTo>
                                    <a:pt x="30" y="288"/>
                                  </a:lnTo>
                                  <a:lnTo>
                                    <a:pt x="24" y="252"/>
                                  </a:lnTo>
                                  <a:lnTo>
                                    <a:pt x="24" y="234"/>
                                  </a:lnTo>
                                  <a:lnTo>
                                    <a:pt x="18" y="198"/>
                                  </a:lnTo>
                                  <a:lnTo>
                                    <a:pt x="18" y="186"/>
                                  </a:lnTo>
                                  <a:lnTo>
                                    <a:pt x="12" y="168"/>
                                  </a:lnTo>
                                  <a:lnTo>
                                    <a:pt x="12" y="156"/>
                                  </a:lnTo>
                                  <a:lnTo>
                                    <a:pt x="6" y="126"/>
                                  </a:lnTo>
                                  <a:lnTo>
                                    <a:pt x="6" y="120"/>
                                  </a:lnTo>
                                  <a:lnTo>
                                    <a:pt x="6" y="108"/>
                                  </a:lnTo>
                                  <a:lnTo>
                                    <a:pt x="6" y="102"/>
                                  </a:lnTo>
                                  <a:lnTo>
                                    <a:pt x="0" y="96"/>
                                  </a:lnTo>
                                  <a:lnTo>
                                    <a:pt x="0" y="90"/>
                                  </a:lnTo>
                                  <a:lnTo>
                                    <a:pt x="0" y="78"/>
                                  </a:lnTo>
                                  <a:lnTo>
                                    <a:pt x="0" y="72"/>
                                  </a:lnTo>
                                  <a:lnTo>
                                    <a:pt x="0" y="66"/>
                                  </a:lnTo>
                                  <a:close/>
                                </a:path>
                              </a:pathLst>
                            </a:custGeom>
                            <a:solidFill>
                              <a:srgbClr val="66FFFF"/>
                            </a:solidFill>
                            <a:ln w="9525">
                              <a:solidFill>
                                <a:schemeClr val="tx1"/>
                              </a:solidFill>
                              <a:prstDash val="solid"/>
                              <a:round/>
                              <a:headEnd/>
                              <a:tailEnd/>
                            </a:ln>
                          </wps:spPr>
                          <wps:bodyPr/>
                        </wps:wsp>
                        <wps:wsp>
                          <wps:cNvPr id="530" name="Freeform 72"/>
                          <wps:cNvSpPr>
                            <a:spLocks/>
                          </wps:cNvSpPr>
                          <wps:spPr bwMode="auto">
                            <a:xfrm>
                              <a:off x="11727189" y="3158160"/>
                              <a:ext cx="672141" cy="995255"/>
                            </a:xfrm>
                            <a:custGeom>
                              <a:avLst/>
                              <a:gdLst>
                                <a:gd name="T0" fmla="*/ 2147483647 w 186"/>
                                <a:gd name="T1" fmla="*/ 2147483647 h 282"/>
                                <a:gd name="T2" fmla="*/ 2147483647 w 186"/>
                                <a:gd name="T3" fmla="*/ 2147483647 h 282"/>
                                <a:gd name="T4" fmla="*/ 2147483647 w 186"/>
                                <a:gd name="T5" fmla="*/ 0 h 282"/>
                                <a:gd name="T6" fmla="*/ 2147483647 w 186"/>
                                <a:gd name="T7" fmla="*/ 2147483647 h 282"/>
                                <a:gd name="T8" fmla="*/ 2147483647 w 186"/>
                                <a:gd name="T9" fmla="*/ 2147483647 h 282"/>
                                <a:gd name="T10" fmla="*/ 2147483647 w 186"/>
                                <a:gd name="T11" fmla="*/ 2147483647 h 282"/>
                                <a:gd name="T12" fmla="*/ 2147483647 w 186"/>
                                <a:gd name="T13" fmla="*/ 2147483647 h 282"/>
                                <a:gd name="T14" fmla="*/ 2147483647 w 186"/>
                                <a:gd name="T15" fmla="*/ 2147483647 h 282"/>
                                <a:gd name="T16" fmla="*/ 2147483647 w 186"/>
                                <a:gd name="T17" fmla="*/ 2147483647 h 282"/>
                                <a:gd name="T18" fmla="*/ 2147483647 w 186"/>
                                <a:gd name="T19" fmla="*/ 2147483647 h 282"/>
                                <a:gd name="T20" fmla="*/ 2147483647 w 186"/>
                                <a:gd name="T21" fmla="*/ 2147483647 h 282"/>
                                <a:gd name="T22" fmla="*/ 2147483647 w 186"/>
                                <a:gd name="T23" fmla="*/ 2147483647 h 282"/>
                                <a:gd name="T24" fmla="*/ 2147483647 w 186"/>
                                <a:gd name="T25" fmla="*/ 2147483647 h 282"/>
                                <a:gd name="T26" fmla="*/ 2147483647 w 186"/>
                                <a:gd name="T27" fmla="*/ 2147483647 h 282"/>
                                <a:gd name="T28" fmla="*/ 2147483647 w 186"/>
                                <a:gd name="T29" fmla="*/ 2147483647 h 282"/>
                                <a:gd name="T30" fmla="*/ 2147483647 w 186"/>
                                <a:gd name="T31" fmla="*/ 2147483647 h 282"/>
                                <a:gd name="T32" fmla="*/ 2147483647 w 186"/>
                                <a:gd name="T33" fmla="*/ 2147483647 h 282"/>
                                <a:gd name="T34" fmla="*/ 2147483647 w 186"/>
                                <a:gd name="T35" fmla="*/ 2147483647 h 282"/>
                                <a:gd name="T36" fmla="*/ 2147483647 w 186"/>
                                <a:gd name="T37" fmla="*/ 2147483647 h 282"/>
                                <a:gd name="T38" fmla="*/ 2147483647 w 186"/>
                                <a:gd name="T39" fmla="*/ 2147483647 h 282"/>
                                <a:gd name="T40" fmla="*/ 2147483647 w 186"/>
                                <a:gd name="T41" fmla="*/ 2147483647 h 282"/>
                                <a:gd name="T42" fmla="*/ 2147483647 w 186"/>
                                <a:gd name="T43" fmla="*/ 2147483647 h 282"/>
                                <a:gd name="T44" fmla="*/ 2147483647 w 186"/>
                                <a:gd name="T45" fmla="*/ 2147483647 h 282"/>
                                <a:gd name="T46" fmla="*/ 2147483647 w 186"/>
                                <a:gd name="T47" fmla="*/ 2147483647 h 282"/>
                                <a:gd name="T48" fmla="*/ 2147483647 w 186"/>
                                <a:gd name="T49" fmla="*/ 2147483647 h 282"/>
                                <a:gd name="T50" fmla="*/ 2147483647 w 186"/>
                                <a:gd name="T51" fmla="*/ 2147483647 h 282"/>
                                <a:gd name="T52" fmla="*/ 2147483647 w 186"/>
                                <a:gd name="T53" fmla="*/ 2147483647 h 282"/>
                                <a:gd name="T54" fmla="*/ 2147483647 w 186"/>
                                <a:gd name="T55" fmla="*/ 2147483647 h 282"/>
                                <a:gd name="T56" fmla="*/ 2147483647 w 186"/>
                                <a:gd name="T57" fmla="*/ 2147483647 h 282"/>
                                <a:gd name="T58" fmla="*/ 2147483647 w 186"/>
                                <a:gd name="T59" fmla="*/ 2147483647 h 282"/>
                                <a:gd name="T60" fmla="*/ 2147483647 w 186"/>
                                <a:gd name="T61" fmla="*/ 2147483647 h 282"/>
                                <a:gd name="T62" fmla="*/ 2147483647 w 186"/>
                                <a:gd name="T63" fmla="*/ 2147483647 h 282"/>
                                <a:gd name="T64" fmla="*/ 2147483647 w 186"/>
                                <a:gd name="T65" fmla="*/ 2147483647 h 282"/>
                                <a:gd name="T66" fmla="*/ 2147483647 w 186"/>
                                <a:gd name="T67" fmla="*/ 2147483647 h 282"/>
                                <a:gd name="T68" fmla="*/ 2147483647 w 186"/>
                                <a:gd name="T69" fmla="*/ 2147483647 h 282"/>
                                <a:gd name="T70" fmla="*/ 2147483647 w 186"/>
                                <a:gd name="T71" fmla="*/ 2147483647 h 282"/>
                                <a:gd name="T72" fmla="*/ 2147483647 w 186"/>
                                <a:gd name="T73" fmla="*/ 2147483647 h 282"/>
                                <a:gd name="T74" fmla="*/ 2147483647 w 186"/>
                                <a:gd name="T75" fmla="*/ 2147483647 h 282"/>
                                <a:gd name="T76" fmla="*/ 2147483647 w 186"/>
                                <a:gd name="T77" fmla="*/ 2147483647 h 282"/>
                                <a:gd name="T78" fmla="*/ 2147483647 w 186"/>
                                <a:gd name="T79" fmla="*/ 2147483647 h 282"/>
                                <a:gd name="T80" fmla="*/ 2147483647 w 186"/>
                                <a:gd name="T81" fmla="*/ 2147483647 h 282"/>
                                <a:gd name="T82" fmla="*/ 2147483647 w 186"/>
                                <a:gd name="T83" fmla="*/ 2147483647 h 282"/>
                                <a:gd name="T84" fmla="*/ 2147483647 w 186"/>
                                <a:gd name="T85" fmla="*/ 2147483647 h 282"/>
                                <a:gd name="T86" fmla="*/ 2147483647 w 186"/>
                                <a:gd name="T87" fmla="*/ 2147483647 h 282"/>
                                <a:gd name="T88" fmla="*/ 2147483647 w 186"/>
                                <a:gd name="T89" fmla="*/ 2147483647 h 282"/>
                                <a:gd name="T90" fmla="*/ 2147483647 w 186"/>
                                <a:gd name="T91" fmla="*/ 2147483647 h 282"/>
                                <a:gd name="T92" fmla="*/ 2147483647 w 186"/>
                                <a:gd name="T93" fmla="*/ 2147483647 h 282"/>
                                <a:gd name="T94" fmla="*/ 0 w 186"/>
                                <a:gd name="T95" fmla="*/ 2147483647 h 282"/>
                                <a:gd name="T96" fmla="*/ 0 w 186"/>
                                <a:gd name="T97" fmla="*/ 2147483647 h 282"/>
                                <a:gd name="T98" fmla="*/ 2147483647 w 186"/>
                                <a:gd name="T99" fmla="*/ 2147483647 h 282"/>
                                <a:gd name="T100" fmla="*/ 2147483647 w 186"/>
                                <a:gd name="T101" fmla="*/ 2147483647 h 282"/>
                                <a:gd name="T102" fmla="*/ 2147483647 w 186"/>
                                <a:gd name="T103" fmla="*/ 2147483647 h 282"/>
                                <a:gd name="T104" fmla="*/ 2147483647 w 186"/>
                                <a:gd name="T105" fmla="*/ 2147483647 h 282"/>
                                <a:gd name="T106" fmla="*/ 0 w 186"/>
                                <a:gd name="T107" fmla="*/ 2147483647 h 282"/>
                                <a:gd name="T108" fmla="*/ 2147483647 w 186"/>
                                <a:gd name="T109" fmla="*/ 0 h 282"/>
                                <a:gd name="T110" fmla="*/ 2147483647 w 186"/>
                                <a:gd name="T111" fmla="*/ 2147483647 h 282"/>
                                <a:gd name="T112" fmla="*/ 2147483647 w 186"/>
                                <a:gd name="T113" fmla="*/ 2147483647 h 282"/>
                                <a:gd name="T114" fmla="*/ 2147483647 w 186"/>
                                <a:gd name="T115" fmla="*/ 2147483647 h 282"/>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86" h="282">
                                  <a:moveTo>
                                    <a:pt x="78" y="12"/>
                                  </a:moveTo>
                                  <a:lnTo>
                                    <a:pt x="84" y="12"/>
                                  </a:lnTo>
                                  <a:lnTo>
                                    <a:pt x="102" y="6"/>
                                  </a:lnTo>
                                  <a:lnTo>
                                    <a:pt x="114" y="6"/>
                                  </a:lnTo>
                                  <a:lnTo>
                                    <a:pt x="126" y="6"/>
                                  </a:lnTo>
                                  <a:lnTo>
                                    <a:pt x="138" y="0"/>
                                  </a:lnTo>
                                  <a:lnTo>
                                    <a:pt x="144" y="0"/>
                                  </a:lnTo>
                                  <a:lnTo>
                                    <a:pt x="144" y="6"/>
                                  </a:lnTo>
                                  <a:lnTo>
                                    <a:pt x="138" y="6"/>
                                  </a:lnTo>
                                  <a:lnTo>
                                    <a:pt x="138" y="12"/>
                                  </a:lnTo>
                                  <a:lnTo>
                                    <a:pt x="138" y="18"/>
                                  </a:lnTo>
                                  <a:lnTo>
                                    <a:pt x="144" y="18"/>
                                  </a:lnTo>
                                  <a:lnTo>
                                    <a:pt x="150" y="6"/>
                                  </a:lnTo>
                                  <a:lnTo>
                                    <a:pt x="156" y="6"/>
                                  </a:lnTo>
                                  <a:lnTo>
                                    <a:pt x="168" y="6"/>
                                  </a:lnTo>
                                  <a:lnTo>
                                    <a:pt x="174" y="6"/>
                                  </a:lnTo>
                                  <a:lnTo>
                                    <a:pt x="180" y="6"/>
                                  </a:lnTo>
                                  <a:lnTo>
                                    <a:pt x="180" y="12"/>
                                  </a:lnTo>
                                  <a:lnTo>
                                    <a:pt x="180" y="24"/>
                                  </a:lnTo>
                                  <a:lnTo>
                                    <a:pt x="180" y="30"/>
                                  </a:lnTo>
                                  <a:lnTo>
                                    <a:pt x="180" y="36"/>
                                  </a:lnTo>
                                  <a:lnTo>
                                    <a:pt x="180" y="42"/>
                                  </a:lnTo>
                                  <a:lnTo>
                                    <a:pt x="180" y="48"/>
                                  </a:lnTo>
                                  <a:lnTo>
                                    <a:pt x="180" y="54"/>
                                  </a:lnTo>
                                  <a:lnTo>
                                    <a:pt x="180" y="60"/>
                                  </a:lnTo>
                                  <a:lnTo>
                                    <a:pt x="174" y="60"/>
                                  </a:lnTo>
                                  <a:lnTo>
                                    <a:pt x="174" y="66"/>
                                  </a:lnTo>
                                  <a:lnTo>
                                    <a:pt x="174" y="72"/>
                                  </a:lnTo>
                                  <a:lnTo>
                                    <a:pt x="174" y="78"/>
                                  </a:lnTo>
                                  <a:lnTo>
                                    <a:pt x="174" y="84"/>
                                  </a:lnTo>
                                  <a:lnTo>
                                    <a:pt x="168" y="84"/>
                                  </a:lnTo>
                                  <a:lnTo>
                                    <a:pt x="168" y="90"/>
                                  </a:lnTo>
                                  <a:lnTo>
                                    <a:pt x="162" y="96"/>
                                  </a:lnTo>
                                  <a:lnTo>
                                    <a:pt x="156" y="96"/>
                                  </a:lnTo>
                                  <a:lnTo>
                                    <a:pt x="150" y="102"/>
                                  </a:lnTo>
                                  <a:lnTo>
                                    <a:pt x="144" y="102"/>
                                  </a:lnTo>
                                  <a:lnTo>
                                    <a:pt x="144" y="108"/>
                                  </a:lnTo>
                                  <a:lnTo>
                                    <a:pt x="138" y="108"/>
                                  </a:lnTo>
                                  <a:lnTo>
                                    <a:pt x="138" y="114"/>
                                  </a:lnTo>
                                  <a:lnTo>
                                    <a:pt x="132" y="114"/>
                                  </a:lnTo>
                                  <a:lnTo>
                                    <a:pt x="132" y="120"/>
                                  </a:lnTo>
                                  <a:lnTo>
                                    <a:pt x="132" y="126"/>
                                  </a:lnTo>
                                  <a:lnTo>
                                    <a:pt x="132" y="132"/>
                                  </a:lnTo>
                                  <a:lnTo>
                                    <a:pt x="132" y="138"/>
                                  </a:lnTo>
                                  <a:lnTo>
                                    <a:pt x="132" y="144"/>
                                  </a:lnTo>
                                  <a:lnTo>
                                    <a:pt x="132" y="150"/>
                                  </a:lnTo>
                                  <a:lnTo>
                                    <a:pt x="132" y="156"/>
                                  </a:lnTo>
                                  <a:lnTo>
                                    <a:pt x="138" y="156"/>
                                  </a:lnTo>
                                  <a:lnTo>
                                    <a:pt x="138" y="162"/>
                                  </a:lnTo>
                                  <a:lnTo>
                                    <a:pt x="144" y="168"/>
                                  </a:lnTo>
                                  <a:lnTo>
                                    <a:pt x="144" y="174"/>
                                  </a:lnTo>
                                  <a:lnTo>
                                    <a:pt x="150" y="174"/>
                                  </a:lnTo>
                                  <a:lnTo>
                                    <a:pt x="150" y="180"/>
                                  </a:lnTo>
                                  <a:lnTo>
                                    <a:pt x="156" y="180"/>
                                  </a:lnTo>
                                  <a:lnTo>
                                    <a:pt x="156" y="186"/>
                                  </a:lnTo>
                                  <a:lnTo>
                                    <a:pt x="162" y="186"/>
                                  </a:lnTo>
                                  <a:lnTo>
                                    <a:pt x="168" y="186"/>
                                  </a:lnTo>
                                  <a:lnTo>
                                    <a:pt x="174" y="192"/>
                                  </a:lnTo>
                                  <a:lnTo>
                                    <a:pt x="174" y="198"/>
                                  </a:lnTo>
                                  <a:lnTo>
                                    <a:pt x="180" y="198"/>
                                  </a:lnTo>
                                  <a:lnTo>
                                    <a:pt x="180" y="204"/>
                                  </a:lnTo>
                                  <a:lnTo>
                                    <a:pt x="180" y="210"/>
                                  </a:lnTo>
                                  <a:lnTo>
                                    <a:pt x="186" y="210"/>
                                  </a:lnTo>
                                  <a:lnTo>
                                    <a:pt x="186" y="216"/>
                                  </a:lnTo>
                                  <a:lnTo>
                                    <a:pt x="186" y="222"/>
                                  </a:lnTo>
                                  <a:lnTo>
                                    <a:pt x="186" y="228"/>
                                  </a:lnTo>
                                  <a:lnTo>
                                    <a:pt x="186" y="234"/>
                                  </a:lnTo>
                                  <a:lnTo>
                                    <a:pt x="186" y="240"/>
                                  </a:lnTo>
                                  <a:lnTo>
                                    <a:pt x="186" y="246"/>
                                  </a:lnTo>
                                  <a:lnTo>
                                    <a:pt x="186" y="252"/>
                                  </a:lnTo>
                                  <a:lnTo>
                                    <a:pt x="180" y="258"/>
                                  </a:lnTo>
                                  <a:lnTo>
                                    <a:pt x="174" y="264"/>
                                  </a:lnTo>
                                  <a:lnTo>
                                    <a:pt x="156" y="258"/>
                                  </a:lnTo>
                                  <a:lnTo>
                                    <a:pt x="144" y="264"/>
                                  </a:lnTo>
                                  <a:lnTo>
                                    <a:pt x="138" y="264"/>
                                  </a:lnTo>
                                  <a:lnTo>
                                    <a:pt x="126" y="264"/>
                                  </a:lnTo>
                                  <a:lnTo>
                                    <a:pt x="120" y="264"/>
                                  </a:lnTo>
                                  <a:lnTo>
                                    <a:pt x="96" y="270"/>
                                  </a:lnTo>
                                  <a:lnTo>
                                    <a:pt x="84" y="270"/>
                                  </a:lnTo>
                                  <a:lnTo>
                                    <a:pt x="60" y="276"/>
                                  </a:lnTo>
                                  <a:lnTo>
                                    <a:pt x="54" y="276"/>
                                  </a:lnTo>
                                  <a:lnTo>
                                    <a:pt x="24" y="276"/>
                                  </a:lnTo>
                                  <a:lnTo>
                                    <a:pt x="6" y="282"/>
                                  </a:lnTo>
                                  <a:lnTo>
                                    <a:pt x="6" y="270"/>
                                  </a:lnTo>
                                  <a:lnTo>
                                    <a:pt x="6" y="264"/>
                                  </a:lnTo>
                                  <a:lnTo>
                                    <a:pt x="6" y="252"/>
                                  </a:lnTo>
                                  <a:lnTo>
                                    <a:pt x="6" y="246"/>
                                  </a:lnTo>
                                  <a:lnTo>
                                    <a:pt x="6" y="240"/>
                                  </a:lnTo>
                                  <a:lnTo>
                                    <a:pt x="6" y="234"/>
                                  </a:lnTo>
                                  <a:lnTo>
                                    <a:pt x="6" y="210"/>
                                  </a:lnTo>
                                  <a:lnTo>
                                    <a:pt x="6" y="204"/>
                                  </a:lnTo>
                                  <a:lnTo>
                                    <a:pt x="6" y="192"/>
                                  </a:lnTo>
                                  <a:lnTo>
                                    <a:pt x="6" y="186"/>
                                  </a:lnTo>
                                  <a:lnTo>
                                    <a:pt x="6" y="174"/>
                                  </a:lnTo>
                                  <a:lnTo>
                                    <a:pt x="6" y="168"/>
                                  </a:lnTo>
                                  <a:lnTo>
                                    <a:pt x="0" y="138"/>
                                  </a:lnTo>
                                  <a:lnTo>
                                    <a:pt x="0" y="132"/>
                                  </a:lnTo>
                                  <a:lnTo>
                                    <a:pt x="0" y="126"/>
                                  </a:lnTo>
                                  <a:lnTo>
                                    <a:pt x="0" y="120"/>
                                  </a:lnTo>
                                  <a:lnTo>
                                    <a:pt x="6" y="108"/>
                                  </a:lnTo>
                                  <a:lnTo>
                                    <a:pt x="6" y="102"/>
                                  </a:lnTo>
                                  <a:lnTo>
                                    <a:pt x="6" y="96"/>
                                  </a:lnTo>
                                  <a:lnTo>
                                    <a:pt x="6" y="90"/>
                                  </a:lnTo>
                                  <a:lnTo>
                                    <a:pt x="6" y="78"/>
                                  </a:lnTo>
                                  <a:lnTo>
                                    <a:pt x="6" y="66"/>
                                  </a:lnTo>
                                  <a:lnTo>
                                    <a:pt x="6" y="60"/>
                                  </a:lnTo>
                                  <a:lnTo>
                                    <a:pt x="0" y="54"/>
                                  </a:lnTo>
                                  <a:lnTo>
                                    <a:pt x="0" y="48"/>
                                  </a:lnTo>
                                  <a:lnTo>
                                    <a:pt x="0" y="0"/>
                                  </a:lnTo>
                                  <a:lnTo>
                                    <a:pt x="54" y="0"/>
                                  </a:lnTo>
                                  <a:lnTo>
                                    <a:pt x="66" y="0"/>
                                  </a:lnTo>
                                  <a:lnTo>
                                    <a:pt x="66" y="12"/>
                                  </a:lnTo>
                                  <a:lnTo>
                                    <a:pt x="66" y="18"/>
                                  </a:lnTo>
                                  <a:lnTo>
                                    <a:pt x="72" y="24"/>
                                  </a:lnTo>
                                  <a:lnTo>
                                    <a:pt x="78" y="24"/>
                                  </a:lnTo>
                                  <a:lnTo>
                                    <a:pt x="78" y="12"/>
                                  </a:lnTo>
                                  <a:close/>
                                </a:path>
                              </a:pathLst>
                            </a:custGeom>
                            <a:solidFill>
                              <a:srgbClr val="BF95DF"/>
                            </a:solidFill>
                            <a:ln w="9525">
                              <a:solidFill>
                                <a:schemeClr val="tx1"/>
                              </a:solidFill>
                              <a:prstDash val="solid"/>
                              <a:round/>
                              <a:headEnd/>
                              <a:tailEnd/>
                            </a:ln>
                          </wps:spPr>
                          <wps:bodyPr/>
                        </wps:wsp>
                        <wps:wsp>
                          <wps:cNvPr id="531" name="Freeform 73"/>
                          <wps:cNvSpPr>
                            <a:spLocks/>
                          </wps:cNvSpPr>
                          <wps:spPr bwMode="auto">
                            <a:xfrm>
                              <a:off x="13938751" y="3158160"/>
                              <a:ext cx="628776" cy="931728"/>
                            </a:xfrm>
                            <a:custGeom>
                              <a:avLst/>
                              <a:gdLst>
                                <a:gd name="T0" fmla="*/ 0 w 174"/>
                                <a:gd name="T1" fmla="*/ 2147483647 h 264"/>
                                <a:gd name="T2" fmla="*/ 2147483647 w 174"/>
                                <a:gd name="T3" fmla="*/ 2147483647 h 264"/>
                                <a:gd name="T4" fmla="*/ 2147483647 w 174"/>
                                <a:gd name="T5" fmla="*/ 2147483647 h 264"/>
                                <a:gd name="T6" fmla="*/ 2147483647 w 174"/>
                                <a:gd name="T7" fmla="*/ 2147483647 h 264"/>
                                <a:gd name="T8" fmla="*/ 2147483647 w 174"/>
                                <a:gd name="T9" fmla="*/ 0 h 264"/>
                                <a:gd name="T10" fmla="*/ 2147483647 w 174"/>
                                <a:gd name="T11" fmla="*/ 2147483647 h 264"/>
                                <a:gd name="T12" fmla="*/ 2147483647 w 174"/>
                                <a:gd name="T13" fmla="*/ 2147483647 h 264"/>
                                <a:gd name="T14" fmla="*/ 2147483647 w 174"/>
                                <a:gd name="T15" fmla="*/ 2147483647 h 264"/>
                                <a:gd name="T16" fmla="*/ 2147483647 w 174"/>
                                <a:gd name="T17" fmla="*/ 2147483647 h 264"/>
                                <a:gd name="T18" fmla="*/ 2147483647 w 174"/>
                                <a:gd name="T19" fmla="*/ 2147483647 h 264"/>
                                <a:gd name="T20" fmla="*/ 2147483647 w 174"/>
                                <a:gd name="T21" fmla="*/ 2147483647 h 264"/>
                                <a:gd name="T22" fmla="*/ 2147483647 w 174"/>
                                <a:gd name="T23" fmla="*/ 2147483647 h 264"/>
                                <a:gd name="T24" fmla="*/ 2147483647 w 174"/>
                                <a:gd name="T25" fmla="*/ 2147483647 h 264"/>
                                <a:gd name="T26" fmla="*/ 2147483647 w 174"/>
                                <a:gd name="T27" fmla="*/ 2147483647 h 264"/>
                                <a:gd name="T28" fmla="*/ 2147483647 w 174"/>
                                <a:gd name="T29" fmla="*/ 2147483647 h 264"/>
                                <a:gd name="T30" fmla="*/ 2147483647 w 174"/>
                                <a:gd name="T31" fmla="*/ 2147483647 h 264"/>
                                <a:gd name="T32" fmla="*/ 2147483647 w 174"/>
                                <a:gd name="T33" fmla="*/ 2147483647 h 264"/>
                                <a:gd name="T34" fmla="*/ 2147483647 w 174"/>
                                <a:gd name="T35" fmla="*/ 2147483647 h 264"/>
                                <a:gd name="T36" fmla="*/ 2147483647 w 174"/>
                                <a:gd name="T37" fmla="*/ 2147483647 h 264"/>
                                <a:gd name="T38" fmla="*/ 2147483647 w 174"/>
                                <a:gd name="T39" fmla="*/ 2147483647 h 264"/>
                                <a:gd name="T40" fmla="*/ 2147483647 w 174"/>
                                <a:gd name="T41" fmla="*/ 2147483647 h 264"/>
                                <a:gd name="T42" fmla="*/ 2147483647 w 174"/>
                                <a:gd name="T43" fmla="*/ 2147483647 h 264"/>
                                <a:gd name="T44" fmla="*/ 2147483647 w 174"/>
                                <a:gd name="T45" fmla="*/ 2147483647 h 264"/>
                                <a:gd name="T46" fmla="*/ 2147483647 w 174"/>
                                <a:gd name="T47" fmla="*/ 2147483647 h 264"/>
                                <a:gd name="T48" fmla="*/ 2147483647 w 174"/>
                                <a:gd name="T49" fmla="*/ 2147483647 h 264"/>
                                <a:gd name="T50" fmla="*/ 2147483647 w 174"/>
                                <a:gd name="T51" fmla="*/ 2147483647 h 264"/>
                                <a:gd name="T52" fmla="*/ 2147483647 w 174"/>
                                <a:gd name="T53" fmla="*/ 2147483647 h 264"/>
                                <a:gd name="T54" fmla="*/ 2147483647 w 174"/>
                                <a:gd name="T55" fmla="*/ 2147483647 h 264"/>
                                <a:gd name="T56" fmla="*/ 2147483647 w 174"/>
                                <a:gd name="T57" fmla="*/ 2147483647 h 264"/>
                                <a:gd name="T58" fmla="*/ 2147483647 w 174"/>
                                <a:gd name="T59" fmla="*/ 2147483647 h 264"/>
                                <a:gd name="T60" fmla="*/ 2147483647 w 174"/>
                                <a:gd name="T61" fmla="*/ 2147483647 h 264"/>
                                <a:gd name="T62" fmla="*/ 0 w 174"/>
                                <a:gd name="T63" fmla="*/ 2147483647 h 264"/>
                                <a:gd name="T64" fmla="*/ 0 w 174"/>
                                <a:gd name="T65" fmla="*/ 2147483647 h 264"/>
                                <a:gd name="T66" fmla="*/ 0 w 174"/>
                                <a:gd name="T67" fmla="*/ 2147483647 h 264"/>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174" h="264">
                                  <a:moveTo>
                                    <a:pt x="0" y="30"/>
                                  </a:moveTo>
                                  <a:lnTo>
                                    <a:pt x="36" y="24"/>
                                  </a:lnTo>
                                  <a:lnTo>
                                    <a:pt x="102" y="6"/>
                                  </a:lnTo>
                                  <a:lnTo>
                                    <a:pt x="108" y="6"/>
                                  </a:lnTo>
                                  <a:lnTo>
                                    <a:pt x="138" y="0"/>
                                  </a:lnTo>
                                  <a:lnTo>
                                    <a:pt x="138" y="12"/>
                                  </a:lnTo>
                                  <a:lnTo>
                                    <a:pt x="156" y="120"/>
                                  </a:lnTo>
                                  <a:lnTo>
                                    <a:pt x="156" y="138"/>
                                  </a:lnTo>
                                  <a:lnTo>
                                    <a:pt x="162" y="150"/>
                                  </a:lnTo>
                                  <a:lnTo>
                                    <a:pt x="162" y="162"/>
                                  </a:lnTo>
                                  <a:lnTo>
                                    <a:pt x="162" y="168"/>
                                  </a:lnTo>
                                  <a:lnTo>
                                    <a:pt x="162" y="174"/>
                                  </a:lnTo>
                                  <a:lnTo>
                                    <a:pt x="168" y="192"/>
                                  </a:lnTo>
                                  <a:lnTo>
                                    <a:pt x="168" y="216"/>
                                  </a:lnTo>
                                  <a:lnTo>
                                    <a:pt x="168" y="222"/>
                                  </a:lnTo>
                                  <a:lnTo>
                                    <a:pt x="174" y="234"/>
                                  </a:lnTo>
                                  <a:lnTo>
                                    <a:pt x="174" y="240"/>
                                  </a:lnTo>
                                  <a:lnTo>
                                    <a:pt x="174" y="246"/>
                                  </a:lnTo>
                                  <a:lnTo>
                                    <a:pt x="126" y="252"/>
                                  </a:lnTo>
                                  <a:lnTo>
                                    <a:pt x="102" y="258"/>
                                  </a:lnTo>
                                  <a:lnTo>
                                    <a:pt x="60" y="264"/>
                                  </a:lnTo>
                                  <a:lnTo>
                                    <a:pt x="30" y="264"/>
                                  </a:lnTo>
                                  <a:lnTo>
                                    <a:pt x="24" y="204"/>
                                  </a:lnTo>
                                  <a:lnTo>
                                    <a:pt x="24" y="198"/>
                                  </a:lnTo>
                                  <a:lnTo>
                                    <a:pt x="24" y="192"/>
                                  </a:lnTo>
                                  <a:lnTo>
                                    <a:pt x="18" y="192"/>
                                  </a:lnTo>
                                  <a:lnTo>
                                    <a:pt x="18" y="156"/>
                                  </a:lnTo>
                                  <a:lnTo>
                                    <a:pt x="12" y="150"/>
                                  </a:lnTo>
                                  <a:lnTo>
                                    <a:pt x="12" y="144"/>
                                  </a:lnTo>
                                  <a:lnTo>
                                    <a:pt x="12" y="120"/>
                                  </a:lnTo>
                                  <a:lnTo>
                                    <a:pt x="6" y="78"/>
                                  </a:lnTo>
                                  <a:lnTo>
                                    <a:pt x="0" y="54"/>
                                  </a:lnTo>
                                  <a:lnTo>
                                    <a:pt x="0" y="48"/>
                                  </a:lnTo>
                                  <a:lnTo>
                                    <a:pt x="0" y="30"/>
                                  </a:lnTo>
                                  <a:close/>
                                </a:path>
                              </a:pathLst>
                            </a:custGeom>
                            <a:solidFill>
                              <a:srgbClr val="BF95DF"/>
                            </a:solidFill>
                            <a:ln w="9525">
                              <a:solidFill>
                                <a:schemeClr val="tx1"/>
                              </a:solidFill>
                              <a:prstDash val="solid"/>
                              <a:round/>
                              <a:headEnd/>
                              <a:tailEnd/>
                            </a:ln>
                          </wps:spPr>
                          <wps:bodyPr/>
                        </wps:wsp>
                        <wps:wsp>
                          <wps:cNvPr id="532" name="Freeform 74"/>
                          <wps:cNvSpPr>
                            <a:spLocks/>
                          </wps:cNvSpPr>
                          <wps:spPr bwMode="auto">
                            <a:xfrm>
                              <a:off x="10968321" y="3158160"/>
                              <a:ext cx="780551" cy="1058782"/>
                            </a:xfrm>
                            <a:custGeom>
                              <a:avLst/>
                              <a:gdLst>
                                <a:gd name="T0" fmla="*/ 2147483647 w 216"/>
                                <a:gd name="T1" fmla="*/ 2147483647 h 300"/>
                                <a:gd name="T2" fmla="*/ 2147483647 w 216"/>
                                <a:gd name="T3" fmla="*/ 2147483647 h 300"/>
                                <a:gd name="T4" fmla="*/ 2147483647 w 216"/>
                                <a:gd name="T5" fmla="*/ 2147483647 h 300"/>
                                <a:gd name="T6" fmla="*/ 2147483647 w 216"/>
                                <a:gd name="T7" fmla="*/ 2147483647 h 300"/>
                                <a:gd name="T8" fmla="*/ 2147483647 w 216"/>
                                <a:gd name="T9" fmla="*/ 2147483647 h 300"/>
                                <a:gd name="T10" fmla="*/ 2147483647 w 216"/>
                                <a:gd name="T11" fmla="*/ 2147483647 h 300"/>
                                <a:gd name="T12" fmla="*/ 2147483647 w 216"/>
                                <a:gd name="T13" fmla="*/ 2147483647 h 300"/>
                                <a:gd name="T14" fmla="*/ 2147483647 w 216"/>
                                <a:gd name="T15" fmla="*/ 2147483647 h 300"/>
                                <a:gd name="T16" fmla="*/ 2147483647 w 216"/>
                                <a:gd name="T17" fmla="*/ 2147483647 h 300"/>
                                <a:gd name="T18" fmla="*/ 2147483647 w 216"/>
                                <a:gd name="T19" fmla="*/ 2147483647 h 300"/>
                                <a:gd name="T20" fmla="*/ 2147483647 w 216"/>
                                <a:gd name="T21" fmla="*/ 2147483647 h 300"/>
                                <a:gd name="T22" fmla="*/ 2147483647 w 216"/>
                                <a:gd name="T23" fmla="*/ 2147483647 h 300"/>
                                <a:gd name="T24" fmla="*/ 2147483647 w 216"/>
                                <a:gd name="T25" fmla="*/ 2147483647 h 300"/>
                                <a:gd name="T26" fmla="*/ 2147483647 w 216"/>
                                <a:gd name="T27" fmla="*/ 2147483647 h 300"/>
                                <a:gd name="T28" fmla="*/ 2147483647 w 216"/>
                                <a:gd name="T29" fmla="*/ 2147483647 h 300"/>
                                <a:gd name="T30" fmla="*/ 2147483647 w 216"/>
                                <a:gd name="T31" fmla="*/ 2147483647 h 300"/>
                                <a:gd name="T32" fmla="*/ 2147483647 w 216"/>
                                <a:gd name="T33" fmla="*/ 2147483647 h 300"/>
                                <a:gd name="T34" fmla="*/ 2147483647 w 216"/>
                                <a:gd name="T35" fmla="*/ 2147483647 h 300"/>
                                <a:gd name="T36" fmla="*/ 2147483647 w 216"/>
                                <a:gd name="T37" fmla="*/ 2147483647 h 300"/>
                                <a:gd name="T38" fmla="*/ 2147483647 w 216"/>
                                <a:gd name="T39" fmla="*/ 2147483647 h 300"/>
                                <a:gd name="T40" fmla="*/ 2147483647 w 216"/>
                                <a:gd name="T41" fmla="*/ 2147483647 h 300"/>
                                <a:gd name="T42" fmla="*/ 2147483647 w 216"/>
                                <a:gd name="T43" fmla="*/ 2147483647 h 300"/>
                                <a:gd name="T44" fmla="*/ 2147483647 w 216"/>
                                <a:gd name="T45" fmla="*/ 2147483647 h 300"/>
                                <a:gd name="T46" fmla="*/ 2147483647 w 216"/>
                                <a:gd name="T47" fmla="*/ 2147483647 h 300"/>
                                <a:gd name="T48" fmla="*/ 2147483647 w 216"/>
                                <a:gd name="T49" fmla="*/ 2147483647 h 300"/>
                                <a:gd name="T50" fmla="*/ 2147483647 w 216"/>
                                <a:gd name="T51" fmla="*/ 2147483647 h 300"/>
                                <a:gd name="T52" fmla="*/ 2147483647 w 216"/>
                                <a:gd name="T53" fmla="*/ 2147483647 h 300"/>
                                <a:gd name="T54" fmla="*/ 2147483647 w 216"/>
                                <a:gd name="T55" fmla="*/ 2147483647 h 300"/>
                                <a:gd name="T56" fmla="*/ 2147483647 w 216"/>
                                <a:gd name="T57" fmla="*/ 2147483647 h 300"/>
                                <a:gd name="T58" fmla="*/ 2147483647 w 216"/>
                                <a:gd name="T59" fmla="*/ 2147483647 h 300"/>
                                <a:gd name="T60" fmla="*/ 2147483647 w 216"/>
                                <a:gd name="T61" fmla="*/ 2147483647 h 300"/>
                                <a:gd name="T62" fmla="*/ 2147483647 w 216"/>
                                <a:gd name="T63" fmla="*/ 2147483647 h 300"/>
                                <a:gd name="T64" fmla="*/ 0 w 216"/>
                                <a:gd name="T65" fmla="*/ 2147483647 h 300"/>
                                <a:gd name="T66" fmla="*/ 0 w 216"/>
                                <a:gd name="T67" fmla="*/ 2147483647 h 300"/>
                                <a:gd name="T68" fmla="*/ 0 w 216"/>
                                <a:gd name="T69" fmla="*/ 2147483647 h 300"/>
                                <a:gd name="T70" fmla="*/ 0 w 216"/>
                                <a:gd name="T71" fmla="*/ 2147483647 h 300"/>
                                <a:gd name="T72" fmla="*/ 0 w 216"/>
                                <a:gd name="T73" fmla="*/ 2147483647 h 300"/>
                                <a:gd name="T74" fmla="*/ 0 w 216"/>
                                <a:gd name="T75" fmla="*/ 2147483647 h 300"/>
                                <a:gd name="T76" fmla="*/ 2147483647 w 216"/>
                                <a:gd name="T77" fmla="*/ 2147483647 h 300"/>
                                <a:gd name="T78" fmla="*/ 2147483647 w 216"/>
                                <a:gd name="T79" fmla="*/ 2147483647 h 300"/>
                                <a:gd name="T80" fmla="*/ 2147483647 w 216"/>
                                <a:gd name="T81" fmla="*/ 2147483647 h 300"/>
                                <a:gd name="T82" fmla="*/ 2147483647 w 216"/>
                                <a:gd name="T83" fmla="*/ 2147483647 h 300"/>
                                <a:gd name="T84" fmla="*/ 2147483647 w 216"/>
                                <a:gd name="T85" fmla="*/ 2147483647 h 300"/>
                                <a:gd name="T86" fmla="*/ 2147483647 w 216"/>
                                <a:gd name="T87" fmla="*/ 2147483647 h 300"/>
                                <a:gd name="T88" fmla="*/ 2147483647 w 216"/>
                                <a:gd name="T89" fmla="*/ 2147483647 h 300"/>
                                <a:gd name="T90" fmla="*/ 2147483647 w 216"/>
                                <a:gd name="T91" fmla="*/ 2147483647 h 300"/>
                                <a:gd name="T92" fmla="*/ 2147483647 w 216"/>
                                <a:gd name="T93" fmla="*/ 2147483647 h 300"/>
                                <a:gd name="T94" fmla="*/ 2147483647 w 216"/>
                                <a:gd name="T95" fmla="*/ 2147483647 h 300"/>
                                <a:gd name="T96" fmla="*/ 2147483647 w 216"/>
                                <a:gd name="T97" fmla="*/ 0 h 30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16" h="300">
                                  <a:moveTo>
                                    <a:pt x="210" y="0"/>
                                  </a:moveTo>
                                  <a:lnTo>
                                    <a:pt x="210" y="48"/>
                                  </a:lnTo>
                                  <a:lnTo>
                                    <a:pt x="210" y="54"/>
                                  </a:lnTo>
                                  <a:lnTo>
                                    <a:pt x="216" y="60"/>
                                  </a:lnTo>
                                  <a:lnTo>
                                    <a:pt x="216" y="66"/>
                                  </a:lnTo>
                                  <a:lnTo>
                                    <a:pt x="216" y="78"/>
                                  </a:lnTo>
                                  <a:lnTo>
                                    <a:pt x="216" y="90"/>
                                  </a:lnTo>
                                  <a:lnTo>
                                    <a:pt x="216" y="96"/>
                                  </a:lnTo>
                                  <a:lnTo>
                                    <a:pt x="216" y="102"/>
                                  </a:lnTo>
                                  <a:lnTo>
                                    <a:pt x="216" y="108"/>
                                  </a:lnTo>
                                  <a:lnTo>
                                    <a:pt x="210" y="120"/>
                                  </a:lnTo>
                                  <a:lnTo>
                                    <a:pt x="210" y="126"/>
                                  </a:lnTo>
                                  <a:lnTo>
                                    <a:pt x="210" y="132"/>
                                  </a:lnTo>
                                  <a:lnTo>
                                    <a:pt x="210" y="138"/>
                                  </a:lnTo>
                                  <a:lnTo>
                                    <a:pt x="216" y="168"/>
                                  </a:lnTo>
                                  <a:lnTo>
                                    <a:pt x="216" y="174"/>
                                  </a:lnTo>
                                  <a:lnTo>
                                    <a:pt x="216" y="186"/>
                                  </a:lnTo>
                                  <a:lnTo>
                                    <a:pt x="216" y="192"/>
                                  </a:lnTo>
                                  <a:lnTo>
                                    <a:pt x="216" y="204"/>
                                  </a:lnTo>
                                  <a:lnTo>
                                    <a:pt x="216" y="210"/>
                                  </a:lnTo>
                                  <a:lnTo>
                                    <a:pt x="216" y="234"/>
                                  </a:lnTo>
                                  <a:lnTo>
                                    <a:pt x="216" y="240"/>
                                  </a:lnTo>
                                  <a:lnTo>
                                    <a:pt x="216" y="246"/>
                                  </a:lnTo>
                                  <a:lnTo>
                                    <a:pt x="216" y="252"/>
                                  </a:lnTo>
                                  <a:lnTo>
                                    <a:pt x="216" y="264"/>
                                  </a:lnTo>
                                  <a:lnTo>
                                    <a:pt x="216" y="270"/>
                                  </a:lnTo>
                                  <a:lnTo>
                                    <a:pt x="216" y="282"/>
                                  </a:lnTo>
                                  <a:lnTo>
                                    <a:pt x="204" y="282"/>
                                  </a:lnTo>
                                  <a:lnTo>
                                    <a:pt x="192" y="282"/>
                                  </a:lnTo>
                                  <a:lnTo>
                                    <a:pt x="186" y="282"/>
                                  </a:lnTo>
                                  <a:lnTo>
                                    <a:pt x="144" y="288"/>
                                  </a:lnTo>
                                  <a:lnTo>
                                    <a:pt x="126" y="294"/>
                                  </a:lnTo>
                                  <a:lnTo>
                                    <a:pt x="96" y="300"/>
                                  </a:lnTo>
                                  <a:lnTo>
                                    <a:pt x="96" y="294"/>
                                  </a:lnTo>
                                  <a:lnTo>
                                    <a:pt x="96" y="234"/>
                                  </a:lnTo>
                                  <a:lnTo>
                                    <a:pt x="90" y="234"/>
                                  </a:lnTo>
                                  <a:lnTo>
                                    <a:pt x="84" y="234"/>
                                  </a:lnTo>
                                  <a:lnTo>
                                    <a:pt x="78" y="234"/>
                                  </a:lnTo>
                                  <a:lnTo>
                                    <a:pt x="78" y="228"/>
                                  </a:lnTo>
                                  <a:lnTo>
                                    <a:pt x="72" y="234"/>
                                  </a:lnTo>
                                  <a:lnTo>
                                    <a:pt x="66" y="234"/>
                                  </a:lnTo>
                                  <a:lnTo>
                                    <a:pt x="66" y="240"/>
                                  </a:lnTo>
                                  <a:lnTo>
                                    <a:pt x="66" y="246"/>
                                  </a:lnTo>
                                  <a:lnTo>
                                    <a:pt x="60" y="252"/>
                                  </a:lnTo>
                                  <a:lnTo>
                                    <a:pt x="60" y="258"/>
                                  </a:lnTo>
                                  <a:lnTo>
                                    <a:pt x="54" y="258"/>
                                  </a:lnTo>
                                  <a:lnTo>
                                    <a:pt x="48" y="228"/>
                                  </a:lnTo>
                                  <a:lnTo>
                                    <a:pt x="48" y="216"/>
                                  </a:lnTo>
                                  <a:lnTo>
                                    <a:pt x="48" y="198"/>
                                  </a:lnTo>
                                  <a:lnTo>
                                    <a:pt x="42" y="198"/>
                                  </a:lnTo>
                                  <a:lnTo>
                                    <a:pt x="24" y="198"/>
                                  </a:lnTo>
                                  <a:lnTo>
                                    <a:pt x="18" y="198"/>
                                  </a:lnTo>
                                  <a:lnTo>
                                    <a:pt x="12" y="204"/>
                                  </a:lnTo>
                                  <a:lnTo>
                                    <a:pt x="12" y="198"/>
                                  </a:lnTo>
                                  <a:lnTo>
                                    <a:pt x="12" y="192"/>
                                  </a:lnTo>
                                  <a:lnTo>
                                    <a:pt x="12" y="186"/>
                                  </a:lnTo>
                                  <a:lnTo>
                                    <a:pt x="12" y="174"/>
                                  </a:lnTo>
                                  <a:lnTo>
                                    <a:pt x="12" y="168"/>
                                  </a:lnTo>
                                  <a:lnTo>
                                    <a:pt x="6" y="162"/>
                                  </a:lnTo>
                                  <a:lnTo>
                                    <a:pt x="6" y="150"/>
                                  </a:lnTo>
                                  <a:lnTo>
                                    <a:pt x="6" y="144"/>
                                  </a:lnTo>
                                  <a:lnTo>
                                    <a:pt x="6" y="132"/>
                                  </a:lnTo>
                                  <a:lnTo>
                                    <a:pt x="6" y="126"/>
                                  </a:lnTo>
                                  <a:lnTo>
                                    <a:pt x="6" y="120"/>
                                  </a:lnTo>
                                  <a:lnTo>
                                    <a:pt x="6" y="114"/>
                                  </a:lnTo>
                                  <a:lnTo>
                                    <a:pt x="0" y="114"/>
                                  </a:lnTo>
                                  <a:lnTo>
                                    <a:pt x="0" y="108"/>
                                  </a:lnTo>
                                  <a:lnTo>
                                    <a:pt x="0" y="102"/>
                                  </a:lnTo>
                                  <a:lnTo>
                                    <a:pt x="0" y="96"/>
                                  </a:lnTo>
                                  <a:lnTo>
                                    <a:pt x="0" y="90"/>
                                  </a:lnTo>
                                  <a:lnTo>
                                    <a:pt x="0" y="84"/>
                                  </a:lnTo>
                                  <a:lnTo>
                                    <a:pt x="0" y="78"/>
                                  </a:lnTo>
                                  <a:lnTo>
                                    <a:pt x="0" y="72"/>
                                  </a:lnTo>
                                  <a:lnTo>
                                    <a:pt x="0" y="66"/>
                                  </a:lnTo>
                                  <a:lnTo>
                                    <a:pt x="0" y="54"/>
                                  </a:lnTo>
                                  <a:lnTo>
                                    <a:pt x="0" y="48"/>
                                  </a:lnTo>
                                  <a:lnTo>
                                    <a:pt x="6" y="54"/>
                                  </a:lnTo>
                                  <a:lnTo>
                                    <a:pt x="6" y="42"/>
                                  </a:lnTo>
                                  <a:lnTo>
                                    <a:pt x="6" y="36"/>
                                  </a:lnTo>
                                  <a:lnTo>
                                    <a:pt x="6" y="30"/>
                                  </a:lnTo>
                                  <a:lnTo>
                                    <a:pt x="6" y="24"/>
                                  </a:lnTo>
                                  <a:lnTo>
                                    <a:pt x="6" y="18"/>
                                  </a:lnTo>
                                  <a:lnTo>
                                    <a:pt x="6" y="12"/>
                                  </a:lnTo>
                                  <a:lnTo>
                                    <a:pt x="6" y="6"/>
                                  </a:lnTo>
                                  <a:lnTo>
                                    <a:pt x="18" y="6"/>
                                  </a:lnTo>
                                  <a:lnTo>
                                    <a:pt x="42" y="6"/>
                                  </a:lnTo>
                                  <a:lnTo>
                                    <a:pt x="48" y="6"/>
                                  </a:lnTo>
                                  <a:lnTo>
                                    <a:pt x="54" y="6"/>
                                  </a:lnTo>
                                  <a:lnTo>
                                    <a:pt x="60" y="6"/>
                                  </a:lnTo>
                                  <a:lnTo>
                                    <a:pt x="66" y="6"/>
                                  </a:lnTo>
                                  <a:lnTo>
                                    <a:pt x="72" y="6"/>
                                  </a:lnTo>
                                  <a:lnTo>
                                    <a:pt x="84" y="6"/>
                                  </a:lnTo>
                                  <a:lnTo>
                                    <a:pt x="90" y="6"/>
                                  </a:lnTo>
                                  <a:lnTo>
                                    <a:pt x="96" y="6"/>
                                  </a:lnTo>
                                  <a:lnTo>
                                    <a:pt x="102" y="6"/>
                                  </a:lnTo>
                                  <a:lnTo>
                                    <a:pt x="126" y="6"/>
                                  </a:lnTo>
                                  <a:lnTo>
                                    <a:pt x="186" y="0"/>
                                  </a:lnTo>
                                  <a:lnTo>
                                    <a:pt x="204" y="0"/>
                                  </a:lnTo>
                                  <a:lnTo>
                                    <a:pt x="210" y="0"/>
                                  </a:lnTo>
                                  <a:close/>
                                </a:path>
                              </a:pathLst>
                            </a:custGeom>
                            <a:solidFill>
                              <a:srgbClr val="BF95DF"/>
                            </a:solidFill>
                            <a:ln w="9525">
                              <a:solidFill>
                                <a:schemeClr val="tx1"/>
                              </a:solidFill>
                              <a:prstDash val="solid"/>
                              <a:round/>
                              <a:headEnd/>
                              <a:tailEnd/>
                            </a:ln>
                          </wps:spPr>
                          <wps:bodyPr/>
                        </wps:wsp>
                        <wps:wsp>
                          <wps:cNvPr id="533" name="Freeform 75"/>
                          <wps:cNvSpPr>
                            <a:spLocks/>
                          </wps:cNvSpPr>
                          <wps:spPr bwMode="auto">
                            <a:xfrm>
                              <a:off x="12204193" y="3242863"/>
                              <a:ext cx="845596" cy="889376"/>
                            </a:xfrm>
                            <a:custGeom>
                              <a:avLst/>
                              <a:gdLst>
                                <a:gd name="T0" fmla="*/ 2147483647 w 234"/>
                                <a:gd name="T1" fmla="*/ 2147483647 h 252"/>
                                <a:gd name="T2" fmla="*/ 2147483647 w 234"/>
                                <a:gd name="T3" fmla="*/ 2147483647 h 252"/>
                                <a:gd name="T4" fmla="*/ 2147483647 w 234"/>
                                <a:gd name="T5" fmla="*/ 0 h 252"/>
                                <a:gd name="T6" fmla="*/ 2147483647 w 234"/>
                                <a:gd name="T7" fmla="*/ 0 h 252"/>
                                <a:gd name="T8" fmla="*/ 2147483647 w 234"/>
                                <a:gd name="T9" fmla="*/ 0 h 252"/>
                                <a:gd name="T10" fmla="*/ 2147483647 w 234"/>
                                <a:gd name="T11" fmla="*/ 0 h 252"/>
                                <a:gd name="T12" fmla="*/ 2147483647 w 234"/>
                                <a:gd name="T13" fmla="*/ 2147483647 h 252"/>
                                <a:gd name="T14" fmla="*/ 2147483647 w 234"/>
                                <a:gd name="T15" fmla="*/ 2147483647 h 252"/>
                                <a:gd name="T16" fmla="*/ 2147483647 w 234"/>
                                <a:gd name="T17" fmla="*/ 2147483647 h 252"/>
                                <a:gd name="T18" fmla="*/ 2147483647 w 234"/>
                                <a:gd name="T19" fmla="*/ 2147483647 h 252"/>
                                <a:gd name="T20" fmla="*/ 2147483647 w 234"/>
                                <a:gd name="T21" fmla="*/ 2147483647 h 252"/>
                                <a:gd name="T22" fmla="*/ 2147483647 w 234"/>
                                <a:gd name="T23" fmla="*/ 2147483647 h 252"/>
                                <a:gd name="T24" fmla="*/ 2147483647 w 234"/>
                                <a:gd name="T25" fmla="*/ 2147483647 h 252"/>
                                <a:gd name="T26" fmla="*/ 2147483647 w 234"/>
                                <a:gd name="T27" fmla="*/ 2147483647 h 252"/>
                                <a:gd name="T28" fmla="*/ 2147483647 w 234"/>
                                <a:gd name="T29" fmla="*/ 2147483647 h 252"/>
                                <a:gd name="T30" fmla="*/ 2147483647 w 234"/>
                                <a:gd name="T31" fmla="*/ 2147483647 h 252"/>
                                <a:gd name="T32" fmla="*/ 2147483647 w 234"/>
                                <a:gd name="T33" fmla="*/ 2147483647 h 252"/>
                                <a:gd name="T34" fmla="*/ 2147483647 w 234"/>
                                <a:gd name="T35" fmla="*/ 2147483647 h 252"/>
                                <a:gd name="T36" fmla="*/ 2147483647 w 234"/>
                                <a:gd name="T37" fmla="*/ 2147483647 h 252"/>
                                <a:gd name="T38" fmla="*/ 2147483647 w 234"/>
                                <a:gd name="T39" fmla="*/ 2147483647 h 252"/>
                                <a:gd name="T40" fmla="*/ 2147483647 w 234"/>
                                <a:gd name="T41" fmla="*/ 2147483647 h 252"/>
                                <a:gd name="T42" fmla="*/ 2147483647 w 234"/>
                                <a:gd name="T43" fmla="*/ 2147483647 h 252"/>
                                <a:gd name="T44" fmla="*/ 2147483647 w 234"/>
                                <a:gd name="T45" fmla="*/ 2147483647 h 252"/>
                                <a:gd name="T46" fmla="*/ 2147483647 w 234"/>
                                <a:gd name="T47" fmla="*/ 2147483647 h 252"/>
                                <a:gd name="T48" fmla="*/ 2147483647 w 234"/>
                                <a:gd name="T49" fmla="*/ 2147483647 h 252"/>
                                <a:gd name="T50" fmla="*/ 2147483647 w 234"/>
                                <a:gd name="T51" fmla="*/ 2147483647 h 252"/>
                                <a:gd name="T52" fmla="*/ 2147483647 w 234"/>
                                <a:gd name="T53" fmla="*/ 2147483647 h 252"/>
                                <a:gd name="T54" fmla="*/ 2147483647 w 234"/>
                                <a:gd name="T55" fmla="*/ 2147483647 h 252"/>
                                <a:gd name="T56" fmla="*/ 2147483647 w 234"/>
                                <a:gd name="T57" fmla="*/ 2147483647 h 252"/>
                                <a:gd name="T58" fmla="*/ 2147483647 w 234"/>
                                <a:gd name="T59" fmla="*/ 2147483647 h 252"/>
                                <a:gd name="T60" fmla="*/ 2147483647 w 234"/>
                                <a:gd name="T61" fmla="*/ 2147483647 h 252"/>
                                <a:gd name="T62" fmla="*/ 0 w 234"/>
                                <a:gd name="T63" fmla="*/ 2147483647 h 252"/>
                                <a:gd name="T64" fmla="*/ 0 w 234"/>
                                <a:gd name="T65" fmla="*/ 2147483647 h 252"/>
                                <a:gd name="T66" fmla="*/ 0 w 234"/>
                                <a:gd name="T67" fmla="*/ 2147483647 h 252"/>
                                <a:gd name="T68" fmla="*/ 0 w 234"/>
                                <a:gd name="T69" fmla="*/ 2147483647 h 252"/>
                                <a:gd name="T70" fmla="*/ 2147483647 w 234"/>
                                <a:gd name="T71" fmla="*/ 2147483647 h 252"/>
                                <a:gd name="T72" fmla="*/ 2147483647 w 234"/>
                                <a:gd name="T73" fmla="*/ 2147483647 h 252"/>
                                <a:gd name="T74" fmla="*/ 2147483647 w 234"/>
                                <a:gd name="T75" fmla="*/ 2147483647 h 252"/>
                                <a:gd name="T76" fmla="*/ 2147483647 w 234"/>
                                <a:gd name="T77" fmla="*/ 2147483647 h 252"/>
                                <a:gd name="T78" fmla="*/ 2147483647 w 234"/>
                                <a:gd name="T79" fmla="*/ 2147483647 h 252"/>
                                <a:gd name="T80" fmla="*/ 2147483647 w 234"/>
                                <a:gd name="T81" fmla="*/ 2147483647 h 252"/>
                                <a:gd name="T82" fmla="*/ 2147483647 w 234"/>
                                <a:gd name="T83" fmla="*/ 2147483647 h 252"/>
                                <a:gd name="T84" fmla="*/ 2147483647 w 234"/>
                                <a:gd name="T85" fmla="*/ 2147483647 h 252"/>
                                <a:gd name="T86" fmla="*/ 2147483647 w 234"/>
                                <a:gd name="T87" fmla="*/ 2147483647 h 252"/>
                                <a:gd name="T88" fmla="*/ 2147483647 w 234"/>
                                <a:gd name="T89" fmla="*/ 2147483647 h 25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34" h="252">
                                  <a:moveTo>
                                    <a:pt x="48" y="6"/>
                                  </a:moveTo>
                                  <a:lnTo>
                                    <a:pt x="84" y="6"/>
                                  </a:lnTo>
                                  <a:lnTo>
                                    <a:pt x="102" y="6"/>
                                  </a:lnTo>
                                  <a:lnTo>
                                    <a:pt x="108" y="6"/>
                                  </a:lnTo>
                                  <a:lnTo>
                                    <a:pt x="114" y="6"/>
                                  </a:lnTo>
                                  <a:lnTo>
                                    <a:pt x="114" y="0"/>
                                  </a:lnTo>
                                  <a:lnTo>
                                    <a:pt x="120" y="0"/>
                                  </a:lnTo>
                                  <a:lnTo>
                                    <a:pt x="168" y="0"/>
                                  </a:lnTo>
                                  <a:lnTo>
                                    <a:pt x="174" y="0"/>
                                  </a:lnTo>
                                  <a:lnTo>
                                    <a:pt x="180" y="0"/>
                                  </a:lnTo>
                                  <a:lnTo>
                                    <a:pt x="192" y="0"/>
                                  </a:lnTo>
                                  <a:lnTo>
                                    <a:pt x="204" y="0"/>
                                  </a:lnTo>
                                  <a:lnTo>
                                    <a:pt x="204" y="6"/>
                                  </a:lnTo>
                                  <a:lnTo>
                                    <a:pt x="204" y="12"/>
                                  </a:lnTo>
                                  <a:lnTo>
                                    <a:pt x="204" y="24"/>
                                  </a:lnTo>
                                  <a:lnTo>
                                    <a:pt x="204" y="30"/>
                                  </a:lnTo>
                                  <a:lnTo>
                                    <a:pt x="210" y="36"/>
                                  </a:lnTo>
                                  <a:lnTo>
                                    <a:pt x="210" y="42"/>
                                  </a:lnTo>
                                  <a:lnTo>
                                    <a:pt x="210" y="54"/>
                                  </a:lnTo>
                                  <a:lnTo>
                                    <a:pt x="210" y="60"/>
                                  </a:lnTo>
                                  <a:lnTo>
                                    <a:pt x="216" y="90"/>
                                  </a:lnTo>
                                  <a:lnTo>
                                    <a:pt x="216" y="102"/>
                                  </a:lnTo>
                                  <a:lnTo>
                                    <a:pt x="222" y="120"/>
                                  </a:lnTo>
                                  <a:lnTo>
                                    <a:pt x="222" y="132"/>
                                  </a:lnTo>
                                  <a:lnTo>
                                    <a:pt x="228" y="168"/>
                                  </a:lnTo>
                                  <a:lnTo>
                                    <a:pt x="228" y="186"/>
                                  </a:lnTo>
                                  <a:lnTo>
                                    <a:pt x="234" y="222"/>
                                  </a:lnTo>
                                  <a:lnTo>
                                    <a:pt x="150" y="234"/>
                                  </a:lnTo>
                                  <a:lnTo>
                                    <a:pt x="120" y="240"/>
                                  </a:lnTo>
                                  <a:lnTo>
                                    <a:pt x="102" y="246"/>
                                  </a:lnTo>
                                  <a:lnTo>
                                    <a:pt x="96" y="246"/>
                                  </a:lnTo>
                                  <a:lnTo>
                                    <a:pt x="72" y="252"/>
                                  </a:lnTo>
                                  <a:lnTo>
                                    <a:pt x="66" y="252"/>
                                  </a:lnTo>
                                  <a:lnTo>
                                    <a:pt x="60" y="252"/>
                                  </a:lnTo>
                                  <a:lnTo>
                                    <a:pt x="60" y="246"/>
                                  </a:lnTo>
                                  <a:lnTo>
                                    <a:pt x="54" y="246"/>
                                  </a:lnTo>
                                  <a:lnTo>
                                    <a:pt x="48" y="246"/>
                                  </a:lnTo>
                                  <a:lnTo>
                                    <a:pt x="42" y="240"/>
                                  </a:lnTo>
                                  <a:lnTo>
                                    <a:pt x="48" y="234"/>
                                  </a:lnTo>
                                  <a:lnTo>
                                    <a:pt x="54" y="228"/>
                                  </a:lnTo>
                                  <a:lnTo>
                                    <a:pt x="54" y="222"/>
                                  </a:lnTo>
                                  <a:lnTo>
                                    <a:pt x="54" y="216"/>
                                  </a:lnTo>
                                  <a:lnTo>
                                    <a:pt x="54" y="210"/>
                                  </a:lnTo>
                                  <a:lnTo>
                                    <a:pt x="54" y="204"/>
                                  </a:lnTo>
                                  <a:lnTo>
                                    <a:pt x="54" y="198"/>
                                  </a:lnTo>
                                  <a:lnTo>
                                    <a:pt x="54" y="192"/>
                                  </a:lnTo>
                                  <a:lnTo>
                                    <a:pt x="54" y="186"/>
                                  </a:lnTo>
                                  <a:lnTo>
                                    <a:pt x="48" y="186"/>
                                  </a:lnTo>
                                  <a:lnTo>
                                    <a:pt x="48" y="180"/>
                                  </a:lnTo>
                                  <a:lnTo>
                                    <a:pt x="48" y="174"/>
                                  </a:lnTo>
                                  <a:lnTo>
                                    <a:pt x="42" y="174"/>
                                  </a:lnTo>
                                  <a:lnTo>
                                    <a:pt x="42" y="168"/>
                                  </a:lnTo>
                                  <a:lnTo>
                                    <a:pt x="36" y="162"/>
                                  </a:lnTo>
                                  <a:lnTo>
                                    <a:pt x="30" y="162"/>
                                  </a:lnTo>
                                  <a:lnTo>
                                    <a:pt x="24" y="162"/>
                                  </a:lnTo>
                                  <a:lnTo>
                                    <a:pt x="24" y="156"/>
                                  </a:lnTo>
                                  <a:lnTo>
                                    <a:pt x="18" y="156"/>
                                  </a:lnTo>
                                  <a:lnTo>
                                    <a:pt x="18" y="150"/>
                                  </a:lnTo>
                                  <a:lnTo>
                                    <a:pt x="12" y="150"/>
                                  </a:lnTo>
                                  <a:lnTo>
                                    <a:pt x="12" y="144"/>
                                  </a:lnTo>
                                  <a:lnTo>
                                    <a:pt x="6" y="138"/>
                                  </a:lnTo>
                                  <a:lnTo>
                                    <a:pt x="6" y="132"/>
                                  </a:lnTo>
                                  <a:lnTo>
                                    <a:pt x="0" y="132"/>
                                  </a:lnTo>
                                  <a:lnTo>
                                    <a:pt x="0" y="126"/>
                                  </a:lnTo>
                                  <a:lnTo>
                                    <a:pt x="0" y="120"/>
                                  </a:lnTo>
                                  <a:lnTo>
                                    <a:pt x="0" y="114"/>
                                  </a:lnTo>
                                  <a:lnTo>
                                    <a:pt x="0" y="108"/>
                                  </a:lnTo>
                                  <a:lnTo>
                                    <a:pt x="0" y="102"/>
                                  </a:lnTo>
                                  <a:lnTo>
                                    <a:pt x="0" y="96"/>
                                  </a:lnTo>
                                  <a:lnTo>
                                    <a:pt x="0" y="90"/>
                                  </a:lnTo>
                                  <a:lnTo>
                                    <a:pt x="6" y="90"/>
                                  </a:lnTo>
                                  <a:lnTo>
                                    <a:pt x="6" y="84"/>
                                  </a:lnTo>
                                  <a:lnTo>
                                    <a:pt x="12" y="84"/>
                                  </a:lnTo>
                                  <a:lnTo>
                                    <a:pt x="12" y="78"/>
                                  </a:lnTo>
                                  <a:lnTo>
                                    <a:pt x="18" y="78"/>
                                  </a:lnTo>
                                  <a:lnTo>
                                    <a:pt x="24" y="72"/>
                                  </a:lnTo>
                                  <a:lnTo>
                                    <a:pt x="30" y="72"/>
                                  </a:lnTo>
                                  <a:lnTo>
                                    <a:pt x="36" y="66"/>
                                  </a:lnTo>
                                  <a:lnTo>
                                    <a:pt x="36" y="60"/>
                                  </a:lnTo>
                                  <a:lnTo>
                                    <a:pt x="42" y="60"/>
                                  </a:lnTo>
                                  <a:lnTo>
                                    <a:pt x="42" y="54"/>
                                  </a:lnTo>
                                  <a:lnTo>
                                    <a:pt x="42" y="48"/>
                                  </a:lnTo>
                                  <a:lnTo>
                                    <a:pt x="42" y="42"/>
                                  </a:lnTo>
                                  <a:lnTo>
                                    <a:pt x="42" y="36"/>
                                  </a:lnTo>
                                  <a:lnTo>
                                    <a:pt x="48" y="36"/>
                                  </a:lnTo>
                                  <a:lnTo>
                                    <a:pt x="48" y="30"/>
                                  </a:lnTo>
                                  <a:lnTo>
                                    <a:pt x="48" y="24"/>
                                  </a:lnTo>
                                  <a:lnTo>
                                    <a:pt x="48" y="18"/>
                                  </a:lnTo>
                                  <a:lnTo>
                                    <a:pt x="48" y="12"/>
                                  </a:lnTo>
                                  <a:lnTo>
                                    <a:pt x="48" y="6"/>
                                  </a:lnTo>
                                  <a:close/>
                                </a:path>
                              </a:pathLst>
                            </a:custGeom>
                            <a:solidFill>
                              <a:srgbClr val="00FFFF"/>
                            </a:solidFill>
                            <a:ln w="9525">
                              <a:solidFill>
                                <a:schemeClr val="tx1"/>
                              </a:solidFill>
                              <a:prstDash val="solid"/>
                              <a:round/>
                              <a:headEnd/>
                              <a:tailEnd/>
                            </a:ln>
                          </wps:spPr>
                          <wps:bodyPr/>
                        </wps:wsp>
                        <wps:wsp>
                          <wps:cNvPr id="534" name="Freeform 76"/>
                          <wps:cNvSpPr>
                            <a:spLocks/>
                          </wps:cNvSpPr>
                          <wps:spPr bwMode="auto">
                            <a:xfrm>
                              <a:off x="8062938" y="3264038"/>
                              <a:ext cx="1105780" cy="1079957"/>
                            </a:xfrm>
                            <a:custGeom>
                              <a:avLst/>
                              <a:gdLst>
                                <a:gd name="T0" fmla="*/ 2147483647 w 306"/>
                                <a:gd name="T1" fmla="*/ 2147483647 h 306"/>
                                <a:gd name="T2" fmla="*/ 2147483647 w 306"/>
                                <a:gd name="T3" fmla="*/ 2147483647 h 306"/>
                                <a:gd name="T4" fmla="*/ 2147483647 w 306"/>
                                <a:gd name="T5" fmla="*/ 2147483647 h 306"/>
                                <a:gd name="T6" fmla="*/ 2147483647 w 306"/>
                                <a:gd name="T7" fmla="*/ 2147483647 h 306"/>
                                <a:gd name="T8" fmla="*/ 2147483647 w 306"/>
                                <a:gd name="T9" fmla="*/ 2147483647 h 306"/>
                                <a:gd name="T10" fmla="*/ 2147483647 w 306"/>
                                <a:gd name="T11" fmla="*/ 2147483647 h 306"/>
                                <a:gd name="T12" fmla="*/ 2147483647 w 306"/>
                                <a:gd name="T13" fmla="*/ 2147483647 h 306"/>
                                <a:gd name="T14" fmla="*/ 2147483647 w 306"/>
                                <a:gd name="T15" fmla="*/ 2147483647 h 306"/>
                                <a:gd name="T16" fmla="*/ 2147483647 w 306"/>
                                <a:gd name="T17" fmla="*/ 2147483647 h 306"/>
                                <a:gd name="T18" fmla="*/ 2147483647 w 306"/>
                                <a:gd name="T19" fmla="*/ 2147483647 h 306"/>
                                <a:gd name="T20" fmla="*/ 2147483647 w 306"/>
                                <a:gd name="T21" fmla="*/ 2147483647 h 306"/>
                                <a:gd name="T22" fmla="*/ 2147483647 w 306"/>
                                <a:gd name="T23" fmla="*/ 2147483647 h 306"/>
                                <a:gd name="T24" fmla="*/ 2147483647 w 306"/>
                                <a:gd name="T25" fmla="*/ 2147483647 h 306"/>
                                <a:gd name="T26" fmla="*/ 2147483647 w 306"/>
                                <a:gd name="T27" fmla="*/ 2147483647 h 306"/>
                                <a:gd name="T28" fmla="*/ 2147483647 w 306"/>
                                <a:gd name="T29" fmla="*/ 2147483647 h 306"/>
                                <a:gd name="T30" fmla="*/ 2147483647 w 306"/>
                                <a:gd name="T31" fmla="*/ 2147483647 h 306"/>
                                <a:gd name="T32" fmla="*/ 2147483647 w 306"/>
                                <a:gd name="T33" fmla="*/ 2147483647 h 306"/>
                                <a:gd name="T34" fmla="*/ 2147483647 w 306"/>
                                <a:gd name="T35" fmla="*/ 2147483647 h 306"/>
                                <a:gd name="T36" fmla="*/ 2147483647 w 306"/>
                                <a:gd name="T37" fmla="*/ 2147483647 h 306"/>
                                <a:gd name="T38" fmla="*/ 2147483647 w 306"/>
                                <a:gd name="T39" fmla="*/ 2147483647 h 306"/>
                                <a:gd name="T40" fmla="*/ 2147483647 w 306"/>
                                <a:gd name="T41" fmla="*/ 2147483647 h 306"/>
                                <a:gd name="T42" fmla="*/ 2147483647 w 306"/>
                                <a:gd name="T43" fmla="*/ 2147483647 h 306"/>
                                <a:gd name="T44" fmla="*/ 2147483647 w 306"/>
                                <a:gd name="T45" fmla="*/ 2147483647 h 306"/>
                                <a:gd name="T46" fmla="*/ 2147483647 w 306"/>
                                <a:gd name="T47" fmla="*/ 2147483647 h 306"/>
                                <a:gd name="T48" fmla="*/ 2147483647 w 306"/>
                                <a:gd name="T49" fmla="*/ 2147483647 h 306"/>
                                <a:gd name="T50" fmla="*/ 2147483647 w 306"/>
                                <a:gd name="T51" fmla="*/ 2147483647 h 306"/>
                                <a:gd name="T52" fmla="*/ 2147483647 w 306"/>
                                <a:gd name="T53" fmla="*/ 2147483647 h 306"/>
                                <a:gd name="T54" fmla="*/ 2147483647 w 306"/>
                                <a:gd name="T55" fmla="*/ 2147483647 h 306"/>
                                <a:gd name="T56" fmla="*/ 2147483647 w 306"/>
                                <a:gd name="T57" fmla="*/ 2147483647 h 306"/>
                                <a:gd name="T58" fmla="*/ 2147483647 w 306"/>
                                <a:gd name="T59" fmla="*/ 2147483647 h 306"/>
                                <a:gd name="T60" fmla="*/ 2147483647 w 306"/>
                                <a:gd name="T61" fmla="*/ 2147483647 h 306"/>
                                <a:gd name="T62" fmla="*/ 0 w 306"/>
                                <a:gd name="T63" fmla="*/ 2147483647 h 306"/>
                                <a:gd name="T64" fmla="*/ 2147483647 w 306"/>
                                <a:gd name="T65" fmla="*/ 2147483647 h 306"/>
                                <a:gd name="T66" fmla="*/ 2147483647 w 306"/>
                                <a:gd name="T67" fmla="*/ 2147483647 h 306"/>
                                <a:gd name="T68" fmla="*/ 2147483647 w 306"/>
                                <a:gd name="T69" fmla="*/ 2147483647 h 306"/>
                                <a:gd name="T70" fmla="*/ 2147483647 w 306"/>
                                <a:gd name="T71" fmla="*/ 2147483647 h 306"/>
                                <a:gd name="T72" fmla="*/ 2147483647 w 306"/>
                                <a:gd name="T73" fmla="*/ 0 h 306"/>
                                <a:gd name="T74" fmla="*/ 2147483647 w 306"/>
                                <a:gd name="T75" fmla="*/ 0 h 306"/>
                                <a:gd name="T76" fmla="*/ 2147483647 w 306"/>
                                <a:gd name="T77" fmla="*/ 0 h 306"/>
                                <a:gd name="T78" fmla="*/ 2147483647 w 306"/>
                                <a:gd name="T79" fmla="*/ 0 h 306"/>
                                <a:gd name="T80" fmla="*/ 2147483647 w 306"/>
                                <a:gd name="T81" fmla="*/ 0 h 306"/>
                                <a:gd name="T82" fmla="*/ 2147483647 w 306"/>
                                <a:gd name="T83" fmla="*/ 0 h 306"/>
                                <a:gd name="T84" fmla="*/ 2147483647 w 306"/>
                                <a:gd name="T85" fmla="*/ 0 h 306"/>
                                <a:gd name="T86" fmla="*/ 2147483647 w 306"/>
                                <a:gd name="T87" fmla="*/ 0 h 30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06" h="306">
                                  <a:moveTo>
                                    <a:pt x="258" y="0"/>
                                  </a:moveTo>
                                  <a:lnTo>
                                    <a:pt x="264" y="0"/>
                                  </a:lnTo>
                                  <a:lnTo>
                                    <a:pt x="264" y="6"/>
                                  </a:lnTo>
                                  <a:lnTo>
                                    <a:pt x="264" y="12"/>
                                  </a:lnTo>
                                  <a:lnTo>
                                    <a:pt x="264" y="24"/>
                                  </a:lnTo>
                                  <a:lnTo>
                                    <a:pt x="264" y="36"/>
                                  </a:lnTo>
                                  <a:lnTo>
                                    <a:pt x="270" y="42"/>
                                  </a:lnTo>
                                  <a:lnTo>
                                    <a:pt x="270" y="60"/>
                                  </a:lnTo>
                                  <a:lnTo>
                                    <a:pt x="270" y="66"/>
                                  </a:lnTo>
                                  <a:lnTo>
                                    <a:pt x="270" y="72"/>
                                  </a:lnTo>
                                  <a:lnTo>
                                    <a:pt x="276" y="78"/>
                                  </a:lnTo>
                                  <a:lnTo>
                                    <a:pt x="276" y="84"/>
                                  </a:lnTo>
                                  <a:lnTo>
                                    <a:pt x="276" y="90"/>
                                  </a:lnTo>
                                  <a:lnTo>
                                    <a:pt x="276" y="96"/>
                                  </a:lnTo>
                                  <a:lnTo>
                                    <a:pt x="276" y="102"/>
                                  </a:lnTo>
                                  <a:lnTo>
                                    <a:pt x="276" y="108"/>
                                  </a:lnTo>
                                  <a:lnTo>
                                    <a:pt x="276" y="114"/>
                                  </a:lnTo>
                                  <a:lnTo>
                                    <a:pt x="282" y="120"/>
                                  </a:lnTo>
                                  <a:lnTo>
                                    <a:pt x="282" y="126"/>
                                  </a:lnTo>
                                  <a:lnTo>
                                    <a:pt x="282" y="150"/>
                                  </a:lnTo>
                                  <a:lnTo>
                                    <a:pt x="288" y="162"/>
                                  </a:lnTo>
                                  <a:lnTo>
                                    <a:pt x="300" y="228"/>
                                  </a:lnTo>
                                  <a:lnTo>
                                    <a:pt x="300" y="246"/>
                                  </a:lnTo>
                                  <a:lnTo>
                                    <a:pt x="300" y="258"/>
                                  </a:lnTo>
                                  <a:lnTo>
                                    <a:pt x="306" y="270"/>
                                  </a:lnTo>
                                  <a:lnTo>
                                    <a:pt x="306" y="282"/>
                                  </a:lnTo>
                                  <a:lnTo>
                                    <a:pt x="222" y="294"/>
                                  </a:lnTo>
                                  <a:lnTo>
                                    <a:pt x="216" y="294"/>
                                  </a:lnTo>
                                  <a:lnTo>
                                    <a:pt x="210" y="294"/>
                                  </a:lnTo>
                                  <a:lnTo>
                                    <a:pt x="186" y="300"/>
                                  </a:lnTo>
                                  <a:lnTo>
                                    <a:pt x="162" y="300"/>
                                  </a:lnTo>
                                  <a:lnTo>
                                    <a:pt x="144" y="306"/>
                                  </a:lnTo>
                                  <a:lnTo>
                                    <a:pt x="132" y="306"/>
                                  </a:lnTo>
                                  <a:lnTo>
                                    <a:pt x="132" y="300"/>
                                  </a:lnTo>
                                  <a:lnTo>
                                    <a:pt x="126" y="300"/>
                                  </a:lnTo>
                                  <a:lnTo>
                                    <a:pt x="126" y="294"/>
                                  </a:lnTo>
                                  <a:lnTo>
                                    <a:pt x="120" y="294"/>
                                  </a:lnTo>
                                  <a:lnTo>
                                    <a:pt x="120" y="288"/>
                                  </a:lnTo>
                                  <a:lnTo>
                                    <a:pt x="114" y="288"/>
                                  </a:lnTo>
                                  <a:lnTo>
                                    <a:pt x="114" y="282"/>
                                  </a:lnTo>
                                  <a:lnTo>
                                    <a:pt x="108" y="282"/>
                                  </a:lnTo>
                                  <a:lnTo>
                                    <a:pt x="102" y="276"/>
                                  </a:lnTo>
                                  <a:lnTo>
                                    <a:pt x="102" y="270"/>
                                  </a:lnTo>
                                  <a:lnTo>
                                    <a:pt x="96" y="270"/>
                                  </a:lnTo>
                                  <a:lnTo>
                                    <a:pt x="90" y="270"/>
                                  </a:lnTo>
                                  <a:lnTo>
                                    <a:pt x="84" y="270"/>
                                  </a:lnTo>
                                  <a:lnTo>
                                    <a:pt x="78" y="270"/>
                                  </a:lnTo>
                                  <a:lnTo>
                                    <a:pt x="78" y="264"/>
                                  </a:lnTo>
                                  <a:lnTo>
                                    <a:pt x="78" y="258"/>
                                  </a:lnTo>
                                  <a:lnTo>
                                    <a:pt x="72" y="258"/>
                                  </a:lnTo>
                                  <a:lnTo>
                                    <a:pt x="72" y="252"/>
                                  </a:lnTo>
                                  <a:lnTo>
                                    <a:pt x="66" y="252"/>
                                  </a:lnTo>
                                  <a:lnTo>
                                    <a:pt x="66" y="246"/>
                                  </a:lnTo>
                                  <a:lnTo>
                                    <a:pt x="72" y="246"/>
                                  </a:lnTo>
                                  <a:lnTo>
                                    <a:pt x="66" y="246"/>
                                  </a:lnTo>
                                  <a:lnTo>
                                    <a:pt x="66" y="240"/>
                                  </a:lnTo>
                                  <a:lnTo>
                                    <a:pt x="60" y="234"/>
                                  </a:lnTo>
                                  <a:lnTo>
                                    <a:pt x="60" y="228"/>
                                  </a:lnTo>
                                  <a:lnTo>
                                    <a:pt x="54" y="228"/>
                                  </a:lnTo>
                                  <a:lnTo>
                                    <a:pt x="54" y="222"/>
                                  </a:lnTo>
                                  <a:lnTo>
                                    <a:pt x="48" y="222"/>
                                  </a:lnTo>
                                  <a:lnTo>
                                    <a:pt x="42" y="222"/>
                                  </a:lnTo>
                                  <a:lnTo>
                                    <a:pt x="42" y="216"/>
                                  </a:lnTo>
                                  <a:lnTo>
                                    <a:pt x="42" y="210"/>
                                  </a:lnTo>
                                  <a:lnTo>
                                    <a:pt x="36" y="210"/>
                                  </a:lnTo>
                                  <a:lnTo>
                                    <a:pt x="36" y="204"/>
                                  </a:lnTo>
                                  <a:lnTo>
                                    <a:pt x="30" y="204"/>
                                  </a:lnTo>
                                  <a:lnTo>
                                    <a:pt x="30" y="198"/>
                                  </a:lnTo>
                                  <a:lnTo>
                                    <a:pt x="24" y="198"/>
                                  </a:lnTo>
                                  <a:lnTo>
                                    <a:pt x="18" y="198"/>
                                  </a:lnTo>
                                  <a:lnTo>
                                    <a:pt x="18" y="192"/>
                                  </a:lnTo>
                                  <a:lnTo>
                                    <a:pt x="12" y="192"/>
                                  </a:lnTo>
                                  <a:lnTo>
                                    <a:pt x="12" y="186"/>
                                  </a:lnTo>
                                  <a:lnTo>
                                    <a:pt x="12" y="180"/>
                                  </a:lnTo>
                                  <a:lnTo>
                                    <a:pt x="12" y="174"/>
                                  </a:lnTo>
                                  <a:lnTo>
                                    <a:pt x="18" y="174"/>
                                  </a:lnTo>
                                  <a:lnTo>
                                    <a:pt x="18" y="168"/>
                                  </a:lnTo>
                                  <a:lnTo>
                                    <a:pt x="24" y="162"/>
                                  </a:lnTo>
                                  <a:lnTo>
                                    <a:pt x="24" y="156"/>
                                  </a:lnTo>
                                  <a:lnTo>
                                    <a:pt x="18" y="156"/>
                                  </a:lnTo>
                                  <a:lnTo>
                                    <a:pt x="18" y="150"/>
                                  </a:lnTo>
                                  <a:lnTo>
                                    <a:pt x="12" y="144"/>
                                  </a:lnTo>
                                  <a:lnTo>
                                    <a:pt x="12" y="138"/>
                                  </a:lnTo>
                                  <a:lnTo>
                                    <a:pt x="6" y="138"/>
                                  </a:lnTo>
                                  <a:lnTo>
                                    <a:pt x="12" y="132"/>
                                  </a:lnTo>
                                  <a:lnTo>
                                    <a:pt x="12" y="126"/>
                                  </a:lnTo>
                                  <a:lnTo>
                                    <a:pt x="12" y="120"/>
                                  </a:lnTo>
                                  <a:lnTo>
                                    <a:pt x="12" y="114"/>
                                  </a:lnTo>
                                  <a:lnTo>
                                    <a:pt x="12" y="108"/>
                                  </a:lnTo>
                                  <a:lnTo>
                                    <a:pt x="12" y="102"/>
                                  </a:lnTo>
                                  <a:lnTo>
                                    <a:pt x="12" y="96"/>
                                  </a:lnTo>
                                  <a:lnTo>
                                    <a:pt x="12" y="90"/>
                                  </a:lnTo>
                                  <a:lnTo>
                                    <a:pt x="6" y="90"/>
                                  </a:lnTo>
                                  <a:lnTo>
                                    <a:pt x="6" y="84"/>
                                  </a:lnTo>
                                  <a:lnTo>
                                    <a:pt x="0" y="78"/>
                                  </a:lnTo>
                                  <a:lnTo>
                                    <a:pt x="0" y="72"/>
                                  </a:lnTo>
                                  <a:lnTo>
                                    <a:pt x="6" y="72"/>
                                  </a:lnTo>
                                  <a:lnTo>
                                    <a:pt x="6" y="66"/>
                                  </a:lnTo>
                                  <a:lnTo>
                                    <a:pt x="6" y="60"/>
                                  </a:lnTo>
                                  <a:lnTo>
                                    <a:pt x="6" y="54"/>
                                  </a:lnTo>
                                  <a:lnTo>
                                    <a:pt x="12" y="54"/>
                                  </a:lnTo>
                                  <a:lnTo>
                                    <a:pt x="18" y="54"/>
                                  </a:lnTo>
                                  <a:lnTo>
                                    <a:pt x="24" y="54"/>
                                  </a:lnTo>
                                  <a:lnTo>
                                    <a:pt x="24" y="48"/>
                                  </a:lnTo>
                                  <a:lnTo>
                                    <a:pt x="24" y="42"/>
                                  </a:lnTo>
                                  <a:lnTo>
                                    <a:pt x="24" y="36"/>
                                  </a:lnTo>
                                  <a:lnTo>
                                    <a:pt x="30" y="30"/>
                                  </a:lnTo>
                                  <a:lnTo>
                                    <a:pt x="36" y="18"/>
                                  </a:lnTo>
                                  <a:lnTo>
                                    <a:pt x="42" y="12"/>
                                  </a:lnTo>
                                  <a:lnTo>
                                    <a:pt x="42" y="0"/>
                                  </a:lnTo>
                                  <a:lnTo>
                                    <a:pt x="48" y="0"/>
                                  </a:lnTo>
                                  <a:lnTo>
                                    <a:pt x="72" y="0"/>
                                  </a:lnTo>
                                  <a:lnTo>
                                    <a:pt x="84" y="0"/>
                                  </a:lnTo>
                                  <a:lnTo>
                                    <a:pt x="96" y="0"/>
                                  </a:lnTo>
                                  <a:lnTo>
                                    <a:pt x="102" y="0"/>
                                  </a:lnTo>
                                  <a:lnTo>
                                    <a:pt x="108" y="0"/>
                                  </a:lnTo>
                                  <a:lnTo>
                                    <a:pt x="114" y="0"/>
                                  </a:lnTo>
                                  <a:lnTo>
                                    <a:pt x="120" y="0"/>
                                  </a:lnTo>
                                  <a:lnTo>
                                    <a:pt x="132" y="0"/>
                                  </a:lnTo>
                                  <a:lnTo>
                                    <a:pt x="150" y="0"/>
                                  </a:lnTo>
                                  <a:lnTo>
                                    <a:pt x="162" y="0"/>
                                  </a:lnTo>
                                  <a:lnTo>
                                    <a:pt x="168" y="0"/>
                                  </a:lnTo>
                                  <a:lnTo>
                                    <a:pt x="174" y="0"/>
                                  </a:lnTo>
                                  <a:lnTo>
                                    <a:pt x="180" y="0"/>
                                  </a:lnTo>
                                  <a:lnTo>
                                    <a:pt x="198" y="0"/>
                                  </a:lnTo>
                                  <a:lnTo>
                                    <a:pt x="210" y="0"/>
                                  </a:lnTo>
                                  <a:lnTo>
                                    <a:pt x="216" y="0"/>
                                  </a:lnTo>
                                  <a:lnTo>
                                    <a:pt x="222" y="0"/>
                                  </a:lnTo>
                                  <a:lnTo>
                                    <a:pt x="228" y="0"/>
                                  </a:lnTo>
                                  <a:lnTo>
                                    <a:pt x="240" y="0"/>
                                  </a:lnTo>
                                  <a:lnTo>
                                    <a:pt x="246" y="0"/>
                                  </a:lnTo>
                                  <a:lnTo>
                                    <a:pt x="258" y="0"/>
                                  </a:lnTo>
                                  <a:close/>
                                </a:path>
                              </a:pathLst>
                            </a:custGeom>
                            <a:solidFill>
                              <a:schemeClr val="accent1">
                                <a:lumMod val="60000"/>
                                <a:lumOff val="40000"/>
                              </a:schemeClr>
                            </a:solidFill>
                            <a:ln w="9525">
                              <a:solidFill>
                                <a:schemeClr val="tx1"/>
                              </a:solidFill>
                              <a:prstDash val="solid"/>
                              <a:round/>
                              <a:headEnd/>
                              <a:tailEnd/>
                            </a:ln>
                          </wps:spPr>
                          <wps:bodyPr/>
                        </wps:wsp>
                        <wps:wsp>
                          <wps:cNvPr id="535" name="Freeform 77"/>
                          <wps:cNvSpPr>
                            <a:spLocks/>
                          </wps:cNvSpPr>
                          <wps:spPr bwMode="auto">
                            <a:xfrm>
                              <a:off x="6458474" y="3306389"/>
                              <a:ext cx="2081470" cy="1439943"/>
                            </a:xfrm>
                            <a:custGeom>
                              <a:avLst/>
                              <a:gdLst>
                                <a:gd name="T0" fmla="*/ 2147483647 w 576"/>
                                <a:gd name="T1" fmla="*/ 2147483647 h 408"/>
                                <a:gd name="T2" fmla="*/ 2147483647 w 576"/>
                                <a:gd name="T3" fmla="*/ 2147483647 h 408"/>
                                <a:gd name="T4" fmla="*/ 2147483647 w 576"/>
                                <a:gd name="T5" fmla="*/ 2147483647 h 408"/>
                                <a:gd name="T6" fmla="*/ 2147483647 w 576"/>
                                <a:gd name="T7" fmla="*/ 2147483647 h 408"/>
                                <a:gd name="T8" fmla="*/ 2147483647 w 576"/>
                                <a:gd name="T9" fmla="*/ 2147483647 h 408"/>
                                <a:gd name="T10" fmla="*/ 2147483647 w 576"/>
                                <a:gd name="T11" fmla="*/ 2147483647 h 408"/>
                                <a:gd name="T12" fmla="*/ 2147483647 w 576"/>
                                <a:gd name="T13" fmla="*/ 2147483647 h 408"/>
                                <a:gd name="T14" fmla="*/ 2147483647 w 576"/>
                                <a:gd name="T15" fmla="*/ 2147483647 h 408"/>
                                <a:gd name="T16" fmla="*/ 2147483647 w 576"/>
                                <a:gd name="T17" fmla="*/ 2147483647 h 408"/>
                                <a:gd name="T18" fmla="*/ 2147483647 w 576"/>
                                <a:gd name="T19" fmla="*/ 2147483647 h 408"/>
                                <a:gd name="T20" fmla="*/ 2147483647 w 576"/>
                                <a:gd name="T21" fmla="*/ 0 h 408"/>
                                <a:gd name="T22" fmla="*/ 2147483647 w 576"/>
                                <a:gd name="T23" fmla="*/ 2147483647 h 408"/>
                                <a:gd name="T24" fmla="*/ 2147483647 w 576"/>
                                <a:gd name="T25" fmla="*/ 2147483647 h 408"/>
                                <a:gd name="T26" fmla="*/ 2147483647 w 576"/>
                                <a:gd name="T27" fmla="*/ 2147483647 h 408"/>
                                <a:gd name="T28" fmla="*/ 2147483647 w 576"/>
                                <a:gd name="T29" fmla="*/ 2147483647 h 408"/>
                                <a:gd name="T30" fmla="*/ 2147483647 w 576"/>
                                <a:gd name="T31" fmla="*/ 2147483647 h 408"/>
                                <a:gd name="T32" fmla="*/ 2147483647 w 576"/>
                                <a:gd name="T33" fmla="*/ 2147483647 h 408"/>
                                <a:gd name="T34" fmla="*/ 2147483647 w 576"/>
                                <a:gd name="T35" fmla="*/ 2147483647 h 408"/>
                                <a:gd name="T36" fmla="*/ 2147483647 w 576"/>
                                <a:gd name="T37" fmla="*/ 2147483647 h 408"/>
                                <a:gd name="T38" fmla="*/ 2147483647 w 576"/>
                                <a:gd name="T39" fmla="*/ 2147483647 h 408"/>
                                <a:gd name="T40" fmla="*/ 2147483647 w 576"/>
                                <a:gd name="T41" fmla="*/ 2147483647 h 408"/>
                                <a:gd name="T42" fmla="*/ 2147483647 w 576"/>
                                <a:gd name="T43" fmla="*/ 2147483647 h 408"/>
                                <a:gd name="T44" fmla="*/ 2147483647 w 576"/>
                                <a:gd name="T45" fmla="*/ 2147483647 h 408"/>
                                <a:gd name="T46" fmla="*/ 2147483647 w 576"/>
                                <a:gd name="T47" fmla="*/ 2147483647 h 408"/>
                                <a:gd name="T48" fmla="*/ 2147483647 w 576"/>
                                <a:gd name="T49" fmla="*/ 2147483647 h 408"/>
                                <a:gd name="T50" fmla="*/ 2147483647 w 576"/>
                                <a:gd name="T51" fmla="*/ 2147483647 h 408"/>
                                <a:gd name="T52" fmla="*/ 2147483647 w 576"/>
                                <a:gd name="T53" fmla="*/ 2147483647 h 408"/>
                                <a:gd name="T54" fmla="*/ 2147483647 w 576"/>
                                <a:gd name="T55" fmla="*/ 2147483647 h 408"/>
                                <a:gd name="T56" fmla="*/ 2147483647 w 576"/>
                                <a:gd name="T57" fmla="*/ 2147483647 h 408"/>
                                <a:gd name="T58" fmla="*/ 2147483647 w 576"/>
                                <a:gd name="T59" fmla="*/ 2147483647 h 408"/>
                                <a:gd name="T60" fmla="*/ 2147483647 w 576"/>
                                <a:gd name="T61" fmla="*/ 2147483647 h 408"/>
                                <a:gd name="T62" fmla="*/ 2147483647 w 576"/>
                                <a:gd name="T63" fmla="*/ 2147483647 h 408"/>
                                <a:gd name="T64" fmla="*/ 2147483647 w 576"/>
                                <a:gd name="T65" fmla="*/ 2147483647 h 408"/>
                                <a:gd name="T66" fmla="*/ 2147483647 w 576"/>
                                <a:gd name="T67" fmla="*/ 2147483647 h 408"/>
                                <a:gd name="T68" fmla="*/ 2147483647 w 576"/>
                                <a:gd name="T69" fmla="*/ 2147483647 h 408"/>
                                <a:gd name="T70" fmla="*/ 2147483647 w 576"/>
                                <a:gd name="T71" fmla="*/ 2147483647 h 408"/>
                                <a:gd name="T72" fmla="*/ 2147483647 w 576"/>
                                <a:gd name="T73" fmla="*/ 2147483647 h 408"/>
                                <a:gd name="T74" fmla="*/ 2147483647 w 576"/>
                                <a:gd name="T75" fmla="*/ 2147483647 h 408"/>
                                <a:gd name="T76" fmla="*/ 2147483647 w 576"/>
                                <a:gd name="T77" fmla="*/ 2147483647 h 408"/>
                                <a:gd name="T78" fmla="*/ 2147483647 w 576"/>
                                <a:gd name="T79" fmla="*/ 2147483647 h 408"/>
                                <a:gd name="T80" fmla="*/ 2147483647 w 576"/>
                                <a:gd name="T81" fmla="*/ 2147483647 h 408"/>
                                <a:gd name="T82" fmla="*/ 2147483647 w 576"/>
                                <a:gd name="T83" fmla="*/ 2147483647 h 408"/>
                                <a:gd name="T84" fmla="*/ 2147483647 w 576"/>
                                <a:gd name="T85" fmla="*/ 2147483647 h 408"/>
                                <a:gd name="T86" fmla="*/ 2147483647 w 576"/>
                                <a:gd name="T87" fmla="*/ 2147483647 h 408"/>
                                <a:gd name="T88" fmla="*/ 2147483647 w 576"/>
                                <a:gd name="T89" fmla="*/ 2147483647 h 408"/>
                                <a:gd name="T90" fmla="*/ 2147483647 w 576"/>
                                <a:gd name="T91" fmla="*/ 2147483647 h 408"/>
                                <a:gd name="T92" fmla="*/ 2147483647 w 576"/>
                                <a:gd name="T93" fmla="*/ 2147483647 h 408"/>
                                <a:gd name="T94" fmla="*/ 2147483647 w 576"/>
                                <a:gd name="T95" fmla="*/ 2147483647 h 408"/>
                                <a:gd name="T96" fmla="*/ 2147483647 w 576"/>
                                <a:gd name="T97" fmla="*/ 2147483647 h 408"/>
                                <a:gd name="T98" fmla="*/ 2147483647 w 576"/>
                                <a:gd name="T99" fmla="*/ 2147483647 h 408"/>
                                <a:gd name="T100" fmla="*/ 2147483647 w 576"/>
                                <a:gd name="T101" fmla="*/ 2147483647 h 408"/>
                                <a:gd name="T102" fmla="*/ 2147483647 w 576"/>
                                <a:gd name="T103" fmla="*/ 2147483647 h 408"/>
                                <a:gd name="T104" fmla="*/ 2147483647 w 576"/>
                                <a:gd name="T105" fmla="*/ 2147483647 h 408"/>
                                <a:gd name="T106" fmla="*/ 0 w 576"/>
                                <a:gd name="T107" fmla="*/ 2147483647 h 408"/>
                                <a:gd name="T108" fmla="*/ 0 w 576"/>
                                <a:gd name="T109" fmla="*/ 2147483647 h 40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76" h="408">
                                  <a:moveTo>
                                    <a:pt x="0" y="48"/>
                                  </a:moveTo>
                                  <a:lnTo>
                                    <a:pt x="24" y="42"/>
                                  </a:lnTo>
                                  <a:lnTo>
                                    <a:pt x="36" y="42"/>
                                  </a:lnTo>
                                  <a:lnTo>
                                    <a:pt x="42" y="42"/>
                                  </a:lnTo>
                                  <a:lnTo>
                                    <a:pt x="54" y="42"/>
                                  </a:lnTo>
                                  <a:lnTo>
                                    <a:pt x="72" y="36"/>
                                  </a:lnTo>
                                  <a:lnTo>
                                    <a:pt x="96" y="30"/>
                                  </a:lnTo>
                                  <a:lnTo>
                                    <a:pt x="114" y="30"/>
                                  </a:lnTo>
                                  <a:lnTo>
                                    <a:pt x="120" y="30"/>
                                  </a:lnTo>
                                  <a:lnTo>
                                    <a:pt x="126" y="30"/>
                                  </a:lnTo>
                                  <a:lnTo>
                                    <a:pt x="138" y="24"/>
                                  </a:lnTo>
                                  <a:lnTo>
                                    <a:pt x="144" y="24"/>
                                  </a:lnTo>
                                  <a:lnTo>
                                    <a:pt x="156" y="24"/>
                                  </a:lnTo>
                                  <a:lnTo>
                                    <a:pt x="168" y="18"/>
                                  </a:lnTo>
                                  <a:lnTo>
                                    <a:pt x="174" y="18"/>
                                  </a:lnTo>
                                  <a:lnTo>
                                    <a:pt x="180" y="18"/>
                                  </a:lnTo>
                                  <a:lnTo>
                                    <a:pt x="186" y="18"/>
                                  </a:lnTo>
                                  <a:lnTo>
                                    <a:pt x="192" y="18"/>
                                  </a:lnTo>
                                  <a:lnTo>
                                    <a:pt x="204" y="18"/>
                                  </a:lnTo>
                                  <a:lnTo>
                                    <a:pt x="228" y="12"/>
                                  </a:lnTo>
                                  <a:lnTo>
                                    <a:pt x="234" y="12"/>
                                  </a:lnTo>
                                  <a:lnTo>
                                    <a:pt x="240" y="12"/>
                                  </a:lnTo>
                                  <a:lnTo>
                                    <a:pt x="246" y="12"/>
                                  </a:lnTo>
                                  <a:lnTo>
                                    <a:pt x="252" y="12"/>
                                  </a:lnTo>
                                  <a:lnTo>
                                    <a:pt x="276" y="6"/>
                                  </a:lnTo>
                                  <a:lnTo>
                                    <a:pt x="288" y="6"/>
                                  </a:lnTo>
                                  <a:lnTo>
                                    <a:pt x="294" y="6"/>
                                  </a:lnTo>
                                  <a:lnTo>
                                    <a:pt x="300" y="6"/>
                                  </a:lnTo>
                                  <a:lnTo>
                                    <a:pt x="306" y="6"/>
                                  </a:lnTo>
                                  <a:lnTo>
                                    <a:pt x="318" y="6"/>
                                  </a:lnTo>
                                  <a:lnTo>
                                    <a:pt x="324" y="0"/>
                                  </a:lnTo>
                                  <a:lnTo>
                                    <a:pt x="330" y="0"/>
                                  </a:lnTo>
                                  <a:lnTo>
                                    <a:pt x="336" y="0"/>
                                  </a:lnTo>
                                  <a:lnTo>
                                    <a:pt x="342" y="6"/>
                                  </a:lnTo>
                                  <a:lnTo>
                                    <a:pt x="342" y="18"/>
                                  </a:lnTo>
                                  <a:lnTo>
                                    <a:pt x="348" y="24"/>
                                  </a:lnTo>
                                  <a:lnTo>
                                    <a:pt x="348" y="30"/>
                                  </a:lnTo>
                                  <a:lnTo>
                                    <a:pt x="360" y="36"/>
                                  </a:lnTo>
                                  <a:lnTo>
                                    <a:pt x="390" y="42"/>
                                  </a:lnTo>
                                  <a:lnTo>
                                    <a:pt x="420" y="54"/>
                                  </a:lnTo>
                                  <a:lnTo>
                                    <a:pt x="432" y="60"/>
                                  </a:lnTo>
                                  <a:lnTo>
                                    <a:pt x="444" y="60"/>
                                  </a:lnTo>
                                  <a:lnTo>
                                    <a:pt x="444" y="66"/>
                                  </a:lnTo>
                                  <a:lnTo>
                                    <a:pt x="450" y="72"/>
                                  </a:lnTo>
                                  <a:lnTo>
                                    <a:pt x="450" y="78"/>
                                  </a:lnTo>
                                  <a:lnTo>
                                    <a:pt x="456" y="78"/>
                                  </a:lnTo>
                                  <a:lnTo>
                                    <a:pt x="456" y="84"/>
                                  </a:lnTo>
                                  <a:lnTo>
                                    <a:pt x="456" y="90"/>
                                  </a:lnTo>
                                  <a:lnTo>
                                    <a:pt x="456" y="96"/>
                                  </a:lnTo>
                                  <a:lnTo>
                                    <a:pt x="456" y="102"/>
                                  </a:lnTo>
                                  <a:lnTo>
                                    <a:pt x="456" y="108"/>
                                  </a:lnTo>
                                  <a:lnTo>
                                    <a:pt x="456" y="114"/>
                                  </a:lnTo>
                                  <a:lnTo>
                                    <a:pt x="456" y="120"/>
                                  </a:lnTo>
                                  <a:lnTo>
                                    <a:pt x="450" y="126"/>
                                  </a:lnTo>
                                  <a:lnTo>
                                    <a:pt x="456" y="126"/>
                                  </a:lnTo>
                                  <a:lnTo>
                                    <a:pt x="456" y="132"/>
                                  </a:lnTo>
                                  <a:lnTo>
                                    <a:pt x="462" y="138"/>
                                  </a:lnTo>
                                  <a:lnTo>
                                    <a:pt x="462" y="144"/>
                                  </a:lnTo>
                                  <a:lnTo>
                                    <a:pt x="468" y="144"/>
                                  </a:lnTo>
                                  <a:lnTo>
                                    <a:pt x="468" y="150"/>
                                  </a:lnTo>
                                  <a:lnTo>
                                    <a:pt x="462" y="156"/>
                                  </a:lnTo>
                                  <a:lnTo>
                                    <a:pt x="462" y="162"/>
                                  </a:lnTo>
                                  <a:lnTo>
                                    <a:pt x="456" y="162"/>
                                  </a:lnTo>
                                  <a:lnTo>
                                    <a:pt x="456" y="168"/>
                                  </a:lnTo>
                                  <a:lnTo>
                                    <a:pt x="456" y="174"/>
                                  </a:lnTo>
                                  <a:lnTo>
                                    <a:pt x="456" y="180"/>
                                  </a:lnTo>
                                  <a:lnTo>
                                    <a:pt x="462" y="180"/>
                                  </a:lnTo>
                                  <a:lnTo>
                                    <a:pt x="462" y="186"/>
                                  </a:lnTo>
                                  <a:lnTo>
                                    <a:pt x="468" y="186"/>
                                  </a:lnTo>
                                  <a:lnTo>
                                    <a:pt x="474" y="186"/>
                                  </a:lnTo>
                                  <a:lnTo>
                                    <a:pt x="474" y="192"/>
                                  </a:lnTo>
                                  <a:lnTo>
                                    <a:pt x="480" y="192"/>
                                  </a:lnTo>
                                  <a:lnTo>
                                    <a:pt x="480" y="198"/>
                                  </a:lnTo>
                                  <a:lnTo>
                                    <a:pt x="486" y="198"/>
                                  </a:lnTo>
                                  <a:lnTo>
                                    <a:pt x="486" y="204"/>
                                  </a:lnTo>
                                  <a:lnTo>
                                    <a:pt x="486" y="210"/>
                                  </a:lnTo>
                                  <a:lnTo>
                                    <a:pt x="492" y="210"/>
                                  </a:lnTo>
                                  <a:lnTo>
                                    <a:pt x="498" y="210"/>
                                  </a:lnTo>
                                  <a:lnTo>
                                    <a:pt x="498" y="216"/>
                                  </a:lnTo>
                                  <a:lnTo>
                                    <a:pt x="504" y="216"/>
                                  </a:lnTo>
                                  <a:lnTo>
                                    <a:pt x="504" y="222"/>
                                  </a:lnTo>
                                  <a:lnTo>
                                    <a:pt x="510" y="228"/>
                                  </a:lnTo>
                                  <a:lnTo>
                                    <a:pt x="510" y="234"/>
                                  </a:lnTo>
                                  <a:lnTo>
                                    <a:pt x="516" y="234"/>
                                  </a:lnTo>
                                  <a:lnTo>
                                    <a:pt x="510" y="234"/>
                                  </a:lnTo>
                                  <a:lnTo>
                                    <a:pt x="510" y="240"/>
                                  </a:lnTo>
                                  <a:lnTo>
                                    <a:pt x="516" y="240"/>
                                  </a:lnTo>
                                  <a:lnTo>
                                    <a:pt x="516" y="246"/>
                                  </a:lnTo>
                                  <a:lnTo>
                                    <a:pt x="522" y="246"/>
                                  </a:lnTo>
                                  <a:lnTo>
                                    <a:pt x="522" y="252"/>
                                  </a:lnTo>
                                  <a:lnTo>
                                    <a:pt x="522" y="258"/>
                                  </a:lnTo>
                                  <a:lnTo>
                                    <a:pt x="528" y="258"/>
                                  </a:lnTo>
                                  <a:lnTo>
                                    <a:pt x="534" y="258"/>
                                  </a:lnTo>
                                  <a:lnTo>
                                    <a:pt x="540" y="258"/>
                                  </a:lnTo>
                                  <a:lnTo>
                                    <a:pt x="546" y="258"/>
                                  </a:lnTo>
                                  <a:lnTo>
                                    <a:pt x="546" y="264"/>
                                  </a:lnTo>
                                  <a:lnTo>
                                    <a:pt x="552" y="270"/>
                                  </a:lnTo>
                                  <a:lnTo>
                                    <a:pt x="558" y="270"/>
                                  </a:lnTo>
                                  <a:lnTo>
                                    <a:pt x="558" y="276"/>
                                  </a:lnTo>
                                  <a:lnTo>
                                    <a:pt x="564" y="276"/>
                                  </a:lnTo>
                                  <a:lnTo>
                                    <a:pt x="564" y="282"/>
                                  </a:lnTo>
                                  <a:lnTo>
                                    <a:pt x="570" y="282"/>
                                  </a:lnTo>
                                  <a:lnTo>
                                    <a:pt x="570" y="288"/>
                                  </a:lnTo>
                                  <a:lnTo>
                                    <a:pt x="576" y="288"/>
                                  </a:lnTo>
                                  <a:lnTo>
                                    <a:pt x="576" y="294"/>
                                  </a:lnTo>
                                  <a:lnTo>
                                    <a:pt x="570" y="294"/>
                                  </a:lnTo>
                                  <a:lnTo>
                                    <a:pt x="552" y="306"/>
                                  </a:lnTo>
                                  <a:lnTo>
                                    <a:pt x="540" y="312"/>
                                  </a:lnTo>
                                  <a:lnTo>
                                    <a:pt x="540" y="318"/>
                                  </a:lnTo>
                                  <a:lnTo>
                                    <a:pt x="522" y="324"/>
                                  </a:lnTo>
                                  <a:lnTo>
                                    <a:pt x="480" y="354"/>
                                  </a:lnTo>
                                  <a:lnTo>
                                    <a:pt x="450" y="372"/>
                                  </a:lnTo>
                                  <a:lnTo>
                                    <a:pt x="444" y="378"/>
                                  </a:lnTo>
                                  <a:lnTo>
                                    <a:pt x="432" y="384"/>
                                  </a:lnTo>
                                  <a:lnTo>
                                    <a:pt x="408" y="396"/>
                                  </a:lnTo>
                                  <a:lnTo>
                                    <a:pt x="390" y="408"/>
                                  </a:lnTo>
                                  <a:lnTo>
                                    <a:pt x="390" y="402"/>
                                  </a:lnTo>
                                  <a:lnTo>
                                    <a:pt x="378" y="348"/>
                                  </a:lnTo>
                                  <a:lnTo>
                                    <a:pt x="354" y="264"/>
                                  </a:lnTo>
                                  <a:lnTo>
                                    <a:pt x="330" y="264"/>
                                  </a:lnTo>
                                  <a:lnTo>
                                    <a:pt x="312" y="270"/>
                                  </a:lnTo>
                                  <a:lnTo>
                                    <a:pt x="246" y="276"/>
                                  </a:lnTo>
                                  <a:lnTo>
                                    <a:pt x="204" y="276"/>
                                  </a:lnTo>
                                  <a:lnTo>
                                    <a:pt x="156" y="282"/>
                                  </a:lnTo>
                                  <a:lnTo>
                                    <a:pt x="120" y="282"/>
                                  </a:lnTo>
                                  <a:lnTo>
                                    <a:pt x="108" y="282"/>
                                  </a:lnTo>
                                  <a:lnTo>
                                    <a:pt x="90" y="288"/>
                                  </a:lnTo>
                                  <a:lnTo>
                                    <a:pt x="78" y="288"/>
                                  </a:lnTo>
                                  <a:lnTo>
                                    <a:pt x="66" y="288"/>
                                  </a:lnTo>
                                  <a:lnTo>
                                    <a:pt x="60" y="288"/>
                                  </a:lnTo>
                                  <a:lnTo>
                                    <a:pt x="54" y="288"/>
                                  </a:lnTo>
                                  <a:lnTo>
                                    <a:pt x="54" y="324"/>
                                  </a:lnTo>
                                  <a:lnTo>
                                    <a:pt x="54" y="330"/>
                                  </a:lnTo>
                                  <a:lnTo>
                                    <a:pt x="48" y="324"/>
                                  </a:lnTo>
                                  <a:lnTo>
                                    <a:pt x="42" y="318"/>
                                  </a:lnTo>
                                  <a:lnTo>
                                    <a:pt x="36" y="318"/>
                                  </a:lnTo>
                                  <a:lnTo>
                                    <a:pt x="36" y="312"/>
                                  </a:lnTo>
                                  <a:lnTo>
                                    <a:pt x="30" y="306"/>
                                  </a:lnTo>
                                  <a:lnTo>
                                    <a:pt x="18" y="300"/>
                                  </a:lnTo>
                                  <a:lnTo>
                                    <a:pt x="12" y="288"/>
                                  </a:lnTo>
                                  <a:lnTo>
                                    <a:pt x="6" y="288"/>
                                  </a:lnTo>
                                  <a:lnTo>
                                    <a:pt x="6" y="282"/>
                                  </a:lnTo>
                                  <a:lnTo>
                                    <a:pt x="6" y="276"/>
                                  </a:lnTo>
                                  <a:lnTo>
                                    <a:pt x="6" y="270"/>
                                  </a:lnTo>
                                  <a:lnTo>
                                    <a:pt x="12" y="264"/>
                                  </a:lnTo>
                                  <a:lnTo>
                                    <a:pt x="12" y="258"/>
                                  </a:lnTo>
                                  <a:lnTo>
                                    <a:pt x="12" y="252"/>
                                  </a:lnTo>
                                  <a:lnTo>
                                    <a:pt x="12" y="246"/>
                                  </a:lnTo>
                                  <a:lnTo>
                                    <a:pt x="12" y="240"/>
                                  </a:lnTo>
                                  <a:lnTo>
                                    <a:pt x="6" y="234"/>
                                  </a:lnTo>
                                  <a:lnTo>
                                    <a:pt x="6" y="228"/>
                                  </a:lnTo>
                                  <a:lnTo>
                                    <a:pt x="6" y="222"/>
                                  </a:lnTo>
                                  <a:lnTo>
                                    <a:pt x="6" y="216"/>
                                  </a:lnTo>
                                  <a:lnTo>
                                    <a:pt x="6" y="210"/>
                                  </a:lnTo>
                                  <a:lnTo>
                                    <a:pt x="6" y="204"/>
                                  </a:lnTo>
                                  <a:lnTo>
                                    <a:pt x="12" y="198"/>
                                  </a:lnTo>
                                  <a:lnTo>
                                    <a:pt x="12" y="192"/>
                                  </a:lnTo>
                                  <a:lnTo>
                                    <a:pt x="12" y="186"/>
                                  </a:lnTo>
                                  <a:lnTo>
                                    <a:pt x="6" y="186"/>
                                  </a:lnTo>
                                  <a:lnTo>
                                    <a:pt x="6" y="180"/>
                                  </a:lnTo>
                                  <a:lnTo>
                                    <a:pt x="6" y="144"/>
                                  </a:lnTo>
                                  <a:lnTo>
                                    <a:pt x="0" y="102"/>
                                  </a:lnTo>
                                  <a:lnTo>
                                    <a:pt x="0" y="84"/>
                                  </a:lnTo>
                                  <a:lnTo>
                                    <a:pt x="0" y="72"/>
                                  </a:lnTo>
                                  <a:lnTo>
                                    <a:pt x="0" y="48"/>
                                  </a:lnTo>
                                  <a:close/>
                                </a:path>
                              </a:pathLst>
                            </a:custGeom>
                            <a:solidFill>
                              <a:srgbClr val="FF33CC"/>
                            </a:solidFill>
                            <a:ln w="9525">
                              <a:solidFill>
                                <a:schemeClr val="tx1"/>
                              </a:solidFill>
                              <a:prstDash val="solid"/>
                              <a:round/>
                              <a:headEnd/>
                              <a:tailEnd/>
                            </a:ln>
                          </wps:spPr>
                          <wps:bodyPr/>
                        </wps:wsp>
                        <wps:wsp>
                          <wps:cNvPr id="536" name="Freeform 78"/>
                          <wps:cNvSpPr>
                            <a:spLocks/>
                          </wps:cNvSpPr>
                          <wps:spPr bwMode="auto">
                            <a:xfrm>
                              <a:off x="4442050" y="3306389"/>
                              <a:ext cx="1279235" cy="1503471"/>
                            </a:xfrm>
                            <a:custGeom>
                              <a:avLst/>
                              <a:gdLst>
                                <a:gd name="T0" fmla="*/ 2147483647 w 354"/>
                                <a:gd name="T1" fmla="*/ 2147483647 h 426"/>
                                <a:gd name="T2" fmla="*/ 2147483647 w 354"/>
                                <a:gd name="T3" fmla="*/ 2147483647 h 426"/>
                                <a:gd name="T4" fmla="*/ 2147483647 w 354"/>
                                <a:gd name="T5" fmla="*/ 2147483647 h 426"/>
                                <a:gd name="T6" fmla="*/ 2147483647 w 354"/>
                                <a:gd name="T7" fmla="*/ 2147483647 h 426"/>
                                <a:gd name="T8" fmla="*/ 2147483647 w 354"/>
                                <a:gd name="T9" fmla="*/ 2147483647 h 426"/>
                                <a:gd name="T10" fmla="*/ 2147483647 w 354"/>
                                <a:gd name="T11" fmla="*/ 2147483647 h 426"/>
                                <a:gd name="T12" fmla="*/ 2147483647 w 354"/>
                                <a:gd name="T13" fmla="*/ 2147483647 h 426"/>
                                <a:gd name="T14" fmla="*/ 2147483647 w 354"/>
                                <a:gd name="T15" fmla="*/ 2147483647 h 426"/>
                                <a:gd name="T16" fmla="*/ 2147483647 w 354"/>
                                <a:gd name="T17" fmla="*/ 2147483647 h 426"/>
                                <a:gd name="T18" fmla="*/ 2147483647 w 354"/>
                                <a:gd name="T19" fmla="*/ 2147483647 h 426"/>
                                <a:gd name="T20" fmla="*/ 2147483647 w 354"/>
                                <a:gd name="T21" fmla="*/ 2147483647 h 426"/>
                                <a:gd name="T22" fmla="*/ 2147483647 w 354"/>
                                <a:gd name="T23" fmla="*/ 2147483647 h 426"/>
                                <a:gd name="T24" fmla="*/ 2147483647 w 354"/>
                                <a:gd name="T25" fmla="*/ 2147483647 h 426"/>
                                <a:gd name="T26" fmla="*/ 2147483647 w 354"/>
                                <a:gd name="T27" fmla="*/ 2147483647 h 426"/>
                                <a:gd name="T28" fmla="*/ 2147483647 w 354"/>
                                <a:gd name="T29" fmla="*/ 2147483647 h 426"/>
                                <a:gd name="T30" fmla="*/ 2147483647 w 354"/>
                                <a:gd name="T31" fmla="*/ 2147483647 h 426"/>
                                <a:gd name="T32" fmla="*/ 2147483647 w 354"/>
                                <a:gd name="T33" fmla="*/ 2147483647 h 426"/>
                                <a:gd name="T34" fmla="*/ 2147483647 w 354"/>
                                <a:gd name="T35" fmla="*/ 2147483647 h 426"/>
                                <a:gd name="T36" fmla="*/ 2147483647 w 354"/>
                                <a:gd name="T37" fmla="*/ 2147483647 h 426"/>
                                <a:gd name="T38" fmla="*/ 2147483647 w 354"/>
                                <a:gd name="T39" fmla="*/ 2147483647 h 426"/>
                                <a:gd name="T40" fmla="*/ 2147483647 w 354"/>
                                <a:gd name="T41" fmla="*/ 2147483647 h 426"/>
                                <a:gd name="T42" fmla="*/ 2147483647 w 354"/>
                                <a:gd name="T43" fmla="*/ 2147483647 h 426"/>
                                <a:gd name="T44" fmla="*/ 2147483647 w 354"/>
                                <a:gd name="T45" fmla="*/ 2147483647 h 426"/>
                                <a:gd name="T46" fmla="*/ 0 w 354"/>
                                <a:gd name="T47" fmla="*/ 2147483647 h 426"/>
                                <a:gd name="T48" fmla="*/ 2147483647 w 354"/>
                                <a:gd name="T49" fmla="*/ 2147483647 h 426"/>
                                <a:gd name="T50" fmla="*/ 2147483647 w 354"/>
                                <a:gd name="T51" fmla="*/ 2147483647 h 426"/>
                                <a:gd name="T52" fmla="*/ 2147483647 w 354"/>
                                <a:gd name="T53" fmla="*/ 2147483647 h 426"/>
                                <a:gd name="T54" fmla="*/ 2147483647 w 354"/>
                                <a:gd name="T55" fmla="*/ 2147483647 h 426"/>
                                <a:gd name="T56" fmla="*/ 2147483647 w 354"/>
                                <a:gd name="T57" fmla="*/ 2147483647 h 426"/>
                                <a:gd name="T58" fmla="*/ 2147483647 w 354"/>
                                <a:gd name="T59" fmla="*/ 2147483647 h 426"/>
                                <a:gd name="T60" fmla="*/ 2147483647 w 354"/>
                                <a:gd name="T61" fmla="*/ 2147483647 h 426"/>
                                <a:gd name="T62" fmla="*/ 2147483647 w 354"/>
                                <a:gd name="T63" fmla="*/ 2147483647 h 426"/>
                                <a:gd name="T64" fmla="*/ 2147483647 w 354"/>
                                <a:gd name="T65" fmla="*/ 2147483647 h 426"/>
                                <a:gd name="T66" fmla="*/ 2147483647 w 354"/>
                                <a:gd name="T67" fmla="*/ 2147483647 h 426"/>
                                <a:gd name="T68" fmla="*/ 2147483647 w 354"/>
                                <a:gd name="T69" fmla="*/ 2147483647 h 426"/>
                                <a:gd name="T70" fmla="*/ 2147483647 w 354"/>
                                <a:gd name="T71" fmla="*/ 2147483647 h 426"/>
                                <a:gd name="T72" fmla="*/ 2147483647 w 354"/>
                                <a:gd name="T73" fmla="*/ 2147483647 h 42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354" h="426">
                                  <a:moveTo>
                                    <a:pt x="276" y="18"/>
                                  </a:moveTo>
                                  <a:lnTo>
                                    <a:pt x="270" y="24"/>
                                  </a:lnTo>
                                  <a:lnTo>
                                    <a:pt x="270" y="30"/>
                                  </a:lnTo>
                                  <a:lnTo>
                                    <a:pt x="264" y="36"/>
                                  </a:lnTo>
                                  <a:lnTo>
                                    <a:pt x="336" y="42"/>
                                  </a:lnTo>
                                  <a:lnTo>
                                    <a:pt x="324" y="72"/>
                                  </a:lnTo>
                                  <a:lnTo>
                                    <a:pt x="318" y="108"/>
                                  </a:lnTo>
                                  <a:lnTo>
                                    <a:pt x="300" y="132"/>
                                  </a:lnTo>
                                  <a:lnTo>
                                    <a:pt x="300" y="144"/>
                                  </a:lnTo>
                                  <a:lnTo>
                                    <a:pt x="300" y="168"/>
                                  </a:lnTo>
                                  <a:lnTo>
                                    <a:pt x="300" y="174"/>
                                  </a:lnTo>
                                  <a:lnTo>
                                    <a:pt x="306" y="192"/>
                                  </a:lnTo>
                                  <a:lnTo>
                                    <a:pt x="312" y="216"/>
                                  </a:lnTo>
                                  <a:lnTo>
                                    <a:pt x="324" y="234"/>
                                  </a:lnTo>
                                  <a:lnTo>
                                    <a:pt x="342" y="282"/>
                                  </a:lnTo>
                                  <a:lnTo>
                                    <a:pt x="342" y="288"/>
                                  </a:lnTo>
                                  <a:lnTo>
                                    <a:pt x="348" y="294"/>
                                  </a:lnTo>
                                  <a:lnTo>
                                    <a:pt x="348" y="300"/>
                                  </a:lnTo>
                                  <a:lnTo>
                                    <a:pt x="348" y="306"/>
                                  </a:lnTo>
                                  <a:lnTo>
                                    <a:pt x="348" y="312"/>
                                  </a:lnTo>
                                  <a:lnTo>
                                    <a:pt x="354" y="312"/>
                                  </a:lnTo>
                                  <a:lnTo>
                                    <a:pt x="342" y="318"/>
                                  </a:lnTo>
                                  <a:lnTo>
                                    <a:pt x="342" y="330"/>
                                  </a:lnTo>
                                  <a:lnTo>
                                    <a:pt x="342" y="336"/>
                                  </a:lnTo>
                                  <a:lnTo>
                                    <a:pt x="342" y="354"/>
                                  </a:lnTo>
                                  <a:lnTo>
                                    <a:pt x="342" y="366"/>
                                  </a:lnTo>
                                  <a:lnTo>
                                    <a:pt x="336" y="372"/>
                                  </a:lnTo>
                                  <a:lnTo>
                                    <a:pt x="318" y="372"/>
                                  </a:lnTo>
                                  <a:lnTo>
                                    <a:pt x="252" y="384"/>
                                  </a:lnTo>
                                  <a:lnTo>
                                    <a:pt x="162" y="396"/>
                                  </a:lnTo>
                                  <a:lnTo>
                                    <a:pt x="156" y="396"/>
                                  </a:lnTo>
                                  <a:lnTo>
                                    <a:pt x="144" y="396"/>
                                  </a:lnTo>
                                  <a:lnTo>
                                    <a:pt x="126" y="402"/>
                                  </a:lnTo>
                                  <a:lnTo>
                                    <a:pt x="48" y="408"/>
                                  </a:lnTo>
                                  <a:lnTo>
                                    <a:pt x="42" y="414"/>
                                  </a:lnTo>
                                  <a:lnTo>
                                    <a:pt x="36" y="414"/>
                                  </a:lnTo>
                                  <a:lnTo>
                                    <a:pt x="36" y="420"/>
                                  </a:lnTo>
                                  <a:lnTo>
                                    <a:pt x="30" y="420"/>
                                  </a:lnTo>
                                  <a:lnTo>
                                    <a:pt x="30" y="426"/>
                                  </a:lnTo>
                                  <a:lnTo>
                                    <a:pt x="30" y="420"/>
                                  </a:lnTo>
                                  <a:lnTo>
                                    <a:pt x="24" y="420"/>
                                  </a:lnTo>
                                  <a:lnTo>
                                    <a:pt x="18" y="420"/>
                                  </a:lnTo>
                                  <a:lnTo>
                                    <a:pt x="12" y="420"/>
                                  </a:lnTo>
                                  <a:lnTo>
                                    <a:pt x="12" y="426"/>
                                  </a:lnTo>
                                  <a:lnTo>
                                    <a:pt x="6" y="426"/>
                                  </a:lnTo>
                                  <a:lnTo>
                                    <a:pt x="6" y="420"/>
                                  </a:lnTo>
                                  <a:lnTo>
                                    <a:pt x="0" y="420"/>
                                  </a:lnTo>
                                  <a:lnTo>
                                    <a:pt x="0" y="402"/>
                                  </a:lnTo>
                                  <a:lnTo>
                                    <a:pt x="6" y="342"/>
                                  </a:lnTo>
                                  <a:lnTo>
                                    <a:pt x="6" y="324"/>
                                  </a:lnTo>
                                  <a:lnTo>
                                    <a:pt x="12" y="294"/>
                                  </a:lnTo>
                                  <a:lnTo>
                                    <a:pt x="12" y="246"/>
                                  </a:lnTo>
                                  <a:lnTo>
                                    <a:pt x="18" y="174"/>
                                  </a:lnTo>
                                  <a:lnTo>
                                    <a:pt x="18" y="168"/>
                                  </a:lnTo>
                                  <a:lnTo>
                                    <a:pt x="18" y="144"/>
                                  </a:lnTo>
                                  <a:lnTo>
                                    <a:pt x="18" y="138"/>
                                  </a:lnTo>
                                  <a:lnTo>
                                    <a:pt x="24" y="132"/>
                                  </a:lnTo>
                                  <a:lnTo>
                                    <a:pt x="24" y="120"/>
                                  </a:lnTo>
                                  <a:lnTo>
                                    <a:pt x="24" y="114"/>
                                  </a:lnTo>
                                  <a:lnTo>
                                    <a:pt x="24" y="108"/>
                                  </a:lnTo>
                                  <a:lnTo>
                                    <a:pt x="24" y="102"/>
                                  </a:lnTo>
                                  <a:lnTo>
                                    <a:pt x="24" y="96"/>
                                  </a:lnTo>
                                  <a:lnTo>
                                    <a:pt x="24" y="84"/>
                                  </a:lnTo>
                                  <a:lnTo>
                                    <a:pt x="24" y="78"/>
                                  </a:lnTo>
                                  <a:lnTo>
                                    <a:pt x="24" y="72"/>
                                  </a:lnTo>
                                  <a:lnTo>
                                    <a:pt x="24" y="54"/>
                                  </a:lnTo>
                                  <a:lnTo>
                                    <a:pt x="24" y="48"/>
                                  </a:lnTo>
                                  <a:lnTo>
                                    <a:pt x="30" y="24"/>
                                  </a:lnTo>
                                  <a:lnTo>
                                    <a:pt x="30" y="18"/>
                                  </a:lnTo>
                                  <a:lnTo>
                                    <a:pt x="30" y="12"/>
                                  </a:lnTo>
                                  <a:lnTo>
                                    <a:pt x="30" y="0"/>
                                  </a:lnTo>
                                  <a:lnTo>
                                    <a:pt x="54" y="6"/>
                                  </a:lnTo>
                                  <a:lnTo>
                                    <a:pt x="150" y="6"/>
                                  </a:lnTo>
                                  <a:lnTo>
                                    <a:pt x="222" y="12"/>
                                  </a:lnTo>
                                  <a:lnTo>
                                    <a:pt x="276" y="18"/>
                                  </a:lnTo>
                                  <a:close/>
                                </a:path>
                              </a:pathLst>
                            </a:custGeom>
                            <a:solidFill>
                              <a:schemeClr val="accent1">
                                <a:lumMod val="60000"/>
                                <a:lumOff val="40000"/>
                              </a:schemeClr>
                            </a:solidFill>
                            <a:ln w="9525">
                              <a:solidFill>
                                <a:schemeClr val="tx1"/>
                              </a:solidFill>
                              <a:prstDash val="solid"/>
                              <a:round/>
                              <a:headEnd/>
                              <a:tailEnd/>
                            </a:ln>
                          </wps:spPr>
                          <wps:bodyPr/>
                        </wps:wsp>
                        <wps:wsp>
                          <wps:cNvPr id="537" name="Freeform 79"/>
                          <wps:cNvSpPr>
                            <a:spLocks/>
                          </wps:cNvSpPr>
                          <wps:spPr bwMode="auto">
                            <a:xfrm>
                              <a:off x="5526148" y="3454618"/>
                              <a:ext cx="975688" cy="995255"/>
                            </a:xfrm>
                            <a:custGeom>
                              <a:avLst/>
                              <a:gdLst>
                                <a:gd name="T0" fmla="*/ 2147483647 w 270"/>
                                <a:gd name="T1" fmla="*/ 2147483647 h 282"/>
                                <a:gd name="T2" fmla="*/ 2147483647 w 270"/>
                                <a:gd name="T3" fmla="*/ 2147483647 h 282"/>
                                <a:gd name="T4" fmla="*/ 2147483647 w 270"/>
                                <a:gd name="T5" fmla="*/ 2147483647 h 282"/>
                                <a:gd name="T6" fmla="*/ 2147483647 w 270"/>
                                <a:gd name="T7" fmla="*/ 2147483647 h 282"/>
                                <a:gd name="T8" fmla="*/ 2147483647 w 270"/>
                                <a:gd name="T9" fmla="*/ 2147483647 h 282"/>
                                <a:gd name="T10" fmla="*/ 2147483647 w 270"/>
                                <a:gd name="T11" fmla="*/ 2147483647 h 282"/>
                                <a:gd name="T12" fmla="*/ 2147483647 w 270"/>
                                <a:gd name="T13" fmla="*/ 2147483647 h 282"/>
                                <a:gd name="T14" fmla="*/ 2147483647 w 270"/>
                                <a:gd name="T15" fmla="*/ 2147483647 h 282"/>
                                <a:gd name="T16" fmla="*/ 2147483647 w 270"/>
                                <a:gd name="T17" fmla="*/ 2147483647 h 282"/>
                                <a:gd name="T18" fmla="*/ 2147483647 w 270"/>
                                <a:gd name="T19" fmla="*/ 2147483647 h 282"/>
                                <a:gd name="T20" fmla="*/ 2147483647 w 270"/>
                                <a:gd name="T21" fmla="*/ 2147483647 h 282"/>
                                <a:gd name="T22" fmla="*/ 2147483647 w 270"/>
                                <a:gd name="T23" fmla="*/ 2147483647 h 282"/>
                                <a:gd name="T24" fmla="*/ 2147483647 w 270"/>
                                <a:gd name="T25" fmla="*/ 2147483647 h 282"/>
                                <a:gd name="T26" fmla="*/ 2147483647 w 270"/>
                                <a:gd name="T27" fmla="*/ 2147483647 h 282"/>
                                <a:gd name="T28" fmla="*/ 2147483647 w 270"/>
                                <a:gd name="T29" fmla="*/ 2147483647 h 282"/>
                                <a:gd name="T30" fmla="*/ 2147483647 w 270"/>
                                <a:gd name="T31" fmla="*/ 2147483647 h 282"/>
                                <a:gd name="T32" fmla="*/ 2147483647 w 270"/>
                                <a:gd name="T33" fmla="*/ 2147483647 h 282"/>
                                <a:gd name="T34" fmla="*/ 2147483647 w 270"/>
                                <a:gd name="T35" fmla="*/ 2147483647 h 282"/>
                                <a:gd name="T36" fmla="*/ 2147483647 w 270"/>
                                <a:gd name="T37" fmla="*/ 2147483647 h 282"/>
                                <a:gd name="T38" fmla="*/ 2147483647 w 270"/>
                                <a:gd name="T39" fmla="*/ 2147483647 h 282"/>
                                <a:gd name="T40" fmla="*/ 2147483647 w 270"/>
                                <a:gd name="T41" fmla="*/ 2147483647 h 282"/>
                                <a:gd name="T42" fmla="*/ 2147483647 w 270"/>
                                <a:gd name="T43" fmla="*/ 2147483647 h 282"/>
                                <a:gd name="T44" fmla="*/ 2147483647 w 270"/>
                                <a:gd name="T45" fmla="*/ 2147483647 h 282"/>
                                <a:gd name="T46" fmla="*/ 2147483647 w 270"/>
                                <a:gd name="T47" fmla="*/ 2147483647 h 282"/>
                                <a:gd name="T48" fmla="*/ 2147483647 w 270"/>
                                <a:gd name="T49" fmla="*/ 2147483647 h 282"/>
                                <a:gd name="T50" fmla="*/ 2147483647 w 270"/>
                                <a:gd name="T51" fmla="*/ 2147483647 h 282"/>
                                <a:gd name="T52" fmla="*/ 2147483647 w 270"/>
                                <a:gd name="T53" fmla="*/ 2147483647 h 282"/>
                                <a:gd name="T54" fmla="*/ 2147483647 w 270"/>
                                <a:gd name="T55" fmla="*/ 2147483647 h 282"/>
                                <a:gd name="T56" fmla="*/ 2147483647 w 270"/>
                                <a:gd name="T57" fmla="*/ 2147483647 h 282"/>
                                <a:gd name="T58" fmla="*/ 2147483647 w 270"/>
                                <a:gd name="T59" fmla="*/ 2147483647 h 282"/>
                                <a:gd name="T60" fmla="*/ 2147483647 w 270"/>
                                <a:gd name="T61" fmla="*/ 2147483647 h 282"/>
                                <a:gd name="T62" fmla="*/ 2147483647 w 270"/>
                                <a:gd name="T63" fmla="*/ 2147483647 h 282"/>
                                <a:gd name="T64" fmla="*/ 2147483647 w 270"/>
                                <a:gd name="T65" fmla="*/ 2147483647 h 282"/>
                                <a:gd name="T66" fmla="*/ 2147483647 w 270"/>
                                <a:gd name="T67" fmla="*/ 2147483647 h 282"/>
                                <a:gd name="T68" fmla="*/ 2147483647 w 270"/>
                                <a:gd name="T69" fmla="*/ 2147483647 h 282"/>
                                <a:gd name="T70" fmla="*/ 2147483647 w 270"/>
                                <a:gd name="T71" fmla="*/ 2147483647 h 282"/>
                                <a:gd name="T72" fmla="*/ 2147483647 w 270"/>
                                <a:gd name="T73" fmla="*/ 2147483647 h 282"/>
                                <a:gd name="T74" fmla="*/ 2147483647 w 270"/>
                                <a:gd name="T75" fmla="*/ 2147483647 h 282"/>
                                <a:gd name="T76" fmla="*/ 0 w 270"/>
                                <a:gd name="T77" fmla="*/ 2147483647 h 282"/>
                                <a:gd name="T78" fmla="*/ 0 w 270"/>
                                <a:gd name="T79" fmla="*/ 2147483647 h 282"/>
                                <a:gd name="T80" fmla="*/ 0 w 270"/>
                                <a:gd name="T81" fmla="*/ 2147483647 h 282"/>
                                <a:gd name="T82" fmla="*/ 0 w 270"/>
                                <a:gd name="T83" fmla="*/ 2147483647 h 282"/>
                                <a:gd name="T84" fmla="*/ 2147483647 w 270"/>
                                <a:gd name="T85" fmla="*/ 2147483647 h 282"/>
                                <a:gd name="T86" fmla="*/ 2147483647 w 270"/>
                                <a:gd name="T87" fmla="*/ 2147483647 h 282"/>
                                <a:gd name="T88" fmla="*/ 2147483647 w 270"/>
                                <a:gd name="T89" fmla="*/ 0 h 282"/>
                                <a:gd name="T90" fmla="*/ 2147483647 w 270"/>
                                <a:gd name="T91" fmla="*/ 0 h 282"/>
                                <a:gd name="T92" fmla="*/ 2147483647 w 270"/>
                                <a:gd name="T93" fmla="*/ 0 h 282"/>
                                <a:gd name="T94" fmla="*/ 2147483647 w 270"/>
                                <a:gd name="T95" fmla="*/ 0 h 282"/>
                                <a:gd name="T96" fmla="*/ 2147483647 w 270"/>
                                <a:gd name="T97" fmla="*/ 0 h 282"/>
                                <a:gd name="T98" fmla="*/ 2147483647 w 270"/>
                                <a:gd name="T99" fmla="*/ 0 h 282"/>
                                <a:gd name="T100" fmla="*/ 2147483647 w 270"/>
                                <a:gd name="T101" fmla="*/ 0 h 282"/>
                                <a:gd name="T102" fmla="*/ 2147483647 w 270"/>
                                <a:gd name="T103" fmla="*/ 0 h 282"/>
                                <a:gd name="T104" fmla="*/ 2147483647 w 270"/>
                                <a:gd name="T105" fmla="*/ 0 h 282"/>
                                <a:gd name="T106" fmla="*/ 2147483647 w 270"/>
                                <a:gd name="T107" fmla="*/ 2147483647 h 282"/>
                                <a:gd name="T108" fmla="*/ 2147483647 w 270"/>
                                <a:gd name="T109" fmla="*/ 2147483647 h 282"/>
                                <a:gd name="T110" fmla="*/ 2147483647 w 270"/>
                                <a:gd name="T111" fmla="*/ 2147483647 h 282"/>
                                <a:gd name="T112" fmla="*/ 2147483647 w 270"/>
                                <a:gd name="T113" fmla="*/ 2147483647 h 282"/>
                                <a:gd name="T114" fmla="*/ 2147483647 w 270"/>
                                <a:gd name="T115" fmla="*/ 2147483647 h 282"/>
                                <a:gd name="T116" fmla="*/ 2147483647 w 270"/>
                                <a:gd name="T117" fmla="*/ 2147483647 h 282"/>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70" h="282">
                                  <a:moveTo>
                                    <a:pt x="252" y="6"/>
                                  </a:moveTo>
                                  <a:lnTo>
                                    <a:pt x="258" y="6"/>
                                  </a:lnTo>
                                  <a:lnTo>
                                    <a:pt x="258" y="30"/>
                                  </a:lnTo>
                                  <a:lnTo>
                                    <a:pt x="258" y="42"/>
                                  </a:lnTo>
                                  <a:lnTo>
                                    <a:pt x="258" y="60"/>
                                  </a:lnTo>
                                  <a:lnTo>
                                    <a:pt x="264" y="102"/>
                                  </a:lnTo>
                                  <a:lnTo>
                                    <a:pt x="264" y="138"/>
                                  </a:lnTo>
                                  <a:lnTo>
                                    <a:pt x="264" y="144"/>
                                  </a:lnTo>
                                  <a:lnTo>
                                    <a:pt x="270" y="144"/>
                                  </a:lnTo>
                                  <a:lnTo>
                                    <a:pt x="270" y="150"/>
                                  </a:lnTo>
                                  <a:lnTo>
                                    <a:pt x="270" y="156"/>
                                  </a:lnTo>
                                  <a:lnTo>
                                    <a:pt x="264" y="162"/>
                                  </a:lnTo>
                                  <a:lnTo>
                                    <a:pt x="264" y="168"/>
                                  </a:lnTo>
                                  <a:lnTo>
                                    <a:pt x="264" y="174"/>
                                  </a:lnTo>
                                  <a:lnTo>
                                    <a:pt x="264" y="180"/>
                                  </a:lnTo>
                                  <a:lnTo>
                                    <a:pt x="264" y="186"/>
                                  </a:lnTo>
                                  <a:lnTo>
                                    <a:pt x="264" y="192"/>
                                  </a:lnTo>
                                  <a:lnTo>
                                    <a:pt x="270" y="198"/>
                                  </a:lnTo>
                                  <a:lnTo>
                                    <a:pt x="270" y="204"/>
                                  </a:lnTo>
                                  <a:lnTo>
                                    <a:pt x="270" y="210"/>
                                  </a:lnTo>
                                  <a:lnTo>
                                    <a:pt x="270" y="216"/>
                                  </a:lnTo>
                                  <a:lnTo>
                                    <a:pt x="270" y="222"/>
                                  </a:lnTo>
                                  <a:lnTo>
                                    <a:pt x="264" y="228"/>
                                  </a:lnTo>
                                  <a:lnTo>
                                    <a:pt x="264" y="234"/>
                                  </a:lnTo>
                                  <a:lnTo>
                                    <a:pt x="264" y="240"/>
                                  </a:lnTo>
                                  <a:lnTo>
                                    <a:pt x="240" y="252"/>
                                  </a:lnTo>
                                  <a:lnTo>
                                    <a:pt x="138" y="282"/>
                                  </a:lnTo>
                                  <a:lnTo>
                                    <a:pt x="66" y="276"/>
                                  </a:lnTo>
                                  <a:lnTo>
                                    <a:pt x="54" y="270"/>
                                  </a:lnTo>
                                  <a:lnTo>
                                    <a:pt x="48" y="270"/>
                                  </a:lnTo>
                                  <a:lnTo>
                                    <a:pt x="48" y="264"/>
                                  </a:lnTo>
                                  <a:lnTo>
                                    <a:pt x="48" y="258"/>
                                  </a:lnTo>
                                  <a:lnTo>
                                    <a:pt x="48" y="252"/>
                                  </a:lnTo>
                                  <a:lnTo>
                                    <a:pt x="42" y="246"/>
                                  </a:lnTo>
                                  <a:lnTo>
                                    <a:pt x="42" y="240"/>
                                  </a:lnTo>
                                  <a:lnTo>
                                    <a:pt x="24" y="192"/>
                                  </a:lnTo>
                                  <a:lnTo>
                                    <a:pt x="12" y="174"/>
                                  </a:lnTo>
                                  <a:lnTo>
                                    <a:pt x="6" y="150"/>
                                  </a:lnTo>
                                  <a:lnTo>
                                    <a:pt x="0" y="132"/>
                                  </a:lnTo>
                                  <a:lnTo>
                                    <a:pt x="0" y="126"/>
                                  </a:lnTo>
                                  <a:lnTo>
                                    <a:pt x="0" y="102"/>
                                  </a:lnTo>
                                  <a:lnTo>
                                    <a:pt x="0" y="90"/>
                                  </a:lnTo>
                                  <a:lnTo>
                                    <a:pt x="18" y="66"/>
                                  </a:lnTo>
                                  <a:lnTo>
                                    <a:pt x="24" y="30"/>
                                  </a:lnTo>
                                  <a:lnTo>
                                    <a:pt x="36" y="0"/>
                                  </a:lnTo>
                                  <a:lnTo>
                                    <a:pt x="66" y="0"/>
                                  </a:lnTo>
                                  <a:lnTo>
                                    <a:pt x="84" y="0"/>
                                  </a:lnTo>
                                  <a:lnTo>
                                    <a:pt x="102" y="0"/>
                                  </a:lnTo>
                                  <a:lnTo>
                                    <a:pt x="108" y="0"/>
                                  </a:lnTo>
                                  <a:lnTo>
                                    <a:pt x="114" y="0"/>
                                  </a:lnTo>
                                  <a:lnTo>
                                    <a:pt x="120" y="0"/>
                                  </a:lnTo>
                                  <a:lnTo>
                                    <a:pt x="138" y="0"/>
                                  </a:lnTo>
                                  <a:lnTo>
                                    <a:pt x="144" y="0"/>
                                  </a:lnTo>
                                  <a:lnTo>
                                    <a:pt x="168" y="6"/>
                                  </a:lnTo>
                                  <a:lnTo>
                                    <a:pt x="186" y="6"/>
                                  </a:lnTo>
                                  <a:lnTo>
                                    <a:pt x="198" y="6"/>
                                  </a:lnTo>
                                  <a:lnTo>
                                    <a:pt x="204" y="6"/>
                                  </a:lnTo>
                                  <a:lnTo>
                                    <a:pt x="228" y="6"/>
                                  </a:lnTo>
                                  <a:lnTo>
                                    <a:pt x="252" y="6"/>
                                  </a:lnTo>
                                  <a:close/>
                                </a:path>
                              </a:pathLst>
                            </a:custGeom>
                            <a:solidFill>
                              <a:schemeClr val="accent1">
                                <a:lumMod val="60000"/>
                                <a:lumOff val="40000"/>
                              </a:schemeClr>
                            </a:solidFill>
                            <a:ln w="9525" cap="flat">
                              <a:solidFill>
                                <a:schemeClr val="tx1"/>
                              </a:solidFill>
                              <a:prstDash val="solid"/>
                              <a:round/>
                              <a:headEnd/>
                              <a:tailEnd/>
                            </a:ln>
                          </wps:spPr>
                          <wps:bodyPr/>
                        </wps:wsp>
                        <wps:wsp>
                          <wps:cNvPr id="538" name="Freeform 80"/>
                          <wps:cNvSpPr>
                            <a:spLocks/>
                          </wps:cNvSpPr>
                          <wps:spPr bwMode="auto">
                            <a:xfrm>
                              <a:off x="19532697" y="3496970"/>
                              <a:ext cx="650459" cy="1588172"/>
                            </a:xfrm>
                            <a:custGeom>
                              <a:avLst/>
                              <a:gdLst>
                                <a:gd name="T0" fmla="*/ 2147483647 w 180"/>
                                <a:gd name="T1" fmla="*/ 0 h 450"/>
                                <a:gd name="T2" fmla="*/ 2147483647 w 180"/>
                                <a:gd name="T3" fmla="*/ 2147483647 h 450"/>
                                <a:gd name="T4" fmla="*/ 2147483647 w 180"/>
                                <a:gd name="T5" fmla="*/ 2147483647 h 450"/>
                                <a:gd name="T6" fmla="*/ 2147483647 w 180"/>
                                <a:gd name="T7" fmla="*/ 2147483647 h 450"/>
                                <a:gd name="T8" fmla="*/ 2147483647 w 180"/>
                                <a:gd name="T9" fmla="*/ 2147483647 h 450"/>
                                <a:gd name="T10" fmla="*/ 2147483647 w 180"/>
                                <a:gd name="T11" fmla="*/ 2147483647 h 450"/>
                                <a:gd name="T12" fmla="*/ 2147483647 w 180"/>
                                <a:gd name="T13" fmla="*/ 2147483647 h 450"/>
                                <a:gd name="T14" fmla="*/ 2147483647 w 180"/>
                                <a:gd name="T15" fmla="*/ 2147483647 h 450"/>
                                <a:gd name="T16" fmla="*/ 2147483647 w 180"/>
                                <a:gd name="T17" fmla="*/ 2147483647 h 450"/>
                                <a:gd name="T18" fmla="*/ 2147483647 w 180"/>
                                <a:gd name="T19" fmla="*/ 2147483647 h 450"/>
                                <a:gd name="T20" fmla="*/ 2147483647 w 180"/>
                                <a:gd name="T21" fmla="*/ 2147483647 h 450"/>
                                <a:gd name="T22" fmla="*/ 2147483647 w 180"/>
                                <a:gd name="T23" fmla="*/ 2147483647 h 450"/>
                                <a:gd name="T24" fmla="*/ 2147483647 w 180"/>
                                <a:gd name="T25" fmla="*/ 2147483647 h 450"/>
                                <a:gd name="T26" fmla="*/ 2147483647 w 180"/>
                                <a:gd name="T27" fmla="*/ 2147483647 h 450"/>
                                <a:gd name="T28" fmla="*/ 2147483647 w 180"/>
                                <a:gd name="T29" fmla="*/ 2147483647 h 450"/>
                                <a:gd name="T30" fmla="*/ 2147483647 w 180"/>
                                <a:gd name="T31" fmla="*/ 2147483647 h 450"/>
                                <a:gd name="T32" fmla="*/ 2147483647 w 180"/>
                                <a:gd name="T33" fmla="*/ 2147483647 h 450"/>
                                <a:gd name="T34" fmla="*/ 2147483647 w 180"/>
                                <a:gd name="T35" fmla="*/ 2147483647 h 450"/>
                                <a:gd name="T36" fmla="*/ 2147483647 w 180"/>
                                <a:gd name="T37" fmla="*/ 2147483647 h 450"/>
                                <a:gd name="T38" fmla="*/ 2147483647 w 180"/>
                                <a:gd name="T39" fmla="*/ 2147483647 h 450"/>
                                <a:gd name="T40" fmla="*/ 2147483647 w 180"/>
                                <a:gd name="T41" fmla="*/ 2147483647 h 450"/>
                                <a:gd name="T42" fmla="*/ 2147483647 w 180"/>
                                <a:gd name="T43" fmla="*/ 2147483647 h 450"/>
                                <a:gd name="T44" fmla="*/ 2147483647 w 180"/>
                                <a:gd name="T45" fmla="*/ 2147483647 h 450"/>
                                <a:gd name="T46" fmla="*/ 0 w 180"/>
                                <a:gd name="T47" fmla="*/ 2147483647 h 450"/>
                                <a:gd name="T48" fmla="*/ 2147483647 w 180"/>
                                <a:gd name="T49" fmla="*/ 2147483647 h 450"/>
                                <a:gd name="T50" fmla="*/ 2147483647 w 180"/>
                                <a:gd name="T51" fmla="*/ 2147483647 h 450"/>
                                <a:gd name="T52" fmla="*/ 2147483647 w 180"/>
                                <a:gd name="T53" fmla="*/ 2147483647 h 450"/>
                                <a:gd name="T54" fmla="*/ 2147483647 w 180"/>
                                <a:gd name="T55" fmla="*/ 2147483647 h 450"/>
                                <a:gd name="T56" fmla="*/ 2147483647 w 180"/>
                                <a:gd name="T57" fmla="*/ 2147483647 h 450"/>
                                <a:gd name="T58" fmla="*/ 2147483647 w 180"/>
                                <a:gd name="T59" fmla="*/ 2147483647 h 450"/>
                                <a:gd name="T60" fmla="*/ 2147483647 w 180"/>
                                <a:gd name="T61" fmla="*/ 2147483647 h 450"/>
                                <a:gd name="T62" fmla="*/ 2147483647 w 180"/>
                                <a:gd name="T63" fmla="*/ 2147483647 h 450"/>
                                <a:gd name="T64" fmla="*/ 2147483647 w 180"/>
                                <a:gd name="T65" fmla="*/ 2147483647 h 450"/>
                                <a:gd name="T66" fmla="*/ 2147483647 w 180"/>
                                <a:gd name="T67" fmla="*/ 2147483647 h 450"/>
                                <a:gd name="T68" fmla="*/ 2147483647 w 180"/>
                                <a:gd name="T69" fmla="*/ 2147483647 h 450"/>
                                <a:gd name="T70" fmla="*/ 2147483647 w 180"/>
                                <a:gd name="T71" fmla="*/ 2147483647 h 450"/>
                                <a:gd name="T72" fmla="*/ 2147483647 w 180"/>
                                <a:gd name="T73" fmla="*/ 2147483647 h 450"/>
                                <a:gd name="T74" fmla="*/ 2147483647 w 180"/>
                                <a:gd name="T75" fmla="*/ 0 h 4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80" h="450">
                                  <a:moveTo>
                                    <a:pt x="162" y="0"/>
                                  </a:moveTo>
                                  <a:lnTo>
                                    <a:pt x="162" y="12"/>
                                  </a:lnTo>
                                  <a:lnTo>
                                    <a:pt x="168" y="48"/>
                                  </a:lnTo>
                                  <a:lnTo>
                                    <a:pt x="168" y="84"/>
                                  </a:lnTo>
                                  <a:lnTo>
                                    <a:pt x="168" y="120"/>
                                  </a:lnTo>
                                  <a:lnTo>
                                    <a:pt x="168" y="138"/>
                                  </a:lnTo>
                                  <a:lnTo>
                                    <a:pt x="168" y="168"/>
                                  </a:lnTo>
                                  <a:lnTo>
                                    <a:pt x="174" y="264"/>
                                  </a:lnTo>
                                  <a:lnTo>
                                    <a:pt x="174" y="354"/>
                                  </a:lnTo>
                                  <a:lnTo>
                                    <a:pt x="174" y="360"/>
                                  </a:lnTo>
                                  <a:lnTo>
                                    <a:pt x="180" y="384"/>
                                  </a:lnTo>
                                  <a:lnTo>
                                    <a:pt x="180" y="396"/>
                                  </a:lnTo>
                                  <a:lnTo>
                                    <a:pt x="180" y="426"/>
                                  </a:lnTo>
                                  <a:lnTo>
                                    <a:pt x="180" y="432"/>
                                  </a:lnTo>
                                  <a:lnTo>
                                    <a:pt x="180" y="438"/>
                                  </a:lnTo>
                                  <a:lnTo>
                                    <a:pt x="180" y="444"/>
                                  </a:lnTo>
                                  <a:lnTo>
                                    <a:pt x="180" y="450"/>
                                  </a:lnTo>
                                  <a:lnTo>
                                    <a:pt x="162" y="450"/>
                                  </a:lnTo>
                                  <a:lnTo>
                                    <a:pt x="138" y="450"/>
                                  </a:lnTo>
                                  <a:lnTo>
                                    <a:pt x="96" y="444"/>
                                  </a:lnTo>
                                  <a:lnTo>
                                    <a:pt x="72" y="444"/>
                                  </a:lnTo>
                                  <a:lnTo>
                                    <a:pt x="60" y="444"/>
                                  </a:lnTo>
                                  <a:lnTo>
                                    <a:pt x="18" y="444"/>
                                  </a:lnTo>
                                  <a:lnTo>
                                    <a:pt x="0" y="438"/>
                                  </a:lnTo>
                                  <a:lnTo>
                                    <a:pt x="30" y="150"/>
                                  </a:lnTo>
                                  <a:lnTo>
                                    <a:pt x="36" y="84"/>
                                  </a:lnTo>
                                  <a:lnTo>
                                    <a:pt x="42" y="72"/>
                                  </a:lnTo>
                                  <a:lnTo>
                                    <a:pt x="42" y="54"/>
                                  </a:lnTo>
                                  <a:lnTo>
                                    <a:pt x="42" y="36"/>
                                  </a:lnTo>
                                  <a:lnTo>
                                    <a:pt x="42" y="18"/>
                                  </a:lnTo>
                                  <a:lnTo>
                                    <a:pt x="48" y="18"/>
                                  </a:lnTo>
                                  <a:lnTo>
                                    <a:pt x="54" y="18"/>
                                  </a:lnTo>
                                  <a:lnTo>
                                    <a:pt x="66" y="18"/>
                                  </a:lnTo>
                                  <a:lnTo>
                                    <a:pt x="84" y="12"/>
                                  </a:lnTo>
                                  <a:lnTo>
                                    <a:pt x="90" y="12"/>
                                  </a:lnTo>
                                  <a:lnTo>
                                    <a:pt x="120" y="6"/>
                                  </a:lnTo>
                                  <a:lnTo>
                                    <a:pt x="144" y="6"/>
                                  </a:lnTo>
                                  <a:lnTo>
                                    <a:pt x="162" y="0"/>
                                  </a:lnTo>
                                  <a:close/>
                                </a:path>
                              </a:pathLst>
                            </a:custGeom>
                            <a:solidFill>
                              <a:srgbClr val="FFFFCC"/>
                            </a:solidFill>
                            <a:ln w="9525">
                              <a:solidFill>
                                <a:schemeClr val="tx1"/>
                              </a:solidFill>
                              <a:prstDash val="solid"/>
                              <a:round/>
                              <a:headEnd/>
                              <a:tailEnd/>
                            </a:ln>
                          </wps:spPr>
                          <wps:bodyPr/>
                        </wps:wsp>
                        <wps:wsp>
                          <wps:cNvPr id="539" name="Freeform 81"/>
                          <wps:cNvSpPr>
                            <a:spLocks/>
                          </wps:cNvSpPr>
                          <wps:spPr bwMode="auto">
                            <a:xfrm>
                              <a:off x="9992634" y="3518146"/>
                              <a:ext cx="1322600" cy="1058782"/>
                            </a:xfrm>
                            <a:custGeom>
                              <a:avLst/>
                              <a:gdLst>
                                <a:gd name="T0" fmla="*/ 2147483647 w 366"/>
                                <a:gd name="T1" fmla="*/ 2147483647 h 300"/>
                                <a:gd name="T2" fmla="*/ 2147483647 w 366"/>
                                <a:gd name="T3" fmla="*/ 2147483647 h 300"/>
                                <a:gd name="T4" fmla="*/ 2147483647 w 366"/>
                                <a:gd name="T5" fmla="*/ 2147483647 h 300"/>
                                <a:gd name="T6" fmla="*/ 2147483647 w 366"/>
                                <a:gd name="T7" fmla="*/ 2147483647 h 300"/>
                                <a:gd name="T8" fmla="*/ 2147483647 w 366"/>
                                <a:gd name="T9" fmla="*/ 2147483647 h 300"/>
                                <a:gd name="T10" fmla="*/ 2147483647 w 366"/>
                                <a:gd name="T11" fmla="*/ 2147483647 h 300"/>
                                <a:gd name="T12" fmla="*/ 2147483647 w 366"/>
                                <a:gd name="T13" fmla="*/ 2147483647 h 300"/>
                                <a:gd name="T14" fmla="*/ 2147483647 w 366"/>
                                <a:gd name="T15" fmla="*/ 2147483647 h 300"/>
                                <a:gd name="T16" fmla="*/ 2147483647 w 366"/>
                                <a:gd name="T17" fmla="*/ 2147483647 h 300"/>
                                <a:gd name="T18" fmla="*/ 2147483647 w 366"/>
                                <a:gd name="T19" fmla="*/ 2147483647 h 300"/>
                                <a:gd name="T20" fmla="*/ 2147483647 w 366"/>
                                <a:gd name="T21" fmla="*/ 2147483647 h 300"/>
                                <a:gd name="T22" fmla="*/ 2147483647 w 366"/>
                                <a:gd name="T23" fmla="*/ 2147483647 h 300"/>
                                <a:gd name="T24" fmla="*/ 2147483647 w 366"/>
                                <a:gd name="T25" fmla="*/ 2147483647 h 300"/>
                                <a:gd name="T26" fmla="*/ 2147483647 w 366"/>
                                <a:gd name="T27" fmla="*/ 2147483647 h 300"/>
                                <a:gd name="T28" fmla="*/ 2147483647 w 366"/>
                                <a:gd name="T29" fmla="*/ 2147483647 h 300"/>
                                <a:gd name="T30" fmla="*/ 2147483647 w 366"/>
                                <a:gd name="T31" fmla="*/ 2147483647 h 300"/>
                                <a:gd name="T32" fmla="*/ 2147483647 w 366"/>
                                <a:gd name="T33" fmla="*/ 2147483647 h 300"/>
                                <a:gd name="T34" fmla="*/ 2147483647 w 366"/>
                                <a:gd name="T35" fmla="*/ 2147483647 h 300"/>
                                <a:gd name="T36" fmla="*/ 2147483647 w 366"/>
                                <a:gd name="T37" fmla="*/ 2147483647 h 300"/>
                                <a:gd name="T38" fmla="*/ 2147483647 w 366"/>
                                <a:gd name="T39" fmla="*/ 2147483647 h 300"/>
                                <a:gd name="T40" fmla="*/ 2147483647 w 366"/>
                                <a:gd name="T41" fmla="*/ 2147483647 h 300"/>
                                <a:gd name="T42" fmla="*/ 2147483647 w 366"/>
                                <a:gd name="T43" fmla="*/ 2147483647 h 300"/>
                                <a:gd name="T44" fmla="*/ 2147483647 w 366"/>
                                <a:gd name="T45" fmla="*/ 2147483647 h 300"/>
                                <a:gd name="T46" fmla="*/ 2147483647 w 366"/>
                                <a:gd name="T47" fmla="*/ 2147483647 h 300"/>
                                <a:gd name="T48" fmla="*/ 2147483647 w 366"/>
                                <a:gd name="T49" fmla="*/ 2147483647 h 300"/>
                                <a:gd name="T50" fmla="*/ 2147483647 w 366"/>
                                <a:gd name="T51" fmla="*/ 2147483647 h 300"/>
                                <a:gd name="T52" fmla="*/ 2147483647 w 366"/>
                                <a:gd name="T53" fmla="*/ 2147483647 h 300"/>
                                <a:gd name="T54" fmla="*/ 2147483647 w 366"/>
                                <a:gd name="T55" fmla="*/ 2147483647 h 300"/>
                                <a:gd name="T56" fmla="*/ 2147483647 w 366"/>
                                <a:gd name="T57" fmla="*/ 2147483647 h 300"/>
                                <a:gd name="T58" fmla="*/ 2147483647 w 366"/>
                                <a:gd name="T59" fmla="*/ 2147483647 h 300"/>
                                <a:gd name="T60" fmla="*/ 2147483647 w 366"/>
                                <a:gd name="T61" fmla="*/ 2147483647 h 300"/>
                                <a:gd name="T62" fmla="*/ 2147483647 w 366"/>
                                <a:gd name="T63" fmla="*/ 2147483647 h 300"/>
                                <a:gd name="T64" fmla="*/ 2147483647 w 366"/>
                                <a:gd name="T65" fmla="*/ 2147483647 h 300"/>
                                <a:gd name="T66" fmla="*/ 2147483647 w 366"/>
                                <a:gd name="T67" fmla="*/ 2147483647 h 300"/>
                                <a:gd name="T68" fmla="*/ 0 w 366"/>
                                <a:gd name="T69" fmla="*/ 2147483647 h 300"/>
                                <a:gd name="T70" fmla="*/ 2147483647 w 366"/>
                                <a:gd name="T71" fmla="*/ 0 h 300"/>
                                <a:gd name="T72" fmla="*/ 2147483647 w 366"/>
                                <a:gd name="T73" fmla="*/ 2147483647 h 300"/>
                                <a:gd name="T74" fmla="*/ 2147483647 w 366"/>
                                <a:gd name="T75" fmla="*/ 2147483647 h 300"/>
                                <a:gd name="T76" fmla="*/ 2147483647 w 366"/>
                                <a:gd name="T77" fmla="*/ 2147483647 h 300"/>
                                <a:gd name="T78" fmla="*/ 2147483647 w 366"/>
                                <a:gd name="T79" fmla="*/ 2147483647 h 300"/>
                                <a:gd name="T80" fmla="*/ 2147483647 w 366"/>
                                <a:gd name="T81" fmla="*/ 2147483647 h 300"/>
                                <a:gd name="T82" fmla="*/ 2147483647 w 366"/>
                                <a:gd name="T83" fmla="*/ 2147483647 h 300"/>
                                <a:gd name="T84" fmla="*/ 2147483647 w 366"/>
                                <a:gd name="T85" fmla="*/ 2147483647 h 300"/>
                                <a:gd name="T86" fmla="*/ 2147483647 w 366"/>
                                <a:gd name="T87" fmla="*/ 2147483647 h 300"/>
                                <a:gd name="T88" fmla="*/ 2147483647 w 366"/>
                                <a:gd name="T89" fmla="*/ 2147483647 h 300"/>
                                <a:gd name="T90" fmla="*/ 2147483647 w 366"/>
                                <a:gd name="T91" fmla="*/ 2147483647 h 300"/>
                                <a:gd name="T92" fmla="*/ 2147483647 w 366"/>
                                <a:gd name="T93" fmla="*/ 2147483647 h 300"/>
                                <a:gd name="T94" fmla="*/ 2147483647 w 366"/>
                                <a:gd name="T95" fmla="*/ 2147483647 h 300"/>
                                <a:gd name="T96" fmla="*/ 2147483647 w 366"/>
                                <a:gd name="T97" fmla="*/ 2147483647 h 300"/>
                                <a:gd name="T98" fmla="*/ 2147483647 w 366"/>
                                <a:gd name="T99" fmla="*/ 2147483647 h 300"/>
                                <a:gd name="T100" fmla="*/ 2147483647 w 366"/>
                                <a:gd name="T101" fmla="*/ 2147483647 h 300"/>
                                <a:gd name="T102" fmla="*/ 2147483647 w 366"/>
                                <a:gd name="T103" fmla="*/ 2147483647 h 300"/>
                                <a:gd name="T104" fmla="*/ 2147483647 w 366"/>
                                <a:gd name="T105" fmla="*/ 2147483647 h 300"/>
                                <a:gd name="T106" fmla="*/ 2147483647 w 366"/>
                                <a:gd name="T107" fmla="*/ 2147483647 h 300"/>
                                <a:gd name="T108" fmla="*/ 2147483647 w 366"/>
                                <a:gd name="T109" fmla="*/ 2147483647 h 300"/>
                                <a:gd name="T110" fmla="*/ 2147483647 w 366"/>
                                <a:gd name="T111" fmla="*/ 2147483647 h 300"/>
                                <a:gd name="T112" fmla="*/ 2147483647 w 366"/>
                                <a:gd name="T113" fmla="*/ 2147483647 h 300"/>
                                <a:gd name="T114" fmla="*/ 2147483647 w 366"/>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66" h="300">
                                  <a:moveTo>
                                    <a:pt x="276" y="60"/>
                                  </a:moveTo>
                                  <a:lnTo>
                                    <a:pt x="282" y="66"/>
                                  </a:lnTo>
                                  <a:lnTo>
                                    <a:pt x="282" y="72"/>
                                  </a:lnTo>
                                  <a:lnTo>
                                    <a:pt x="282" y="84"/>
                                  </a:lnTo>
                                  <a:lnTo>
                                    <a:pt x="282" y="90"/>
                                  </a:lnTo>
                                  <a:lnTo>
                                    <a:pt x="282" y="96"/>
                                  </a:lnTo>
                                  <a:lnTo>
                                    <a:pt x="282" y="102"/>
                                  </a:lnTo>
                                  <a:lnTo>
                                    <a:pt x="288" y="96"/>
                                  </a:lnTo>
                                  <a:lnTo>
                                    <a:pt x="294" y="96"/>
                                  </a:lnTo>
                                  <a:lnTo>
                                    <a:pt x="312" y="96"/>
                                  </a:lnTo>
                                  <a:lnTo>
                                    <a:pt x="318" y="96"/>
                                  </a:lnTo>
                                  <a:lnTo>
                                    <a:pt x="318" y="114"/>
                                  </a:lnTo>
                                  <a:lnTo>
                                    <a:pt x="318" y="126"/>
                                  </a:lnTo>
                                  <a:lnTo>
                                    <a:pt x="324" y="156"/>
                                  </a:lnTo>
                                  <a:lnTo>
                                    <a:pt x="330" y="156"/>
                                  </a:lnTo>
                                  <a:lnTo>
                                    <a:pt x="330" y="150"/>
                                  </a:lnTo>
                                  <a:lnTo>
                                    <a:pt x="336" y="144"/>
                                  </a:lnTo>
                                  <a:lnTo>
                                    <a:pt x="336" y="138"/>
                                  </a:lnTo>
                                  <a:lnTo>
                                    <a:pt x="336" y="132"/>
                                  </a:lnTo>
                                  <a:lnTo>
                                    <a:pt x="342" y="132"/>
                                  </a:lnTo>
                                  <a:lnTo>
                                    <a:pt x="348" y="126"/>
                                  </a:lnTo>
                                  <a:lnTo>
                                    <a:pt x="348" y="132"/>
                                  </a:lnTo>
                                  <a:lnTo>
                                    <a:pt x="354" y="132"/>
                                  </a:lnTo>
                                  <a:lnTo>
                                    <a:pt x="360" y="132"/>
                                  </a:lnTo>
                                  <a:lnTo>
                                    <a:pt x="366" y="132"/>
                                  </a:lnTo>
                                  <a:lnTo>
                                    <a:pt x="366" y="192"/>
                                  </a:lnTo>
                                  <a:lnTo>
                                    <a:pt x="366" y="198"/>
                                  </a:lnTo>
                                  <a:lnTo>
                                    <a:pt x="366" y="204"/>
                                  </a:lnTo>
                                  <a:lnTo>
                                    <a:pt x="336" y="210"/>
                                  </a:lnTo>
                                  <a:lnTo>
                                    <a:pt x="330" y="210"/>
                                  </a:lnTo>
                                  <a:lnTo>
                                    <a:pt x="318" y="216"/>
                                  </a:lnTo>
                                  <a:lnTo>
                                    <a:pt x="312" y="216"/>
                                  </a:lnTo>
                                  <a:lnTo>
                                    <a:pt x="288" y="240"/>
                                  </a:lnTo>
                                  <a:lnTo>
                                    <a:pt x="282" y="246"/>
                                  </a:lnTo>
                                  <a:lnTo>
                                    <a:pt x="276" y="252"/>
                                  </a:lnTo>
                                  <a:lnTo>
                                    <a:pt x="276" y="258"/>
                                  </a:lnTo>
                                  <a:lnTo>
                                    <a:pt x="270" y="258"/>
                                  </a:lnTo>
                                  <a:lnTo>
                                    <a:pt x="264" y="270"/>
                                  </a:lnTo>
                                  <a:lnTo>
                                    <a:pt x="258" y="270"/>
                                  </a:lnTo>
                                  <a:lnTo>
                                    <a:pt x="240" y="288"/>
                                  </a:lnTo>
                                  <a:lnTo>
                                    <a:pt x="234" y="294"/>
                                  </a:lnTo>
                                  <a:lnTo>
                                    <a:pt x="234" y="300"/>
                                  </a:lnTo>
                                  <a:lnTo>
                                    <a:pt x="228" y="300"/>
                                  </a:lnTo>
                                  <a:lnTo>
                                    <a:pt x="204" y="294"/>
                                  </a:lnTo>
                                  <a:lnTo>
                                    <a:pt x="186" y="288"/>
                                  </a:lnTo>
                                  <a:lnTo>
                                    <a:pt x="162" y="282"/>
                                  </a:lnTo>
                                  <a:lnTo>
                                    <a:pt x="150" y="282"/>
                                  </a:lnTo>
                                  <a:lnTo>
                                    <a:pt x="144" y="282"/>
                                  </a:lnTo>
                                  <a:lnTo>
                                    <a:pt x="138" y="276"/>
                                  </a:lnTo>
                                  <a:lnTo>
                                    <a:pt x="114" y="270"/>
                                  </a:lnTo>
                                  <a:lnTo>
                                    <a:pt x="96" y="270"/>
                                  </a:lnTo>
                                  <a:lnTo>
                                    <a:pt x="90" y="270"/>
                                  </a:lnTo>
                                  <a:lnTo>
                                    <a:pt x="84" y="264"/>
                                  </a:lnTo>
                                  <a:lnTo>
                                    <a:pt x="78" y="264"/>
                                  </a:lnTo>
                                  <a:lnTo>
                                    <a:pt x="36" y="270"/>
                                  </a:lnTo>
                                  <a:lnTo>
                                    <a:pt x="36" y="264"/>
                                  </a:lnTo>
                                  <a:lnTo>
                                    <a:pt x="24" y="180"/>
                                  </a:lnTo>
                                  <a:lnTo>
                                    <a:pt x="24" y="168"/>
                                  </a:lnTo>
                                  <a:lnTo>
                                    <a:pt x="18" y="150"/>
                                  </a:lnTo>
                                  <a:lnTo>
                                    <a:pt x="18" y="138"/>
                                  </a:lnTo>
                                  <a:lnTo>
                                    <a:pt x="18" y="126"/>
                                  </a:lnTo>
                                  <a:lnTo>
                                    <a:pt x="12" y="120"/>
                                  </a:lnTo>
                                  <a:lnTo>
                                    <a:pt x="12" y="108"/>
                                  </a:lnTo>
                                  <a:lnTo>
                                    <a:pt x="12" y="102"/>
                                  </a:lnTo>
                                  <a:lnTo>
                                    <a:pt x="12" y="90"/>
                                  </a:lnTo>
                                  <a:lnTo>
                                    <a:pt x="6" y="78"/>
                                  </a:lnTo>
                                  <a:lnTo>
                                    <a:pt x="6" y="72"/>
                                  </a:lnTo>
                                  <a:lnTo>
                                    <a:pt x="6" y="66"/>
                                  </a:lnTo>
                                  <a:lnTo>
                                    <a:pt x="0" y="30"/>
                                  </a:lnTo>
                                  <a:lnTo>
                                    <a:pt x="0" y="6"/>
                                  </a:lnTo>
                                  <a:lnTo>
                                    <a:pt x="0" y="0"/>
                                  </a:lnTo>
                                  <a:lnTo>
                                    <a:pt x="6" y="0"/>
                                  </a:lnTo>
                                  <a:lnTo>
                                    <a:pt x="12" y="0"/>
                                  </a:lnTo>
                                  <a:lnTo>
                                    <a:pt x="12" y="6"/>
                                  </a:lnTo>
                                  <a:lnTo>
                                    <a:pt x="18" y="12"/>
                                  </a:lnTo>
                                  <a:lnTo>
                                    <a:pt x="18" y="24"/>
                                  </a:lnTo>
                                  <a:lnTo>
                                    <a:pt x="18" y="30"/>
                                  </a:lnTo>
                                  <a:lnTo>
                                    <a:pt x="24" y="30"/>
                                  </a:lnTo>
                                  <a:lnTo>
                                    <a:pt x="30" y="36"/>
                                  </a:lnTo>
                                  <a:lnTo>
                                    <a:pt x="30" y="42"/>
                                  </a:lnTo>
                                  <a:lnTo>
                                    <a:pt x="42" y="42"/>
                                  </a:lnTo>
                                  <a:lnTo>
                                    <a:pt x="48" y="42"/>
                                  </a:lnTo>
                                  <a:lnTo>
                                    <a:pt x="54" y="36"/>
                                  </a:lnTo>
                                  <a:lnTo>
                                    <a:pt x="60" y="36"/>
                                  </a:lnTo>
                                  <a:lnTo>
                                    <a:pt x="66" y="36"/>
                                  </a:lnTo>
                                  <a:lnTo>
                                    <a:pt x="72" y="42"/>
                                  </a:lnTo>
                                  <a:lnTo>
                                    <a:pt x="84" y="42"/>
                                  </a:lnTo>
                                  <a:lnTo>
                                    <a:pt x="90" y="42"/>
                                  </a:lnTo>
                                  <a:lnTo>
                                    <a:pt x="96" y="42"/>
                                  </a:lnTo>
                                  <a:lnTo>
                                    <a:pt x="102" y="42"/>
                                  </a:lnTo>
                                  <a:lnTo>
                                    <a:pt x="108" y="42"/>
                                  </a:lnTo>
                                  <a:lnTo>
                                    <a:pt x="108" y="48"/>
                                  </a:lnTo>
                                  <a:lnTo>
                                    <a:pt x="120" y="48"/>
                                  </a:lnTo>
                                  <a:lnTo>
                                    <a:pt x="126" y="48"/>
                                  </a:lnTo>
                                  <a:lnTo>
                                    <a:pt x="132" y="48"/>
                                  </a:lnTo>
                                  <a:lnTo>
                                    <a:pt x="138" y="48"/>
                                  </a:lnTo>
                                  <a:lnTo>
                                    <a:pt x="144" y="54"/>
                                  </a:lnTo>
                                  <a:lnTo>
                                    <a:pt x="150" y="54"/>
                                  </a:lnTo>
                                  <a:lnTo>
                                    <a:pt x="156" y="54"/>
                                  </a:lnTo>
                                  <a:lnTo>
                                    <a:pt x="168" y="54"/>
                                  </a:lnTo>
                                  <a:lnTo>
                                    <a:pt x="174" y="54"/>
                                  </a:lnTo>
                                  <a:lnTo>
                                    <a:pt x="180" y="54"/>
                                  </a:lnTo>
                                  <a:lnTo>
                                    <a:pt x="186" y="54"/>
                                  </a:lnTo>
                                  <a:lnTo>
                                    <a:pt x="186" y="60"/>
                                  </a:lnTo>
                                  <a:lnTo>
                                    <a:pt x="198" y="60"/>
                                  </a:lnTo>
                                  <a:lnTo>
                                    <a:pt x="204" y="60"/>
                                  </a:lnTo>
                                  <a:lnTo>
                                    <a:pt x="210" y="60"/>
                                  </a:lnTo>
                                  <a:lnTo>
                                    <a:pt x="216" y="60"/>
                                  </a:lnTo>
                                  <a:lnTo>
                                    <a:pt x="222" y="60"/>
                                  </a:lnTo>
                                  <a:lnTo>
                                    <a:pt x="234" y="60"/>
                                  </a:lnTo>
                                  <a:lnTo>
                                    <a:pt x="240" y="60"/>
                                  </a:lnTo>
                                  <a:lnTo>
                                    <a:pt x="246" y="60"/>
                                  </a:lnTo>
                                  <a:lnTo>
                                    <a:pt x="258" y="60"/>
                                  </a:lnTo>
                                  <a:lnTo>
                                    <a:pt x="264" y="60"/>
                                  </a:lnTo>
                                  <a:lnTo>
                                    <a:pt x="270" y="60"/>
                                  </a:lnTo>
                                  <a:lnTo>
                                    <a:pt x="276" y="60"/>
                                  </a:lnTo>
                                  <a:close/>
                                </a:path>
                              </a:pathLst>
                            </a:custGeom>
                            <a:solidFill>
                              <a:schemeClr val="accent1">
                                <a:lumMod val="60000"/>
                                <a:lumOff val="40000"/>
                              </a:schemeClr>
                            </a:solidFill>
                            <a:ln w="9525">
                              <a:solidFill>
                                <a:schemeClr val="tx1"/>
                              </a:solidFill>
                              <a:prstDash val="solid"/>
                              <a:round/>
                              <a:headEnd/>
                              <a:tailEnd/>
                            </a:ln>
                          </wps:spPr>
                          <wps:bodyPr/>
                        </wps:wsp>
                        <wps:wsp>
                          <wps:cNvPr id="540" name="Freeform 82"/>
                          <wps:cNvSpPr>
                            <a:spLocks/>
                          </wps:cNvSpPr>
                          <wps:spPr bwMode="auto">
                            <a:xfrm>
                              <a:off x="18535327" y="3560497"/>
                              <a:ext cx="1149144" cy="1609348"/>
                            </a:xfrm>
                            <a:custGeom>
                              <a:avLst/>
                              <a:gdLst>
                                <a:gd name="T0" fmla="*/ 2147483647 w 318"/>
                                <a:gd name="T1" fmla="*/ 2147483647 h 456"/>
                                <a:gd name="T2" fmla="*/ 2147483647 w 318"/>
                                <a:gd name="T3" fmla="*/ 2147483647 h 456"/>
                                <a:gd name="T4" fmla="*/ 2147483647 w 318"/>
                                <a:gd name="T5" fmla="*/ 2147483647 h 456"/>
                                <a:gd name="T6" fmla="*/ 2147483647 w 318"/>
                                <a:gd name="T7" fmla="*/ 2147483647 h 456"/>
                                <a:gd name="T8" fmla="*/ 2147483647 w 318"/>
                                <a:gd name="T9" fmla="*/ 2147483647 h 456"/>
                                <a:gd name="T10" fmla="*/ 2147483647 w 318"/>
                                <a:gd name="T11" fmla="*/ 2147483647 h 456"/>
                                <a:gd name="T12" fmla="*/ 2147483647 w 318"/>
                                <a:gd name="T13" fmla="*/ 2147483647 h 456"/>
                                <a:gd name="T14" fmla="*/ 2147483647 w 318"/>
                                <a:gd name="T15" fmla="*/ 2147483647 h 456"/>
                                <a:gd name="T16" fmla="*/ 2147483647 w 318"/>
                                <a:gd name="T17" fmla="*/ 2147483647 h 456"/>
                                <a:gd name="T18" fmla="*/ 2147483647 w 318"/>
                                <a:gd name="T19" fmla="*/ 2147483647 h 456"/>
                                <a:gd name="T20" fmla="*/ 2147483647 w 318"/>
                                <a:gd name="T21" fmla="*/ 2147483647 h 456"/>
                                <a:gd name="T22" fmla="*/ 2147483647 w 318"/>
                                <a:gd name="T23" fmla="*/ 2147483647 h 456"/>
                                <a:gd name="T24" fmla="*/ 2147483647 w 318"/>
                                <a:gd name="T25" fmla="*/ 2147483647 h 456"/>
                                <a:gd name="T26" fmla="*/ 2147483647 w 318"/>
                                <a:gd name="T27" fmla="*/ 2147483647 h 456"/>
                                <a:gd name="T28" fmla="*/ 2147483647 w 318"/>
                                <a:gd name="T29" fmla="*/ 2147483647 h 456"/>
                                <a:gd name="T30" fmla="*/ 2147483647 w 318"/>
                                <a:gd name="T31" fmla="*/ 2147483647 h 456"/>
                                <a:gd name="T32" fmla="*/ 2147483647 w 318"/>
                                <a:gd name="T33" fmla="*/ 2147483647 h 456"/>
                                <a:gd name="T34" fmla="*/ 2147483647 w 318"/>
                                <a:gd name="T35" fmla="*/ 2147483647 h 456"/>
                                <a:gd name="T36" fmla="*/ 2147483647 w 318"/>
                                <a:gd name="T37" fmla="*/ 2147483647 h 456"/>
                                <a:gd name="T38" fmla="*/ 2147483647 w 318"/>
                                <a:gd name="T39" fmla="*/ 2147483647 h 456"/>
                                <a:gd name="T40" fmla="*/ 2147483647 w 318"/>
                                <a:gd name="T41" fmla="*/ 2147483647 h 456"/>
                                <a:gd name="T42" fmla="*/ 2147483647 w 318"/>
                                <a:gd name="T43" fmla="*/ 2147483647 h 456"/>
                                <a:gd name="T44" fmla="*/ 2147483647 w 318"/>
                                <a:gd name="T45" fmla="*/ 2147483647 h 456"/>
                                <a:gd name="T46" fmla="*/ 2147483647 w 318"/>
                                <a:gd name="T47" fmla="*/ 2147483647 h 456"/>
                                <a:gd name="T48" fmla="*/ 2147483647 w 318"/>
                                <a:gd name="T49" fmla="*/ 2147483647 h 456"/>
                                <a:gd name="T50" fmla="*/ 2147483647 w 318"/>
                                <a:gd name="T51" fmla="*/ 2147483647 h 456"/>
                                <a:gd name="T52" fmla="*/ 2147483647 w 318"/>
                                <a:gd name="T53" fmla="*/ 2147483647 h 456"/>
                                <a:gd name="T54" fmla="*/ 2147483647 w 318"/>
                                <a:gd name="T55" fmla="*/ 2147483647 h 456"/>
                                <a:gd name="T56" fmla="*/ 2147483647 w 318"/>
                                <a:gd name="T57" fmla="*/ 2147483647 h 456"/>
                                <a:gd name="T58" fmla="*/ 2147483647 w 318"/>
                                <a:gd name="T59" fmla="*/ 2147483647 h 456"/>
                                <a:gd name="T60" fmla="*/ 2147483647 w 318"/>
                                <a:gd name="T61" fmla="*/ 2147483647 h 456"/>
                                <a:gd name="T62" fmla="*/ 2147483647 w 318"/>
                                <a:gd name="T63" fmla="*/ 2147483647 h 456"/>
                                <a:gd name="T64" fmla="*/ 2147483647 w 318"/>
                                <a:gd name="T65" fmla="*/ 2147483647 h 456"/>
                                <a:gd name="T66" fmla="*/ 2147483647 w 318"/>
                                <a:gd name="T67" fmla="*/ 2147483647 h 456"/>
                                <a:gd name="T68" fmla="*/ 2147483647 w 318"/>
                                <a:gd name="T69" fmla="*/ 2147483647 h 456"/>
                                <a:gd name="T70" fmla="*/ 2147483647 w 318"/>
                                <a:gd name="T71" fmla="*/ 2147483647 h 456"/>
                                <a:gd name="T72" fmla="*/ 2147483647 w 318"/>
                                <a:gd name="T73" fmla="*/ 2147483647 h 456"/>
                                <a:gd name="T74" fmla="*/ 2147483647 w 318"/>
                                <a:gd name="T75" fmla="*/ 2147483647 h 456"/>
                                <a:gd name="T76" fmla="*/ 2147483647 w 318"/>
                                <a:gd name="T77" fmla="*/ 2147483647 h 456"/>
                                <a:gd name="T78" fmla="*/ 2147483647 w 318"/>
                                <a:gd name="T79" fmla="*/ 2147483647 h 456"/>
                                <a:gd name="T80" fmla="*/ 2147483647 w 318"/>
                                <a:gd name="T81" fmla="*/ 2147483647 h 456"/>
                                <a:gd name="T82" fmla="*/ 2147483647 w 318"/>
                                <a:gd name="T83" fmla="*/ 2147483647 h 456"/>
                                <a:gd name="T84" fmla="*/ 2147483647 w 318"/>
                                <a:gd name="T85" fmla="*/ 2147483647 h 45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18" h="456">
                                  <a:moveTo>
                                    <a:pt x="126" y="36"/>
                                  </a:moveTo>
                                  <a:lnTo>
                                    <a:pt x="162" y="30"/>
                                  </a:lnTo>
                                  <a:lnTo>
                                    <a:pt x="168" y="30"/>
                                  </a:lnTo>
                                  <a:lnTo>
                                    <a:pt x="180" y="24"/>
                                  </a:lnTo>
                                  <a:lnTo>
                                    <a:pt x="186" y="24"/>
                                  </a:lnTo>
                                  <a:lnTo>
                                    <a:pt x="198" y="24"/>
                                  </a:lnTo>
                                  <a:lnTo>
                                    <a:pt x="204" y="24"/>
                                  </a:lnTo>
                                  <a:lnTo>
                                    <a:pt x="210" y="24"/>
                                  </a:lnTo>
                                  <a:lnTo>
                                    <a:pt x="216" y="18"/>
                                  </a:lnTo>
                                  <a:lnTo>
                                    <a:pt x="222" y="18"/>
                                  </a:lnTo>
                                  <a:lnTo>
                                    <a:pt x="228" y="18"/>
                                  </a:lnTo>
                                  <a:lnTo>
                                    <a:pt x="234" y="18"/>
                                  </a:lnTo>
                                  <a:lnTo>
                                    <a:pt x="240" y="18"/>
                                  </a:lnTo>
                                  <a:lnTo>
                                    <a:pt x="264" y="12"/>
                                  </a:lnTo>
                                  <a:lnTo>
                                    <a:pt x="276" y="12"/>
                                  </a:lnTo>
                                  <a:lnTo>
                                    <a:pt x="306" y="6"/>
                                  </a:lnTo>
                                  <a:lnTo>
                                    <a:pt x="318" y="0"/>
                                  </a:lnTo>
                                  <a:lnTo>
                                    <a:pt x="318" y="18"/>
                                  </a:lnTo>
                                  <a:lnTo>
                                    <a:pt x="318" y="36"/>
                                  </a:lnTo>
                                  <a:lnTo>
                                    <a:pt x="318" y="54"/>
                                  </a:lnTo>
                                  <a:lnTo>
                                    <a:pt x="312" y="66"/>
                                  </a:lnTo>
                                  <a:lnTo>
                                    <a:pt x="306" y="132"/>
                                  </a:lnTo>
                                  <a:lnTo>
                                    <a:pt x="276" y="420"/>
                                  </a:lnTo>
                                  <a:lnTo>
                                    <a:pt x="252" y="426"/>
                                  </a:lnTo>
                                  <a:lnTo>
                                    <a:pt x="234" y="426"/>
                                  </a:lnTo>
                                  <a:lnTo>
                                    <a:pt x="228" y="432"/>
                                  </a:lnTo>
                                  <a:lnTo>
                                    <a:pt x="222" y="432"/>
                                  </a:lnTo>
                                  <a:lnTo>
                                    <a:pt x="216" y="432"/>
                                  </a:lnTo>
                                  <a:lnTo>
                                    <a:pt x="210" y="432"/>
                                  </a:lnTo>
                                  <a:lnTo>
                                    <a:pt x="198" y="432"/>
                                  </a:lnTo>
                                  <a:lnTo>
                                    <a:pt x="180" y="438"/>
                                  </a:lnTo>
                                  <a:lnTo>
                                    <a:pt x="168" y="438"/>
                                  </a:lnTo>
                                  <a:lnTo>
                                    <a:pt x="162" y="438"/>
                                  </a:lnTo>
                                  <a:lnTo>
                                    <a:pt x="156" y="438"/>
                                  </a:lnTo>
                                  <a:lnTo>
                                    <a:pt x="144" y="444"/>
                                  </a:lnTo>
                                  <a:lnTo>
                                    <a:pt x="132" y="444"/>
                                  </a:lnTo>
                                  <a:lnTo>
                                    <a:pt x="126" y="444"/>
                                  </a:lnTo>
                                  <a:lnTo>
                                    <a:pt x="120" y="444"/>
                                  </a:lnTo>
                                  <a:lnTo>
                                    <a:pt x="114" y="444"/>
                                  </a:lnTo>
                                  <a:lnTo>
                                    <a:pt x="108" y="444"/>
                                  </a:lnTo>
                                  <a:lnTo>
                                    <a:pt x="108" y="450"/>
                                  </a:lnTo>
                                  <a:lnTo>
                                    <a:pt x="96" y="450"/>
                                  </a:lnTo>
                                  <a:lnTo>
                                    <a:pt x="90" y="450"/>
                                  </a:lnTo>
                                  <a:lnTo>
                                    <a:pt x="84" y="450"/>
                                  </a:lnTo>
                                  <a:lnTo>
                                    <a:pt x="78" y="450"/>
                                  </a:lnTo>
                                  <a:lnTo>
                                    <a:pt x="72" y="450"/>
                                  </a:lnTo>
                                  <a:lnTo>
                                    <a:pt x="60" y="456"/>
                                  </a:lnTo>
                                  <a:lnTo>
                                    <a:pt x="48" y="456"/>
                                  </a:lnTo>
                                  <a:lnTo>
                                    <a:pt x="42" y="456"/>
                                  </a:lnTo>
                                  <a:lnTo>
                                    <a:pt x="36" y="456"/>
                                  </a:lnTo>
                                  <a:lnTo>
                                    <a:pt x="30" y="456"/>
                                  </a:lnTo>
                                  <a:lnTo>
                                    <a:pt x="36" y="432"/>
                                  </a:lnTo>
                                  <a:lnTo>
                                    <a:pt x="36" y="426"/>
                                  </a:lnTo>
                                  <a:lnTo>
                                    <a:pt x="36" y="402"/>
                                  </a:lnTo>
                                  <a:lnTo>
                                    <a:pt x="48" y="318"/>
                                  </a:lnTo>
                                  <a:lnTo>
                                    <a:pt x="36" y="318"/>
                                  </a:lnTo>
                                  <a:lnTo>
                                    <a:pt x="36" y="312"/>
                                  </a:lnTo>
                                  <a:lnTo>
                                    <a:pt x="36" y="306"/>
                                  </a:lnTo>
                                  <a:lnTo>
                                    <a:pt x="30" y="306"/>
                                  </a:lnTo>
                                  <a:lnTo>
                                    <a:pt x="30" y="300"/>
                                  </a:lnTo>
                                  <a:lnTo>
                                    <a:pt x="30" y="294"/>
                                  </a:lnTo>
                                  <a:lnTo>
                                    <a:pt x="30" y="288"/>
                                  </a:lnTo>
                                  <a:lnTo>
                                    <a:pt x="30" y="282"/>
                                  </a:lnTo>
                                  <a:lnTo>
                                    <a:pt x="30" y="276"/>
                                  </a:lnTo>
                                  <a:lnTo>
                                    <a:pt x="30" y="270"/>
                                  </a:lnTo>
                                  <a:lnTo>
                                    <a:pt x="30" y="264"/>
                                  </a:lnTo>
                                  <a:lnTo>
                                    <a:pt x="24" y="264"/>
                                  </a:lnTo>
                                  <a:lnTo>
                                    <a:pt x="18" y="264"/>
                                  </a:lnTo>
                                  <a:lnTo>
                                    <a:pt x="18" y="258"/>
                                  </a:lnTo>
                                  <a:lnTo>
                                    <a:pt x="12" y="258"/>
                                  </a:lnTo>
                                  <a:lnTo>
                                    <a:pt x="12" y="252"/>
                                  </a:lnTo>
                                  <a:lnTo>
                                    <a:pt x="12" y="246"/>
                                  </a:lnTo>
                                  <a:lnTo>
                                    <a:pt x="12" y="240"/>
                                  </a:lnTo>
                                  <a:lnTo>
                                    <a:pt x="12" y="234"/>
                                  </a:lnTo>
                                  <a:lnTo>
                                    <a:pt x="12" y="228"/>
                                  </a:lnTo>
                                  <a:lnTo>
                                    <a:pt x="12" y="222"/>
                                  </a:lnTo>
                                  <a:lnTo>
                                    <a:pt x="12" y="216"/>
                                  </a:lnTo>
                                  <a:lnTo>
                                    <a:pt x="6" y="210"/>
                                  </a:lnTo>
                                  <a:lnTo>
                                    <a:pt x="6" y="204"/>
                                  </a:lnTo>
                                  <a:lnTo>
                                    <a:pt x="6" y="198"/>
                                  </a:lnTo>
                                  <a:lnTo>
                                    <a:pt x="6" y="192"/>
                                  </a:lnTo>
                                  <a:lnTo>
                                    <a:pt x="0" y="192"/>
                                  </a:lnTo>
                                  <a:lnTo>
                                    <a:pt x="0" y="186"/>
                                  </a:lnTo>
                                  <a:lnTo>
                                    <a:pt x="6" y="186"/>
                                  </a:lnTo>
                                  <a:lnTo>
                                    <a:pt x="12" y="186"/>
                                  </a:lnTo>
                                  <a:lnTo>
                                    <a:pt x="12" y="180"/>
                                  </a:lnTo>
                                  <a:lnTo>
                                    <a:pt x="18" y="180"/>
                                  </a:lnTo>
                                  <a:lnTo>
                                    <a:pt x="18" y="174"/>
                                  </a:lnTo>
                                  <a:lnTo>
                                    <a:pt x="24" y="174"/>
                                  </a:lnTo>
                                  <a:lnTo>
                                    <a:pt x="24" y="168"/>
                                  </a:lnTo>
                                  <a:lnTo>
                                    <a:pt x="24" y="162"/>
                                  </a:lnTo>
                                  <a:lnTo>
                                    <a:pt x="24" y="156"/>
                                  </a:lnTo>
                                  <a:lnTo>
                                    <a:pt x="24" y="150"/>
                                  </a:lnTo>
                                  <a:lnTo>
                                    <a:pt x="30" y="150"/>
                                  </a:lnTo>
                                  <a:lnTo>
                                    <a:pt x="36" y="150"/>
                                  </a:lnTo>
                                  <a:lnTo>
                                    <a:pt x="42" y="150"/>
                                  </a:lnTo>
                                  <a:lnTo>
                                    <a:pt x="48" y="156"/>
                                  </a:lnTo>
                                  <a:lnTo>
                                    <a:pt x="54" y="162"/>
                                  </a:lnTo>
                                  <a:lnTo>
                                    <a:pt x="54" y="156"/>
                                  </a:lnTo>
                                  <a:lnTo>
                                    <a:pt x="60" y="150"/>
                                  </a:lnTo>
                                  <a:lnTo>
                                    <a:pt x="60" y="144"/>
                                  </a:lnTo>
                                  <a:lnTo>
                                    <a:pt x="66" y="144"/>
                                  </a:lnTo>
                                  <a:lnTo>
                                    <a:pt x="72" y="144"/>
                                  </a:lnTo>
                                  <a:lnTo>
                                    <a:pt x="72" y="138"/>
                                  </a:lnTo>
                                  <a:lnTo>
                                    <a:pt x="78" y="138"/>
                                  </a:lnTo>
                                  <a:lnTo>
                                    <a:pt x="84" y="138"/>
                                  </a:lnTo>
                                  <a:lnTo>
                                    <a:pt x="84" y="132"/>
                                  </a:lnTo>
                                  <a:lnTo>
                                    <a:pt x="84" y="126"/>
                                  </a:lnTo>
                                  <a:lnTo>
                                    <a:pt x="90" y="120"/>
                                  </a:lnTo>
                                  <a:lnTo>
                                    <a:pt x="96" y="120"/>
                                  </a:lnTo>
                                  <a:lnTo>
                                    <a:pt x="102" y="120"/>
                                  </a:lnTo>
                                  <a:lnTo>
                                    <a:pt x="108" y="120"/>
                                  </a:lnTo>
                                  <a:lnTo>
                                    <a:pt x="114" y="120"/>
                                  </a:lnTo>
                                  <a:lnTo>
                                    <a:pt x="120" y="114"/>
                                  </a:lnTo>
                                  <a:lnTo>
                                    <a:pt x="126" y="108"/>
                                  </a:lnTo>
                                  <a:lnTo>
                                    <a:pt x="126" y="102"/>
                                  </a:lnTo>
                                  <a:lnTo>
                                    <a:pt x="132" y="96"/>
                                  </a:lnTo>
                                  <a:lnTo>
                                    <a:pt x="132" y="90"/>
                                  </a:lnTo>
                                  <a:lnTo>
                                    <a:pt x="132" y="84"/>
                                  </a:lnTo>
                                  <a:lnTo>
                                    <a:pt x="126" y="84"/>
                                  </a:lnTo>
                                  <a:lnTo>
                                    <a:pt x="126" y="78"/>
                                  </a:lnTo>
                                  <a:lnTo>
                                    <a:pt x="132" y="78"/>
                                  </a:lnTo>
                                  <a:lnTo>
                                    <a:pt x="132" y="72"/>
                                  </a:lnTo>
                                  <a:lnTo>
                                    <a:pt x="132" y="66"/>
                                  </a:lnTo>
                                  <a:lnTo>
                                    <a:pt x="132" y="60"/>
                                  </a:lnTo>
                                  <a:lnTo>
                                    <a:pt x="132" y="54"/>
                                  </a:lnTo>
                                  <a:lnTo>
                                    <a:pt x="126" y="48"/>
                                  </a:lnTo>
                                  <a:lnTo>
                                    <a:pt x="120" y="42"/>
                                  </a:lnTo>
                                  <a:lnTo>
                                    <a:pt x="120" y="36"/>
                                  </a:lnTo>
                                  <a:lnTo>
                                    <a:pt x="126" y="36"/>
                                  </a:lnTo>
                                  <a:close/>
                                </a:path>
                              </a:pathLst>
                            </a:custGeom>
                            <a:solidFill>
                              <a:srgbClr val="FFFFCC"/>
                            </a:solidFill>
                            <a:ln w="9525">
                              <a:solidFill>
                                <a:schemeClr val="tx1"/>
                              </a:solidFill>
                              <a:prstDash val="solid"/>
                              <a:round/>
                              <a:headEnd/>
                              <a:tailEnd/>
                            </a:ln>
                          </wps:spPr>
                          <wps:bodyPr/>
                        </wps:wsp>
                        <wps:wsp>
                          <wps:cNvPr id="541" name="Freeform 83"/>
                          <wps:cNvSpPr>
                            <a:spLocks/>
                          </wps:cNvSpPr>
                          <wps:spPr bwMode="auto">
                            <a:xfrm>
                              <a:off x="14394072" y="3624024"/>
                              <a:ext cx="867278" cy="847025"/>
                            </a:xfrm>
                            <a:custGeom>
                              <a:avLst/>
                              <a:gdLst>
                                <a:gd name="T0" fmla="*/ 2147483647 w 240"/>
                                <a:gd name="T1" fmla="*/ 2147483647 h 240"/>
                                <a:gd name="T2" fmla="*/ 2147483647 w 240"/>
                                <a:gd name="T3" fmla="*/ 2147483647 h 240"/>
                                <a:gd name="T4" fmla="*/ 2147483647 w 240"/>
                                <a:gd name="T5" fmla="*/ 2147483647 h 240"/>
                                <a:gd name="T6" fmla="*/ 2147483647 w 240"/>
                                <a:gd name="T7" fmla="*/ 2147483647 h 240"/>
                                <a:gd name="T8" fmla="*/ 2147483647 w 240"/>
                                <a:gd name="T9" fmla="*/ 2147483647 h 240"/>
                                <a:gd name="T10" fmla="*/ 2147483647 w 240"/>
                                <a:gd name="T11" fmla="*/ 2147483647 h 240"/>
                                <a:gd name="T12" fmla="*/ 2147483647 w 240"/>
                                <a:gd name="T13" fmla="*/ 2147483647 h 240"/>
                                <a:gd name="T14" fmla="*/ 2147483647 w 240"/>
                                <a:gd name="T15" fmla="*/ 2147483647 h 240"/>
                                <a:gd name="T16" fmla="*/ 2147483647 w 240"/>
                                <a:gd name="T17" fmla="*/ 2147483647 h 240"/>
                                <a:gd name="T18" fmla="*/ 2147483647 w 240"/>
                                <a:gd name="T19" fmla="*/ 2147483647 h 240"/>
                                <a:gd name="T20" fmla="*/ 2147483647 w 240"/>
                                <a:gd name="T21" fmla="*/ 2147483647 h 240"/>
                                <a:gd name="T22" fmla="*/ 2147483647 w 240"/>
                                <a:gd name="T23" fmla="*/ 2147483647 h 240"/>
                                <a:gd name="T24" fmla="*/ 2147483647 w 240"/>
                                <a:gd name="T25" fmla="*/ 2147483647 h 240"/>
                                <a:gd name="T26" fmla="*/ 2147483647 w 240"/>
                                <a:gd name="T27" fmla="*/ 2147483647 h 240"/>
                                <a:gd name="T28" fmla="*/ 2147483647 w 240"/>
                                <a:gd name="T29" fmla="*/ 2147483647 h 240"/>
                                <a:gd name="T30" fmla="*/ 2147483647 w 240"/>
                                <a:gd name="T31" fmla="*/ 2147483647 h 240"/>
                                <a:gd name="T32" fmla="*/ 2147483647 w 240"/>
                                <a:gd name="T33" fmla="*/ 2147483647 h 240"/>
                                <a:gd name="T34" fmla="*/ 2147483647 w 240"/>
                                <a:gd name="T35" fmla="*/ 2147483647 h 240"/>
                                <a:gd name="T36" fmla="*/ 2147483647 w 240"/>
                                <a:gd name="T37" fmla="*/ 2147483647 h 240"/>
                                <a:gd name="T38" fmla="*/ 0 w 240"/>
                                <a:gd name="T39" fmla="*/ 2147483647 h 240"/>
                                <a:gd name="T40" fmla="*/ 2147483647 w 240"/>
                                <a:gd name="T41" fmla="*/ 2147483647 h 240"/>
                                <a:gd name="T42" fmla="*/ 2147483647 w 240"/>
                                <a:gd name="T43" fmla="*/ 2147483647 h 240"/>
                                <a:gd name="T44" fmla="*/ 2147483647 w 240"/>
                                <a:gd name="T45" fmla="*/ 2147483647 h 240"/>
                                <a:gd name="T46" fmla="*/ 2147483647 w 240"/>
                                <a:gd name="T47" fmla="*/ 2147483647 h 240"/>
                                <a:gd name="T48" fmla="*/ 2147483647 w 240"/>
                                <a:gd name="T49" fmla="*/ 2147483647 h 240"/>
                                <a:gd name="T50" fmla="*/ 2147483647 w 240"/>
                                <a:gd name="T51" fmla="*/ 2147483647 h 240"/>
                                <a:gd name="T52" fmla="*/ 2147483647 w 240"/>
                                <a:gd name="T53" fmla="*/ 2147483647 h 240"/>
                                <a:gd name="T54" fmla="*/ 2147483647 w 240"/>
                                <a:gd name="T55" fmla="*/ 2147483647 h 240"/>
                                <a:gd name="T56" fmla="*/ 2147483647 w 240"/>
                                <a:gd name="T57" fmla="*/ 2147483647 h 240"/>
                                <a:gd name="T58" fmla="*/ 2147483647 w 240"/>
                                <a:gd name="T59" fmla="*/ 2147483647 h 240"/>
                                <a:gd name="T60" fmla="*/ 2147483647 w 240"/>
                                <a:gd name="T61" fmla="*/ 2147483647 h 240"/>
                                <a:gd name="T62" fmla="*/ 2147483647 w 240"/>
                                <a:gd name="T63" fmla="*/ 2147483647 h 240"/>
                                <a:gd name="T64" fmla="*/ 2147483647 w 240"/>
                                <a:gd name="T65" fmla="*/ 2147483647 h 240"/>
                                <a:gd name="T66" fmla="*/ 2147483647 w 240"/>
                                <a:gd name="T67" fmla="*/ 2147483647 h 240"/>
                                <a:gd name="T68" fmla="*/ 2147483647 w 240"/>
                                <a:gd name="T69" fmla="*/ 2147483647 h 240"/>
                                <a:gd name="T70" fmla="*/ 2147483647 w 240"/>
                                <a:gd name="T71" fmla="*/ 2147483647 h 240"/>
                                <a:gd name="T72" fmla="*/ 2147483647 w 240"/>
                                <a:gd name="T73" fmla="*/ 2147483647 h 240"/>
                                <a:gd name="T74" fmla="*/ 2147483647 w 240"/>
                                <a:gd name="T75" fmla="*/ 0 h 240"/>
                                <a:gd name="T76" fmla="*/ 2147483647 w 240"/>
                                <a:gd name="T77" fmla="*/ 0 h 240"/>
                                <a:gd name="T78" fmla="*/ 2147483647 w 240"/>
                                <a:gd name="T79" fmla="*/ 2147483647 h 240"/>
                                <a:gd name="T80" fmla="*/ 2147483647 w 240"/>
                                <a:gd name="T81" fmla="*/ 2147483647 h 240"/>
                                <a:gd name="T82" fmla="*/ 2147483647 w 240"/>
                                <a:gd name="T83" fmla="*/ 2147483647 h 240"/>
                                <a:gd name="T84" fmla="*/ 2147483647 w 240"/>
                                <a:gd name="T85" fmla="*/ 2147483647 h 240"/>
                                <a:gd name="T86" fmla="*/ 2147483647 w 240"/>
                                <a:gd name="T87" fmla="*/ 2147483647 h 240"/>
                                <a:gd name="T88" fmla="*/ 2147483647 w 240"/>
                                <a:gd name="T89" fmla="*/ 2147483647 h 24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40" h="240">
                                  <a:moveTo>
                                    <a:pt x="240" y="96"/>
                                  </a:moveTo>
                                  <a:lnTo>
                                    <a:pt x="234" y="96"/>
                                  </a:lnTo>
                                  <a:lnTo>
                                    <a:pt x="228" y="108"/>
                                  </a:lnTo>
                                  <a:lnTo>
                                    <a:pt x="222" y="114"/>
                                  </a:lnTo>
                                  <a:lnTo>
                                    <a:pt x="204" y="144"/>
                                  </a:lnTo>
                                  <a:lnTo>
                                    <a:pt x="198" y="156"/>
                                  </a:lnTo>
                                  <a:lnTo>
                                    <a:pt x="186" y="186"/>
                                  </a:lnTo>
                                  <a:lnTo>
                                    <a:pt x="180" y="186"/>
                                  </a:lnTo>
                                  <a:lnTo>
                                    <a:pt x="174" y="204"/>
                                  </a:lnTo>
                                  <a:lnTo>
                                    <a:pt x="168" y="210"/>
                                  </a:lnTo>
                                  <a:lnTo>
                                    <a:pt x="156" y="222"/>
                                  </a:lnTo>
                                  <a:lnTo>
                                    <a:pt x="150" y="222"/>
                                  </a:lnTo>
                                  <a:lnTo>
                                    <a:pt x="126" y="228"/>
                                  </a:lnTo>
                                  <a:lnTo>
                                    <a:pt x="120" y="228"/>
                                  </a:lnTo>
                                  <a:lnTo>
                                    <a:pt x="66" y="240"/>
                                  </a:lnTo>
                                  <a:lnTo>
                                    <a:pt x="48" y="210"/>
                                  </a:lnTo>
                                  <a:lnTo>
                                    <a:pt x="42" y="198"/>
                                  </a:lnTo>
                                  <a:lnTo>
                                    <a:pt x="24" y="168"/>
                                  </a:lnTo>
                                  <a:lnTo>
                                    <a:pt x="24" y="162"/>
                                  </a:lnTo>
                                  <a:lnTo>
                                    <a:pt x="0" y="120"/>
                                  </a:lnTo>
                                  <a:lnTo>
                                    <a:pt x="48" y="114"/>
                                  </a:lnTo>
                                  <a:lnTo>
                                    <a:pt x="48" y="108"/>
                                  </a:lnTo>
                                  <a:lnTo>
                                    <a:pt x="48" y="102"/>
                                  </a:lnTo>
                                  <a:lnTo>
                                    <a:pt x="42" y="90"/>
                                  </a:lnTo>
                                  <a:lnTo>
                                    <a:pt x="42" y="84"/>
                                  </a:lnTo>
                                  <a:lnTo>
                                    <a:pt x="42" y="60"/>
                                  </a:lnTo>
                                  <a:lnTo>
                                    <a:pt x="36" y="42"/>
                                  </a:lnTo>
                                  <a:lnTo>
                                    <a:pt x="36" y="36"/>
                                  </a:lnTo>
                                  <a:lnTo>
                                    <a:pt x="36" y="30"/>
                                  </a:lnTo>
                                  <a:lnTo>
                                    <a:pt x="36" y="18"/>
                                  </a:lnTo>
                                  <a:lnTo>
                                    <a:pt x="30" y="6"/>
                                  </a:lnTo>
                                  <a:lnTo>
                                    <a:pt x="42" y="6"/>
                                  </a:lnTo>
                                  <a:lnTo>
                                    <a:pt x="66" y="6"/>
                                  </a:lnTo>
                                  <a:lnTo>
                                    <a:pt x="102" y="12"/>
                                  </a:lnTo>
                                  <a:lnTo>
                                    <a:pt x="120" y="6"/>
                                  </a:lnTo>
                                  <a:lnTo>
                                    <a:pt x="126" y="6"/>
                                  </a:lnTo>
                                  <a:lnTo>
                                    <a:pt x="138" y="6"/>
                                  </a:lnTo>
                                  <a:lnTo>
                                    <a:pt x="162" y="0"/>
                                  </a:lnTo>
                                  <a:lnTo>
                                    <a:pt x="168" y="0"/>
                                  </a:lnTo>
                                  <a:lnTo>
                                    <a:pt x="180" y="6"/>
                                  </a:lnTo>
                                  <a:lnTo>
                                    <a:pt x="210" y="54"/>
                                  </a:lnTo>
                                  <a:lnTo>
                                    <a:pt x="210" y="60"/>
                                  </a:lnTo>
                                  <a:lnTo>
                                    <a:pt x="228" y="78"/>
                                  </a:lnTo>
                                  <a:lnTo>
                                    <a:pt x="234" y="90"/>
                                  </a:lnTo>
                                  <a:lnTo>
                                    <a:pt x="240" y="96"/>
                                  </a:lnTo>
                                  <a:close/>
                                </a:path>
                              </a:pathLst>
                            </a:custGeom>
                            <a:solidFill>
                              <a:srgbClr val="00FFFF"/>
                            </a:solidFill>
                            <a:ln w="9525">
                              <a:solidFill>
                                <a:schemeClr val="tx1"/>
                              </a:solidFill>
                              <a:prstDash val="solid"/>
                              <a:round/>
                              <a:headEnd/>
                              <a:tailEnd/>
                            </a:ln>
                          </wps:spPr>
                          <wps:bodyPr/>
                        </wps:wsp>
                        <wps:wsp>
                          <wps:cNvPr id="542" name="Freeform 84"/>
                          <wps:cNvSpPr>
                            <a:spLocks/>
                          </wps:cNvSpPr>
                          <wps:spPr bwMode="auto">
                            <a:xfrm>
                              <a:off x="17668049" y="3687550"/>
                              <a:ext cx="1344281" cy="1482294"/>
                            </a:xfrm>
                            <a:custGeom>
                              <a:avLst/>
                              <a:gdLst>
                                <a:gd name="T0" fmla="*/ 2147483647 w 372"/>
                                <a:gd name="T1" fmla="*/ 2147483647 h 420"/>
                                <a:gd name="T2" fmla="*/ 2147483647 w 372"/>
                                <a:gd name="T3" fmla="*/ 2147483647 h 420"/>
                                <a:gd name="T4" fmla="*/ 2147483647 w 372"/>
                                <a:gd name="T5" fmla="*/ 2147483647 h 420"/>
                                <a:gd name="T6" fmla="*/ 2147483647 w 372"/>
                                <a:gd name="T7" fmla="*/ 2147483647 h 420"/>
                                <a:gd name="T8" fmla="*/ 2147483647 w 372"/>
                                <a:gd name="T9" fmla="*/ 2147483647 h 420"/>
                                <a:gd name="T10" fmla="*/ 2147483647 w 372"/>
                                <a:gd name="T11" fmla="*/ 2147483647 h 420"/>
                                <a:gd name="T12" fmla="*/ 2147483647 w 372"/>
                                <a:gd name="T13" fmla="*/ 2147483647 h 420"/>
                                <a:gd name="T14" fmla="*/ 2147483647 w 372"/>
                                <a:gd name="T15" fmla="*/ 2147483647 h 420"/>
                                <a:gd name="T16" fmla="*/ 2147483647 w 372"/>
                                <a:gd name="T17" fmla="*/ 2147483647 h 420"/>
                                <a:gd name="T18" fmla="*/ 2147483647 w 372"/>
                                <a:gd name="T19" fmla="*/ 2147483647 h 420"/>
                                <a:gd name="T20" fmla="*/ 2147483647 w 372"/>
                                <a:gd name="T21" fmla="*/ 2147483647 h 420"/>
                                <a:gd name="T22" fmla="*/ 2147483647 w 372"/>
                                <a:gd name="T23" fmla="*/ 2147483647 h 420"/>
                                <a:gd name="T24" fmla="*/ 2147483647 w 372"/>
                                <a:gd name="T25" fmla="*/ 2147483647 h 420"/>
                                <a:gd name="T26" fmla="*/ 2147483647 w 372"/>
                                <a:gd name="T27" fmla="*/ 2147483647 h 420"/>
                                <a:gd name="T28" fmla="*/ 2147483647 w 372"/>
                                <a:gd name="T29" fmla="*/ 2147483647 h 420"/>
                                <a:gd name="T30" fmla="*/ 2147483647 w 372"/>
                                <a:gd name="T31" fmla="*/ 2147483647 h 420"/>
                                <a:gd name="T32" fmla="*/ 2147483647 w 372"/>
                                <a:gd name="T33" fmla="*/ 2147483647 h 420"/>
                                <a:gd name="T34" fmla="*/ 2147483647 w 372"/>
                                <a:gd name="T35" fmla="*/ 2147483647 h 420"/>
                                <a:gd name="T36" fmla="*/ 2147483647 w 372"/>
                                <a:gd name="T37" fmla="*/ 2147483647 h 420"/>
                                <a:gd name="T38" fmla="*/ 2147483647 w 372"/>
                                <a:gd name="T39" fmla="*/ 2147483647 h 420"/>
                                <a:gd name="T40" fmla="*/ 2147483647 w 372"/>
                                <a:gd name="T41" fmla="*/ 2147483647 h 420"/>
                                <a:gd name="T42" fmla="*/ 2147483647 w 372"/>
                                <a:gd name="T43" fmla="*/ 2147483647 h 420"/>
                                <a:gd name="T44" fmla="*/ 2147483647 w 372"/>
                                <a:gd name="T45" fmla="*/ 2147483647 h 420"/>
                                <a:gd name="T46" fmla="*/ 2147483647 w 372"/>
                                <a:gd name="T47" fmla="*/ 2147483647 h 420"/>
                                <a:gd name="T48" fmla="*/ 2147483647 w 372"/>
                                <a:gd name="T49" fmla="*/ 2147483647 h 420"/>
                                <a:gd name="T50" fmla="*/ 2147483647 w 372"/>
                                <a:gd name="T51" fmla="*/ 2147483647 h 420"/>
                                <a:gd name="T52" fmla="*/ 2147483647 w 372"/>
                                <a:gd name="T53" fmla="*/ 2147483647 h 420"/>
                                <a:gd name="T54" fmla="*/ 2147483647 w 372"/>
                                <a:gd name="T55" fmla="*/ 2147483647 h 420"/>
                                <a:gd name="T56" fmla="*/ 2147483647 w 372"/>
                                <a:gd name="T57" fmla="*/ 2147483647 h 420"/>
                                <a:gd name="T58" fmla="*/ 2147483647 w 372"/>
                                <a:gd name="T59" fmla="*/ 2147483647 h 420"/>
                                <a:gd name="T60" fmla="*/ 2147483647 w 372"/>
                                <a:gd name="T61" fmla="*/ 2147483647 h 420"/>
                                <a:gd name="T62" fmla="*/ 2147483647 w 372"/>
                                <a:gd name="T63" fmla="*/ 2147483647 h 420"/>
                                <a:gd name="T64" fmla="*/ 2147483647 w 372"/>
                                <a:gd name="T65" fmla="*/ 2147483647 h 420"/>
                                <a:gd name="T66" fmla="*/ 2147483647 w 372"/>
                                <a:gd name="T67" fmla="*/ 2147483647 h 420"/>
                                <a:gd name="T68" fmla="*/ 2147483647 w 372"/>
                                <a:gd name="T69" fmla="*/ 2147483647 h 420"/>
                                <a:gd name="T70" fmla="*/ 2147483647 w 372"/>
                                <a:gd name="T71" fmla="*/ 2147483647 h 420"/>
                                <a:gd name="T72" fmla="*/ 2147483647 w 372"/>
                                <a:gd name="T73" fmla="*/ 2147483647 h 420"/>
                                <a:gd name="T74" fmla="*/ 2147483647 w 372"/>
                                <a:gd name="T75" fmla="*/ 2147483647 h 420"/>
                                <a:gd name="T76" fmla="*/ 2147483647 w 372"/>
                                <a:gd name="T77" fmla="*/ 2147483647 h 420"/>
                                <a:gd name="T78" fmla="*/ 2147483647 w 372"/>
                                <a:gd name="T79" fmla="*/ 2147483647 h 420"/>
                                <a:gd name="T80" fmla="*/ 2147483647 w 372"/>
                                <a:gd name="T81" fmla="*/ 2147483647 h 420"/>
                                <a:gd name="T82" fmla="*/ 2147483647 w 372"/>
                                <a:gd name="T83" fmla="*/ 2147483647 h 420"/>
                                <a:gd name="T84" fmla="*/ 2147483647 w 372"/>
                                <a:gd name="T85" fmla="*/ 2147483647 h 420"/>
                                <a:gd name="T86" fmla="*/ 2147483647 w 372"/>
                                <a:gd name="T87" fmla="*/ 2147483647 h 420"/>
                                <a:gd name="T88" fmla="*/ 2147483647 w 372"/>
                                <a:gd name="T89" fmla="*/ 2147483647 h 420"/>
                                <a:gd name="T90" fmla="*/ 2147483647 w 372"/>
                                <a:gd name="T91" fmla="*/ 2147483647 h 420"/>
                                <a:gd name="T92" fmla="*/ 2147483647 w 372"/>
                                <a:gd name="T93" fmla="*/ 2147483647 h 420"/>
                                <a:gd name="T94" fmla="*/ 2147483647 w 372"/>
                                <a:gd name="T95" fmla="*/ 2147483647 h 4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72" h="420">
                                  <a:moveTo>
                                    <a:pt x="96" y="0"/>
                                  </a:moveTo>
                                  <a:lnTo>
                                    <a:pt x="102" y="0"/>
                                  </a:lnTo>
                                  <a:lnTo>
                                    <a:pt x="108" y="6"/>
                                  </a:lnTo>
                                  <a:lnTo>
                                    <a:pt x="114" y="6"/>
                                  </a:lnTo>
                                  <a:lnTo>
                                    <a:pt x="126" y="6"/>
                                  </a:lnTo>
                                  <a:lnTo>
                                    <a:pt x="144" y="12"/>
                                  </a:lnTo>
                                  <a:lnTo>
                                    <a:pt x="156" y="12"/>
                                  </a:lnTo>
                                  <a:lnTo>
                                    <a:pt x="168" y="18"/>
                                  </a:lnTo>
                                  <a:lnTo>
                                    <a:pt x="186" y="18"/>
                                  </a:lnTo>
                                  <a:lnTo>
                                    <a:pt x="204" y="24"/>
                                  </a:lnTo>
                                  <a:lnTo>
                                    <a:pt x="222" y="30"/>
                                  </a:lnTo>
                                  <a:lnTo>
                                    <a:pt x="240" y="30"/>
                                  </a:lnTo>
                                  <a:lnTo>
                                    <a:pt x="246" y="30"/>
                                  </a:lnTo>
                                  <a:lnTo>
                                    <a:pt x="246" y="36"/>
                                  </a:lnTo>
                                  <a:lnTo>
                                    <a:pt x="258" y="36"/>
                                  </a:lnTo>
                                  <a:lnTo>
                                    <a:pt x="264" y="36"/>
                                  </a:lnTo>
                                  <a:lnTo>
                                    <a:pt x="270" y="36"/>
                                  </a:lnTo>
                                  <a:lnTo>
                                    <a:pt x="276" y="36"/>
                                  </a:lnTo>
                                  <a:lnTo>
                                    <a:pt x="294" y="42"/>
                                  </a:lnTo>
                                  <a:lnTo>
                                    <a:pt x="324" y="48"/>
                                  </a:lnTo>
                                  <a:lnTo>
                                    <a:pt x="342" y="54"/>
                                  </a:lnTo>
                                  <a:lnTo>
                                    <a:pt x="348" y="54"/>
                                  </a:lnTo>
                                  <a:lnTo>
                                    <a:pt x="354" y="54"/>
                                  </a:lnTo>
                                  <a:lnTo>
                                    <a:pt x="366" y="54"/>
                                  </a:lnTo>
                                  <a:lnTo>
                                    <a:pt x="372" y="60"/>
                                  </a:lnTo>
                                  <a:lnTo>
                                    <a:pt x="366" y="66"/>
                                  </a:lnTo>
                                  <a:lnTo>
                                    <a:pt x="366" y="72"/>
                                  </a:lnTo>
                                  <a:lnTo>
                                    <a:pt x="360" y="78"/>
                                  </a:lnTo>
                                  <a:lnTo>
                                    <a:pt x="354" y="84"/>
                                  </a:lnTo>
                                  <a:lnTo>
                                    <a:pt x="348" y="84"/>
                                  </a:lnTo>
                                  <a:lnTo>
                                    <a:pt x="342" y="84"/>
                                  </a:lnTo>
                                  <a:lnTo>
                                    <a:pt x="336" y="84"/>
                                  </a:lnTo>
                                  <a:lnTo>
                                    <a:pt x="330" y="84"/>
                                  </a:lnTo>
                                  <a:lnTo>
                                    <a:pt x="324" y="90"/>
                                  </a:lnTo>
                                  <a:lnTo>
                                    <a:pt x="324" y="96"/>
                                  </a:lnTo>
                                  <a:lnTo>
                                    <a:pt x="324" y="102"/>
                                  </a:lnTo>
                                  <a:lnTo>
                                    <a:pt x="318" y="102"/>
                                  </a:lnTo>
                                  <a:lnTo>
                                    <a:pt x="312" y="102"/>
                                  </a:lnTo>
                                  <a:lnTo>
                                    <a:pt x="312" y="108"/>
                                  </a:lnTo>
                                  <a:lnTo>
                                    <a:pt x="306" y="108"/>
                                  </a:lnTo>
                                  <a:lnTo>
                                    <a:pt x="300" y="108"/>
                                  </a:lnTo>
                                  <a:lnTo>
                                    <a:pt x="300" y="114"/>
                                  </a:lnTo>
                                  <a:lnTo>
                                    <a:pt x="294" y="120"/>
                                  </a:lnTo>
                                  <a:lnTo>
                                    <a:pt x="294" y="126"/>
                                  </a:lnTo>
                                  <a:lnTo>
                                    <a:pt x="288" y="120"/>
                                  </a:lnTo>
                                  <a:lnTo>
                                    <a:pt x="282" y="114"/>
                                  </a:lnTo>
                                  <a:lnTo>
                                    <a:pt x="276" y="114"/>
                                  </a:lnTo>
                                  <a:lnTo>
                                    <a:pt x="270" y="114"/>
                                  </a:lnTo>
                                  <a:lnTo>
                                    <a:pt x="264" y="114"/>
                                  </a:lnTo>
                                  <a:lnTo>
                                    <a:pt x="264" y="120"/>
                                  </a:lnTo>
                                  <a:lnTo>
                                    <a:pt x="264" y="126"/>
                                  </a:lnTo>
                                  <a:lnTo>
                                    <a:pt x="264" y="132"/>
                                  </a:lnTo>
                                  <a:lnTo>
                                    <a:pt x="264" y="138"/>
                                  </a:lnTo>
                                  <a:lnTo>
                                    <a:pt x="258" y="138"/>
                                  </a:lnTo>
                                  <a:lnTo>
                                    <a:pt x="258" y="144"/>
                                  </a:lnTo>
                                  <a:lnTo>
                                    <a:pt x="252" y="144"/>
                                  </a:lnTo>
                                  <a:lnTo>
                                    <a:pt x="252" y="150"/>
                                  </a:lnTo>
                                  <a:lnTo>
                                    <a:pt x="246" y="150"/>
                                  </a:lnTo>
                                  <a:lnTo>
                                    <a:pt x="240" y="150"/>
                                  </a:lnTo>
                                  <a:lnTo>
                                    <a:pt x="240" y="156"/>
                                  </a:lnTo>
                                  <a:lnTo>
                                    <a:pt x="246" y="156"/>
                                  </a:lnTo>
                                  <a:lnTo>
                                    <a:pt x="246" y="162"/>
                                  </a:lnTo>
                                  <a:lnTo>
                                    <a:pt x="246" y="168"/>
                                  </a:lnTo>
                                  <a:lnTo>
                                    <a:pt x="246" y="174"/>
                                  </a:lnTo>
                                  <a:lnTo>
                                    <a:pt x="252" y="180"/>
                                  </a:lnTo>
                                  <a:lnTo>
                                    <a:pt x="252" y="186"/>
                                  </a:lnTo>
                                  <a:lnTo>
                                    <a:pt x="252" y="192"/>
                                  </a:lnTo>
                                  <a:lnTo>
                                    <a:pt x="252" y="198"/>
                                  </a:lnTo>
                                  <a:lnTo>
                                    <a:pt x="252" y="204"/>
                                  </a:lnTo>
                                  <a:lnTo>
                                    <a:pt x="252" y="210"/>
                                  </a:lnTo>
                                  <a:lnTo>
                                    <a:pt x="252" y="216"/>
                                  </a:lnTo>
                                  <a:lnTo>
                                    <a:pt x="252" y="222"/>
                                  </a:lnTo>
                                  <a:lnTo>
                                    <a:pt x="258" y="222"/>
                                  </a:lnTo>
                                  <a:lnTo>
                                    <a:pt x="258" y="228"/>
                                  </a:lnTo>
                                  <a:lnTo>
                                    <a:pt x="264" y="228"/>
                                  </a:lnTo>
                                  <a:lnTo>
                                    <a:pt x="270" y="228"/>
                                  </a:lnTo>
                                  <a:lnTo>
                                    <a:pt x="270" y="234"/>
                                  </a:lnTo>
                                  <a:lnTo>
                                    <a:pt x="270" y="240"/>
                                  </a:lnTo>
                                  <a:lnTo>
                                    <a:pt x="270" y="246"/>
                                  </a:lnTo>
                                  <a:lnTo>
                                    <a:pt x="270" y="252"/>
                                  </a:lnTo>
                                  <a:lnTo>
                                    <a:pt x="270" y="258"/>
                                  </a:lnTo>
                                  <a:lnTo>
                                    <a:pt x="270" y="264"/>
                                  </a:lnTo>
                                  <a:lnTo>
                                    <a:pt x="270" y="270"/>
                                  </a:lnTo>
                                  <a:lnTo>
                                    <a:pt x="276" y="270"/>
                                  </a:lnTo>
                                  <a:lnTo>
                                    <a:pt x="276" y="276"/>
                                  </a:lnTo>
                                  <a:lnTo>
                                    <a:pt x="276" y="282"/>
                                  </a:lnTo>
                                  <a:lnTo>
                                    <a:pt x="288" y="282"/>
                                  </a:lnTo>
                                  <a:lnTo>
                                    <a:pt x="276" y="366"/>
                                  </a:lnTo>
                                  <a:lnTo>
                                    <a:pt x="276" y="390"/>
                                  </a:lnTo>
                                  <a:lnTo>
                                    <a:pt x="276" y="396"/>
                                  </a:lnTo>
                                  <a:lnTo>
                                    <a:pt x="270" y="420"/>
                                  </a:lnTo>
                                  <a:lnTo>
                                    <a:pt x="264" y="420"/>
                                  </a:lnTo>
                                  <a:lnTo>
                                    <a:pt x="258" y="420"/>
                                  </a:lnTo>
                                  <a:lnTo>
                                    <a:pt x="222" y="408"/>
                                  </a:lnTo>
                                  <a:lnTo>
                                    <a:pt x="210" y="408"/>
                                  </a:lnTo>
                                  <a:lnTo>
                                    <a:pt x="204" y="402"/>
                                  </a:lnTo>
                                  <a:lnTo>
                                    <a:pt x="180" y="402"/>
                                  </a:lnTo>
                                  <a:lnTo>
                                    <a:pt x="162" y="396"/>
                                  </a:lnTo>
                                  <a:lnTo>
                                    <a:pt x="156" y="396"/>
                                  </a:lnTo>
                                  <a:lnTo>
                                    <a:pt x="132" y="390"/>
                                  </a:lnTo>
                                  <a:lnTo>
                                    <a:pt x="120" y="384"/>
                                  </a:lnTo>
                                  <a:lnTo>
                                    <a:pt x="108" y="384"/>
                                  </a:lnTo>
                                  <a:lnTo>
                                    <a:pt x="84" y="378"/>
                                  </a:lnTo>
                                  <a:lnTo>
                                    <a:pt x="72" y="378"/>
                                  </a:lnTo>
                                  <a:lnTo>
                                    <a:pt x="48" y="372"/>
                                  </a:lnTo>
                                  <a:lnTo>
                                    <a:pt x="42" y="372"/>
                                  </a:lnTo>
                                  <a:lnTo>
                                    <a:pt x="18" y="366"/>
                                  </a:lnTo>
                                  <a:lnTo>
                                    <a:pt x="12" y="366"/>
                                  </a:lnTo>
                                  <a:lnTo>
                                    <a:pt x="0" y="360"/>
                                  </a:lnTo>
                                  <a:lnTo>
                                    <a:pt x="6" y="354"/>
                                  </a:lnTo>
                                  <a:lnTo>
                                    <a:pt x="6" y="330"/>
                                  </a:lnTo>
                                  <a:lnTo>
                                    <a:pt x="12" y="324"/>
                                  </a:lnTo>
                                  <a:lnTo>
                                    <a:pt x="12" y="318"/>
                                  </a:lnTo>
                                  <a:lnTo>
                                    <a:pt x="12" y="300"/>
                                  </a:lnTo>
                                  <a:lnTo>
                                    <a:pt x="18" y="282"/>
                                  </a:lnTo>
                                  <a:lnTo>
                                    <a:pt x="18" y="276"/>
                                  </a:lnTo>
                                  <a:lnTo>
                                    <a:pt x="18" y="270"/>
                                  </a:lnTo>
                                  <a:lnTo>
                                    <a:pt x="24" y="258"/>
                                  </a:lnTo>
                                  <a:lnTo>
                                    <a:pt x="24" y="240"/>
                                  </a:lnTo>
                                  <a:lnTo>
                                    <a:pt x="24" y="234"/>
                                  </a:lnTo>
                                  <a:lnTo>
                                    <a:pt x="18" y="210"/>
                                  </a:lnTo>
                                  <a:lnTo>
                                    <a:pt x="18" y="204"/>
                                  </a:lnTo>
                                  <a:lnTo>
                                    <a:pt x="18" y="198"/>
                                  </a:lnTo>
                                  <a:lnTo>
                                    <a:pt x="18" y="192"/>
                                  </a:lnTo>
                                  <a:lnTo>
                                    <a:pt x="18" y="180"/>
                                  </a:lnTo>
                                  <a:lnTo>
                                    <a:pt x="18" y="174"/>
                                  </a:lnTo>
                                  <a:lnTo>
                                    <a:pt x="18" y="168"/>
                                  </a:lnTo>
                                  <a:lnTo>
                                    <a:pt x="18" y="156"/>
                                  </a:lnTo>
                                  <a:lnTo>
                                    <a:pt x="18" y="144"/>
                                  </a:lnTo>
                                  <a:lnTo>
                                    <a:pt x="24" y="132"/>
                                  </a:lnTo>
                                  <a:lnTo>
                                    <a:pt x="24" y="114"/>
                                  </a:lnTo>
                                  <a:lnTo>
                                    <a:pt x="24" y="108"/>
                                  </a:lnTo>
                                  <a:lnTo>
                                    <a:pt x="24" y="96"/>
                                  </a:lnTo>
                                  <a:lnTo>
                                    <a:pt x="42" y="102"/>
                                  </a:lnTo>
                                  <a:lnTo>
                                    <a:pt x="42" y="96"/>
                                  </a:lnTo>
                                  <a:lnTo>
                                    <a:pt x="48" y="90"/>
                                  </a:lnTo>
                                  <a:lnTo>
                                    <a:pt x="60" y="72"/>
                                  </a:lnTo>
                                  <a:lnTo>
                                    <a:pt x="60" y="66"/>
                                  </a:lnTo>
                                  <a:lnTo>
                                    <a:pt x="66" y="60"/>
                                  </a:lnTo>
                                  <a:lnTo>
                                    <a:pt x="66" y="54"/>
                                  </a:lnTo>
                                  <a:lnTo>
                                    <a:pt x="72" y="48"/>
                                  </a:lnTo>
                                  <a:lnTo>
                                    <a:pt x="78" y="36"/>
                                  </a:lnTo>
                                  <a:lnTo>
                                    <a:pt x="84" y="30"/>
                                  </a:lnTo>
                                  <a:lnTo>
                                    <a:pt x="96" y="6"/>
                                  </a:lnTo>
                                  <a:lnTo>
                                    <a:pt x="96" y="0"/>
                                  </a:lnTo>
                                  <a:close/>
                                </a:path>
                              </a:pathLst>
                            </a:custGeom>
                            <a:solidFill>
                              <a:srgbClr val="C00000"/>
                            </a:solidFill>
                            <a:ln w="9525">
                              <a:solidFill>
                                <a:schemeClr val="tx1"/>
                              </a:solidFill>
                              <a:prstDash val="solid"/>
                              <a:round/>
                              <a:headEnd/>
                              <a:tailEnd/>
                            </a:ln>
                          </wps:spPr>
                          <wps:bodyPr/>
                        </wps:wsp>
                        <wps:wsp>
                          <wps:cNvPr id="543" name="Freeform 85"/>
                          <wps:cNvSpPr>
                            <a:spLocks/>
                          </wps:cNvSpPr>
                          <wps:spPr bwMode="auto">
                            <a:xfrm>
                              <a:off x="15933491" y="3751078"/>
                              <a:ext cx="1279235" cy="1164659"/>
                            </a:xfrm>
                            <a:custGeom>
                              <a:avLst/>
                              <a:gdLst>
                                <a:gd name="T0" fmla="*/ 2147483647 w 354"/>
                                <a:gd name="T1" fmla="*/ 2147483647 h 330"/>
                                <a:gd name="T2" fmla="*/ 2147483647 w 354"/>
                                <a:gd name="T3" fmla="*/ 2147483647 h 330"/>
                                <a:gd name="T4" fmla="*/ 2147483647 w 354"/>
                                <a:gd name="T5" fmla="*/ 2147483647 h 330"/>
                                <a:gd name="T6" fmla="*/ 2147483647 w 354"/>
                                <a:gd name="T7" fmla="*/ 2147483647 h 330"/>
                                <a:gd name="T8" fmla="*/ 2147483647 w 354"/>
                                <a:gd name="T9" fmla="*/ 2147483647 h 330"/>
                                <a:gd name="T10" fmla="*/ 2147483647 w 354"/>
                                <a:gd name="T11" fmla="*/ 2147483647 h 330"/>
                                <a:gd name="T12" fmla="*/ 2147483647 w 354"/>
                                <a:gd name="T13" fmla="*/ 2147483647 h 330"/>
                                <a:gd name="T14" fmla="*/ 2147483647 w 354"/>
                                <a:gd name="T15" fmla="*/ 2147483647 h 330"/>
                                <a:gd name="T16" fmla="*/ 2147483647 w 354"/>
                                <a:gd name="T17" fmla="*/ 2147483647 h 330"/>
                                <a:gd name="T18" fmla="*/ 2147483647 w 354"/>
                                <a:gd name="T19" fmla="*/ 2147483647 h 330"/>
                                <a:gd name="T20" fmla="*/ 2147483647 w 354"/>
                                <a:gd name="T21" fmla="*/ 2147483647 h 330"/>
                                <a:gd name="T22" fmla="*/ 2147483647 w 354"/>
                                <a:gd name="T23" fmla="*/ 2147483647 h 330"/>
                                <a:gd name="T24" fmla="*/ 2147483647 w 354"/>
                                <a:gd name="T25" fmla="*/ 2147483647 h 330"/>
                                <a:gd name="T26" fmla="*/ 2147483647 w 354"/>
                                <a:gd name="T27" fmla="*/ 2147483647 h 330"/>
                                <a:gd name="T28" fmla="*/ 2147483647 w 354"/>
                                <a:gd name="T29" fmla="*/ 2147483647 h 330"/>
                                <a:gd name="T30" fmla="*/ 2147483647 w 354"/>
                                <a:gd name="T31" fmla="*/ 2147483647 h 330"/>
                                <a:gd name="T32" fmla="*/ 2147483647 w 354"/>
                                <a:gd name="T33" fmla="*/ 2147483647 h 330"/>
                                <a:gd name="T34" fmla="*/ 2147483647 w 354"/>
                                <a:gd name="T35" fmla="*/ 2147483647 h 330"/>
                                <a:gd name="T36" fmla="*/ 2147483647 w 354"/>
                                <a:gd name="T37" fmla="*/ 2147483647 h 330"/>
                                <a:gd name="T38" fmla="*/ 2147483647 w 354"/>
                                <a:gd name="T39" fmla="*/ 2147483647 h 330"/>
                                <a:gd name="T40" fmla="*/ 2147483647 w 354"/>
                                <a:gd name="T41" fmla="*/ 2147483647 h 330"/>
                                <a:gd name="T42" fmla="*/ 2147483647 w 354"/>
                                <a:gd name="T43" fmla="*/ 2147483647 h 330"/>
                                <a:gd name="T44" fmla="*/ 2147483647 w 354"/>
                                <a:gd name="T45" fmla="*/ 2147483647 h 330"/>
                                <a:gd name="T46" fmla="*/ 2147483647 w 354"/>
                                <a:gd name="T47" fmla="*/ 2147483647 h 330"/>
                                <a:gd name="T48" fmla="*/ 2147483647 w 354"/>
                                <a:gd name="T49" fmla="*/ 2147483647 h 330"/>
                                <a:gd name="T50" fmla="*/ 2147483647 w 354"/>
                                <a:gd name="T51" fmla="*/ 2147483647 h 330"/>
                                <a:gd name="T52" fmla="*/ 2147483647 w 354"/>
                                <a:gd name="T53" fmla="*/ 2147483647 h 330"/>
                                <a:gd name="T54" fmla="*/ 2147483647 w 354"/>
                                <a:gd name="T55" fmla="*/ 2147483647 h 330"/>
                                <a:gd name="T56" fmla="*/ 2147483647 w 354"/>
                                <a:gd name="T57" fmla="*/ 2147483647 h 330"/>
                                <a:gd name="T58" fmla="*/ 2147483647 w 354"/>
                                <a:gd name="T59" fmla="*/ 2147483647 h 330"/>
                                <a:gd name="T60" fmla="*/ 0 w 354"/>
                                <a:gd name="T61" fmla="*/ 2147483647 h 330"/>
                                <a:gd name="T62" fmla="*/ 2147483647 w 354"/>
                                <a:gd name="T63" fmla="*/ 2147483647 h 330"/>
                                <a:gd name="T64" fmla="*/ 2147483647 w 354"/>
                                <a:gd name="T65" fmla="*/ 2147483647 h 330"/>
                                <a:gd name="T66" fmla="*/ 2147483647 w 354"/>
                                <a:gd name="T67" fmla="*/ 2147483647 h 330"/>
                                <a:gd name="T68" fmla="*/ 2147483647 w 354"/>
                                <a:gd name="T69" fmla="*/ 2147483647 h 330"/>
                                <a:gd name="T70" fmla="*/ 2147483647 w 354"/>
                                <a:gd name="T71" fmla="*/ 2147483647 h 330"/>
                                <a:gd name="T72" fmla="*/ 2147483647 w 354"/>
                                <a:gd name="T73" fmla="*/ 2147483647 h 330"/>
                                <a:gd name="T74" fmla="*/ 2147483647 w 354"/>
                                <a:gd name="T75" fmla="*/ 2147483647 h 330"/>
                                <a:gd name="T76" fmla="*/ 2147483647 w 354"/>
                                <a:gd name="T77" fmla="*/ 2147483647 h 330"/>
                                <a:gd name="T78" fmla="*/ 2147483647 w 354"/>
                                <a:gd name="T79" fmla="*/ 2147483647 h 330"/>
                                <a:gd name="T80" fmla="*/ 2147483647 w 354"/>
                                <a:gd name="T81" fmla="*/ 2147483647 h 330"/>
                                <a:gd name="T82" fmla="*/ 2147483647 w 354"/>
                                <a:gd name="T83" fmla="*/ 2147483647 h 330"/>
                                <a:gd name="T84" fmla="*/ 2147483647 w 354"/>
                                <a:gd name="T85" fmla="*/ 2147483647 h 330"/>
                                <a:gd name="T86" fmla="*/ 2147483647 w 354"/>
                                <a:gd name="T87" fmla="*/ 2147483647 h 330"/>
                                <a:gd name="T88" fmla="*/ 2147483647 w 354"/>
                                <a:gd name="T89" fmla="*/ 2147483647 h 330"/>
                                <a:gd name="T90" fmla="*/ 2147483647 w 354"/>
                                <a:gd name="T91" fmla="*/ 0 h 330"/>
                                <a:gd name="T92" fmla="*/ 2147483647 w 354"/>
                                <a:gd name="T93" fmla="*/ 0 h 330"/>
                                <a:gd name="T94" fmla="*/ 2147483647 w 354"/>
                                <a:gd name="T95" fmla="*/ 2147483647 h 330"/>
                                <a:gd name="T96" fmla="*/ 2147483647 w 354"/>
                                <a:gd name="T97" fmla="*/ 2147483647 h 330"/>
                                <a:gd name="T98" fmla="*/ 2147483647 w 354"/>
                                <a:gd name="T99" fmla="*/ 2147483647 h 330"/>
                                <a:gd name="T100" fmla="*/ 2147483647 w 354"/>
                                <a:gd name="T101" fmla="*/ 2147483647 h 330"/>
                                <a:gd name="T102" fmla="*/ 2147483647 w 354"/>
                                <a:gd name="T103" fmla="*/ 2147483647 h 330"/>
                                <a:gd name="T104" fmla="*/ 2147483647 w 354"/>
                                <a:gd name="T105" fmla="*/ 2147483647 h 3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54" h="330">
                                  <a:moveTo>
                                    <a:pt x="246" y="6"/>
                                  </a:moveTo>
                                  <a:lnTo>
                                    <a:pt x="252" y="6"/>
                                  </a:lnTo>
                                  <a:lnTo>
                                    <a:pt x="258" y="12"/>
                                  </a:lnTo>
                                  <a:lnTo>
                                    <a:pt x="300" y="18"/>
                                  </a:lnTo>
                                  <a:lnTo>
                                    <a:pt x="306" y="18"/>
                                  </a:lnTo>
                                  <a:lnTo>
                                    <a:pt x="318" y="24"/>
                                  </a:lnTo>
                                  <a:lnTo>
                                    <a:pt x="324" y="24"/>
                                  </a:lnTo>
                                  <a:lnTo>
                                    <a:pt x="330" y="24"/>
                                  </a:lnTo>
                                  <a:lnTo>
                                    <a:pt x="354" y="30"/>
                                  </a:lnTo>
                                  <a:lnTo>
                                    <a:pt x="354" y="42"/>
                                  </a:lnTo>
                                  <a:lnTo>
                                    <a:pt x="348" y="48"/>
                                  </a:lnTo>
                                  <a:lnTo>
                                    <a:pt x="342" y="96"/>
                                  </a:lnTo>
                                  <a:lnTo>
                                    <a:pt x="336" y="102"/>
                                  </a:lnTo>
                                  <a:lnTo>
                                    <a:pt x="330" y="126"/>
                                  </a:lnTo>
                                  <a:lnTo>
                                    <a:pt x="330" y="144"/>
                                  </a:lnTo>
                                  <a:lnTo>
                                    <a:pt x="330" y="162"/>
                                  </a:lnTo>
                                  <a:lnTo>
                                    <a:pt x="330" y="174"/>
                                  </a:lnTo>
                                  <a:lnTo>
                                    <a:pt x="330" y="180"/>
                                  </a:lnTo>
                                  <a:lnTo>
                                    <a:pt x="336" y="216"/>
                                  </a:lnTo>
                                  <a:lnTo>
                                    <a:pt x="336" y="228"/>
                                  </a:lnTo>
                                  <a:lnTo>
                                    <a:pt x="336" y="234"/>
                                  </a:lnTo>
                                  <a:lnTo>
                                    <a:pt x="336" y="240"/>
                                  </a:lnTo>
                                  <a:lnTo>
                                    <a:pt x="336" y="270"/>
                                  </a:lnTo>
                                  <a:lnTo>
                                    <a:pt x="336" y="294"/>
                                  </a:lnTo>
                                  <a:lnTo>
                                    <a:pt x="336" y="312"/>
                                  </a:lnTo>
                                  <a:lnTo>
                                    <a:pt x="330" y="312"/>
                                  </a:lnTo>
                                  <a:lnTo>
                                    <a:pt x="324" y="312"/>
                                  </a:lnTo>
                                  <a:lnTo>
                                    <a:pt x="318" y="312"/>
                                  </a:lnTo>
                                  <a:lnTo>
                                    <a:pt x="312" y="312"/>
                                  </a:lnTo>
                                  <a:lnTo>
                                    <a:pt x="306" y="312"/>
                                  </a:lnTo>
                                  <a:lnTo>
                                    <a:pt x="288" y="306"/>
                                  </a:lnTo>
                                  <a:lnTo>
                                    <a:pt x="282" y="306"/>
                                  </a:lnTo>
                                  <a:lnTo>
                                    <a:pt x="276" y="306"/>
                                  </a:lnTo>
                                  <a:lnTo>
                                    <a:pt x="270" y="306"/>
                                  </a:lnTo>
                                  <a:lnTo>
                                    <a:pt x="252" y="300"/>
                                  </a:lnTo>
                                  <a:lnTo>
                                    <a:pt x="252" y="306"/>
                                  </a:lnTo>
                                  <a:lnTo>
                                    <a:pt x="252" y="312"/>
                                  </a:lnTo>
                                  <a:lnTo>
                                    <a:pt x="246" y="318"/>
                                  </a:lnTo>
                                  <a:lnTo>
                                    <a:pt x="240" y="330"/>
                                  </a:lnTo>
                                  <a:lnTo>
                                    <a:pt x="240" y="324"/>
                                  </a:lnTo>
                                  <a:lnTo>
                                    <a:pt x="234" y="324"/>
                                  </a:lnTo>
                                  <a:lnTo>
                                    <a:pt x="234" y="318"/>
                                  </a:lnTo>
                                  <a:lnTo>
                                    <a:pt x="228" y="318"/>
                                  </a:lnTo>
                                  <a:lnTo>
                                    <a:pt x="222" y="312"/>
                                  </a:lnTo>
                                  <a:lnTo>
                                    <a:pt x="216" y="306"/>
                                  </a:lnTo>
                                  <a:lnTo>
                                    <a:pt x="210" y="306"/>
                                  </a:lnTo>
                                  <a:lnTo>
                                    <a:pt x="210" y="300"/>
                                  </a:lnTo>
                                  <a:lnTo>
                                    <a:pt x="204" y="300"/>
                                  </a:lnTo>
                                  <a:lnTo>
                                    <a:pt x="204" y="294"/>
                                  </a:lnTo>
                                  <a:lnTo>
                                    <a:pt x="198" y="294"/>
                                  </a:lnTo>
                                  <a:lnTo>
                                    <a:pt x="198" y="288"/>
                                  </a:lnTo>
                                  <a:lnTo>
                                    <a:pt x="192" y="288"/>
                                  </a:lnTo>
                                  <a:lnTo>
                                    <a:pt x="186" y="282"/>
                                  </a:lnTo>
                                  <a:lnTo>
                                    <a:pt x="180" y="276"/>
                                  </a:lnTo>
                                  <a:lnTo>
                                    <a:pt x="180" y="270"/>
                                  </a:lnTo>
                                  <a:lnTo>
                                    <a:pt x="174" y="270"/>
                                  </a:lnTo>
                                  <a:lnTo>
                                    <a:pt x="162" y="258"/>
                                  </a:lnTo>
                                  <a:lnTo>
                                    <a:pt x="156" y="252"/>
                                  </a:lnTo>
                                  <a:lnTo>
                                    <a:pt x="150" y="246"/>
                                  </a:lnTo>
                                  <a:lnTo>
                                    <a:pt x="144" y="240"/>
                                  </a:lnTo>
                                  <a:lnTo>
                                    <a:pt x="138" y="240"/>
                                  </a:lnTo>
                                  <a:lnTo>
                                    <a:pt x="138" y="234"/>
                                  </a:lnTo>
                                  <a:lnTo>
                                    <a:pt x="132" y="228"/>
                                  </a:lnTo>
                                  <a:lnTo>
                                    <a:pt x="126" y="222"/>
                                  </a:lnTo>
                                  <a:lnTo>
                                    <a:pt x="114" y="216"/>
                                  </a:lnTo>
                                  <a:lnTo>
                                    <a:pt x="114" y="210"/>
                                  </a:lnTo>
                                  <a:lnTo>
                                    <a:pt x="108" y="204"/>
                                  </a:lnTo>
                                  <a:lnTo>
                                    <a:pt x="102" y="204"/>
                                  </a:lnTo>
                                  <a:lnTo>
                                    <a:pt x="102" y="198"/>
                                  </a:lnTo>
                                  <a:lnTo>
                                    <a:pt x="96" y="198"/>
                                  </a:lnTo>
                                  <a:lnTo>
                                    <a:pt x="90" y="192"/>
                                  </a:lnTo>
                                  <a:lnTo>
                                    <a:pt x="84" y="186"/>
                                  </a:lnTo>
                                  <a:lnTo>
                                    <a:pt x="78" y="180"/>
                                  </a:lnTo>
                                  <a:lnTo>
                                    <a:pt x="78" y="174"/>
                                  </a:lnTo>
                                  <a:lnTo>
                                    <a:pt x="66" y="168"/>
                                  </a:lnTo>
                                  <a:lnTo>
                                    <a:pt x="60" y="168"/>
                                  </a:lnTo>
                                  <a:lnTo>
                                    <a:pt x="54" y="156"/>
                                  </a:lnTo>
                                  <a:lnTo>
                                    <a:pt x="42" y="150"/>
                                  </a:lnTo>
                                  <a:lnTo>
                                    <a:pt x="42" y="144"/>
                                  </a:lnTo>
                                  <a:lnTo>
                                    <a:pt x="36" y="144"/>
                                  </a:lnTo>
                                  <a:lnTo>
                                    <a:pt x="36" y="138"/>
                                  </a:lnTo>
                                  <a:lnTo>
                                    <a:pt x="30" y="138"/>
                                  </a:lnTo>
                                  <a:lnTo>
                                    <a:pt x="30" y="132"/>
                                  </a:lnTo>
                                  <a:lnTo>
                                    <a:pt x="24" y="132"/>
                                  </a:lnTo>
                                  <a:lnTo>
                                    <a:pt x="24" y="120"/>
                                  </a:lnTo>
                                  <a:lnTo>
                                    <a:pt x="18" y="120"/>
                                  </a:lnTo>
                                  <a:lnTo>
                                    <a:pt x="18" y="114"/>
                                  </a:lnTo>
                                  <a:lnTo>
                                    <a:pt x="18" y="108"/>
                                  </a:lnTo>
                                  <a:lnTo>
                                    <a:pt x="12" y="108"/>
                                  </a:lnTo>
                                  <a:lnTo>
                                    <a:pt x="6" y="108"/>
                                  </a:lnTo>
                                  <a:lnTo>
                                    <a:pt x="0" y="102"/>
                                  </a:lnTo>
                                  <a:lnTo>
                                    <a:pt x="6" y="96"/>
                                  </a:lnTo>
                                  <a:lnTo>
                                    <a:pt x="0" y="96"/>
                                  </a:lnTo>
                                  <a:lnTo>
                                    <a:pt x="12" y="96"/>
                                  </a:lnTo>
                                  <a:lnTo>
                                    <a:pt x="18" y="96"/>
                                  </a:lnTo>
                                  <a:lnTo>
                                    <a:pt x="24" y="96"/>
                                  </a:lnTo>
                                  <a:lnTo>
                                    <a:pt x="30" y="96"/>
                                  </a:lnTo>
                                  <a:lnTo>
                                    <a:pt x="42" y="96"/>
                                  </a:lnTo>
                                  <a:lnTo>
                                    <a:pt x="60" y="96"/>
                                  </a:lnTo>
                                  <a:lnTo>
                                    <a:pt x="66" y="96"/>
                                  </a:lnTo>
                                  <a:lnTo>
                                    <a:pt x="72" y="96"/>
                                  </a:lnTo>
                                  <a:lnTo>
                                    <a:pt x="78" y="96"/>
                                  </a:lnTo>
                                  <a:lnTo>
                                    <a:pt x="84" y="96"/>
                                  </a:lnTo>
                                  <a:lnTo>
                                    <a:pt x="96" y="96"/>
                                  </a:lnTo>
                                  <a:lnTo>
                                    <a:pt x="108" y="96"/>
                                  </a:lnTo>
                                  <a:lnTo>
                                    <a:pt x="114" y="96"/>
                                  </a:lnTo>
                                  <a:lnTo>
                                    <a:pt x="120" y="96"/>
                                  </a:lnTo>
                                  <a:lnTo>
                                    <a:pt x="126" y="90"/>
                                  </a:lnTo>
                                  <a:lnTo>
                                    <a:pt x="132" y="90"/>
                                  </a:lnTo>
                                  <a:lnTo>
                                    <a:pt x="138" y="90"/>
                                  </a:lnTo>
                                  <a:lnTo>
                                    <a:pt x="138" y="84"/>
                                  </a:lnTo>
                                  <a:lnTo>
                                    <a:pt x="138" y="78"/>
                                  </a:lnTo>
                                  <a:lnTo>
                                    <a:pt x="138" y="84"/>
                                  </a:lnTo>
                                  <a:lnTo>
                                    <a:pt x="144" y="84"/>
                                  </a:lnTo>
                                  <a:lnTo>
                                    <a:pt x="150" y="84"/>
                                  </a:lnTo>
                                  <a:lnTo>
                                    <a:pt x="156" y="84"/>
                                  </a:lnTo>
                                  <a:lnTo>
                                    <a:pt x="156" y="78"/>
                                  </a:lnTo>
                                  <a:lnTo>
                                    <a:pt x="156" y="72"/>
                                  </a:lnTo>
                                  <a:lnTo>
                                    <a:pt x="150" y="72"/>
                                  </a:lnTo>
                                  <a:lnTo>
                                    <a:pt x="144" y="66"/>
                                  </a:lnTo>
                                  <a:lnTo>
                                    <a:pt x="144" y="60"/>
                                  </a:lnTo>
                                  <a:lnTo>
                                    <a:pt x="144" y="54"/>
                                  </a:lnTo>
                                  <a:lnTo>
                                    <a:pt x="150" y="54"/>
                                  </a:lnTo>
                                  <a:lnTo>
                                    <a:pt x="150" y="48"/>
                                  </a:lnTo>
                                  <a:lnTo>
                                    <a:pt x="150" y="42"/>
                                  </a:lnTo>
                                  <a:lnTo>
                                    <a:pt x="150" y="36"/>
                                  </a:lnTo>
                                  <a:lnTo>
                                    <a:pt x="156" y="36"/>
                                  </a:lnTo>
                                  <a:lnTo>
                                    <a:pt x="156" y="30"/>
                                  </a:lnTo>
                                  <a:lnTo>
                                    <a:pt x="162" y="30"/>
                                  </a:lnTo>
                                  <a:lnTo>
                                    <a:pt x="162" y="24"/>
                                  </a:lnTo>
                                  <a:lnTo>
                                    <a:pt x="162" y="18"/>
                                  </a:lnTo>
                                  <a:lnTo>
                                    <a:pt x="168" y="18"/>
                                  </a:lnTo>
                                  <a:lnTo>
                                    <a:pt x="168" y="12"/>
                                  </a:lnTo>
                                  <a:lnTo>
                                    <a:pt x="168" y="6"/>
                                  </a:lnTo>
                                  <a:lnTo>
                                    <a:pt x="162" y="6"/>
                                  </a:lnTo>
                                  <a:lnTo>
                                    <a:pt x="162" y="0"/>
                                  </a:lnTo>
                                  <a:lnTo>
                                    <a:pt x="168" y="0"/>
                                  </a:lnTo>
                                  <a:lnTo>
                                    <a:pt x="174" y="0"/>
                                  </a:lnTo>
                                  <a:lnTo>
                                    <a:pt x="180" y="0"/>
                                  </a:lnTo>
                                  <a:lnTo>
                                    <a:pt x="186" y="0"/>
                                  </a:lnTo>
                                  <a:lnTo>
                                    <a:pt x="192" y="0"/>
                                  </a:lnTo>
                                  <a:lnTo>
                                    <a:pt x="192" y="6"/>
                                  </a:lnTo>
                                  <a:lnTo>
                                    <a:pt x="186" y="6"/>
                                  </a:lnTo>
                                  <a:lnTo>
                                    <a:pt x="186" y="12"/>
                                  </a:lnTo>
                                  <a:lnTo>
                                    <a:pt x="192" y="12"/>
                                  </a:lnTo>
                                  <a:lnTo>
                                    <a:pt x="192" y="18"/>
                                  </a:lnTo>
                                  <a:lnTo>
                                    <a:pt x="198" y="18"/>
                                  </a:lnTo>
                                  <a:lnTo>
                                    <a:pt x="204" y="18"/>
                                  </a:lnTo>
                                  <a:lnTo>
                                    <a:pt x="204" y="24"/>
                                  </a:lnTo>
                                  <a:lnTo>
                                    <a:pt x="210" y="24"/>
                                  </a:lnTo>
                                  <a:lnTo>
                                    <a:pt x="210" y="18"/>
                                  </a:lnTo>
                                  <a:lnTo>
                                    <a:pt x="210" y="12"/>
                                  </a:lnTo>
                                  <a:lnTo>
                                    <a:pt x="216" y="12"/>
                                  </a:lnTo>
                                  <a:lnTo>
                                    <a:pt x="222" y="12"/>
                                  </a:lnTo>
                                  <a:lnTo>
                                    <a:pt x="222" y="18"/>
                                  </a:lnTo>
                                  <a:lnTo>
                                    <a:pt x="228" y="18"/>
                                  </a:lnTo>
                                  <a:lnTo>
                                    <a:pt x="234" y="18"/>
                                  </a:lnTo>
                                  <a:lnTo>
                                    <a:pt x="234" y="12"/>
                                  </a:lnTo>
                                  <a:lnTo>
                                    <a:pt x="240" y="12"/>
                                  </a:lnTo>
                                  <a:lnTo>
                                    <a:pt x="246" y="6"/>
                                  </a:lnTo>
                                  <a:close/>
                                </a:path>
                              </a:pathLst>
                            </a:custGeom>
                            <a:solidFill>
                              <a:srgbClr val="C00000"/>
                            </a:solidFill>
                            <a:ln w="9525">
                              <a:solidFill>
                                <a:schemeClr val="tx1"/>
                              </a:solidFill>
                              <a:prstDash val="solid"/>
                              <a:round/>
                              <a:headEnd/>
                              <a:tailEnd/>
                            </a:ln>
                          </wps:spPr>
                          <wps:bodyPr/>
                        </wps:wsp>
                        <wps:wsp>
                          <wps:cNvPr id="544" name="Freeform 86"/>
                          <wps:cNvSpPr>
                            <a:spLocks/>
                          </wps:cNvSpPr>
                          <wps:spPr bwMode="auto">
                            <a:xfrm>
                              <a:off x="17126000" y="3856956"/>
                              <a:ext cx="628776" cy="1101133"/>
                            </a:xfrm>
                            <a:custGeom>
                              <a:avLst/>
                              <a:gdLst>
                                <a:gd name="T0" fmla="*/ 2147483647 w 174"/>
                                <a:gd name="T1" fmla="*/ 0 h 312"/>
                                <a:gd name="T2" fmla="*/ 2147483647 w 174"/>
                                <a:gd name="T3" fmla="*/ 0 h 312"/>
                                <a:gd name="T4" fmla="*/ 2147483647 w 174"/>
                                <a:gd name="T5" fmla="*/ 2147483647 h 312"/>
                                <a:gd name="T6" fmla="*/ 2147483647 w 174"/>
                                <a:gd name="T7" fmla="*/ 2147483647 h 312"/>
                                <a:gd name="T8" fmla="*/ 2147483647 w 174"/>
                                <a:gd name="T9" fmla="*/ 2147483647 h 312"/>
                                <a:gd name="T10" fmla="*/ 2147483647 w 174"/>
                                <a:gd name="T11" fmla="*/ 2147483647 h 312"/>
                                <a:gd name="T12" fmla="*/ 2147483647 w 174"/>
                                <a:gd name="T13" fmla="*/ 2147483647 h 312"/>
                                <a:gd name="T14" fmla="*/ 2147483647 w 174"/>
                                <a:gd name="T15" fmla="*/ 2147483647 h 312"/>
                                <a:gd name="T16" fmla="*/ 2147483647 w 174"/>
                                <a:gd name="T17" fmla="*/ 2147483647 h 312"/>
                                <a:gd name="T18" fmla="*/ 2147483647 w 174"/>
                                <a:gd name="T19" fmla="*/ 2147483647 h 312"/>
                                <a:gd name="T20" fmla="*/ 2147483647 w 174"/>
                                <a:gd name="T21" fmla="*/ 2147483647 h 312"/>
                                <a:gd name="T22" fmla="*/ 2147483647 w 174"/>
                                <a:gd name="T23" fmla="*/ 2147483647 h 312"/>
                                <a:gd name="T24" fmla="*/ 2147483647 w 174"/>
                                <a:gd name="T25" fmla="*/ 2147483647 h 312"/>
                                <a:gd name="T26" fmla="*/ 2147483647 w 174"/>
                                <a:gd name="T27" fmla="*/ 2147483647 h 312"/>
                                <a:gd name="T28" fmla="*/ 2147483647 w 174"/>
                                <a:gd name="T29" fmla="*/ 2147483647 h 312"/>
                                <a:gd name="T30" fmla="*/ 2147483647 w 174"/>
                                <a:gd name="T31" fmla="*/ 2147483647 h 312"/>
                                <a:gd name="T32" fmla="*/ 2147483647 w 174"/>
                                <a:gd name="T33" fmla="*/ 2147483647 h 312"/>
                                <a:gd name="T34" fmla="*/ 2147483647 w 174"/>
                                <a:gd name="T35" fmla="*/ 2147483647 h 312"/>
                                <a:gd name="T36" fmla="*/ 2147483647 w 174"/>
                                <a:gd name="T37" fmla="*/ 2147483647 h 312"/>
                                <a:gd name="T38" fmla="*/ 2147483647 w 174"/>
                                <a:gd name="T39" fmla="*/ 2147483647 h 312"/>
                                <a:gd name="T40" fmla="*/ 2147483647 w 174"/>
                                <a:gd name="T41" fmla="*/ 2147483647 h 312"/>
                                <a:gd name="T42" fmla="*/ 2147483647 w 174"/>
                                <a:gd name="T43" fmla="*/ 2147483647 h 312"/>
                                <a:gd name="T44" fmla="*/ 2147483647 w 174"/>
                                <a:gd name="T45" fmla="*/ 2147483647 h 312"/>
                                <a:gd name="T46" fmla="*/ 2147483647 w 174"/>
                                <a:gd name="T47" fmla="*/ 2147483647 h 312"/>
                                <a:gd name="T48" fmla="*/ 2147483647 w 174"/>
                                <a:gd name="T49" fmla="*/ 2147483647 h 312"/>
                                <a:gd name="T50" fmla="*/ 2147483647 w 174"/>
                                <a:gd name="T51" fmla="*/ 2147483647 h 312"/>
                                <a:gd name="T52" fmla="*/ 2147483647 w 174"/>
                                <a:gd name="T53" fmla="*/ 2147483647 h 312"/>
                                <a:gd name="T54" fmla="*/ 2147483647 w 174"/>
                                <a:gd name="T55" fmla="*/ 2147483647 h 312"/>
                                <a:gd name="T56" fmla="*/ 2147483647 w 174"/>
                                <a:gd name="T57" fmla="*/ 2147483647 h 312"/>
                                <a:gd name="T58" fmla="*/ 2147483647 w 174"/>
                                <a:gd name="T59" fmla="*/ 2147483647 h 312"/>
                                <a:gd name="T60" fmla="*/ 2147483647 w 174"/>
                                <a:gd name="T61" fmla="*/ 2147483647 h 312"/>
                                <a:gd name="T62" fmla="*/ 2147483647 w 174"/>
                                <a:gd name="T63" fmla="*/ 2147483647 h 312"/>
                                <a:gd name="T64" fmla="*/ 2147483647 w 174"/>
                                <a:gd name="T65" fmla="*/ 2147483647 h 312"/>
                                <a:gd name="T66" fmla="*/ 2147483647 w 174"/>
                                <a:gd name="T67" fmla="*/ 2147483647 h 312"/>
                                <a:gd name="T68" fmla="*/ 2147483647 w 174"/>
                                <a:gd name="T69" fmla="*/ 2147483647 h 312"/>
                                <a:gd name="T70" fmla="*/ 2147483647 w 174"/>
                                <a:gd name="T71" fmla="*/ 2147483647 h 312"/>
                                <a:gd name="T72" fmla="*/ 2147483647 w 174"/>
                                <a:gd name="T73" fmla="*/ 2147483647 h 312"/>
                                <a:gd name="T74" fmla="*/ 2147483647 w 174"/>
                                <a:gd name="T75" fmla="*/ 2147483647 h 312"/>
                                <a:gd name="T76" fmla="*/ 2147483647 w 174"/>
                                <a:gd name="T77" fmla="*/ 2147483647 h 312"/>
                                <a:gd name="T78" fmla="*/ 2147483647 w 174"/>
                                <a:gd name="T79" fmla="*/ 2147483647 h 312"/>
                                <a:gd name="T80" fmla="*/ 2147483647 w 174"/>
                                <a:gd name="T81" fmla="*/ 2147483647 h 312"/>
                                <a:gd name="T82" fmla="*/ 2147483647 w 174"/>
                                <a:gd name="T83" fmla="*/ 2147483647 h 312"/>
                                <a:gd name="T84" fmla="*/ 2147483647 w 174"/>
                                <a:gd name="T85" fmla="*/ 2147483647 h 312"/>
                                <a:gd name="T86" fmla="*/ 2147483647 w 174"/>
                                <a:gd name="T87" fmla="*/ 2147483647 h 312"/>
                                <a:gd name="T88" fmla="*/ 2147483647 w 174"/>
                                <a:gd name="T89" fmla="*/ 2147483647 h 312"/>
                                <a:gd name="T90" fmla="*/ 2147483647 w 174"/>
                                <a:gd name="T91" fmla="*/ 2147483647 h 312"/>
                                <a:gd name="T92" fmla="*/ 2147483647 w 174"/>
                                <a:gd name="T93" fmla="*/ 2147483647 h 312"/>
                                <a:gd name="T94" fmla="*/ 2147483647 w 174"/>
                                <a:gd name="T95" fmla="*/ 2147483647 h 312"/>
                                <a:gd name="T96" fmla="*/ 2147483647 w 174"/>
                                <a:gd name="T97" fmla="*/ 2147483647 h 312"/>
                                <a:gd name="T98" fmla="*/ 2147483647 w 174"/>
                                <a:gd name="T99" fmla="*/ 2147483647 h 312"/>
                                <a:gd name="T100" fmla="*/ 2147483647 w 174"/>
                                <a:gd name="T101" fmla="*/ 2147483647 h 312"/>
                                <a:gd name="T102" fmla="*/ 2147483647 w 174"/>
                                <a:gd name="T103" fmla="*/ 2147483647 h 312"/>
                                <a:gd name="T104" fmla="*/ 0 w 174"/>
                                <a:gd name="T105" fmla="*/ 2147483647 h 312"/>
                                <a:gd name="T106" fmla="*/ 0 w 174"/>
                                <a:gd name="T107" fmla="*/ 2147483647 h 312"/>
                                <a:gd name="T108" fmla="*/ 0 w 174"/>
                                <a:gd name="T109" fmla="*/ 2147483647 h 312"/>
                                <a:gd name="T110" fmla="*/ 0 w 174"/>
                                <a:gd name="T111" fmla="*/ 2147483647 h 312"/>
                                <a:gd name="T112" fmla="*/ 0 w 174"/>
                                <a:gd name="T113" fmla="*/ 2147483647 h 312"/>
                                <a:gd name="T114" fmla="*/ 2147483647 w 174"/>
                                <a:gd name="T115" fmla="*/ 2147483647 h 312"/>
                                <a:gd name="T116" fmla="*/ 2147483647 w 174"/>
                                <a:gd name="T117" fmla="*/ 2147483647 h 312"/>
                                <a:gd name="T118" fmla="*/ 2147483647 w 174"/>
                                <a:gd name="T119" fmla="*/ 2147483647 h 312"/>
                                <a:gd name="T120" fmla="*/ 2147483647 w 174"/>
                                <a:gd name="T121" fmla="*/ 2147483647 h 312"/>
                                <a:gd name="T122" fmla="*/ 2147483647 w 174"/>
                                <a:gd name="T123" fmla="*/ 0 h 31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174" h="312">
                                  <a:moveTo>
                                    <a:pt x="24" y="0"/>
                                  </a:moveTo>
                                  <a:lnTo>
                                    <a:pt x="36" y="0"/>
                                  </a:lnTo>
                                  <a:lnTo>
                                    <a:pt x="48" y="6"/>
                                  </a:lnTo>
                                  <a:lnTo>
                                    <a:pt x="60" y="12"/>
                                  </a:lnTo>
                                  <a:lnTo>
                                    <a:pt x="72" y="24"/>
                                  </a:lnTo>
                                  <a:lnTo>
                                    <a:pt x="90" y="30"/>
                                  </a:lnTo>
                                  <a:lnTo>
                                    <a:pt x="102" y="36"/>
                                  </a:lnTo>
                                  <a:lnTo>
                                    <a:pt x="120" y="42"/>
                                  </a:lnTo>
                                  <a:lnTo>
                                    <a:pt x="138" y="42"/>
                                  </a:lnTo>
                                  <a:lnTo>
                                    <a:pt x="144" y="42"/>
                                  </a:lnTo>
                                  <a:lnTo>
                                    <a:pt x="168" y="48"/>
                                  </a:lnTo>
                                  <a:lnTo>
                                    <a:pt x="174" y="48"/>
                                  </a:lnTo>
                                  <a:lnTo>
                                    <a:pt x="174" y="60"/>
                                  </a:lnTo>
                                  <a:lnTo>
                                    <a:pt x="174" y="66"/>
                                  </a:lnTo>
                                  <a:lnTo>
                                    <a:pt x="174" y="84"/>
                                  </a:lnTo>
                                  <a:lnTo>
                                    <a:pt x="168" y="96"/>
                                  </a:lnTo>
                                  <a:lnTo>
                                    <a:pt x="168" y="108"/>
                                  </a:lnTo>
                                  <a:lnTo>
                                    <a:pt x="168" y="120"/>
                                  </a:lnTo>
                                  <a:lnTo>
                                    <a:pt x="168" y="126"/>
                                  </a:lnTo>
                                  <a:lnTo>
                                    <a:pt x="168" y="132"/>
                                  </a:lnTo>
                                  <a:lnTo>
                                    <a:pt x="168" y="144"/>
                                  </a:lnTo>
                                  <a:lnTo>
                                    <a:pt x="168" y="150"/>
                                  </a:lnTo>
                                  <a:lnTo>
                                    <a:pt x="168" y="156"/>
                                  </a:lnTo>
                                  <a:lnTo>
                                    <a:pt x="168" y="162"/>
                                  </a:lnTo>
                                  <a:lnTo>
                                    <a:pt x="174" y="186"/>
                                  </a:lnTo>
                                  <a:lnTo>
                                    <a:pt x="174" y="192"/>
                                  </a:lnTo>
                                  <a:lnTo>
                                    <a:pt x="174" y="210"/>
                                  </a:lnTo>
                                  <a:lnTo>
                                    <a:pt x="168" y="222"/>
                                  </a:lnTo>
                                  <a:lnTo>
                                    <a:pt x="168" y="228"/>
                                  </a:lnTo>
                                  <a:lnTo>
                                    <a:pt x="168" y="234"/>
                                  </a:lnTo>
                                  <a:lnTo>
                                    <a:pt x="162" y="252"/>
                                  </a:lnTo>
                                  <a:lnTo>
                                    <a:pt x="162" y="270"/>
                                  </a:lnTo>
                                  <a:lnTo>
                                    <a:pt x="162" y="276"/>
                                  </a:lnTo>
                                  <a:lnTo>
                                    <a:pt x="156" y="282"/>
                                  </a:lnTo>
                                  <a:lnTo>
                                    <a:pt x="156" y="306"/>
                                  </a:lnTo>
                                  <a:lnTo>
                                    <a:pt x="150" y="312"/>
                                  </a:lnTo>
                                  <a:lnTo>
                                    <a:pt x="144" y="312"/>
                                  </a:lnTo>
                                  <a:lnTo>
                                    <a:pt x="138" y="312"/>
                                  </a:lnTo>
                                  <a:lnTo>
                                    <a:pt x="84" y="300"/>
                                  </a:lnTo>
                                  <a:lnTo>
                                    <a:pt x="72" y="300"/>
                                  </a:lnTo>
                                  <a:lnTo>
                                    <a:pt x="66" y="294"/>
                                  </a:lnTo>
                                  <a:lnTo>
                                    <a:pt x="60" y="294"/>
                                  </a:lnTo>
                                  <a:lnTo>
                                    <a:pt x="54" y="294"/>
                                  </a:lnTo>
                                  <a:lnTo>
                                    <a:pt x="48" y="294"/>
                                  </a:lnTo>
                                  <a:lnTo>
                                    <a:pt x="36" y="288"/>
                                  </a:lnTo>
                                  <a:lnTo>
                                    <a:pt x="6" y="282"/>
                                  </a:lnTo>
                                  <a:lnTo>
                                    <a:pt x="6" y="264"/>
                                  </a:lnTo>
                                  <a:lnTo>
                                    <a:pt x="6" y="240"/>
                                  </a:lnTo>
                                  <a:lnTo>
                                    <a:pt x="6" y="210"/>
                                  </a:lnTo>
                                  <a:lnTo>
                                    <a:pt x="6" y="204"/>
                                  </a:lnTo>
                                  <a:lnTo>
                                    <a:pt x="6" y="198"/>
                                  </a:lnTo>
                                  <a:lnTo>
                                    <a:pt x="6" y="186"/>
                                  </a:lnTo>
                                  <a:lnTo>
                                    <a:pt x="0" y="150"/>
                                  </a:lnTo>
                                  <a:lnTo>
                                    <a:pt x="0" y="144"/>
                                  </a:lnTo>
                                  <a:lnTo>
                                    <a:pt x="0" y="132"/>
                                  </a:lnTo>
                                  <a:lnTo>
                                    <a:pt x="0" y="114"/>
                                  </a:lnTo>
                                  <a:lnTo>
                                    <a:pt x="0" y="96"/>
                                  </a:lnTo>
                                  <a:lnTo>
                                    <a:pt x="6" y="72"/>
                                  </a:lnTo>
                                  <a:lnTo>
                                    <a:pt x="12" y="66"/>
                                  </a:lnTo>
                                  <a:lnTo>
                                    <a:pt x="18" y="18"/>
                                  </a:lnTo>
                                  <a:lnTo>
                                    <a:pt x="24" y="12"/>
                                  </a:lnTo>
                                  <a:lnTo>
                                    <a:pt x="24" y="0"/>
                                  </a:lnTo>
                                  <a:close/>
                                </a:path>
                              </a:pathLst>
                            </a:custGeom>
                            <a:solidFill>
                              <a:srgbClr val="C00000"/>
                            </a:solidFill>
                            <a:ln w="9525">
                              <a:solidFill>
                                <a:schemeClr val="tx1"/>
                              </a:solidFill>
                              <a:prstDash val="solid"/>
                              <a:round/>
                              <a:headEnd/>
                              <a:tailEnd/>
                            </a:ln>
                          </wps:spPr>
                          <wps:bodyPr/>
                        </wps:wsp>
                        <wps:wsp>
                          <wps:cNvPr id="545" name="Freeform 87"/>
                          <wps:cNvSpPr>
                            <a:spLocks/>
                          </wps:cNvSpPr>
                          <wps:spPr bwMode="auto">
                            <a:xfrm>
                              <a:off x="12334284" y="3878132"/>
                              <a:ext cx="1799603" cy="1334065"/>
                            </a:xfrm>
                            <a:custGeom>
                              <a:avLst/>
                              <a:gdLst>
                                <a:gd name="T0" fmla="*/ 2147483647 w 498"/>
                                <a:gd name="T1" fmla="*/ 2147483647 h 378"/>
                                <a:gd name="T2" fmla="*/ 2147483647 w 498"/>
                                <a:gd name="T3" fmla="*/ 2147483647 h 378"/>
                                <a:gd name="T4" fmla="*/ 2147483647 w 498"/>
                                <a:gd name="T5" fmla="*/ 2147483647 h 378"/>
                                <a:gd name="T6" fmla="*/ 2147483647 w 498"/>
                                <a:gd name="T7" fmla="*/ 2147483647 h 378"/>
                                <a:gd name="T8" fmla="*/ 2147483647 w 498"/>
                                <a:gd name="T9" fmla="*/ 2147483647 h 378"/>
                                <a:gd name="T10" fmla="*/ 2147483647 w 498"/>
                                <a:gd name="T11" fmla="*/ 2147483647 h 378"/>
                                <a:gd name="T12" fmla="*/ 2147483647 w 498"/>
                                <a:gd name="T13" fmla="*/ 2147483647 h 378"/>
                                <a:gd name="T14" fmla="*/ 2147483647 w 498"/>
                                <a:gd name="T15" fmla="*/ 2147483647 h 378"/>
                                <a:gd name="T16" fmla="*/ 2147483647 w 498"/>
                                <a:gd name="T17" fmla="*/ 2147483647 h 378"/>
                                <a:gd name="T18" fmla="*/ 2147483647 w 498"/>
                                <a:gd name="T19" fmla="*/ 2147483647 h 378"/>
                                <a:gd name="T20" fmla="*/ 2147483647 w 498"/>
                                <a:gd name="T21" fmla="*/ 2147483647 h 378"/>
                                <a:gd name="T22" fmla="*/ 2147483647 w 498"/>
                                <a:gd name="T23" fmla="*/ 2147483647 h 378"/>
                                <a:gd name="T24" fmla="*/ 2147483647 w 498"/>
                                <a:gd name="T25" fmla="*/ 2147483647 h 378"/>
                                <a:gd name="T26" fmla="*/ 2147483647 w 498"/>
                                <a:gd name="T27" fmla="*/ 2147483647 h 378"/>
                                <a:gd name="T28" fmla="*/ 2147483647 w 498"/>
                                <a:gd name="T29" fmla="*/ 2147483647 h 378"/>
                                <a:gd name="T30" fmla="*/ 2147483647 w 498"/>
                                <a:gd name="T31" fmla="*/ 2147483647 h 378"/>
                                <a:gd name="T32" fmla="*/ 2147483647 w 498"/>
                                <a:gd name="T33" fmla="*/ 2147483647 h 378"/>
                                <a:gd name="T34" fmla="*/ 2147483647 w 498"/>
                                <a:gd name="T35" fmla="*/ 2147483647 h 378"/>
                                <a:gd name="T36" fmla="*/ 2147483647 w 498"/>
                                <a:gd name="T37" fmla="*/ 2147483647 h 378"/>
                                <a:gd name="T38" fmla="*/ 2147483647 w 498"/>
                                <a:gd name="T39" fmla="*/ 2147483647 h 378"/>
                                <a:gd name="T40" fmla="*/ 2147483647 w 498"/>
                                <a:gd name="T41" fmla="*/ 2147483647 h 378"/>
                                <a:gd name="T42" fmla="*/ 2147483647 w 498"/>
                                <a:gd name="T43" fmla="*/ 2147483647 h 378"/>
                                <a:gd name="T44" fmla="*/ 2147483647 w 498"/>
                                <a:gd name="T45" fmla="*/ 2147483647 h 378"/>
                                <a:gd name="T46" fmla="*/ 2147483647 w 498"/>
                                <a:gd name="T47" fmla="*/ 2147483647 h 378"/>
                                <a:gd name="T48" fmla="*/ 2147483647 w 498"/>
                                <a:gd name="T49" fmla="*/ 2147483647 h 378"/>
                                <a:gd name="T50" fmla="*/ 2147483647 w 498"/>
                                <a:gd name="T51" fmla="*/ 2147483647 h 378"/>
                                <a:gd name="T52" fmla="*/ 2147483647 w 498"/>
                                <a:gd name="T53" fmla="*/ 2147483647 h 378"/>
                                <a:gd name="T54" fmla="*/ 2147483647 w 498"/>
                                <a:gd name="T55" fmla="*/ 2147483647 h 378"/>
                                <a:gd name="T56" fmla="*/ 2147483647 w 498"/>
                                <a:gd name="T57" fmla="*/ 2147483647 h 378"/>
                                <a:gd name="T58" fmla="*/ 2147483647 w 498"/>
                                <a:gd name="T59" fmla="*/ 2147483647 h 378"/>
                                <a:gd name="T60" fmla="*/ 2147483647 w 498"/>
                                <a:gd name="T61" fmla="*/ 2147483647 h 378"/>
                                <a:gd name="T62" fmla="*/ 2147483647 w 498"/>
                                <a:gd name="T63" fmla="*/ 2147483647 h 378"/>
                                <a:gd name="T64" fmla="*/ 2147483647 w 498"/>
                                <a:gd name="T65" fmla="*/ 2147483647 h 378"/>
                                <a:gd name="T66" fmla="*/ 2147483647 w 498"/>
                                <a:gd name="T67" fmla="*/ 2147483647 h 378"/>
                                <a:gd name="T68" fmla="*/ 2147483647 w 498"/>
                                <a:gd name="T69" fmla="*/ 2147483647 h 378"/>
                                <a:gd name="T70" fmla="*/ 2147483647 w 498"/>
                                <a:gd name="T71" fmla="*/ 2147483647 h 378"/>
                                <a:gd name="T72" fmla="*/ 2147483647 w 498"/>
                                <a:gd name="T73" fmla="*/ 2147483647 h 378"/>
                                <a:gd name="T74" fmla="*/ 2147483647 w 498"/>
                                <a:gd name="T75" fmla="*/ 2147483647 h 378"/>
                                <a:gd name="T76" fmla="*/ 2147483647 w 498"/>
                                <a:gd name="T77" fmla="*/ 2147483647 h 378"/>
                                <a:gd name="T78" fmla="*/ 2147483647 w 498"/>
                                <a:gd name="T79" fmla="*/ 2147483647 h 378"/>
                                <a:gd name="T80" fmla="*/ 2147483647 w 498"/>
                                <a:gd name="T81" fmla="*/ 2147483647 h 378"/>
                                <a:gd name="T82" fmla="*/ 2147483647 w 498"/>
                                <a:gd name="T83" fmla="*/ 2147483647 h 378"/>
                                <a:gd name="T84" fmla="*/ 2147483647 w 498"/>
                                <a:gd name="T85" fmla="*/ 2147483647 h 378"/>
                                <a:gd name="T86" fmla="*/ 2147483647 w 498"/>
                                <a:gd name="T87" fmla="*/ 2147483647 h 378"/>
                                <a:gd name="T88" fmla="*/ 2147483647 w 498"/>
                                <a:gd name="T89" fmla="*/ 2147483647 h 378"/>
                                <a:gd name="T90" fmla="*/ 2147483647 w 498"/>
                                <a:gd name="T91" fmla="*/ 2147483647 h 378"/>
                                <a:gd name="T92" fmla="*/ 2147483647 w 498"/>
                                <a:gd name="T93" fmla="*/ 2147483647 h 378"/>
                                <a:gd name="T94" fmla="*/ 2147483647 w 498"/>
                                <a:gd name="T95" fmla="*/ 2147483647 h 378"/>
                                <a:gd name="T96" fmla="*/ 2147483647 w 498"/>
                                <a:gd name="T97" fmla="*/ 2147483647 h 378"/>
                                <a:gd name="T98" fmla="*/ 2147483647 w 498"/>
                                <a:gd name="T99" fmla="*/ 2147483647 h 378"/>
                                <a:gd name="T100" fmla="*/ 2147483647 w 498"/>
                                <a:gd name="T101" fmla="*/ 2147483647 h 378"/>
                                <a:gd name="T102" fmla="*/ 2147483647 w 498"/>
                                <a:gd name="T103" fmla="*/ 2147483647 h 378"/>
                                <a:gd name="T104" fmla="*/ 2147483647 w 498"/>
                                <a:gd name="T105" fmla="*/ 2147483647 h 378"/>
                                <a:gd name="T106" fmla="*/ 2147483647 w 498"/>
                                <a:gd name="T107" fmla="*/ 2147483647 h 378"/>
                                <a:gd name="T108" fmla="*/ 2147483647 w 498"/>
                                <a:gd name="T109" fmla="*/ 2147483647 h 378"/>
                                <a:gd name="T110" fmla="*/ 2147483647 w 498"/>
                                <a:gd name="T111" fmla="*/ 2147483647 h 378"/>
                                <a:gd name="T112" fmla="*/ 0 w 498"/>
                                <a:gd name="T113" fmla="*/ 2147483647 h 378"/>
                                <a:gd name="T114" fmla="*/ 2147483647 w 498"/>
                                <a:gd name="T115" fmla="*/ 2147483647 h 378"/>
                                <a:gd name="T116" fmla="*/ 2147483647 w 498"/>
                                <a:gd name="T117" fmla="*/ 2147483647 h 378"/>
                                <a:gd name="T118" fmla="*/ 2147483647 w 498"/>
                                <a:gd name="T119" fmla="*/ 2147483647 h 378"/>
                                <a:gd name="T120" fmla="*/ 2147483647 w 498"/>
                                <a:gd name="T121" fmla="*/ 2147483647 h 37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98" h="378">
                                  <a:moveTo>
                                    <a:pt x="198" y="42"/>
                                  </a:moveTo>
                                  <a:lnTo>
                                    <a:pt x="210" y="42"/>
                                  </a:lnTo>
                                  <a:lnTo>
                                    <a:pt x="252" y="36"/>
                                  </a:lnTo>
                                  <a:lnTo>
                                    <a:pt x="288" y="30"/>
                                  </a:lnTo>
                                  <a:lnTo>
                                    <a:pt x="336" y="24"/>
                                  </a:lnTo>
                                  <a:lnTo>
                                    <a:pt x="378" y="12"/>
                                  </a:lnTo>
                                  <a:lnTo>
                                    <a:pt x="390" y="12"/>
                                  </a:lnTo>
                                  <a:lnTo>
                                    <a:pt x="444" y="6"/>
                                  </a:lnTo>
                                  <a:lnTo>
                                    <a:pt x="468" y="0"/>
                                  </a:lnTo>
                                  <a:lnTo>
                                    <a:pt x="474" y="60"/>
                                  </a:lnTo>
                                  <a:lnTo>
                                    <a:pt x="480" y="84"/>
                                  </a:lnTo>
                                  <a:lnTo>
                                    <a:pt x="480" y="102"/>
                                  </a:lnTo>
                                  <a:lnTo>
                                    <a:pt x="486" y="114"/>
                                  </a:lnTo>
                                  <a:lnTo>
                                    <a:pt x="486" y="126"/>
                                  </a:lnTo>
                                  <a:lnTo>
                                    <a:pt x="486" y="132"/>
                                  </a:lnTo>
                                  <a:lnTo>
                                    <a:pt x="492" y="168"/>
                                  </a:lnTo>
                                  <a:lnTo>
                                    <a:pt x="498" y="180"/>
                                  </a:lnTo>
                                  <a:lnTo>
                                    <a:pt x="498" y="192"/>
                                  </a:lnTo>
                                  <a:lnTo>
                                    <a:pt x="438" y="204"/>
                                  </a:lnTo>
                                  <a:lnTo>
                                    <a:pt x="432" y="210"/>
                                  </a:lnTo>
                                  <a:lnTo>
                                    <a:pt x="420" y="216"/>
                                  </a:lnTo>
                                  <a:lnTo>
                                    <a:pt x="438" y="240"/>
                                  </a:lnTo>
                                  <a:lnTo>
                                    <a:pt x="438" y="258"/>
                                  </a:lnTo>
                                  <a:lnTo>
                                    <a:pt x="384" y="282"/>
                                  </a:lnTo>
                                  <a:lnTo>
                                    <a:pt x="378" y="294"/>
                                  </a:lnTo>
                                  <a:lnTo>
                                    <a:pt x="372" y="306"/>
                                  </a:lnTo>
                                  <a:lnTo>
                                    <a:pt x="372" y="312"/>
                                  </a:lnTo>
                                  <a:lnTo>
                                    <a:pt x="366" y="324"/>
                                  </a:lnTo>
                                  <a:lnTo>
                                    <a:pt x="366" y="330"/>
                                  </a:lnTo>
                                  <a:lnTo>
                                    <a:pt x="264" y="348"/>
                                  </a:lnTo>
                                  <a:lnTo>
                                    <a:pt x="198" y="360"/>
                                  </a:lnTo>
                                  <a:lnTo>
                                    <a:pt x="66" y="378"/>
                                  </a:lnTo>
                                  <a:lnTo>
                                    <a:pt x="48" y="378"/>
                                  </a:lnTo>
                                  <a:lnTo>
                                    <a:pt x="48" y="372"/>
                                  </a:lnTo>
                                  <a:lnTo>
                                    <a:pt x="54" y="366"/>
                                  </a:lnTo>
                                  <a:lnTo>
                                    <a:pt x="54" y="360"/>
                                  </a:lnTo>
                                  <a:lnTo>
                                    <a:pt x="54" y="354"/>
                                  </a:lnTo>
                                  <a:lnTo>
                                    <a:pt x="60" y="354"/>
                                  </a:lnTo>
                                  <a:lnTo>
                                    <a:pt x="60" y="348"/>
                                  </a:lnTo>
                                  <a:lnTo>
                                    <a:pt x="60" y="342"/>
                                  </a:lnTo>
                                  <a:lnTo>
                                    <a:pt x="66" y="342"/>
                                  </a:lnTo>
                                  <a:lnTo>
                                    <a:pt x="66" y="336"/>
                                  </a:lnTo>
                                  <a:lnTo>
                                    <a:pt x="66" y="330"/>
                                  </a:lnTo>
                                  <a:lnTo>
                                    <a:pt x="66" y="324"/>
                                  </a:lnTo>
                                  <a:lnTo>
                                    <a:pt x="66" y="318"/>
                                  </a:lnTo>
                                  <a:lnTo>
                                    <a:pt x="66" y="312"/>
                                  </a:lnTo>
                                  <a:lnTo>
                                    <a:pt x="60" y="306"/>
                                  </a:lnTo>
                                  <a:lnTo>
                                    <a:pt x="60" y="300"/>
                                  </a:lnTo>
                                  <a:lnTo>
                                    <a:pt x="60" y="294"/>
                                  </a:lnTo>
                                  <a:lnTo>
                                    <a:pt x="60" y="288"/>
                                  </a:lnTo>
                                  <a:lnTo>
                                    <a:pt x="54" y="288"/>
                                  </a:lnTo>
                                  <a:lnTo>
                                    <a:pt x="54" y="276"/>
                                  </a:lnTo>
                                  <a:lnTo>
                                    <a:pt x="54" y="270"/>
                                  </a:lnTo>
                                  <a:lnTo>
                                    <a:pt x="60" y="264"/>
                                  </a:lnTo>
                                  <a:lnTo>
                                    <a:pt x="60" y="258"/>
                                  </a:lnTo>
                                  <a:lnTo>
                                    <a:pt x="66" y="258"/>
                                  </a:lnTo>
                                  <a:lnTo>
                                    <a:pt x="90" y="252"/>
                                  </a:lnTo>
                                  <a:lnTo>
                                    <a:pt x="96" y="246"/>
                                  </a:lnTo>
                                  <a:lnTo>
                                    <a:pt x="102" y="246"/>
                                  </a:lnTo>
                                  <a:lnTo>
                                    <a:pt x="102" y="240"/>
                                  </a:lnTo>
                                  <a:lnTo>
                                    <a:pt x="102" y="234"/>
                                  </a:lnTo>
                                  <a:lnTo>
                                    <a:pt x="102" y="228"/>
                                  </a:lnTo>
                                  <a:lnTo>
                                    <a:pt x="102" y="222"/>
                                  </a:lnTo>
                                  <a:lnTo>
                                    <a:pt x="102" y="216"/>
                                  </a:lnTo>
                                  <a:lnTo>
                                    <a:pt x="102" y="210"/>
                                  </a:lnTo>
                                  <a:lnTo>
                                    <a:pt x="96" y="204"/>
                                  </a:lnTo>
                                  <a:lnTo>
                                    <a:pt x="90" y="198"/>
                                  </a:lnTo>
                                  <a:lnTo>
                                    <a:pt x="84" y="198"/>
                                  </a:lnTo>
                                  <a:lnTo>
                                    <a:pt x="84" y="192"/>
                                  </a:lnTo>
                                  <a:lnTo>
                                    <a:pt x="78" y="192"/>
                                  </a:lnTo>
                                  <a:lnTo>
                                    <a:pt x="72" y="192"/>
                                  </a:lnTo>
                                  <a:lnTo>
                                    <a:pt x="66" y="192"/>
                                  </a:lnTo>
                                  <a:lnTo>
                                    <a:pt x="60" y="192"/>
                                  </a:lnTo>
                                  <a:lnTo>
                                    <a:pt x="54" y="192"/>
                                  </a:lnTo>
                                  <a:lnTo>
                                    <a:pt x="48" y="192"/>
                                  </a:lnTo>
                                  <a:lnTo>
                                    <a:pt x="42" y="192"/>
                                  </a:lnTo>
                                  <a:lnTo>
                                    <a:pt x="42" y="186"/>
                                  </a:lnTo>
                                  <a:lnTo>
                                    <a:pt x="36" y="186"/>
                                  </a:lnTo>
                                  <a:lnTo>
                                    <a:pt x="36" y="180"/>
                                  </a:lnTo>
                                  <a:lnTo>
                                    <a:pt x="30" y="180"/>
                                  </a:lnTo>
                                  <a:lnTo>
                                    <a:pt x="30" y="174"/>
                                  </a:lnTo>
                                  <a:lnTo>
                                    <a:pt x="30" y="168"/>
                                  </a:lnTo>
                                  <a:lnTo>
                                    <a:pt x="36" y="168"/>
                                  </a:lnTo>
                                  <a:lnTo>
                                    <a:pt x="36" y="162"/>
                                  </a:lnTo>
                                  <a:lnTo>
                                    <a:pt x="42" y="156"/>
                                  </a:lnTo>
                                  <a:lnTo>
                                    <a:pt x="48" y="156"/>
                                  </a:lnTo>
                                  <a:lnTo>
                                    <a:pt x="54" y="156"/>
                                  </a:lnTo>
                                  <a:lnTo>
                                    <a:pt x="60" y="150"/>
                                  </a:lnTo>
                                  <a:lnTo>
                                    <a:pt x="66" y="150"/>
                                  </a:lnTo>
                                  <a:lnTo>
                                    <a:pt x="72" y="150"/>
                                  </a:lnTo>
                                  <a:lnTo>
                                    <a:pt x="78" y="150"/>
                                  </a:lnTo>
                                  <a:lnTo>
                                    <a:pt x="78" y="144"/>
                                  </a:lnTo>
                                  <a:lnTo>
                                    <a:pt x="84" y="144"/>
                                  </a:lnTo>
                                  <a:lnTo>
                                    <a:pt x="84" y="138"/>
                                  </a:lnTo>
                                  <a:lnTo>
                                    <a:pt x="84" y="132"/>
                                  </a:lnTo>
                                  <a:lnTo>
                                    <a:pt x="84" y="126"/>
                                  </a:lnTo>
                                  <a:lnTo>
                                    <a:pt x="84" y="120"/>
                                  </a:lnTo>
                                  <a:lnTo>
                                    <a:pt x="78" y="120"/>
                                  </a:lnTo>
                                  <a:lnTo>
                                    <a:pt x="72" y="114"/>
                                  </a:lnTo>
                                  <a:lnTo>
                                    <a:pt x="66" y="114"/>
                                  </a:lnTo>
                                  <a:lnTo>
                                    <a:pt x="60" y="114"/>
                                  </a:lnTo>
                                  <a:lnTo>
                                    <a:pt x="54" y="114"/>
                                  </a:lnTo>
                                  <a:lnTo>
                                    <a:pt x="48" y="114"/>
                                  </a:lnTo>
                                  <a:lnTo>
                                    <a:pt x="42" y="114"/>
                                  </a:lnTo>
                                  <a:lnTo>
                                    <a:pt x="36" y="114"/>
                                  </a:lnTo>
                                  <a:lnTo>
                                    <a:pt x="30" y="114"/>
                                  </a:lnTo>
                                  <a:lnTo>
                                    <a:pt x="30" y="108"/>
                                  </a:lnTo>
                                  <a:lnTo>
                                    <a:pt x="24" y="108"/>
                                  </a:lnTo>
                                  <a:lnTo>
                                    <a:pt x="18" y="102"/>
                                  </a:lnTo>
                                  <a:lnTo>
                                    <a:pt x="12" y="96"/>
                                  </a:lnTo>
                                  <a:lnTo>
                                    <a:pt x="12" y="90"/>
                                  </a:lnTo>
                                  <a:lnTo>
                                    <a:pt x="6" y="90"/>
                                  </a:lnTo>
                                  <a:lnTo>
                                    <a:pt x="6" y="84"/>
                                  </a:lnTo>
                                  <a:lnTo>
                                    <a:pt x="0" y="78"/>
                                  </a:lnTo>
                                  <a:lnTo>
                                    <a:pt x="18" y="78"/>
                                  </a:lnTo>
                                  <a:lnTo>
                                    <a:pt x="24" y="72"/>
                                  </a:lnTo>
                                  <a:lnTo>
                                    <a:pt x="36" y="72"/>
                                  </a:lnTo>
                                  <a:lnTo>
                                    <a:pt x="60" y="66"/>
                                  </a:lnTo>
                                  <a:lnTo>
                                    <a:pt x="66" y="66"/>
                                  </a:lnTo>
                                  <a:lnTo>
                                    <a:pt x="84" y="60"/>
                                  </a:lnTo>
                                  <a:lnTo>
                                    <a:pt x="114" y="54"/>
                                  </a:lnTo>
                                  <a:lnTo>
                                    <a:pt x="198" y="42"/>
                                  </a:lnTo>
                                  <a:close/>
                                </a:path>
                              </a:pathLst>
                            </a:custGeom>
                            <a:solidFill>
                              <a:schemeClr val="accent1">
                                <a:lumMod val="60000"/>
                                <a:lumOff val="40000"/>
                              </a:schemeClr>
                            </a:solidFill>
                            <a:ln w="9525">
                              <a:solidFill>
                                <a:schemeClr val="tx1"/>
                              </a:solidFill>
                              <a:prstDash val="solid"/>
                              <a:round/>
                              <a:headEnd/>
                              <a:tailEnd/>
                            </a:ln>
                          </wps:spPr>
                          <wps:bodyPr/>
                        </wps:wsp>
                        <wps:wsp>
                          <wps:cNvPr id="546" name="Freeform 88"/>
                          <wps:cNvSpPr>
                            <a:spLocks/>
                          </wps:cNvSpPr>
                          <wps:spPr bwMode="auto">
                            <a:xfrm>
                              <a:off x="15001167" y="3962833"/>
                              <a:ext cx="1062415" cy="1122308"/>
                            </a:xfrm>
                            <a:custGeom>
                              <a:avLst/>
                              <a:gdLst>
                                <a:gd name="T0" fmla="*/ 2147483647 w 294"/>
                                <a:gd name="T1" fmla="*/ 2147483647 h 318"/>
                                <a:gd name="T2" fmla="*/ 2147483647 w 294"/>
                                <a:gd name="T3" fmla="*/ 2147483647 h 318"/>
                                <a:gd name="T4" fmla="*/ 2147483647 w 294"/>
                                <a:gd name="T5" fmla="*/ 2147483647 h 318"/>
                                <a:gd name="T6" fmla="*/ 2147483647 w 294"/>
                                <a:gd name="T7" fmla="*/ 2147483647 h 318"/>
                                <a:gd name="T8" fmla="*/ 2147483647 w 294"/>
                                <a:gd name="T9" fmla="*/ 2147483647 h 318"/>
                                <a:gd name="T10" fmla="*/ 2147483647 w 294"/>
                                <a:gd name="T11" fmla="*/ 2147483647 h 318"/>
                                <a:gd name="T12" fmla="*/ 2147483647 w 294"/>
                                <a:gd name="T13" fmla="*/ 2147483647 h 318"/>
                                <a:gd name="T14" fmla="*/ 2147483647 w 294"/>
                                <a:gd name="T15" fmla="*/ 2147483647 h 318"/>
                                <a:gd name="T16" fmla="*/ 2147483647 w 294"/>
                                <a:gd name="T17" fmla="*/ 2147483647 h 318"/>
                                <a:gd name="T18" fmla="*/ 2147483647 w 294"/>
                                <a:gd name="T19" fmla="*/ 2147483647 h 318"/>
                                <a:gd name="T20" fmla="*/ 2147483647 w 294"/>
                                <a:gd name="T21" fmla="*/ 2147483647 h 318"/>
                                <a:gd name="T22" fmla="*/ 2147483647 w 294"/>
                                <a:gd name="T23" fmla="*/ 2147483647 h 318"/>
                                <a:gd name="T24" fmla="*/ 2147483647 w 294"/>
                                <a:gd name="T25" fmla="*/ 2147483647 h 318"/>
                                <a:gd name="T26" fmla="*/ 2147483647 w 294"/>
                                <a:gd name="T27" fmla="*/ 2147483647 h 318"/>
                                <a:gd name="T28" fmla="*/ 2147483647 w 294"/>
                                <a:gd name="T29" fmla="*/ 2147483647 h 318"/>
                                <a:gd name="T30" fmla="*/ 2147483647 w 294"/>
                                <a:gd name="T31" fmla="*/ 2147483647 h 318"/>
                                <a:gd name="T32" fmla="*/ 2147483647 w 294"/>
                                <a:gd name="T33" fmla="*/ 2147483647 h 318"/>
                                <a:gd name="T34" fmla="*/ 2147483647 w 294"/>
                                <a:gd name="T35" fmla="*/ 2147483647 h 318"/>
                                <a:gd name="T36" fmla="*/ 2147483647 w 294"/>
                                <a:gd name="T37" fmla="*/ 2147483647 h 318"/>
                                <a:gd name="T38" fmla="*/ 2147483647 w 294"/>
                                <a:gd name="T39" fmla="*/ 2147483647 h 318"/>
                                <a:gd name="T40" fmla="*/ 2147483647 w 294"/>
                                <a:gd name="T41" fmla="*/ 2147483647 h 318"/>
                                <a:gd name="T42" fmla="*/ 2147483647 w 294"/>
                                <a:gd name="T43" fmla="*/ 2147483647 h 318"/>
                                <a:gd name="T44" fmla="*/ 2147483647 w 294"/>
                                <a:gd name="T45" fmla="*/ 2147483647 h 318"/>
                                <a:gd name="T46" fmla="*/ 2147483647 w 294"/>
                                <a:gd name="T47" fmla="*/ 2147483647 h 318"/>
                                <a:gd name="T48" fmla="*/ 2147483647 w 294"/>
                                <a:gd name="T49" fmla="*/ 2147483647 h 318"/>
                                <a:gd name="T50" fmla="*/ 2147483647 w 294"/>
                                <a:gd name="T51" fmla="*/ 2147483647 h 318"/>
                                <a:gd name="T52" fmla="*/ 2147483647 w 294"/>
                                <a:gd name="T53" fmla="*/ 2147483647 h 318"/>
                                <a:gd name="T54" fmla="*/ 2147483647 w 294"/>
                                <a:gd name="T55" fmla="*/ 2147483647 h 318"/>
                                <a:gd name="T56" fmla="*/ 2147483647 w 294"/>
                                <a:gd name="T57" fmla="*/ 2147483647 h 318"/>
                                <a:gd name="T58" fmla="*/ 2147483647 w 294"/>
                                <a:gd name="T59" fmla="*/ 2147483647 h 318"/>
                                <a:gd name="T60" fmla="*/ 2147483647 w 294"/>
                                <a:gd name="T61" fmla="*/ 0 h 318"/>
                                <a:gd name="T62" fmla="*/ 2147483647 w 294"/>
                                <a:gd name="T63" fmla="*/ 2147483647 h 318"/>
                                <a:gd name="T64" fmla="*/ 2147483647 w 294"/>
                                <a:gd name="T65" fmla="*/ 2147483647 h 318"/>
                                <a:gd name="T66" fmla="*/ 2147483647 w 294"/>
                                <a:gd name="T67" fmla="*/ 2147483647 h 318"/>
                                <a:gd name="T68" fmla="*/ 2147483647 w 294"/>
                                <a:gd name="T69" fmla="*/ 2147483647 h 318"/>
                                <a:gd name="T70" fmla="*/ 2147483647 w 294"/>
                                <a:gd name="T71" fmla="*/ 2147483647 h 318"/>
                                <a:gd name="T72" fmla="*/ 2147483647 w 294"/>
                                <a:gd name="T73" fmla="*/ 2147483647 h 318"/>
                                <a:gd name="T74" fmla="*/ 2147483647 w 294"/>
                                <a:gd name="T75" fmla="*/ 2147483647 h 318"/>
                                <a:gd name="T76" fmla="*/ 2147483647 w 294"/>
                                <a:gd name="T77" fmla="*/ 2147483647 h 318"/>
                                <a:gd name="T78" fmla="*/ 2147483647 w 294"/>
                                <a:gd name="T79" fmla="*/ 2147483647 h 318"/>
                                <a:gd name="T80" fmla="*/ 2147483647 w 294"/>
                                <a:gd name="T81" fmla="*/ 2147483647 h 318"/>
                                <a:gd name="T82" fmla="*/ 2147483647 w 294"/>
                                <a:gd name="T83" fmla="*/ 2147483647 h 318"/>
                                <a:gd name="T84" fmla="*/ 2147483647 w 294"/>
                                <a:gd name="T85" fmla="*/ 2147483647 h 318"/>
                                <a:gd name="T86" fmla="*/ 2147483647 w 294"/>
                                <a:gd name="T87" fmla="*/ 2147483647 h 318"/>
                                <a:gd name="T88" fmla="*/ 2147483647 w 294"/>
                                <a:gd name="T89" fmla="*/ 2147483647 h 318"/>
                                <a:gd name="T90" fmla="*/ 2147483647 w 294"/>
                                <a:gd name="T91" fmla="*/ 2147483647 h 318"/>
                                <a:gd name="T92" fmla="*/ 2147483647 w 294"/>
                                <a:gd name="T93" fmla="*/ 2147483647 h 318"/>
                                <a:gd name="T94" fmla="*/ 2147483647 w 294"/>
                                <a:gd name="T95" fmla="*/ 2147483647 h 318"/>
                                <a:gd name="T96" fmla="*/ 2147483647 w 294"/>
                                <a:gd name="T97" fmla="*/ 2147483647 h 318"/>
                                <a:gd name="T98" fmla="*/ 2147483647 w 294"/>
                                <a:gd name="T99" fmla="*/ 2147483647 h 318"/>
                                <a:gd name="T100" fmla="*/ 2147483647 w 294"/>
                                <a:gd name="T101" fmla="*/ 2147483647 h 31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94" h="318">
                                  <a:moveTo>
                                    <a:pt x="276" y="48"/>
                                  </a:moveTo>
                                  <a:lnTo>
                                    <a:pt x="276" y="54"/>
                                  </a:lnTo>
                                  <a:lnTo>
                                    <a:pt x="276" y="60"/>
                                  </a:lnTo>
                                  <a:lnTo>
                                    <a:pt x="282" y="60"/>
                                  </a:lnTo>
                                  <a:lnTo>
                                    <a:pt x="282" y="72"/>
                                  </a:lnTo>
                                  <a:lnTo>
                                    <a:pt x="288" y="72"/>
                                  </a:lnTo>
                                  <a:lnTo>
                                    <a:pt x="288" y="78"/>
                                  </a:lnTo>
                                  <a:lnTo>
                                    <a:pt x="294" y="78"/>
                                  </a:lnTo>
                                  <a:lnTo>
                                    <a:pt x="294" y="84"/>
                                  </a:lnTo>
                                  <a:lnTo>
                                    <a:pt x="288" y="84"/>
                                  </a:lnTo>
                                  <a:lnTo>
                                    <a:pt x="288" y="78"/>
                                  </a:lnTo>
                                  <a:lnTo>
                                    <a:pt x="282" y="78"/>
                                  </a:lnTo>
                                  <a:lnTo>
                                    <a:pt x="282" y="84"/>
                                  </a:lnTo>
                                  <a:lnTo>
                                    <a:pt x="282" y="78"/>
                                  </a:lnTo>
                                  <a:lnTo>
                                    <a:pt x="282" y="84"/>
                                  </a:lnTo>
                                  <a:lnTo>
                                    <a:pt x="282" y="90"/>
                                  </a:lnTo>
                                  <a:lnTo>
                                    <a:pt x="276" y="90"/>
                                  </a:lnTo>
                                  <a:lnTo>
                                    <a:pt x="276" y="96"/>
                                  </a:lnTo>
                                  <a:lnTo>
                                    <a:pt x="276" y="102"/>
                                  </a:lnTo>
                                  <a:lnTo>
                                    <a:pt x="276" y="96"/>
                                  </a:lnTo>
                                  <a:lnTo>
                                    <a:pt x="276" y="102"/>
                                  </a:lnTo>
                                  <a:lnTo>
                                    <a:pt x="270" y="102"/>
                                  </a:lnTo>
                                  <a:lnTo>
                                    <a:pt x="276" y="102"/>
                                  </a:lnTo>
                                  <a:lnTo>
                                    <a:pt x="276" y="108"/>
                                  </a:lnTo>
                                  <a:lnTo>
                                    <a:pt x="282" y="102"/>
                                  </a:lnTo>
                                  <a:lnTo>
                                    <a:pt x="282" y="108"/>
                                  </a:lnTo>
                                  <a:lnTo>
                                    <a:pt x="282" y="114"/>
                                  </a:lnTo>
                                  <a:lnTo>
                                    <a:pt x="276" y="114"/>
                                  </a:lnTo>
                                  <a:lnTo>
                                    <a:pt x="270" y="114"/>
                                  </a:lnTo>
                                  <a:lnTo>
                                    <a:pt x="264" y="114"/>
                                  </a:lnTo>
                                  <a:lnTo>
                                    <a:pt x="264" y="120"/>
                                  </a:lnTo>
                                  <a:lnTo>
                                    <a:pt x="264" y="126"/>
                                  </a:lnTo>
                                  <a:lnTo>
                                    <a:pt x="270" y="126"/>
                                  </a:lnTo>
                                  <a:lnTo>
                                    <a:pt x="270" y="132"/>
                                  </a:lnTo>
                                  <a:lnTo>
                                    <a:pt x="264" y="132"/>
                                  </a:lnTo>
                                  <a:lnTo>
                                    <a:pt x="258" y="126"/>
                                  </a:lnTo>
                                  <a:lnTo>
                                    <a:pt x="252" y="126"/>
                                  </a:lnTo>
                                  <a:lnTo>
                                    <a:pt x="246" y="126"/>
                                  </a:lnTo>
                                  <a:lnTo>
                                    <a:pt x="246" y="132"/>
                                  </a:lnTo>
                                  <a:lnTo>
                                    <a:pt x="240" y="132"/>
                                  </a:lnTo>
                                  <a:lnTo>
                                    <a:pt x="240" y="138"/>
                                  </a:lnTo>
                                  <a:lnTo>
                                    <a:pt x="240" y="144"/>
                                  </a:lnTo>
                                  <a:lnTo>
                                    <a:pt x="234" y="150"/>
                                  </a:lnTo>
                                  <a:lnTo>
                                    <a:pt x="234" y="156"/>
                                  </a:lnTo>
                                  <a:lnTo>
                                    <a:pt x="228" y="156"/>
                                  </a:lnTo>
                                  <a:lnTo>
                                    <a:pt x="228" y="162"/>
                                  </a:lnTo>
                                  <a:lnTo>
                                    <a:pt x="228" y="156"/>
                                  </a:lnTo>
                                  <a:lnTo>
                                    <a:pt x="222" y="156"/>
                                  </a:lnTo>
                                  <a:lnTo>
                                    <a:pt x="222" y="150"/>
                                  </a:lnTo>
                                  <a:lnTo>
                                    <a:pt x="222" y="156"/>
                                  </a:lnTo>
                                  <a:lnTo>
                                    <a:pt x="216" y="156"/>
                                  </a:lnTo>
                                  <a:lnTo>
                                    <a:pt x="210" y="156"/>
                                  </a:lnTo>
                                  <a:lnTo>
                                    <a:pt x="210" y="150"/>
                                  </a:lnTo>
                                  <a:lnTo>
                                    <a:pt x="204" y="150"/>
                                  </a:lnTo>
                                  <a:lnTo>
                                    <a:pt x="210" y="156"/>
                                  </a:lnTo>
                                  <a:lnTo>
                                    <a:pt x="204" y="156"/>
                                  </a:lnTo>
                                  <a:lnTo>
                                    <a:pt x="204" y="162"/>
                                  </a:lnTo>
                                  <a:lnTo>
                                    <a:pt x="210" y="162"/>
                                  </a:lnTo>
                                  <a:lnTo>
                                    <a:pt x="210" y="168"/>
                                  </a:lnTo>
                                  <a:lnTo>
                                    <a:pt x="216" y="168"/>
                                  </a:lnTo>
                                  <a:lnTo>
                                    <a:pt x="216" y="174"/>
                                  </a:lnTo>
                                  <a:lnTo>
                                    <a:pt x="222" y="174"/>
                                  </a:lnTo>
                                  <a:lnTo>
                                    <a:pt x="222" y="180"/>
                                  </a:lnTo>
                                  <a:lnTo>
                                    <a:pt x="216" y="180"/>
                                  </a:lnTo>
                                  <a:lnTo>
                                    <a:pt x="222" y="180"/>
                                  </a:lnTo>
                                  <a:lnTo>
                                    <a:pt x="222" y="186"/>
                                  </a:lnTo>
                                  <a:lnTo>
                                    <a:pt x="222" y="192"/>
                                  </a:lnTo>
                                  <a:lnTo>
                                    <a:pt x="222" y="198"/>
                                  </a:lnTo>
                                  <a:lnTo>
                                    <a:pt x="222" y="204"/>
                                  </a:lnTo>
                                  <a:lnTo>
                                    <a:pt x="228" y="204"/>
                                  </a:lnTo>
                                  <a:lnTo>
                                    <a:pt x="228" y="210"/>
                                  </a:lnTo>
                                  <a:lnTo>
                                    <a:pt x="222" y="210"/>
                                  </a:lnTo>
                                  <a:lnTo>
                                    <a:pt x="228" y="210"/>
                                  </a:lnTo>
                                  <a:lnTo>
                                    <a:pt x="228" y="216"/>
                                  </a:lnTo>
                                  <a:lnTo>
                                    <a:pt x="222" y="216"/>
                                  </a:lnTo>
                                  <a:lnTo>
                                    <a:pt x="222" y="222"/>
                                  </a:lnTo>
                                  <a:lnTo>
                                    <a:pt x="198" y="222"/>
                                  </a:lnTo>
                                  <a:lnTo>
                                    <a:pt x="138" y="282"/>
                                  </a:lnTo>
                                  <a:lnTo>
                                    <a:pt x="60" y="318"/>
                                  </a:lnTo>
                                  <a:lnTo>
                                    <a:pt x="48" y="282"/>
                                  </a:lnTo>
                                  <a:lnTo>
                                    <a:pt x="36" y="246"/>
                                  </a:lnTo>
                                  <a:lnTo>
                                    <a:pt x="24" y="204"/>
                                  </a:lnTo>
                                  <a:lnTo>
                                    <a:pt x="12" y="174"/>
                                  </a:lnTo>
                                  <a:lnTo>
                                    <a:pt x="12" y="168"/>
                                  </a:lnTo>
                                  <a:lnTo>
                                    <a:pt x="0" y="114"/>
                                  </a:lnTo>
                                  <a:lnTo>
                                    <a:pt x="6" y="108"/>
                                  </a:lnTo>
                                  <a:lnTo>
                                    <a:pt x="12" y="90"/>
                                  </a:lnTo>
                                  <a:lnTo>
                                    <a:pt x="18" y="90"/>
                                  </a:lnTo>
                                  <a:lnTo>
                                    <a:pt x="30" y="60"/>
                                  </a:lnTo>
                                  <a:lnTo>
                                    <a:pt x="36" y="48"/>
                                  </a:lnTo>
                                  <a:lnTo>
                                    <a:pt x="54" y="18"/>
                                  </a:lnTo>
                                  <a:lnTo>
                                    <a:pt x="60" y="12"/>
                                  </a:lnTo>
                                  <a:lnTo>
                                    <a:pt x="66" y="0"/>
                                  </a:lnTo>
                                  <a:lnTo>
                                    <a:pt x="72" y="0"/>
                                  </a:lnTo>
                                  <a:lnTo>
                                    <a:pt x="72" y="6"/>
                                  </a:lnTo>
                                  <a:lnTo>
                                    <a:pt x="72" y="12"/>
                                  </a:lnTo>
                                  <a:lnTo>
                                    <a:pt x="78" y="12"/>
                                  </a:lnTo>
                                  <a:lnTo>
                                    <a:pt x="78" y="18"/>
                                  </a:lnTo>
                                  <a:lnTo>
                                    <a:pt x="84" y="18"/>
                                  </a:lnTo>
                                  <a:lnTo>
                                    <a:pt x="90" y="18"/>
                                  </a:lnTo>
                                  <a:lnTo>
                                    <a:pt x="96" y="24"/>
                                  </a:lnTo>
                                  <a:lnTo>
                                    <a:pt x="102" y="24"/>
                                  </a:lnTo>
                                  <a:lnTo>
                                    <a:pt x="108" y="24"/>
                                  </a:lnTo>
                                  <a:lnTo>
                                    <a:pt x="114" y="24"/>
                                  </a:lnTo>
                                  <a:lnTo>
                                    <a:pt x="120" y="24"/>
                                  </a:lnTo>
                                  <a:lnTo>
                                    <a:pt x="120" y="30"/>
                                  </a:lnTo>
                                  <a:lnTo>
                                    <a:pt x="126" y="30"/>
                                  </a:lnTo>
                                  <a:lnTo>
                                    <a:pt x="132" y="30"/>
                                  </a:lnTo>
                                  <a:lnTo>
                                    <a:pt x="132" y="36"/>
                                  </a:lnTo>
                                  <a:lnTo>
                                    <a:pt x="138" y="36"/>
                                  </a:lnTo>
                                  <a:lnTo>
                                    <a:pt x="138" y="42"/>
                                  </a:lnTo>
                                  <a:lnTo>
                                    <a:pt x="144" y="42"/>
                                  </a:lnTo>
                                  <a:lnTo>
                                    <a:pt x="150" y="42"/>
                                  </a:lnTo>
                                  <a:lnTo>
                                    <a:pt x="156" y="42"/>
                                  </a:lnTo>
                                  <a:lnTo>
                                    <a:pt x="162" y="42"/>
                                  </a:lnTo>
                                  <a:lnTo>
                                    <a:pt x="162" y="48"/>
                                  </a:lnTo>
                                  <a:lnTo>
                                    <a:pt x="168" y="42"/>
                                  </a:lnTo>
                                  <a:lnTo>
                                    <a:pt x="174" y="42"/>
                                  </a:lnTo>
                                  <a:lnTo>
                                    <a:pt x="180" y="42"/>
                                  </a:lnTo>
                                  <a:lnTo>
                                    <a:pt x="180" y="48"/>
                                  </a:lnTo>
                                  <a:lnTo>
                                    <a:pt x="180" y="54"/>
                                  </a:lnTo>
                                  <a:lnTo>
                                    <a:pt x="186" y="54"/>
                                  </a:lnTo>
                                  <a:lnTo>
                                    <a:pt x="192" y="54"/>
                                  </a:lnTo>
                                  <a:lnTo>
                                    <a:pt x="192" y="48"/>
                                  </a:lnTo>
                                  <a:lnTo>
                                    <a:pt x="198" y="48"/>
                                  </a:lnTo>
                                  <a:lnTo>
                                    <a:pt x="198" y="54"/>
                                  </a:lnTo>
                                  <a:lnTo>
                                    <a:pt x="198" y="48"/>
                                  </a:lnTo>
                                  <a:lnTo>
                                    <a:pt x="198" y="54"/>
                                  </a:lnTo>
                                  <a:lnTo>
                                    <a:pt x="204" y="54"/>
                                  </a:lnTo>
                                  <a:lnTo>
                                    <a:pt x="198" y="54"/>
                                  </a:lnTo>
                                  <a:lnTo>
                                    <a:pt x="198" y="60"/>
                                  </a:lnTo>
                                  <a:lnTo>
                                    <a:pt x="204" y="60"/>
                                  </a:lnTo>
                                  <a:lnTo>
                                    <a:pt x="210" y="60"/>
                                  </a:lnTo>
                                  <a:lnTo>
                                    <a:pt x="216" y="60"/>
                                  </a:lnTo>
                                  <a:lnTo>
                                    <a:pt x="222" y="60"/>
                                  </a:lnTo>
                                  <a:lnTo>
                                    <a:pt x="222" y="66"/>
                                  </a:lnTo>
                                  <a:lnTo>
                                    <a:pt x="228" y="66"/>
                                  </a:lnTo>
                                  <a:lnTo>
                                    <a:pt x="228" y="72"/>
                                  </a:lnTo>
                                  <a:lnTo>
                                    <a:pt x="234" y="66"/>
                                  </a:lnTo>
                                  <a:lnTo>
                                    <a:pt x="240" y="66"/>
                                  </a:lnTo>
                                  <a:lnTo>
                                    <a:pt x="240" y="60"/>
                                  </a:lnTo>
                                  <a:lnTo>
                                    <a:pt x="240" y="54"/>
                                  </a:lnTo>
                                  <a:lnTo>
                                    <a:pt x="246" y="54"/>
                                  </a:lnTo>
                                  <a:lnTo>
                                    <a:pt x="252" y="54"/>
                                  </a:lnTo>
                                  <a:lnTo>
                                    <a:pt x="258" y="54"/>
                                  </a:lnTo>
                                  <a:lnTo>
                                    <a:pt x="258" y="60"/>
                                  </a:lnTo>
                                  <a:lnTo>
                                    <a:pt x="258" y="54"/>
                                  </a:lnTo>
                                  <a:lnTo>
                                    <a:pt x="264" y="54"/>
                                  </a:lnTo>
                                  <a:lnTo>
                                    <a:pt x="270" y="48"/>
                                  </a:lnTo>
                                  <a:lnTo>
                                    <a:pt x="270" y="54"/>
                                  </a:lnTo>
                                  <a:lnTo>
                                    <a:pt x="270" y="48"/>
                                  </a:lnTo>
                                  <a:lnTo>
                                    <a:pt x="270" y="54"/>
                                  </a:lnTo>
                                  <a:lnTo>
                                    <a:pt x="276" y="54"/>
                                  </a:lnTo>
                                  <a:lnTo>
                                    <a:pt x="276" y="48"/>
                                  </a:lnTo>
                                  <a:close/>
                                </a:path>
                              </a:pathLst>
                            </a:custGeom>
                            <a:solidFill>
                              <a:srgbClr val="C00000"/>
                            </a:solidFill>
                            <a:ln w="9525">
                              <a:solidFill>
                                <a:schemeClr val="tx1"/>
                              </a:solidFill>
                              <a:prstDash val="solid"/>
                              <a:round/>
                              <a:headEnd/>
                              <a:tailEnd/>
                            </a:ln>
                          </wps:spPr>
                          <wps:bodyPr/>
                        </wps:wsp>
                        <wps:wsp>
                          <wps:cNvPr id="547" name="Freeform 89"/>
                          <wps:cNvSpPr>
                            <a:spLocks/>
                          </wps:cNvSpPr>
                          <wps:spPr bwMode="auto">
                            <a:xfrm>
                              <a:off x="14047161" y="4047536"/>
                              <a:ext cx="1257554" cy="1694052"/>
                            </a:xfrm>
                            <a:custGeom>
                              <a:avLst/>
                              <a:gdLst>
                                <a:gd name="T0" fmla="*/ 2147483647 w 348"/>
                                <a:gd name="T1" fmla="*/ 2147483647 h 480"/>
                                <a:gd name="T2" fmla="*/ 2147483647 w 348"/>
                                <a:gd name="T3" fmla="*/ 2147483647 h 480"/>
                                <a:gd name="T4" fmla="*/ 2147483647 w 348"/>
                                <a:gd name="T5" fmla="*/ 2147483647 h 480"/>
                                <a:gd name="T6" fmla="*/ 2147483647 w 348"/>
                                <a:gd name="T7" fmla="*/ 2147483647 h 480"/>
                                <a:gd name="T8" fmla="*/ 2147483647 w 348"/>
                                <a:gd name="T9" fmla="*/ 2147483647 h 480"/>
                                <a:gd name="T10" fmla="*/ 2147483647 w 348"/>
                                <a:gd name="T11" fmla="*/ 2147483647 h 480"/>
                                <a:gd name="T12" fmla="*/ 2147483647 w 348"/>
                                <a:gd name="T13" fmla="*/ 2147483647 h 480"/>
                                <a:gd name="T14" fmla="*/ 2147483647 w 348"/>
                                <a:gd name="T15" fmla="*/ 2147483647 h 480"/>
                                <a:gd name="T16" fmla="*/ 2147483647 w 348"/>
                                <a:gd name="T17" fmla="*/ 2147483647 h 480"/>
                                <a:gd name="T18" fmla="*/ 2147483647 w 348"/>
                                <a:gd name="T19" fmla="*/ 2147483647 h 480"/>
                                <a:gd name="T20" fmla="*/ 2147483647 w 348"/>
                                <a:gd name="T21" fmla="*/ 2147483647 h 480"/>
                                <a:gd name="T22" fmla="*/ 2147483647 w 348"/>
                                <a:gd name="T23" fmla="*/ 2147483647 h 480"/>
                                <a:gd name="T24" fmla="*/ 2147483647 w 348"/>
                                <a:gd name="T25" fmla="*/ 2147483647 h 480"/>
                                <a:gd name="T26" fmla="*/ 2147483647 w 348"/>
                                <a:gd name="T27" fmla="*/ 2147483647 h 480"/>
                                <a:gd name="T28" fmla="*/ 2147483647 w 348"/>
                                <a:gd name="T29" fmla="*/ 2147483647 h 480"/>
                                <a:gd name="T30" fmla="*/ 2147483647 w 348"/>
                                <a:gd name="T31" fmla="*/ 2147483647 h 480"/>
                                <a:gd name="T32" fmla="*/ 2147483647 w 348"/>
                                <a:gd name="T33" fmla="*/ 2147483647 h 480"/>
                                <a:gd name="T34" fmla="*/ 2147483647 w 348"/>
                                <a:gd name="T35" fmla="*/ 2147483647 h 480"/>
                                <a:gd name="T36" fmla="*/ 2147483647 w 348"/>
                                <a:gd name="T37" fmla="*/ 2147483647 h 480"/>
                                <a:gd name="T38" fmla="*/ 2147483647 w 348"/>
                                <a:gd name="T39" fmla="*/ 2147483647 h 480"/>
                                <a:gd name="T40" fmla="*/ 2147483647 w 348"/>
                                <a:gd name="T41" fmla="*/ 2147483647 h 480"/>
                                <a:gd name="T42" fmla="*/ 2147483647 w 348"/>
                                <a:gd name="T43" fmla="*/ 2147483647 h 480"/>
                                <a:gd name="T44" fmla="*/ 2147483647 w 348"/>
                                <a:gd name="T45" fmla="*/ 2147483647 h 480"/>
                                <a:gd name="T46" fmla="*/ 2147483647 w 348"/>
                                <a:gd name="T47" fmla="*/ 2147483647 h 480"/>
                                <a:gd name="T48" fmla="*/ 2147483647 w 348"/>
                                <a:gd name="T49" fmla="*/ 2147483647 h 480"/>
                                <a:gd name="T50" fmla="*/ 2147483647 w 348"/>
                                <a:gd name="T51" fmla="*/ 2147483647 h 480"/>
                                <a:gd name="T52" fmla="*/ 2147483647 w 348"/>
                                <a:gd name="T53" fmla="*/ 2147483647 h 480"/>
                                <a:gd name="T54" fmla="*/ 2147483647 w 348"/>
                                <a:gd name="T55" fmla="*/ 2147483647 h 480"/>
                                <a:gd name="T56" fmla="*/ 2147483647 w 348"/>
                                <a:gd name="T57" fmla="*/ 2147483647 h 480"/>
                                <a:gd name="T58" fmla="*/ 2147483647 w 348"/>
                                <a:gd name="T59" fmla="*/ 2147483647 h 480"/>
                                <a:gd name="T60" fmla="*/ 2147483647 w 348"/>
                                <a:gd name="T61" fmla="*/ 2147483647 h 480"/>
                                <a:gd name="T62" fmla="*/ 2147483647 w 348"/>
                                <a:gd name="T63" fmla="*/ 2147483647 h 480"/>
                                <a:gd name="T64" fmla="*/ 2147483647 w 348"/>
                                <a:gd name="T65" fmla="*/ 2147483647 h 480"/>
                                <a:gd name="T66" fmla="*/ 2147483647 w 348"/>
                                <a:gd name="T67" fmla="*/ 2147483647 h 480"/>
                                <a:gd name="T68" fmla="*/ 2147483647 w 348"/>
                                <a:gd name="T69" fmla="*/ 2147483647 h 480"/>
                                <a:gd name="T70" fmla="*/ 2147483647 w 348"/>
                                <a:gd name="T71" fmla="*/ 2147483647 h 480"/>
                                <a:gd name="T72" fmla="*/ 2147483647 w 348"/>
                                <a:gd name="T73" fmla="*/ 2147483647 h 480"/>
                                <a:gd name="T74" fmla="*/ 2147483647 w 348"/>
                                <a:gd name="T75" fmla="*/ 2147483647 h 480"/>
                                <a:gd name="T76" fmla="*/ 2147483647 w 348"/>
                                <a:gd name="T77" fmla="*/ 2147483647 h 480"/>
                                <a:gd name="T78" fmla="*/ 2147483647 w 348"/>
                                <a:gd name="T79" fmla="*/ 2147483647 h 480"/>
                                <a:gd name="T80" fmla="*/ 2147483647 w 348"/>
                                <a:gd name="T81" fmla="*/ 2147483647 h 480"/>
                                <a:gd name="T82" fmla="*/ 2147483647 w 348"/>
                                <a:gd name="T83" fmla="*/ 2147483647 h 480"/>
                                <a:gd name="T84" fmla="*/ 2147483647 w 348"/>
                                <a:gd name="T85" fmla="*/ 2147483647 h 480"/>
                                <a:gd name="T86" fmla="*/ 2147483647 w 348"/>
                                <a:gd name="T87" fmla="*/ 2147483647 h 480"/>
                                <a:gd name="T88" fmla="*/ 2147483647 w 348"/>
                                <a:gd name="T89" fmla="*/ 2147483647 h 480"/>
                                <a:gd name="T90" fmla="*/ 2147483647 w 348"/>
                                <a:gd name="T91" fmla="*/ 2147483647 h 480"/>
                                <a:gd name="T92" fmla="*/ 2147483647 w 348"/>
                                <a:gd name="T93" fmla="*/ 2147483647 h 480"/>
                                <a:gd name="T94" fmla="*/ 2147483647 w 348"/>
                                <a:gd name="T95" fmla="*/ 2147483647 h 480"/>
                                <a:gd name="T96" fmla="*/ 2147483647 w 348"/>
                                <a:gd name="T97" fmla="*/ 2147483647 h 480"/>
                                <a:gd name="T98" fmla="*/ 2147483647 w 348"/>
                                <a:gd name="T99" fmla="*/ 2147483647 h 480"/>
                                <a:gd name="T100" fmla="*/ 2147483647 w 348"/>
                                <a:gd name="T101" fmla="*/ 2147483647 h 480"/>
                                <a:gd name="T102" fmla="*/ 2147483647 w 348"/>
                                <a:gd name="T103" fmla="*/ 2147483647 h 480"/>
                                <a:gd name="T104" fmla="*/ 2147483647 w 348"/>
                                <a:gd name="T105" fmla="*/ 2147483647 h 480"/>
                                <a:gd name="T106" fmla="*/ 2147483647 w 348"/>
                                <a:gd name="T107" fmla="*/ 0 h 48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348" h="480">
                                  <a:moveTo>
                                    <a:pt x="96" y="0"/>
                                  </a:moveTo>
                                  <a:lnTo>
                                    <a:pt x="120" y="42"/>
                                  </a:lnTo>
                                  <a:lnTo>
                                    <a:pt x="120" y="48"/>
                                  </a:lnTo>
                                  <a:lnTo>
                                    <a:pt x="138" y="78"/>
                                  </a:lnTo>
                                  <a:lnTo>
                                    <a:pt x="144" y="90"/>
                                  </a:lnTo>
                                  <a:lnTo>
                                    <a:pt x="162" y="120"/>
                                  </a:lnTo>
                                  <a:lnTo>
                                    <a:pt x="216" y="108"/>
                                  </a:lnTo>
                                  <a:lnTo>
                                    <a:pt x="222" y="108"/>
                                  </a:lnTo>
                                  <a:lnTo>
                                    <a:pt x="246" y="102"/>
                                  </a:lnTo>
                                  <a:lnTo>
                                    <a:pt x="252" y="102"/>
                                  </a:lnTo>
                                  <a:lnTo>
                                    <a:pt x="264" y="90"/>
                                  </a:lnTo>
                                  <a:lnTo>
                                    <a:pt x="276" y="144"/>
                                  </a:lnTo>
                                  <a:lnTo>
                                    <a:pt x="276" y="150"/>
                                  </a:lnTo>
                                  <a:lnTo>
                                    <a:pt x="288" y="180"/>
                                  </a:lnTo>
                                  <a:lnTo>
                                    <a:pt x="300" y="222"/>
                                  </a:lnTo>
                                  <a:lnTo>
                                    <a:pt x="312" y="258"/>
                                  </a:lnTo>
                                  <a:lnTo>
                                    <a:pt x="324" y="294"/>
                                  </a:lnTo>
                                  <a:lnTo>
                                    <a:pt x="342" y="354"/>
                                  </a:lnTo>
                                  <a:lnTo>
                                    <a:pt x="342" y="360"/>
                                  </a:lnTo>
                                  <a:lnTo>
                                    <a:pt x="348" y="378"/>
                                  </a:lnTo>
                                  <a:lnTo>
                                    <a:pt x="342" y="384"/>
                                  </a:lnTo>
                                  <a:lnTo>
                                    <a:pt x="342" y="390"/>
                                  </a:lnTo>
                                  <a:lnTo>
                                    <a:pt x="342" y="402"/>
                                  </a:lnTo>
                                  <a:lnTo>
                                    <a:pt x="342" y="408"/>
                                  </a:lnTo>
                                  <a:lnTo>
                                    <a:pt x="336" y="420"/>
                                  </a:lnTo>
                                  <a:lnTo>
                                    <a:pt x="330" y="426"/>
                                  </a:lnTo>
                                  <a:lnTo>
                                    <a:pt x="318" y="432"/>
                                  </a:lnTo>
                                  <a:lnTo>
                                    <a:pt x="312" y="438"/>
                                  </a:lnTo>
                                  <a:lnTo>
                                    <a:pt x="300" y="444"/>
                                  </a:lnTo>
                                  <a:lnTo>
                                    <a:pt x="294" y="444"/>
                                  </a:lnTo>
                                  <a:lnTo>
                                    <a:pt x="288" y="444"/>
                                  </a:lnTo>
                                  <a:lnTo>
                                    <a:pt x="276" y="444"/>
                                  </a:lnTo>
                                  <a:lnTo>
                                    <a:pt x="270" y="444"/>
                                  </a:lnTo>
                                  <a:lnTo>
                                    <a:pt x="270" y="450"/>
                                  </a:lnTo>
                                  <a:lnTo>
                                    <a:pt x="264" y="450"/>
                                  </a:lnTo>
                                  <a:lnTo>
                                    <a:pt x="264" y="444"/>
                                  </a:lnTo>
                                  <a:lnTo>
                                    <a:pt x="264" y="450"/>
                                  </a:lnTo>
                                  <a:lnTo>
                                    <a:pt x="258" y="444"/>
                                  </a:lnTo>
                                  <a:lnTo>
                                    <a:pt x="252" y="444"/>
                                  </a:lnTo>
                                  <a:lnTo>
                                    <a:pt x="252" y="438"/>
                                  </a:lnTo>
                                  <a:lnTo>
                                    <a:pt x="246" y="438"/>
                                  </a:lnTo>
                                  <a:lnTo>
                                    <a:pt x="246" y="444"/>
                                  </a:lnTo>
                                  <a:lnTo>
                                    <a:pt x="240" y="444"/>
                                  </a:lnTo>
                                  <a:lnTo>
                                    <a:pt x="240" y="438"/>
                                  </a:lnTo>
                                  <a:lnTo>
                                    <a:pt x="234" y="438"/>
                                  </a:lnTo>
                                  <a:lnTo>
                                    <a:pt x="234" y="444"/>
                                  </a:lnTo>
                                  <a:lnTo>
                                    <a:pt x="228" y="444"/>
                                  </a:lnTo>
                                  <a:lnTo>
                                    <a:pt x="228" y="438"/>
                                  </a:lnTo>
                                  <a:lnTo>
                                    <a:pt x="222" y="438"/>
                                  </a:lnTo>
                                  <a:lnTo>
                                    <a:pt x="216" y="438"/>
                                  </a:lnTo>
                                  <a:lnTo>
                                    <a:pt x="216" y="444"/>
                                  </a:lnTo>
                                  <a:lnTo>
                                    <a:pt x="216" y="450"/>
                                  </a:lnTo>
                                  <a:lnTo>
                                    <a:pt x="210" y="450"/>
                                  </a:lnTo>
                                  <a:lnTo>
                                    <a:pt x="210" y="456"/>
                                  </a:lnTo>
                                  <a:lnTo>
                                    <a:pt x="204" y="456"/>
                                  </a:lnTo>
                                  <a:lnTo>
                                    <a:pt x="204" y="462"/>
                                  </a:lnTo>
                                  <a:lnTo>
                                    <a:pt x="198" y="462"/>
                                  </a:lnTo>
                                  <a:lnTo>
                                    <a:pt x="198" y="468"/>
                                  </a:lnTo>
                                  <a:lnTo>
                                    <a:pt x="198" y="474"/>
                                  </a:lnTo>
                                  <a:lnTo>
                                    <a:pt x="198" y="480"/>
                                  </a:lnTo>
                                  <a:lnTo>
                                    <a:pt x="192" y="474"/>
                                  </a:lnTo>
                                  <a:lnTo>
                                    <a:pt x="186" y="474"/>
                                  </a:lnTo>
                                  <a:lnTo>
                                    <a:pt x="180" y="468"/>
                                  </a:lnTo>
                                  <a:lnTo>
                                    <a:pt x="174" y="468"/>
                                  </a:lnTo>
                                  <a:lnTo>
                                    <a:pt x="168" y="462"/>
                                  </a:lnTo>
                                  <a:lnTo>
                                    <a:pt x="162" y="462"/>
                                  </a:lnTo>
                                  <a:lnTo>
                                    <a:pt x="156" y="462"/>
                                  </a:lnTo>
                                  <a:lnTo>
                                    <a:pt x="156" y="456"/>
                                  </a:lnTo>
                                  <a:lnTo>
                                    <a:pt x="150" y="456"/>
                                  </a:lnTo>
                                  <a:lnTo>
                                    <a:pt x="150" y="450"/>
                                  </a:lnTo>
                                  <a:lnTo>
                                    <a:pt x="144" y="450"/>
                                  </a:lnTo>
                                  <a:lnTo>
                                    <a:pt x="138" y="444"/>
                                  </a:lnTo>
                                  <a:lnTo>
                                    <a:pt x="138" y="438"/>
                                  </a:lnTo>
                                  <a:lnTo>
                                    <a:pt x="132" y="432"/>
                                  </a:lnTo>
                                  <a:lnTo>
                                    <a:pt x="132" y="426"/>
                                  </a:lnTo>
                                  <a:lnTo>
                                    <a:pt x="132" y="420"/>
                                  </a:lnTo>
                                  <a:lnTo>
                                    <a:pt x="132" y="414"/>
                                  </a:lnTo>
                                  <a:lnTo>
                                    <a:pt x="132" y="402"/>
                                  </a:lnTo>
                                  <a:lnTo>
                                    <a:pt x="132" y="390"/>
                                  </a:lnTo>
                                  <a:lnTo>
                                    <a:pt x="132" y="366"/>
                                  </a:lnTo>
                                  <a:lnTo>
                                    <a:pt x="132" y="360"/>
                                  </a:lnTo>
                                  <a:lnTo>
                                    <a:pt x="138" y="360"/>
                                  </a:lnTo>
                                  <a:lnTo>
                                    <a:pt x="132" y="354"/>
                                  </a:lnTo>
                                  <a:lnTo>
                                    <a:pt x="132" y="348"/>
                                  </a:lnTo>
                                  <a:lnTo>
                                    <a:pt x="132" y="342"/>
                                  </a:lnTo>
                                  <a:lnTo>
                                    <a:pt x="132" y="336"/>
                                  </a:lnTo>
                                  <a:lnTo>
                                    <a:pt x="126" y="330"/>
                                  </a:lnTo>
                                  <a:lnTo>
                                    <a:pt x="120" y="324"/>
                                  </a:lnTo>
                                  <a:lnTo>
                                    <a:pt x="120" y="318"/>
                                  </a:lnTo>
                                  <a:lnTo>
                                    <a:pt x="120" y="312"/>
                                  </a:lnTo>
                                  <a:lnTo>
                                    <a:pt x="114" y="312"/>
                                  </a:lnTo>
                                  <a:lnTo>
                                    <a:pt x="90" y="258"/>
                                  </a:lnTo>
                                  <a:lnTo>
                                    <a:pt x="90" y="252"/>
                                  </a:lnTo>
                                  <a:lnTo>
                                    <a:pt x="84" y="240"/>
                                  </a:lnTo>
                                  <a:lnTo>
                                    <a:pt x="84" y="234"/>
                                  </a:lnTo>
                                  <a:lnTo>
                                    <a:pt x="36" y="198"/>
                                  </a:lnTo>
                                  <a:lnTo>
                                    <a:pt x="24" y="144"/>
                                  </a:lnTo>
                                  <a:lnTo>
                                    <a:pt x="24" y="132"/>
                                  </a:lnTo>
                                  <a:lnTo>
                                    <a:pt x="18" y="120"/>
                                  </a:lnTo>
                                  <a:lnTo>
                                    <a:pt x="12" y="84"/>
                                  </a:lnTo>
                                  <a:lnTo>
                                    <a:pt x="12" y="78"/>
                                  </a:lnTo>
                                  <a:lnTo>
                                    <a:pt x="12" y="66"/>
                                  </a:lnTo>
                                  <a:lnTo>
                                    <a:pt x="6" y="54"/>
                                  </a:lnTo>
                                  <a:lnTo>
                                    <a:pt x="6" y="36"/>
                                  </a:lnTo>
                                  <a:lnTo>
                                    <a:pt x="0" y="12"/>
                                  </a:lnTo>
                                  <a:lnTo>
                                    <a:pt x="30" y="12"/>
                                  </a:lnTo>
                                  <a:lnTo>
                                    <a:pt x="72" y="6"/>
                                  </a:lnTo>
                                  <a:lnTo>
                                    <a:pt x="96" y="0"/>
                                  </a:lnTo>
                                  <a:close/>
                                </a:path>
                              </a:pathLst>
                            </a:custGeom>
                            <a:solidFill>
                              <a:schemeClr val="accent1">
                                <a:lumMod val="40000"/>
                                <a:lumOff val="60000"/>
                              </a:schemeClr>
                            </a:solidFill>
                            <a:ln w="9525">
                              <a:solidFill>
                                <a:schemeClr val="tx1"/>
                              </a:solidFill>
                              <a:prstDash val="solid"/>
                              <a:round/>
                              <a:headEnd/>
                              <a:tailEnd/>
                            </a:ln>
                          </wps:spPr>
                          <wps:bodyPr/>
                        </wps:wsp>
                        <wps:wsp>
                          <wps:cNvPr id="548" name="Freeform 90"/>
                          <wps:cNvSpPr>
                            <a:spLocks/>
                          </wps:cNvSpPr>
                          <wps:spPr bwMode="auto">
                            <a:xfrm>
                              <a:off x="11813918" y="4068712"/>
                              <a:ext cx="823915" cy="719972"/>
                            </a:xfrm>
                            <a:custGeom>
                              <a:avLst/>
                              <a:gdLst>
                                <a:gd name="T0" fmla="*/ 2147483647 w 228"/>
                                <a:gd name="T1" fmla="*/ 2147483647 h 204"/>
                                <a:gd name="T2" fmla="*/ 2147483647 w 228"/>
                                <a:gd name="T3" fmla="*/ 2147483647 h 204"/>
                                <a:gd name="T4" fmla="*/ 2147483647 w 228"/>
                                <a:gd name="T5" fmla="*/ 2147483647 h 204"/>
                                <a:gd name="T6" fmla="*/ 2147483647 w 228"/>
                                <a:gd name="T7" fmla="*/ 2147483647 h 204"/>
                                <a:gd name="T8" fmla="*/ 2147483647 w 228"/>
                                <a:gd name="T9" fmla="*/ 2147483647 h 204"/>
                                <a:gd name="T10" fmla="*/ 2147483647 w 228"/>
                                <a:gd name="T11" fmla="*/ 2147483647 h 204"/>
                                <a:gd name="T12" fmla="*/ 2147483647 w 228"/>
                                <a:gd name="T13" fmla="*/ 2147483647 h 204"/>
                                <a:gd name="T14" fmla="*/ 2147483647 w 228"/>
                                <a:gd name="T15" fmla="*/ 2147483647 h 204"/>
                                <a:gd name="T16" fmla="*/ 2147483647 w 228"/>
                                <a:gd name="T17" fmla="*/ 2147483647 h 204"/>
                                <a:gd name="T18" fmla="*/ 2147483647 w 228"/>
                                <a:gd name="T19" fmla="*/ 2147483647 h 204"/>
                                <a:gd name="T20" fmla="*/ 2147483647 w 228"/>
                                <a:gd name="T21" fmla="*/ 2147483647 h 204"/>
                                <a:gd name="T22" fmla="*/ 2147483647 w 228"/>
                                <a:gd name="T23" fmla="*/ 2147483647 h 204"/>
                                <a:gd name="T24" fmla="*/ 2147483647 w 228"/>
                                <a:gd name="T25" fmla="*/ 2147483647 h 204"/>
                                <a:gd name="T26" fmla="*/ 2147483647 w 228"/>
                                <a:gd name="T27" fmla="*/ 2147483647 h 204"/>
                                <a:gd name="T28" fmla="*/ 2147483647 w 228"/>
                                <a:gd name="T29" fmla="*/ 2147483647 h 204"/>
                                <a:gd name="T30" fmla="*/ 2147483647 w 228"/>
                                <a:gd name="T31" fmla="*/ 2147483647 h 204"/>
                                <a:gd name="T32" fmla="*/ 2147483647 w 228"/>
                                <a:gd name="T33" fmla="*/ 2147483647 h 204"/>
                                <a:gd name="T34" fmla="*/ 2147483647 w 228"/>
                                <a:gd name="T35" fmla="*/ 2147483647 h 204"/>
                                <a:gd name="T36" fmla="*/ 2147483647 w 228"/>
                                <a:gd name="T37" fmla="*/ 2147483647 h 204"/>
                                <a:gd name="T38" fmla="*/ 2147483647 w 228"/>
                                <a:gd name="T39" fmla="*/ 2147483647 h 204"/>
                                <a:gd name="T40" fmla="*/ 2147483647 w 228"/>
                                <a:gd name="T41" fmla="*/ 2147483647 h 204"/>
                                <a:gd name="T42" fmla="*/ 2147483647 w 228"/>
                                <a:gd name="T43" fmla="*/ 2147483647 h 204"/>
                                <a:gd name="T44" fmla="*/ 2147483647 w 228"/>
                                <a:gd name="T45" fmla="*/ 2147483647 h 204"/>
                                <a:gd name="T46" fmla="*/ 2147483647 w 228"/>
                                <a:gd name="T47" fmla="*/ 2147483647 h 204"/>
                                <a:gd name="T48" fmla="*/ 2147483647 w 228"/>
                                <a:gd name="T49" fmla="*/ 2147483647 h 204"/>
                                <a:gd name="T50" fmla="*/ 2147483647 w 228"/>
                                <a:gd name="T51" fmla="*/ 2147483647 h 204"/>
                                <a:gd name="T52" fmla="*/ 2147483647 w 228"/>
                                <a:gd name="T53" fmla="*/ 2147483647 h 204"/>
                                <a:gd name="T54" fmla="*/ 2147483647 w 228"/>
                                <a:gd name="T55" fmla="*/ 2147483647 h 204"/>
                                <a:gd name="T56" fmla="*/ 2147483647 w 228"/>
                                <a:gd name="T57" fmla="*/ 2147483647 h 204"/>
                                <a:gd name="T58" fmla="*/ 2147483647 w 228"/>
                                <a:gd name="T59" fmla="*/ 2147483647 h 204"/>
                                <a:gd name="T60" fmla="*/ 2147483647 w 228"/>
                                <a:gd name="T61" fmla="*/ 2147483647 h 204"/>
                                <a:gd name="T62" fmla="*/ 2147483647 w 228"/>
                                <a:gd name="T63" fmla="*/ 2147483647 h 204"/>
                                <a:gd name="T64" fmla="*/ 2147483647 w 228"/>
                                <a:gd name="T65" fmla="*/ 2147483647 h 204"/>
                                <a:gd name="T66" fmla="*/ 2147483647 w 228"/>
                                <a:gd name="T67" fmla="*/ 2147483647 h 204"/>
                                <a:gd name="T68" fmla="*/ 2147483647 w 228"/>
                                <a:gd name="T69" fmla="*/ 2147483647 h 204"/>
                                <a:gd name="T70" fmla="*/ 2147483647 w 228"/>
                                <a:gd name="T71" fmla="*/ 2147483647 h 204"/>
                                <a:gd name="T72" fmla="*/ 2147483647 w 228"/>
                                <a:gd name="T73" fmla="*/ 2147483647 h 204"/>
                                <a:gd name="T74" fmla="*/ 2147483647 w 228"/>
                                <a:gd name="T75" fmla="*/ 2147483647 h 204"/>
                                <a:gd name="T76" fmla="*/ 0 w 228"/>
                                <a:gd name="T77" fmla="*/ 2147483647 h 204"/>
                                <a:gd name="T78" fmla="*/ 0 w 228"/>
                                <a:gd name="T79" fmla="*/ 2147483647 h 204"/>
                                <a:gd name="T80" fmla="*/ 2147483647 w 228"/>
                                <a:gd name="T81" fmla="*/ 2147483647 h 204"/>
                                <a:gd name="T82" fmla="*/ 2147483647 w 228"/>
                                <a:gd name="T83" fmla="*/ 2147483647 h 204"/>
                                <a:gd name="T84" fmla="*/ 2147483647 w 228"/>
                                <a:gd name="T85" fmla="*/ 2147483647 h 204"/>
                                <a:gd name="T86" fmla="*/ 0 w 228"/>
                                <a:gd name="T87" fmla="*/ 2147483647 h 204"/>
                                <a:gd name="T88" fmla="*/ 0 w 228"/>
                                <a:gd name="T89" fmla="*/ 2147483647 h 204"/>
                                <a:gd name="T90" fmla="*/ 0 w 228"/>
                                <a:gd name="T91" fmla="*/ 2147483647 h 204"/>
                                <a:gd name="T92" fmla="*/ 2147483647 w 228"/>
                                <a:gd name="T93" fmla="*/ 2147483647 h 204"/>
                                <a:gd name="T94" fmla="*/ 2147483647 w 228"/>
                                <a:gd name="T95" fmla="*/ 2147483647 h 204"/>
                                <a:gd name="T96" fmla="*/ 2147483647 w 228"/>
                                <a:gd name="T97" fmla="*/ 2147483647 h 204"/>
                                <a:gd name="T98" fmla="*/ 2147483647 w 228"/>
                                <a:gd name="T99" fmla="*/ 2147483647 h 204"/>
                                <a:gd name="T100" fmla="*/ 2147483647 w 228"/>
                                <a:gd name="T101" fmla="*/ 2147483647 h 20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28" h="204">
                                  <a:moveTo>
                                    <a:pt x="150" y="6"/>
                                  </a:moveTo>
                                  <a:lnTo>
                                    <a:pt x="156" y="12"/>
                                  </a:lnTo>
                                  <a:lnTo>
                                    <a:pt x="162" y="12"/>
                                  </a:lnTo>
                                  <a:lnTo>
                                    <a:pt x="168" y="12"/>
                                  </a:lnTo>
                                  <a:lnTo>
                                    <a:pt x="168" y="18"/>
                                  </a:lnTo>
                                  <a:lnTo>
                                    <a:pt x="174" y="18"/>
                                  </a:lnTo>
                                  <a:lnTo>
                                    <a:pt x="180" y="18"/>
                                  </a:lnTo>
                                  <a:lnTo>
                                    <a:pt x="168" y="18"/>
                                  </a:lnTo>
                                  <a:lnTo>
                                    <a:pt x="162" y="24"/>
                                  </a:lnTo>
                                  <a:lnTo>
                                    <a:pt x="144" y="24"/>
                                  </a:lnTo>
                                  <a:lnTo>
                                    <a:pt x="150" y="30"/>
                                  </a:lnTo>
                                  <a:lnTo>
                                    <a:pt x="150" y="36"/>
                                  </a:lnTo>
                                  <a:lnTo>
                                    <a:pt x="156" y="36"/>
                                  </a:lnTo>
                                  <a:lnTo>
                                    <a:pt x="156" y="42"/>
                                  </a:lnTo>
                                  <a:lnTo>
                                    <a:pt x="162" y="48"/>
                                  </a:lnTo>
                                  <a:lnTo>
                                    <a:pt x="168" y="54"/>
                                  </a:lnTo>
                                  <a:lnTo>
                                    <a:pt x="174" y="54"/>
                                  </a:lnTo>
                                  <a:lnTo>
                                    <a:pt x="174" y="60"/>
                                  </a:lnTo>
                                  <a:lnTo>
                                    <a:pt x="180" y="60"/>
                                  </a:lnTo>
                                  <a:lnTo>
                                    <a:pt x="186" y="60"/>
                                  </a:lnTo>
                                  <a:lnTo>
                                    <a:pt x="192" y="60"/>
                                  </a:lnTo>
                                  <a:lnTo>
                                    <a:pt x="198" y="60"/>
                                  </a:lnTo>
                                  <a:lnTo>
                                    <a:pt x="204" y="60"/>
                                  </a:lnTo>
                                  <a:lnTo>
                                    <a:pt x="210" y="60"/>
                                  </a:lnTo>
                                  <a:lnTo>
                                    <a:pt x="216" y="60"/>
                                  </a:lnTo>
                                  <a:lnTo>
                                    <a:pt x="222" y="66"/>
                                  </a:lnTo>
                                  <a:lnTo>
                                    <a:pt x="228" y="66"/>
                                  </a:lnTo>
                                  <a:lnTo>
                                    <a:pt x="228" y="72"/>
                                  </a:lnTo>
                                  <a:lnTo>
                                    <a:pt x="228" y="78"/>
                                  </a:lnTo>
                                  <a:lnTo>
                                    <a:pt x="228" y="84"/>
                                  </a:lnTo>
                                  <a:lnTo>
                                    <a:pt x="228" y="90"/>
                                  </a:lnTo>
                                  <a:lnTo>
                                    <a:pt x="222" y="90"/>
                                  </a:lnTo>
                                  <a:lnTo>
                                    <a:pt x="222" y="96"/>
                                  </a:lnTo>
                                  <a:lnTo>
                                    <a:pt x="216" y="96"/>
                                  </a:lnTo>
                                  <a:lnTo>
                                    <a:pt x="210" y="96"/>
                                  </a:lnTo>
                                  <a:lnTo>
                                    <a:pt x="204" y="96"/>
                                  </a:lnTo>
                                  <a:lnTo>
                                    <a:pt x="198" y="102"/>
                                  </a:lnTo>
                                  <a:lnTo>
                                    <a:pt x="192" y="102"/>
                                  </a:lnTo>
                                  <a:lnTo>
                                    <a:pt x="186" y="102"/>
                                  </a:lnTo>
                                  <a:lnTo>
                                    <a:pt x="180" y="108"/>
                                  </a:lnTo>
                                  <a:lnTo>
                                    <a:pt x="180" y="114"/>
                                  </a:lnTo>
                                  <a:lnTo>
                                    <a:pt x="174" y="114"/>
                                  </a:lnTo>
                                  <a:lnTo>
                                    <a:pt x="174" y="120"/>
                                  </a:lnTo>
                                  <a:lnTo>
                                    <a:pt x="174" y="126"/>
                                  </a:lnTo>
                                  <a:lnTo>
                                    <a:pt x="180" y="126"/>
                                  </a:lnTo>
                                  <a:lnTo>
                                    <a:pt x="180" y="132"/>
                                  </a:lnTo>
                                  <a:lnTo>
                                    <a:pt x="186" y="132"/>
                                  </a:lnTo>
                                  <a:lnTo>
                                    <a:pt x="186" y="138"/>
                                  </a:lnTo>
                                  <a:lnTo>
                                    <a:pt x="192" y="138"/>
                                  </a:lnTo>
                                  <a:lnTo>
                                    <a:pt x="198" y="138"/>
                                  </a:lnTo>
                                  <a:lnTo>
                                    <a:pt x="204" y="138"/>
                                  </a:lnTo>
                                  <a:lnTo>
                                    <a:pt x="210" y="138"/>
                                  </a:lnTo>
                                  <a:lnTo>
                                    <a:pt x="216" y="138"/>
                                  </a:lnTo>
                                  <a:lnTo>
                                    <a:pt x="222" y="138"/>
                                  </a:lnTo>
                                  <a:lnTo>
                                    <a:pt x="228" y="138"/>
                                  </a:lnTo>
                                  <a:lnTo>
                                    <a:pt x="228" y="144"/>
                                  </a:lnTo>
                                  <a:lnTo>
                                    <a:pt x="210" y="144"/>
                                  </a:lnTo>
                                  <a:lnTo>
                                    <a:pt x="204" y="144"/>
                                  </a:lnTo>
                                  <a:lnTo>
                                    <a:pt x="198" y="144"/>
                                  </a:lnTo>
                                  <a:lnTo>
                                    <a:pt x="186" y="144"/>
                                  </a:lnTo>
                                  <a:lnTo>
                                    <a:pt x="150" y="150"/>
                                  </a:lnTo>
                                  <a:lnTo>
                                    <a:pt x="132" y="156"/>
                                  </a:lnTo>
                                  <a:lnTo>
                                    <a:pt x="108" y="168"/>
                                  </a:lnTo>
                                  <a:lnTo>
                                    <a:pt x="102" y="180"/>
                                  </a:lnTo>
                                  <a:lnTo>
                                    <a:pt x="102" y="192"/>
                                  </a:lnTo>
                                  <a:lnTo>
                                    <a:pt x="102" y="198"/>
                                  </a:lnTo>
                                  <a:lnTo>
                                    <a:pt x="96" y="204"/>
                                  </a:lnTo>
                                  <a:lnTo>
                                    <a:pt x="90" y="204"/>
                                  </a:lnTo>
                                  <a:lnTo>
                                    <a:pt x="72" y="204"/>
                                  </a:lnTo>
                                  <a:lnTo>
                                    <a:pt x="66" y="198"/>
                                  </a:lnTo>
                                  <a:lnTo>
                                    <a:pt x="60" y="198"/>
                                  </a:lnTo>
                                  <a:lnTo>
                                    <a:pt x="48" y="198"/>
                                  </a:lnTo>
                                  <a:lnTo>
                                    <a:pt x="30" y="198"/>
                                  </a:lnTo>
                                  <a:lnTo>
                                    <a:pt x="30" y="204"/>
                                  </a:lnTo>
                                  <a:lnTo>
                                    <a:pt x="18" y="204"/>
                                  </a:lnTo>
                                  <a:lnTo>
                                    <a:pt x="12" y="204"/>
                                  </a:lnTo>
                                  <a:lnTo>
                                    <a:pt x="6" y="204"/>
                                  </a:lnTo>
                                  <a:lnTo>
                                    <a:pt x="0" y="204"/>
                                  </a:lnTo>
                                  <a:lnTo>
                                    <a:pt x="0" y="198"/>
                                  </a:lnTo>
                                  <a:lnTo>
                                    <a:pt x="0" y="186"/>
                                  </a:lnTo>
                                  <a:lnTo>
                                    <a:pt x="6" y="186"/>
                                  </a:lnTo>
                                  <a:lnTo>
                                    <a:pt x="12" y="186"/>
                                  </a:lnTo>
                                  <a:lnTo>
                                    <a:pt x="18" y="186"/>
                                  </a:lnTo>
                                  <a:lnTo>
                                    <a:pt x="18" y="180"/>
                                  </a:lnTo>
                                  <a:lnTo>
                                    <a:pt x="12" y="144"/>
                                  </a:lnTo>
                                  <a:lnTo>
                                    <a:pt x="6" y="114"/>
                                  </a:lnTo>
                                  <a:lnTo>
                                    <a:pt x="6" y="102"/>
                                  </a:lnTo>
                                  <a:lnTo>
                                    <a:pt x="0" y="90"/>
                                  </a:lnTo>
                                  <a:lnTo>
                                    <a:pt x="0" y="84"/>
                                  </a:lnTo>
                                  <a:lnTo>
                                    <a:pt x="0" y="66"/>
                                  </a:lnTo>
                                  <a:lnTo>
                                    <a:pt x="0" y="42"/>
                                  </a:lnTo>
                                  <a:lnTo>
                                    <a:pt x="0" y="18"/>
                                  </a:lnTo>
                                  <a:lnTo>
                                    <a:pt x="30" y="18"/>
                                  </a:lnTo>
                                  <a:lnTo>
                                    <a:pt x="36" y="18"/>
                                  </a:lnTo>
                                  <a:lnTo>
                                    <a:pt x="60" y="12"/>
                                  </a:lnTo>
                                  <a:lnTo>
                                    <a:pt x="72" y="12"/>
                                  </a:lnTo>
                                  <a:lnTo>
                                    <a:pt x="96" y="6"/>
                                  </a:lnTo>
                                  <a:lnTo>
                                    <a:pt x="102" y="6"/>
                                  </a:lnTo>
                                  <a:lnTo>
                                    <a:pt x="114" y="6"/>
                                  </a:lnTo>
                                  <a:lnTo>
                                    <a:pt x="120" y="6"/>
                                  </a:lnTo>
                                  <a:lnTo>
                                    <a:pt x="132" y="0"/>
                                  </a:lnTo>
                                  <a:lnTo>
                                    <a:pt x="150" y="6"/>
                                  </a:lnTo>
                                  <a:close/>
                                </a:path>
                              </a:pathLst>
                            </a:custGeom>
                            <a:solidFill>
                              <a:schemeClr val="accent1">
                                <a:lumMod val="60000"/>
                                <a:lumOff val="40000"/>
                              </a:schemeClr>
                            </a:solidFill>
                            <a:ln w="9525">
                              <a:solidFill>
                                <a:schemeClr val="tx1"/>
                              </a:solidFill>
                              <a:prstDash val="solid"/>
                              <a:round/>
                              <a:headEnd/>
                              <a:tailEnd/>
                            </a:ln>
                          </wps:spPr>
                          <wps:bodyPr/>
                        </wps:wsp>
                        <wps:wsp>
                          <wps:cNvPr id="549" name="Freeform 91"/>
                          <wps:cNvSpPr>
                            <a:spLocks/>
                          </wps:cNvSpPr>
                          <wps:spPr bwMode="auto">
                            <a:xfrm>
                              <a:off x="11315233" y="4132239"/>
                              <a:ext cx="563731" cy="931728"/>
                            </a:xfrm>
                            <a:custGeom>
                              <a:avLst/>
                              <a:gdLst>
                                <a:gd name="T0" fmla="*/ 2147483647 w 156"/>
                                <a:gd name="T1" fmla="*/ 2147483647 h 264"/>
                                <a:gd name="T2" fmla="*/ 2147483647 w 156"/>
                                <a:gd name="T3" fmla="*/ 0 h 264"/>
                                <a:gd name="T4" fmla="*/ 2147483647 w 156"/>
                                <a:gd name="T5" fmla="*/ 2147483647 h 264"/>
                                <a:gd name="T6" fmla="*/ 2147483647 w 156"/>
                                <a:gd name="T7" fmla="*/ 2147483647 h 264"/>
                                <a:gd name="T8" fmla="*/ 2147483647 w 156"/>
                                <a:gd name="T9" fmla="*/ 2147483647 h 264"/>
                                <a:gd name="T10" fmla="*/ 2147483647 w 156"/>
                                <a:gd name="T11" fmla="*/ 2147483647 h 264"/>
                                <a:gd name="T12" fmla="*/ 2147483647 w 156"/>
                                <a:gd name="T13" fmla="*/ 2147483647 h 264"/>
                                <a:gd name="T14" fmla="*/ 2147483647 w 156"/>
                                <a:gd name="T15" fmla="*/ 2147483647 h 264"/>
                                <a:gd name="T16" fmla="*/ 2147483647 w 156"/>
                                <a:gd name="T17" fmla="*/ 2147483647 h 264"/>
                                <a:gd name="T18" fmla="*/ 2147483647 w 156"/>
                                <a:gd name="T19" fmla="*/ 2147483647 h 264"/>
                                <a:gd name="T20" fmla="*/ 2147483647 w 156"/>
                                <a:gd name="T21" fmla="*/ 2147483647 h 264"/>
                                <a:gd name="T22" fmla="*/ 2147483647 w 156"/>
                                <a:gd name="T23" fmla="*/ 2147483647 h 264"/>
                                <a:gd name="T24" fmla="*/ 2147483647 w 156"/>
                                <a:gd name="T25" fmla="*/ 2147483647 h 264"/>
                                <a:gd name="T26" fmla="*/ 2147483647 w 156"/>
                                <a:gd name="T27" fmla="*/ 2147483647 h 264"/>
                                <a:gd name="T28" fmla="*/ 2147483647 w 156"/>
                                <a:gd name="T29" fmla="*/ 2147483647 h 264"/>
                                <a:gd name="T30" fmla="*/ 2147483647 w 156"/>
                                <a:gd name="T31" fmla="*/ 2147483647 h 264"/>
                                <a:gd name="T32" fmla="*/ 2147483647 w 156"/>
                                <a:gd name="T33" fmla="*/ 2147483647 h 264"/>
                                <a:gd name="T34" fmla="*/ 2147483647 w 156"/>
                                <a:gd name="T35" fmla="*/ 2147483647 h 264"/>
                                <a:gd name="T36" fmla="*/ 2147483647 w 156"/>
                                <a:gd name="T37" fmla="*/ 2147483647 h 264"/>
                                <a:gd name="T38" fmla="*/ 2147483647 w 156"/>
                                <a:gd name="T39" fmla="*/ 2147483647 h 264"/>
                                <a:gd name="T40" fmla="*/ 2147483647 w 156"/>
                                <a:gd name="T41" fmla="*/ 2147483647 h 264"/>
                                <a:gd name="T42" fmla="*/ 2147483647 w 156"/>
                                <a:gd name="T43" fmla="*/ 2147483647 h 264"/>
                                <a:gd name="T44" fmla="*/ 2147483647 w 156"/>
                                <a:gd name="T45" fmla="*/ 2147483647 h 264"/>
                                <a:gd name="T46" fmla="*/ 2147483647 w 156"/>
                                <a:gd name="T47" fmla="*/ 2147483647 h 264"/>
                                <a:gd name="T48" fmla="*/ 2147483647 w 156"/>
                                <a:gd name="T49" fmla="*/ 2147483647 h 264"/>
                                <a:gd name="T50" fmla="*/ 2147483647 w 156"/>
                                <a:gd name="T51" fmla="*/ 2147483647 h 264"/>
                                <a:gd name="T52" fmla="*/ 2147483647 w 156"/>
                                <a:gd name="T53" fmla="*/ 2147483647 h 264"/>
                                <a:gd name="T54" fmla="*/ 2147483647 w 156"/>
                                <a:gd name="T55" fmla="*/ 2147483647 h 264"/>
                                <a:gd name="T56" fmla="*/ 2147483647 w 156"/>
                                <a:gd name="T57" fmla="*/ 2147483647 h 264"/>
                                <a:gd name="T58" fmla="*/ 2147483647 w 156"/>
                                <a:gd name="T59" fmla="*/ 2147483647 h 264"/>
                                <a:gd name="T60" fmla="*/ 2147483647 w 156"/>
                                <a:gd name="T61" fmla="*/ 2147483647 h 264"/>
                                <a:gd name="T62" fmla="*/ 2147483647 w 156"/>
                                <a:gd name="T63" fmla="*/ 2147483647 h 264"/>
                                <a:gd name="T64" fmla="*/ 2147483647 w 156"/>
                                <a:gd name="T65" fmla="*/ 2147483647 h 264"/>
                                <a:gd name="T66" fmla="*/ 2147483647 w 156"/>
                                <a:gd name="T67" fmla="*/ 2147483647 h 264"/>
                                <a:gd name="T68" fmla="*/ 2147483647 w 156"/>
                                <a:gd name="T69" fmla="*/ 2147483647 h 264"/>
                                <a:gd name="T70" fmla="*/ 2147483647 w 156"/>
                                <a:gd name="T71" fmla="*/ 2147483647 h 264"/>
                                <a:gd name="T72" fmla="*/ 2147483647 w 156"/>
                                <a:gd name="T73" fmla="*/ 2147483647 h 264"/>
                                <a:gd name="T74" fmla="*/ 2147483647 w 156"/>
                                <a:gd name="T75" fmla="*/ 2147483647 h 264"/>
                                <a:gd name="T76" fmla="*/ 2147483647 w 156"/>
                                <a:gd name="T77" fmla="*/ 2147483647 h 264"/>
                                <a:gd name="T78" fmla="*/ 2147483647 w 156"/>
                                <a:gd name="T79" fmla="*/ 2147483647 h 264"/>
                                <a:gd name="T80" fmla="*/ 2147483647 w 156"/>
                                <a:gd name="T81" fmla="*/ 2147483647 h 264"/>
                                <a:gd name="T82" fmla="*/ 2147483647 w 156"/>
                                <a:gd name="T83" fmla="*/ 2147483647 h 264"/>
                                <a:gd name="T84" fmla="*/ 2147483647 w 156"/>
                                <a:gd name="T85" fmla="*/ 2147483647 h 264"/>
                                <a:gd name="T86" fmla="*/ 2147483647 w 156"/>
                                <a:gd name="T87" fmla="*/ 2147483647 h 264"/>
                                <a:gd name="T88" fmla="*/ 0 w 156"/>
                                <a:gd name="T89" fmla="*/ 2147483647 h 264"/>
                                <a:gd name="T90" fmla="*/ 0 w 156"/>
                                <a:gd name="T91" fmla="*/ 2147483647 h 264"/>
                                <a:gd name="T92" fmla="*/ 2147483647 w 156"/>
                                <a:gd name="T93" fmla="*/ 2147483647 h 264"/>
                                <a:gd name="T94" fmla="*/ 2147483647 w 156"/>
                                <a:gd name="T95" fmla="*/ 2147483647 h 264"/>
                                <a:gd name="T96" fmla="*/ 2147483647 w 156"/>
                                <a:gd name="T97" fmla="*/ 2147483647 h 264"/>
                                <a:gd name="T98" fmla="*/ 2147483647 w 156"/>
                                <a:gd name="T99" fmla="*/ 2147483647 h 264"/>
                                <a:gd name="T100" fmla="*/ 2147483647 w 156"/>
                                <a:gd name="T101" fmla="*/ 2147483647 h 264"/>
                                <a:gd name="T102" fmla="*/ 2147483647 w 156"/>
                                <a:gd name="T103" fmla="*/ 2147483647 h 26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56" h="264">
                                  <a:moveTo>
                                    <a:pt x="120" y="6"/>
                                  </a:moveTo>
                                  <a:lnTo>
                                    <a:pt x="138" y="0"/>
                                  </a:lnTo>
                                  <a:lnTo>
                                    <a:pt x="138" y="24"/>
                                  </a:lnTo>
                                  <a:lnTo>
                                    <a:pt x="138" y="48"/>
                                  </a:lnTo>
                                  <a:lnTo>
                                    <a:pt x="138" y="66"/>
                                  </a:lnTo>
                                  <a:lnTo>
                                    <a:pt x="138" y="72"/>
                                  </a:lnTo>
                                  <a:lnTo>
                                    <a:pt x="144" y="84"/>
                                  </a:lnTo>
                                  <a:lnTo>
                                    <a:pt x="144" y="96"/>
                                  </a:lnTo>
                                  <a:lnTo>
                                    <a:pt x="150" y="126"/>
                                  </a:lnTo>
                                  <a:lnTo>
                                    <a:pt x="156" y="162"/>
                                  </a:lnTo>
                                  <a:lnTo>
                                    <a:pt x="156" y="168"/>
                                  </a:lnTo>
                                  <a:lnTo>
                                    <a:pt x="150" y="168"/>
                                  </a:lnTo>
                                  <a:lnTo>
                                    <a:pt x="144" y="168"/>
                                  </a:lnTo>
                                  <a:lnTo>
                                    <a:pt x="138" y="168"/>
                                  </a:lnTo>
                                  <a:lnTo>
                                    <a:pt x="138" y="180"/>
                                  </a:lnTo>
                                  <a:lnTo>
                                    <a:pt x="138" y="186"/>
                                  </a:lnTo>
                                  <a:lnTo>
                                    <a:pt x="144" y="186"/>
                                  </a:lnTo>
                                  <a:lnTo>
                                    <a:pt x="150" y="228"/>
                                  </a:lnTo>
                                  <a:lnTo>
                                    <a:pt x="150" y="240"/>
                                  </a:lnTo>
                                  <a:lnTo>
                                    <a:pt x="138" y="240"/>
                                  </a:lnTo>
                                  <a:lnTo>
                                    <a:pt x="120" y="240"/>
                                  </a:lnTo>
                                  <a:lnTo>
                                    <a:pt x="114" y="246"/>
                                  </a:lnTo>
                                  <a:lnTo>
                                    <a:pt x="108" y="246"/>
                                  </a:lnTo>
                                  <a:lnTo>
                                    <a:pt x="102" y="246"/>
                                  </a:lnTo>
                                  <a:lnTo>
                                    <a:pt x="96" y="246"/>
                                  </a:lnTo>
                                  <a:lnTo>
                                    <a:pt x="90" y="246"/>
                                  </a:lnTo>
                                  <a:lnTo>
                                    <a:pt x="90" y="252"/>
                                  </a:lnTo>
                                  <a:lnTo>
                                    <a:pt x="84" y="252"/>
                                  </a:lnTo>
                                  <a:lnTo>
                                    <a:pt x="66" y="258"/>
                                  </a:lnTo>
                                  <a:lnTo>
                                    <a:pt x="36" y="264"/>
                                  </a:lnTo>
                                  <a:lnTo>
                                    <a:pt x="30" y="264"/>
                                  </a:lnTo>
                                  <a:lnTo>
                                    <a:pt x="30" y="258"/>
                                  </a:lnTo>
                                  <a:lnTo>
                                    <a:pt x="30" y="252"/>
                                  </a:lnTo>
                                  <a:lnTo>
                                    <a:pt x="30" y="246"/>
                                  </a:lnTo>
                                  <a:lnTo>
                                    <a:pt x="30" y="228"/>
                                  </a:lnTo>
                                  <a:lnTo>
                                    <a:pt x="24" y="222"/>
                                  </a:lnTo>
                                  <a:lnTo>
                                    <a:pt x="18" y="156"/>
                                  </a:lnTo>
                                  <a:lnTo>
                                    <a:pt x="12" y="120"/>
                                  </a:lnTo>
                                  <a:lnTo>
                                    <a:pt x="12" y="114"/>
                                  </a:lnTo>
                                  <a:lnTo>
                                    <a:pt x="12" y="108"/>
                                  </a:lnTo>
                                  <a:lnTo>
                                    <a:pt x="12" y="102"/>
                                  </a:lnTo>
                                  <a:lnTo>
                                    <a:pt x="6" y="90"/>
                                  </a:lnTo>
                                  <a:lnTo>
                                    <a:pt x="6" y="72"/>
                                  </a:lnTo>
                                  <a:lnTo>
                                    <a:pt x="6" y="48"/>
                                  </a:lnTo>
                                  <a:lnTo>
                                    <a:pt x="0" y="30"/>
                                  </a:lnTo>
                                  <a:lnTo>
                                    <a:pt x="0" y="24"/>
                                  </a:lnTo>
                                  <a:lnTo>
                                    <a:pt x="30" y="18"/>
                                  </a:lnTo>
                                  <a:lnTo>
                                    <a:pt x="48" y="12"/>
                                  </a:lnTo>
                                  <a:lnTo>
                                    <a:pt x="90" y="6"/>
                                  </a:lnTo>
                                  <a:lnTo>
                                    <a:pt x="96" y="6"/>
                                  </a:lnTo>
                                  <a:lnTo>
                                    <a:pt x="108" y="6"/>
                                  </a:lnTo>
                                  <a:lnTo>
                                    <a:pt x="120" y="6"/>
                                  </a:lnTo>
                                  <a:close/>
                                </a:path>
                              </a:pathLst>
                            </a:custGeom>
                            <a:solidFill>
                              <a:srgbClr val="BF95DF"/>
                            </a:solidFill>
                            <a:ln w="9525">
                              <a:solidFill>
                                <a:schemeClr val="tx1"/>
                              </a:solidFill>
                              <a:prstDash val="solid"/>
                              <a:round/>
                              <a:headEnd/>
                              <a:tailEnd/>
                            </a:ln>
                          </wps:spPr>
                          <wps:bodyPr/>
                        </wps:wsp>
                        <wps:wsp>
                          <wps:cNvPr id="550" name="Freeform 92"/>
                          <wps:cNvSpPr>
                            <a:spLocks/>
                          </wps:cNvSpPr>
                          <wps:spPr bwMode="auto">
                            <a:xfrm>
                              <a:off x="9168718" y="4153415"/>
                              <a:ext cx="1040734" cy="995255"/>
                            </a:xfrm>
                            <a:custGeom>
                              <a:avLst/>
                              <a:gdLst>
                                <a:gd name="T0" fmla="*/ 0 w 288"/>
                                <a:gd name="T1" fmla="*/ 2147483647 h 282"/>
                                <a:gd name="T2" fmla="*/ 2147483647 w 288"/>
                                <a:gd name="T3" fmla="*/ 2147483647 h 282"/>
                                <a:gd name="T4" fmla="*/ 2147483647 w 288"/>
                                <a:gd name="T5" fmla="*/ 2147483647 h 282"/>
                                <a:gd name="T6" fmla="*/ 2147483647 w 288"/>
                                <a:gd name="T7" fmla="*/ 2147483647 h 282"/>
                                <a:gd name="T8" fmla="*/ 2147483647 w 288"/>
                                <a:gd name="T9" fmla="*/ 2147483647 h 282"/>
                                <a:gd name="T10" fmla="*/ 2147483647 w 288"/>
                                <a:gd name="T11" fmla="*/ 2147483647 h 282"/>
                                <a:gd name="T12" fmla="*/ 2147483647 w 288"/>
                                <a:gd name="T13" fmla="*/ 2147483647 h 282"/>
                                <a:gd name="T14" fmla="*/ 2147483647 w 288"/>
                                <a:gd name="T15" fmla="*/ 2147483647 h 282"/>
                                <a:gd name="T16" fmla="*/ 2147483647 w 288"/>
                                <a:gd name="T17" fmla="*/ 2147483647 h 282"/>
                                <a:gd name="T18" fmla="*/ 2147483647 w 288"/>
                                <a:gd name="T19" fmla="*/ 2147483647 h 282"/>
                                <a:gd name="T20" fmla="*/ 2147483647 w 288"/>
                                <a:gd name="T21" fmla="*/ 2147483647 h 282"/>
                                <a:gd name="T22" fmla="*/ 2147483647 w 288"/>
                                <a:gd name="T23" fmla="*/ 0 h 282"/>
                                <a:gd name="T24" fmla="*/ 2147483647 w 288"/>
                                <a:gd name="T25" fmla="*/ 2147483647 h 282"/>
                                <a:gd name="T26" fmla="*/ 2147483647 w 288"/>
                                <a:gd name="T27" fmla="*/ 2147483647 h 282"/>
                                <a:gd name="T28" fmla="*/ 2147483647 w 288"/>
                                <a:gd name="T29" fmla="*/ 2147483647 h 282"/>
                                <a:gd name="T30" fmla="*/ 2147483647 w 288"/>
                                <a:gd name="T31" fmla="*/ 2147483647 h 282"/>
                                <a:gd name="T32" fmla="*/ 2147483647 w 288"/>
                                <a:gd name="T33" fmla="*/ 2147483647 h 282"/>
                                <a:gd name="T34" fmla="*/ 2147483647 w 288"/>
                                <a:gd name="T35" fmla="*/ 2147483647 h 282"/>
                                <a:gd name="T36" fmla="*/ 2147483647 w 288"/>
                                <a:gd name="T37" fmla="*/ 2147483647 h 282"/>
                                <a:gd name="T38" fmla="*/ 2147483647 w 288"/>
                                <a:gd name="T39" fmla="*/ 2147483647 h 282"/>
                                <a:gd name="T40" fmla="*/ 2147483647 w 288"/>
                                <a:gd name="T41" fmla="*/ 2147483647 h 282"/>
                                <a:gd name="T42" fmla="*/ 2147483647 w 288"/>
                                <a:gd name="T43" fmla="*/ 2147483647 h 282"/>
                                <a:gd name="T44" fmla="*/ 2147483647 w 288"/>
                                <a:gd name="T45" fmla="*/ 2147483647 h 282"/>
                                <a:gd name="T46" fmla="*/ 2147483647 w 288"/>
                                <a:gd name="T47" fmla="*/ 2147483647 h 282"/>
                                <a:gd name="T48" fmla="*/ 2147483647 w 288"/>
                                <a:gd name="T49" fmla="*/ 2147483647 h 282"/>
                                <a:gd name="T50" fmla="*/ 2147483647 w 288"/>
                                <a:gd name="T51" fmla="*/ 2147483647 h 282"/>
                                <a:gd name="T52" fmla="*/ 2147483647 w 288"/>
                                <a:gd name="T53" fmla="*/ 2147483647 h 282"/>
                                <a:gd name="T54" fmla="*/ 2147483647 w 288"/>
                                <a:gd name="T55" fmla="*/ 2147483647 h 282"/>
                                <a:gd name="T56" fmla="*/ 2147483647 w 288"/>
                                <a:gd name="T57" fmla="*/ 2147483647 h 282"/>
                                <a:gd name="T58" fmla="*/ 2147483647 w 288"/>
                                <a:gd name="T59" fmla="*/ 2147483647 h 282"/>
                                <a:gd name="T60" fmla="*/ 2147483647 w 288"/>
                                <a:gd name="T61" fmla="*/ 2147483647 h 282"/>
                                <a:gd name="T62" fmla="*/ 2147483647 w 288"/>
                                <a:gd name="T63" fmla="*/ 2147483647 h 282"/>
                                <a:gd name="T64" fmla="*/ 2147483647 w 288"/>
                                <a:gd name="T65" fmla="*/ 2147483647 h 282"/>
                                <a:gd name="T66" fmla="*/ 2147483647 w 288"/>
                                <a:gd name="T67" fmla="*/ 2147483647 h 282"/>
                                <a:gd name="T68" fmla="*/ 2147483647 w 288"/>
                                <a:gd name="T69" fmla="*/ 2147483647 h 282"/>
                                <a:gd name="T70" fmla="*/ 2147483647 w 288"/>
                                <a:gd name="T71" fmla="*/ 2147483647 h 282"/>
                                <a:gd name="T72" fmla="*/ 2147483647 w 288"/>
                                <a:gd name="T73" fmla="*/ 2147483647 h 282"/>
                                <a:gd name="T74" fmla="*/ 2147483647 w 288"/>
                                <a:gd name="T75" fmla="*/ 2147483647 h 282"/>
                                <a:gd name="T76" fmla="*/ 2147483647 w 288"/>
                                <a:gd name="T77" fmla="*/ 2147483647 h 282"/>
                                <a:gd name="T78" fmla="*/ 2147483647 w 288"/>
                                <a:gd name="T79" fmla="*/ 2147483647 h 282"/>
                                <a:gd name="T80" fmla="*/ 2147483647 w 288"/>
                                <a:gd name="T81" fmla="*/ 2147483647 h 282"/>
                                <a:gd name="T82" fmla="*/ 2147483647 w 288"/>
                                <a:gd name="T83" fmla="*/ 2147483647 h 282"/>
                                <a:gd name="T84" fmla="*/ 2147483647 w 288"/>
                                <a:gd name="T85" fmla="*/ 2147483647 h 282"/>
                                <a:gd name="T86" fmla="*/ 2147483647 w 288"/>
                                <a:gd name="T87" fmla="*/ 2147483647 h 282"/>
                                <a:gd name="T88" fmla="*/ 2147483647 w 288"/>
                                <a:gd name="T89" fmla="*/ 2147483647 h 282"/>
                                <a:gd name="T90" fmla="*/ 2147483647 w 288"/>
                                <a:gd name="T91" fmla="*/ 2147483647 h 282"/>
                                <a:gd name="T92" fmla="*/ 2147483647 w 288"/>
                                <a:gd name="T93" fmla="*/ 2147483647 h 282"/>
                                <a:gd name="T94" fmla="*/ 2147483647 w 288"/>
                                <a:gd name="T95" fmla="*/ 2147483647 h 282"/>
                                <a:gd name="T96" fmla="*/ 2147483647 w 288"/>
                                <a:gd name="T97" fmla="*/ 2147483647 h 282"/>
                                <a:gd name="T98" fmla="*/ 2147483647 w 288"/>
                                <a:gd name="T99" fmla="*/ 2147483647 h 282"/>
                                <a:gd name="T100" fmla="*/ 2147483647 w 288"/>
                                <a:gd name="T101" fmla="*/ 2147483647 h 282"/>
                                <a:gd name="T102" fmla="*/ 2147483647 w 288"/>
                                <a:gd name="T103" fmla="*/ 2147483647 h 282"/>
                                <a:gd name="T104" fmla="*/ 2147483647 w 288"/>
                                <a:gd name="T105" fmla="*/ 2147483647 h 282"/>
                                <a:gd name="T106" fmla="*/ 0 w 288"/>
                                <a:gd name="T107" fmla="*/ 2147483647 h 282"/>
                                <a:gd name="T108" fmla="*/ 0 w 288"/>
                                <a:gd name="T109" fmla="*/ 2147483647 h 28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88" h="282">
                                  <a:moveTo>
                                    <a:pt x="0" y="36"/>
                                  </a:moveTo>
                                  <a:lnTo>
                                    <a:pt x="48" y="30"/>
                                  </a:lnTo>
                                  <a:lnTo>
                                    <a:pt x="54" y="30"/>
                                  </a:lnTo>
                                  <a:lnTo>
                                    <a:pt x="66" y="24"/>
                                  </a:lnTo>
                                  <a:lnTo>
                                    <a:pt x="72" y="24"/>
                                  </a:lnTo>
                                  <a:lnTo>
                                    <a:pt x="120" y="18"/>
                                  </a:lnTo>
                                  <a:lnTo>
                                    <a:pt x="126" y="18"/>
                                  </a:lnTo>
                                  <a:lnTo>
                                    <a:pt x="168" y="12"/>
                                  </a:lnTo>
                                  <a:lnTo>
                                    <a:pt x="180" y="12"/>
                                  </a:lnTo>
                                  <a:lnTo>
                                    <a:pt x="192" y="6"/>
                                  </a:lnTo>
                                  <a:lnTo>
                                    <a:pt x="204" y="6"/>
                                  </a:lnTo>
                                  <a:lnTo>
                                    <a:pt x="252" y="0"/>
                                  </a:lnTo>
                                  <a:lnTo>
                                    <a:pt x="264" y="84"/>
                                  </a:lnTo>
                                  <a:lnTo>
                                    <a:pt x="264" y="90"/>
                                  </a:lnTo>
                                  <a:lnTo>
                                    <a:pt x="264" y="96"/>
                                  </a:lnTo>
                                  <a:lnTo>
                                    <a:pt x="276" y="144"/>
                                  </a:lnTo>
                                  <a:lnTo>
                                    <a:pt x="282" y="180"/>
                                  </a:lnTo>
                                  <a:lnTo>
                                    <a:pt x="282" y="192"/>
                                  </a:lnTo>
                                  <a:lnTo>
                                    <a:pt x="282" y="204"/>
                                  </a:lnTo>
                                  <a:lnTo>
                                    <a:pt x="282" y="210"/>
                                  </a:lnTo>
                                  <a:lnTo>
                                    <a:pt x="288" y="222"/>
                                  </a:lnTo>
                                  <a:lnTo>
                                    <a:pt x="288" y="228"/>
                                  </a:lnTo>
                                  <a:lnTo>
                                    <a:pt x="288" y="234"/>
                                  </a:lnTo>
                                  <a:lnTo>
                                    <a:pt x="288" y="246"/>
                                  </a:lnTo>
                                  <a:lnTo>
                                    <a:pt x="252" y="252"/>
                                  </a:lnTo>
                                  <a:lnTo>
                                    <a:pt x="246" y="252"/>
                                  </a:lnTo>
                                  <a:lnTo>
                                    <a:pt x="210" y="258"/>
                                  </a:lnTo>
                                  <a:lnTo>
                                    <a:pt x="198" y="258"/>
                                  </a:lnTo>
                                  <a:lnTo>
                                    <a:pt x="186" y="258"/>
                                  </a:lnTo>
                                  <a:lnTo>
                                    <a:pt x="186" y="264"/>
                                  </a:lnTo>
                                  <a:lnTo>
                                    <a:pt x="192" y="264"/>
                                  </a:lnTo>
                                  <a:lnTo>
                                    <a:pt x="192" y="270"/>
                                  </a:lnTo>
                                  <a:lnTo>
                                    <a:pt x="192" y="276"/>
                                  </a:lnTo>
                                  <a:lnTo>
                                    <a:pt x="180" y="276"/>
                                  </a:lnTo>
                                  <a:lnTo>
                                    <a:pt x="174" y="264"/>
                                  </a:lnTo>
                                  <a:lnTo>
                                    <a:pt x="150" y="264"/>
                                  </a:lnTo>
                                  <a:lnTo>
                                    <a:pt x="126" y="270"/>
                                  </a:lnTo>
                                  <a:lnTo>
                                    <a:pt x="84" y="276"/>
                                  </a:lnTo>
                                  <a:lnTo>
                                    <a:pt x="66" y="276"/>
                                  </a:lnTo>
                                  <a:lnTo>
                                    <a:pt x="48" y="276"/>
                                  </a:lnTo>
                                  <a:lnTo>
                                    <a:pt x="36" y="282"/>
                                  </a:lnTo>
                                  <a:lnTo>
                                    <a:pt x="36" y="258"/>
                                  </a:lnTo>
                                  <a:lnTo>
                                    <a:pt x="36" y="246"/>
                                  </a:lnTo>
                                  <a:lnTo>
                                    <a:pt x="30" y="240"/>
                                  </a:lnTo>
                                  <a:lnTo>
                                    <a:pt x="30" y="210"/>
                                  </a:lnTo>
                                  <a:lnTo>
                                    <a:pt x="30" y="204"/>
                                  </a:lnTo>
                                  <a:lnTo>
                                    <a:pt x="18" y="144"/>
                                  </a:lnTo>
                                  <a:lnTo>
                                    <a:pt x="12" y="114"/>
                                  </a:lnTo>
                                  <a:lnTo>
                                    <a:pt x="12" y="108"/>
                                  </a:lnTo>
                                  <a:lnTo>
                                    <a:pt x="12" y="102"/>
                                  </a:lnTo>
                                  <a:lnTo>
                                    <a:pt x="12" y="96"/>
                                  </a:lnTo>
                                  <a:lnTo>
                                    <a:pt x="6" y="78"/>
                                  </a:lnTo>
                                  <a:lnTo>
                                    <a:pt x="6" y="66"/>
                                  </a:lnTo>
                                  <a:lnTo>
                                    <a:pt x="0" y="42"/>
                                  </a:lnTo>
                                  <a:lnTo>
                                    <a:pt x="0" y="36"/>
                                  </a:lnTo>
                                  <a:close/>
                                </a:path>
                              </a:pathLst>
                            </a:custGeom>
                            <a:solidFill>
                              <a:srgbClr val="FF33CC"/>
                            </a:solidFill>
                            <a:ln w="9525">
                              <a:solidFill>
                                <a:schemeClr val="tx1"/>
                              </a:solidFill>
                              <a:prstDash val="solid"/>
                              <a:round/>
                              <a:headEnd/>
                              <a:tailEnd/>
                            </a:ln>
                          </wps:spPr>
                          <wps:bodyPr/>
                        </wps:wsp>
                        <wps:wsp>
                          <wps:cNvPr id="551" name="Freeform 93"/>
                          <wps:cNvSpPr>
                            <a:spLocks/>
                          </wps:cNvSpPr>
                          <wps:spPr bwMode="auto">
                            <a:xfrm>
                              <a:off x="6653611" y="4238117"/>
                              <a:ext cx="1214190" cy="592918"/>
                            </a:xfrm>
                            <a:custGeom>
                              <a:avLst/>
                              <a:gdLst>
                                <a:gd name="T0" fmla="*/ 2147483647 w 336"/>
                                <a:gd name="T1" fmla="*/ 2147483647 h 168"/>
                                <a:gd name="T2" fmla="*/ 2147483647 w 336"/>
                                <a:gd name="T3" fmla="*/ 2147483647 h 168"/>
                                <a:gd name="T4" fmla="*/ 2147483647 w 336"/>
                                <a:gd name="T5" fmla="*/ 2147483647 h 168"/>
                                <a:gd name="T6" fmla="*/ 2147483647 w 336"/>
                                <a:gd name="T7" fmla="*/ 2147483647 h 168"/>
                                <a:gd name="T8" fmla="*/ 2147483647 w 336"/>
                                <a:gd name="T9" fmla="*/ 2147483647 h 168"/>
                                <a:gd name="T10" fmla="*/ 2147483647 w 336"/>
                                <a:gd name="T11" fmla="*/ 2147483647 h 168"/>
                                <a:gd name="T12" fmla="*/ 2147483647 w 336"/>
                                <a:gd name="T13" fmla="*/ 2147483647 h 168"/>
                                <a:gd name="T14" fmla="*/ 2147483647 w 336"/>
                                <a:gd name="T15" fmla="*/ 2147483647 h 168"/>
                                <a:gd name="T16" fmla="*/ 2147483647 w 336"/>
                                <a:gd name="T17" fmla="*/ 2147483647 h 168"/>
                                <a:gd name="T18" fmla="*/ 2147483647 w 336"/>
                                <a:gd name="T19" fmla="*/ 2147483647 h 168"/>
                                <a:gd name="T20" fmla="*/ 2147483647 w 336"/>
                                <a:gd name="T21" fmla="*/ 2147483647 h 168"/>
                                <a:gd name="T22" fmla="*/ 0 w 336"/>
                                <a:gd name="T23" fmla="*/ 2147483647 h 168"/>
                                <a:gd name="T24" fmla="*/ 0 w 336"/>
                                <a:gd name="T25" fmla="*/ 2147483647 h 168"/>
                                <a:gd name="T26" fmla="*/ 0 w 336"/>
                                <a:gd name="T27" fmla="*/ 2147483647 h 168"/>
                                <a:gd name="T28" fmla="*/ 2147483647 w 336"/>
                                <a:gd name="T29" fmla="*/ 2147483647 h 168"/>
                                <a:gd name="T30" fmla="*/ 2147483647 w 336"/>
                                <a:gd name="T31" fmla="*/ 2147483647 h 168"/>
                                <a:gd name="T32" fmla="*/ 2147483647 w 336"/>
                                <a:gd name="T33" fmla="*/ 2147483647 h 168"/>
                                <a:gd name="T34" fmla="*/ 2147483647 w 336"/>
                                <a:gd name="T35" fmla="*/ 2147483647 h 168"/>
                                <a:gd name="T36" fmla="*/ 2147483647 w 336"/>
                                <a:gd name="T37" fmla="*/ 2147483647 h 168"/>
                                <a:gd name="T38" fmla="*/ 2147483647 w 336"/>
                                <a:gd name="T39" fmla="*/ 2147483647 h 168"/>
                                <a:gd name="T40" fmla="*/ 2147483647 w 336"/>
                                <a:gd name="T41" fmla="*/ 2147483647 h 168"/>
                                <a:gd name="T42" fmla="*/ 2147483647 w 336"/>
                                <a:gd name="T43" fmla="*/ 2147483647 h 168"/>
                                <a:gd name="T44" fmla="*/ 2147483647 w 336"/>
                                <a:gd name="T45" fmla="*/ 2147483647 h 168"/>
                                <a:gd name="T46" fmla="*/ 2147483647 w 336"/>
                                <a:gd name="T47" fmla="*/ 2147483647 h 168"/>
                                <a:gd name="T48" fmla="*/ 2147483647 w 336"/>
                                <a:gd name="T49" fmla="*/ 0 h 168"/>
                                <a:gd name="T50" fmla="*/ 2147483647 w 336"/>
                                <a:gd name="T51" fmla="*/ 0 h 168"/>
                                <a:gd name="T52" fmla="*/ 2147483647 w 336"/>
                                <a:gd name="T53" fmla="*/ 2147483647 h 168"/>
                                <a:gd name="T54" fmla="*/ 2147483647 w 336"/>
                                <a:gd name="T55" fmla="*/ 2147483647 h 168"/>
                                <a:gd name="T56" fmla="*/ 2147483647 w 336"/>
                                <a:gd name="T57" fmla="*/ 2147483647 h 16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336" h="168">
                                  <a:moveTo>
                                    <a:pt x="336" y="144"/>
                                  </a:moveTo>
                                  <a:lnTo>
                                    <a:pt x="288" y="150"/>
                                  </a:lnTo>
                                  <a:lnTo>
                                    <a:pt x="270" y="156"/>
                                  </a:lnTo>
                                  <a:lnTo>
                                    <a:pt x="264" y="156"/>
                                  </a:lnTo>
                                  <a:lnTo>
                                    <a:pt x="132" y="162"/>
                                  </a:lnTo>
                                  <a:lnTo>
                                    <a:pt x="108" y="162"/>
                                  </a:lnTo>
                                  <a:lnTo>
                                    <a:pt x="66" y="168"/>
                                  </a:lnTo>
                                  <a:lnTo>
                                    <a:pt x="36" y="168"/>
                                  </a:lnTo>
                                  <a:lnTo>
                                    <a:pt x="36" y="144"/>
                                  </a:lnTo>
                                  <a:lnTo>
                                    <a:pt x="36" y="108"/>
                                  </a:lnTo>
                                  <a:lnTo>
                                    <a:pt x="6" y="72"/>
                                  </a:lnTo>
                                  <a:lnTo>
                                    <a:pt x="0" y="66"/>
                                  </a:lnTo>
                                  <a:lnTo>
                                    <a:pt x="0" y="60"/>
                                  </a:lnTo>
                                  <a:lnTo>
                                    <a:pt x="0" y="24"/>
                                  </a:lnTo>
                                  <a:lnTo>
                                    <a:pt x="6" y="24"/>
                                  </a:lnTo>
                                  <a:lnTo>
                                    <a:pt x="12" y="24"/>
                                  </a:lnTo>
                                  <a:lnTo>
                                    <a:pt x="24" y="24"/>
                                  </a:lnTo>
                                  <a:lnTo>
                                    <a:pt x="36" y="24"/>
                                  </a:lnTo>
                                  <a:lnTo>
                                    <a:pt x="54" y="18"/>
                                  </a:lnTo>
                                  <a:lnTo>
                                    <a:pt x="66" y="18"/>
                                  </a:lnTo>
                                  <a:lnTo>
                                    <a:pt x="102" y="18"/>
                                  </a:lnTo>
                                  <a:lnTo>
                                    <a:pt x="150" y="12"/>
                                  </a:lnTo>
                                  <a:lnTo>
                                    <a:pt x="192" y="12"/>
                                  </a:lnTo>
                                  <a:lnTo>
                                    <a:pt x="258" y="6"/>
                                  </a:lnTo>
                                  <a:lnTo>
                                    <a:pt x="276" y="0"/>
                                  </a:lnTo>
                                  <a:lnTo>
                                    <a:pt x="300" y="0"/>
                                  </a:lnTo>
                                  <a:lnTo>
                                    <a:pt x="324" y="84"/>
                                  </a:lnTo>
                                  <a:lnTo>
                                    <a:pt x="336" y="138"/>
                                  </a:lnTo>
                                  <a:lnTo>
                                    <a:pt x="336" y="144"/>
                                  </a:lnTo>
                                  <a:close/>
                                </a:path>
                              </a:pathLst>
                            </a:custGeom>
                            <a:solidFill>
                              <a:srgbClr val="FF33CC"/>
                            </a:solidFill>
                            <a:ln w="9525">
                              <a:solidFill>
                                <a:schemeClr val="tx1"/>
                              </a:solidFill>
                              <a:prstDash val="solid"/>
                              <a:round/>
                              <a:headEnd/>
                              <a:tailEnd/>
                            </a:ln>
                          </wps:spPr>
                          <wps:bodyPr/>
                        </wps:wsp>
                        <wps:wsp>
                          <wps:cNvPr id="552" name="Freeform 94"/>
                          <wps:cNvSpPr>
                            <a:spLocks/>
                          </wps:cNvSpPr>
                          <wps:spPr bwMode="auto">
                            <a:xfrm>
                              <a:off x="10751503" y="4238117"/>
                              <a:ext cx="672141" cy="847025"/>
                            </a:xfrm>
                            <a:custGeom>
                              <a:avLst/>
                              <a:gdLst>
                                <a:gd name="T0" fmla="*/ 2147483647 w 186"/>
                                <a:gd name="T1" fmla="*/ 0 h 240"/>
                                <a:gd name="T2" fmla="*/ 2147483647 w 186"/>
                                <a:gd name="T3" fmla="*/ 2147483647 h 240"/>
                                <a:gd name="T4" fmla="*/ 2147483647 w 186"/>
                                <a:gd name="T5" fmla="*/ 2147483647 h 240"/>
                                <a:gd name="T6" fmla="*/ 2147483647 w 186"/>
                                <a:gd name="T7" fmla="*/ 2147483647 h 240"/>
                                <a:gd name="T8" fmla="*/ 2147483647 w 186"/>
                                <a:gd name="T9" fmla="*/ 2147483647 h 240"/>
                                <a:gd name="T10" fmla="*/ 2147483647 w 186"/>
                                <a:gd name="T11" fmla="*/ 2147483647 h 240"/>
                                <a:gd name="T12" fmla="*/ 2147483647 w 186"/>
                                <a:gd name="T13" fmla="*/ 2147483647 h 240"/>
                                <a:gd name="T14" fmla="*/ 2147483647 w 186"/>
                                <a:gd name="T15" fmla="*/ 2147483647 h 240"/>
                                <a:gd name="T16" fmla="*/ 2147483647 w 186"/>
                                <a:gd name="T17" fmla="*/ 2147483647 h 240"/>
                                <a:gd name="T18" fmla="*/ 2147483647 w 186"/>
                                <a:gd name="T19" fmla="*/ 2147483647 h 240"/>
                                <a:gd name="T20" fmla="*/ 2147483647 w 186"/>
                                <a:gd name="T21" fmla="*/ 2147483647 h 240"/>
                                <a:gd name="T22" fmla="*/ 2147483647 w 186"/>
                                <a:gd name="T23" fmla="*/ 2147483647 h 240"/>
                                <a:gd name="T24" fmla="*/ 2147483647 w 186"/>
                                <a:gd name="T25" fmla="*/ 2147483647 h 240"/>
                                <a:gd name="T26" fmla="*/ 2147483647 w 186"/>
                                <a:gd name="T27" fmla="*/ 2147483647 h 240"/>
                                <a:gd name="T28" fmla="*/ 2147483647 w 186"/>
                                <a:gd name="T29" fmla="*/ 2147483647 h 240"/>
                                <a:gd name="T30" fmla="*/ 2147483647 w 186"/>
                                <a:gd name="T31" fmla="*/ 2147483647 h 240"/>
                                <a:gd name="T32" fmla="*/ 2147483647 w 186"/>
                                <a:gd name="T33" fmla="*/ 2147483647 h 240"/>
                                <a:gd name="T34" fmla="*/ 2147483647 w 186"/>
                                <a:gd name="T35" fmla="*/ 2147483647 h 240"/>
                                <a:gd name="T36" fmla="*/ 2147483647 w 186"/>
                                <a:gd name="T37" fmla="*/ 2147483647 h 240"/>
                                <a:gd name="T38" fmla="*/ 2147483647 w 186"/>
                                <a:gd name="T39" fmla="*/ 2147483647 h 240"/>
                                <a:gd name="T40" fmla="*/ 2147483647 w 186"/>
                                <a:gd name="T41" fmla="*/ 2147483647 h 240"/>
                                <a:gd name="T42" fmla="*/ 2147483647 w 186"/>
                                <a:gd name="T43" fmla="*/ 2147483647 h 240"/>
                                <a:gd name="T44" fmla="*/ 2147483647 w 186"/>
                                <a:gd name="T45" fmla="*/ 2147483647 h 240"/>
                                <a:gd name="T46" fmla="*/ 2147483647 w 186"/>
                                <a:gd name="T47" fmla="*/ 2147483647 h 240"/>
                                <a:gd name="T48" fmla="*/ 2147483647 w 186"/>
                                <a:gd name="T49" fmla="*/ 2147483647 h 240"/>
                                <a:gd name="T50" fmla="*/ 2147483647 w 186"/>
                                <a:gd name="T51" fmla="*/ 2147483647 h 240"/>
                                <a:gd name="T52" fmla="*/ 2147483647 w 186"/>
                                <a:gd name="T53" fmla="*/ 2147483647 h 240"/>
                                <a:gd name="T54" fmla="*/ 2147483647 w 186"/>
                                <a:gd name="T55" fmla="*/ 2147483647 h 240"/>
                                <a:gd name="T56" fmla="*/ 2147483647 w 186"/>
                                <a:gd name="T57" fmla="*/ 2147483647 h 240"/>
                                <a:gd name="T58" fmla="*/ 0 w 186"/>
                                <a:gd name="T59" fmla="*/ 2147483647 h 240"/>
                                <a:gd name="T60" fmla="*/ 0 w 186"/>
                                <a:gd name="T61" fmla="*/ 2147483647 h 240"/>
                                <a:gd name="T62" fmla="*/ 0 w 186"/>
                                <a:gd name="T63" fmla="*/ 2147483647 h 240"/>
                                <a:gd name="T64" fmla="*/ 2147483647 w 186"/>
                                <a:gd name="T65" fmla="*/ 2147483647 h 240"/>
                                <a:gd name="T66" fmla="*/ 2147483647 w 186"/>
                                <a:gd name="T67" fmla="*/ 2147483647 h 240"/>
                                <a:gd name="T68" fmla="*/ 2147483647 w 186"/>
                                <a:gd name="T69" fmla="*/ 2147483647 h 240"/>
                                <a:gd name="T70" fmla="*/ 2147483647 w 186"/>
                                <a:gd name="T71" fmla="*/ 2147483647 h 240"/>
                                <a:gd name="T72" fmla="*/ 2147483647 w 186"/>
                                <a:gd name="T73" fmla="*/ 2147483647 h 240"/>
                                <a:gd name="T74" fmla="*/ 2147483647 w 186"/>
                                <a:gd name="T75" fmla="*/ 2147483647 h 240"/>
                                <a:gd name="T76" fmla="*/ 2147483647 w 186"/>
                                <a:gd name="T77" fmla="*/ 2147483647 h 240"/>
                                <a:gd name="T78" fmla="*/ 2147483647 w 186"/>
                                <a:gd name="T79" fmla="*/ 2147483647 h 240"/>
                                <a:gd name="T80" fmla="*/ 2147483647 w 186"/>
                                <a:gd name="T81" fmla="*/ 2147483647 h 240"/>
                                <a:gd name="T82" fmla="*/ 2147483647 w 186"/>
                                <a:gd name="T83" fmla="*/ 2147483647 h 240"/>
                                <a:gd name="T84" fmla="*/ 2147483647 w 186"/>
                                <a:gd name="T85" fmla="*/ 2147483647 h 240"/>
                                <a:gd name="T86" fmla="*/ 2147483647 w 186"/>
                                <a:gd name="T87" fmla="*/ 2147483647 h 240"/>
                                <a:gd name="T88" fmla="*/ 2147483647 w 186"/>
                                <a:gd name="T89" fmla="*/ 2147483647 h 240"/>
                                <a:gd name="T90" fmla="*/ 2147483647 w 186"/>
                                <a:gd name="T91" fmla="*/ 2147483647 h 240"/>
                                <a:gd name="T92" fmla="*/ 2147483647 w 186"/>
                                <a:gd name="T93" fmla="*/ 2147483647 h 240"/>
                                <a:gd name="T94" fmla="*/ 2147483647 w 186"/>
                                <a:gd name="T95" fmla="*/ 2147483647 h 240"/>
                                <a:gd name="T96" fmla="*/ 2147483647 w 186"/>
                                <a:gd name="T97" fmla="*/ 2147483647 h 240"/>
                                <a:gd name="T98" fmla="*/ 2147483647 w 186"/>
                                <a:gd name="T99" fmla="*/ 2147483647 h 240"/>
                                <a:gd name="T100" fmla="*/ 2147483647 w 186"/>
                                <a:gd name="T101" fmla="*/ 2147483647 h 240"/>
                                <a:gd name="T102" fmla="*/ 2147483647 w 186"/>
                                <a:gd name="T103" fmla="*/ 2147483647 h 240"/>
                                <a:gd name="T104" fmla="*/ 2147483647 w 186"/>
                                <a:gd name="T105" fmla="*/ 0 h 24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86" h="240">
                                  <a:moveTo>
                                    <a:pt x="156" y="0"/>
                                  </a:moveTo>
                                  <a:lnTo>
                                    <a:pt x="162" y="18"/>
                                  </a:lnTo>
                                  <a:lnTo>
                                    <a:pt x="162" y="42"/>
                                  </a:lnTo>
                                  <a:lnTo>
                                    <a:pt x="162" y="60"/>
                                  </a:lnTo>
                                  <a:lnTo>
                                    <a:pt x="168" y="72"/>
                                  </a:lnTo>
                                  <a:lnTo>
                                    <a:pt x="168" y="78"/>
                                  </a:lnTo>
                                  <a:lnTo>
                                    <a:pt x="168" y="84"/>
                                  </a:lnTo>
                                  <a:lnTo>
                                    <a:pt x="168" y="90"/>
                                  </a:lnTo>
                                  <a:lnTo>
                                    <a:pt x="174" y="126"/>
                                  </a:lnTo>
                                  <a:lnTo>
                                    <a:pt x="180" y="192"/>
                                  </a:lnTo>
                                  <a:lnTo>
                                    <a:pt x="186" y="198"/>
                                  </a:lnTo>
                                  <a:lnTo>
                                    <a:pt x="186" y="216"/>
                                  </a:lnTo>
                                  <a:lnTo>
                                    <a:pt x="186" y="222"/>
                                  </a:lnTo>
                                  <a:lnTo>
                                    <a:pt x="132" y="228"/>
                                  </a:lnTo>
                                  <a:lnTo>
                                    <a:pt x="126" y="228"/>
                                  </a:lnTo>
                                  <a:lnTo>
                                    <a:pt x="120" y="228"/>
                                  </a:lnTo>
                                  <a:lnTo>
                                    <a:pt x="108" y="228"/>
                                  </a:lnTo>
                                  <a:lnTo>
                                    <a:pt x="90" y="228"/>
                                  </a:lnTo>
                                  <a:lnTo>
                                    <a:pt x="84" y="228"/>
                                  </a:lnTo>
                                  <a:lnTo>
                                    <a:pt x="72" y="228"/>
                                  </a:lnTo>
                                  <a:lnTo>
                                    <a:pt x="72" y="234"/>
                                  </a:lnTo>
                                  <a:lnTo>
                                    <a:pt x="48" y="234"/>
                                  </a:lnTo>
                                  <a:lnTo>
                                    <a:pt x="42" y="234"/>
                                  </a:lnTo>
                                  <a:lnTo>
                                    <a:pt x="24" y="234"/>
                                  </a:lnTo>
                                  <a:lnTo>
                                    <a:pt x="12" y="240"/>
                                  </a:lnTo>
                                  <a:lnTo>
                                    <a:pt x="12" y="234"/>
                                  </a:lnTo>
                                  <a:lnTo>
                                    <a:pt x="12" y="222"/>
                                  </a:lnTo>
                                  <a:lnTo>
                                    <a:pt x="6" y="204"/>
                                  </a:lnTo>
                                  <a:lnTo>
                                    <a:pt x="6" y="198"/>
                                  </a:lnTo>
                                  <a:lnTo>
                                    <a:pt x="0" y="168"/>
                                  </a:lnTo>
                                  <a:lnTo>
                                    <a:pt x="0" y="162"/>
                                  </a:lnTo>
                                  <a:lnTo>
                                    <a:pt x="0" y="156"/>
                                  </a:lnTo>
                                  <a:lnTo>
                                    <a:pt x="6" y="150"/>
                                  </a:lnTo>
                                  <a:lnTo>
                                    <a:pt x="6" y="144"/>
                                  </a:lnTo>
                                  <a:lnTo>
                                    <a:pt x="6" y="132"/>
                                  </a:lnTo>
                                  <a:lnTo>
                                    <a:pt x="12" y="120"/>
                                  </a:lnTo>
                                  <a:lnTo>
                                    <a:pt x="12" y="108"/>
                                  </a:lnTo>
                                  <a:lnTo>
                                    <a:pt x="12" y="102"/>
                                  </a:lnTo>
                                  <a:lnTo>
                                    <a:pt x="24" y="96"/>
                                  </a:lnTo>
                                  <a:lnTo>
                                    <a:pt x="24" y="90"/>
                                  </a:lnTo>
                                  <a:lnTo>
                                    <a:pt x="30" y="84"/>
                                  </a:lnTo>
                                  <a:lnTo>
                                    <a:pt x="48" y="66"/>
                                  </a:lnTo>
                                  <a:lnTo>
                                    <a:pt x="54" y="66"/>
                                  </a:lnTo>
                                  <a:lnTo>
                                    <a:pt x="60" y="54"/>
                                  </a:lnTo>
                                  <a:lnTo>
                                    <a:pt x="66" y="54"/>
                                  </a:lnTo>
                                  <a:lnTo>
                                    <a:pt x="66" y="48"/>
                                  </a:lnTo>
                                  <a:lnTo>
                                    <a:pt x="72" y="42"/>
                                  </a:lnTo>
                                  <a:lnTo>
                                    <a:pt x="78" y="36"/>
                                  </a:lnTo>
                                  <a:lnTo>
                                    <a:pt x="102" y="12"/>
                                  </a:lnTo>
                                  <a:lnTo>
                                    <a:pt x="108" y="12"/>
                                  </a:lnTo>
                                  <a:lnTo>
                                    <a:pt x="120" y="6"/>
                                  </a:lnTo>
                                  <a:lnTo>
                                    <a:pt x="126" y="6"/>
                                  </a:lnTo>
                                  <a:lnTo>
                                    <a:pt x="156" y="0"/>
                                  </a:lnTo>
                                  <a:close/>
                                </a:path>
                              </a:pathLst>
                            </a:custGeom>
                            <a:solidFill>
                              <a:srgbClr val="BF95DF"/>
                            </a:solidFill>
                            <a:ln w="9525">
                              <a:solidFill>
                                <a:schemeClr val="tx1"/>
                              </a:solidFill>
                              <a:prstDash val="solid"/>
                              <a:round/>
                              <a:headEnd/>
                              <a:tailEnd/>
                            </a:ln>
                          </wps:spPr>
                          <wps:bodyPr/>
                        </wps:wsp>
                        <wps:wsp>
                          <wps:cNvPr id="553" name="Freeform 95"/>
                          <wps:cNvSpPr>
                            <a:spLocks/>
                          </wps:cNvSpPr>
                          <wps:spPr bwMode="auto">
                            <a:xfrm>
                              <a:off x="15217986" y="4238117"/>
                              <a:ext cx="1582783" cy="2075213"/>
                            </a:xfrm>
                            <a:custGeom>
                              <a:avLst/>
                              <a:gdLst>
                                <a:gd name="T0" fmla="*/ 2147483647 w 438"/>
                                <a:gd name="T1" fmla="*/ 2147483647 h 588"/>
                                <a:gd name="T2" fmla="*/ 2147483647 w 438"/>
                                <a:gd name="T3" fmla="*/ 2147483647 h 588"/>
                                <a:gd name="T4" fmla="*/ 2147483647 w 438"/>
                                <a:gd name="T5" fmla="*/ 2147483647 h 588"/>
                                <a:gd name="T6" fmla="*/ 2147483647 w 438"/>
                                <a:gd name="T7" fmla="*/ 2147483647 h 588"/>
                                <a:gd name="T8" fmla="*/ 2147483647 w 438"/>
                                <a:gd name="T9" fmla="*/ 2147483647 h 588"/>
                                <a:gd name="T10" fmla="*/ 2147483647 w 438"/>
                                <a:gd name="T11" fmla="*/ 2147483647 h 588"/>
                                <a:gd name="T12" fmla="*/ 2147483647 w 438"/>
                                <a:gd name="T13" fmla="*/ 2147483647 h 588"/>
                                <a:gd name="T14" fmla="*/ 2147483647 w 438"/>
                                <a:gd name="T15" fmla="*/ 2147483647 h 588"/>
                                <a:gd name="T16" fmla="*/ 2147483647 w 438"/>
                                <a:gd name="T17" fmla="*/ 2147483647 h 588"/>
                                <a:gd name="T18" fmla="*/ 2147483647 w 438"/>
                                <a:gd name="T19" fmla="*/ 2147483647 h 588"/>
                                <a:gd name="T20" fmla="*/ 2147483647 w 438"/>
                                <a:gd name="T21" fmla="*/ 2147483647 h 588"/>
                                <a:gd name="T22" fmla="*/ 2147483647 w 438"/>
                                <a:gd name="T23" fmla="*/ 2147483647 h 588"/>
                                <a:gd name="T24" fmla="*/ 2147483647 w 438"/>
                                <a:gd name="T25" fmla="*/ 2147483647 h 588"/>
                                <a:gd name="T26" fmla="*/ 2147483647 w 438"/>
                                <a:gd name="T27" fmla="*/ 2147483647 h 588"/>
                                <a:gd name="T28" fmla="*/ 2147483647 w 438"/>
                                <a:gd name="T29" fmla="*/ 2147483647 h 588"/>
                                <a:gd name="T30" fmla="*/ 2147483647 w 438"/>
                                <a:gd name="T31" fmla="*/ 2147483647 h 588"/>
                                <a:gd name="T32" fmla="*/ 2147483647 w 438"/>
                                <a:gd name="T33" fmla="*/ 2147483647 h 588"/>
                                <a:gd name="T34" fmla="*/ 2147483647 w 438"/>
                                <a:gd name="T35" fmla="*/ 2147483647 h 588"/>
                                <a:gd name="T36" fmla="*/ 2147483647 w 438"/>
                                <a:gd name="T37" fmla="*/ 2147483647 h 588"/>
                                <a:gd name="T38" fmla="*/ 2147483647 w 438"/>
                                <a:gd name="T39" fmla="*/ 2147483647 h 588"/>
                                <a:gd name="T40" fmla="*/ 2147483647 w 438"/>
                                <a:gd name="T41" fmla="*/ 2147483647 h 588"/>
                                <a:gd name="T42" fmla="*/ 2147483647 w 438"/>
                                <a:gd name="T43" fmla="*/ 2147483647 h 588"/>
                                <a:gd name="T44" fmla="*/ 2147483647 w 438"/>
                                <a:gd name="T45" fmla="*/ 2147483647 h 588"/>
                                <a:gd name="T46" fmla="*/ 2147483647 w 438"/>
                                <a:gd name="T47" fmla="*/ 2147483647 h 588"/>
                                <a:gd name="T48" fmla="*/ 2147483647 w 438"/>
                                <a:gd name="T49" fmla="*/ 2147483647 h 588"/>
                                <a:gd name="T50" fmla="*/ 2147483647 w 438"/>
                                <a:gd name="T51" fmla="*/ 2147483647 h 588"/>
                                <a:gd name="T52" fmla="*/ 2147483647 w 438"/>
                                <a:gd name="T53" fmla="*/ 2147483647 h 588"/>
                                <a:gd name="T54" fmla="*/ 2147483647 w 438"/>
                                <a:gd name="T55" fmla="*/ 2147483647 h 588"/>
                                <a:gd name="T56" fmla="*/ 2147483647 w 438"/>
                                <a:gd name="T57" fmla="*/ 2147483647 h 588"/>
                                <a:gd name="T58" fmla="*/ 2147483647 w 438"/>
                                <a:gd name="T59" fmla="*/ 2147483647 h 588"/>
                                <a:gd name="T60" fmla="*/ 2147483647 w 438"/>
                                <a:gd name="T61" fmla="*/ 2147483647 h 588"/>
                                <a:gd name="T62" fmla="*/ 2147483647 w 438"/>
                                <a:gd name="T63" fmla="*/ 2147483647 h 588"/>
                                <a:gd name="T64" fmla="*/ 2147483647 w 438"/>
                                <a:gd name="T65" fmla="*/ 2147483647 h 588"/>
                                <a:gd name="T66" fmla="*/ 2147483647 w 438"/>
                                <a:gd name="T67" fmla="*/ 2147483647 h 588"/>
                                <a:gd name="T68" fmla="*/ 2147483647 w 438"/>
                                <a:gd name="T69" fmla="*/ 2147483647 h 588"/>
                                <a:gd name="T70" fmla="*/ 2147483647 w 438"/>
                                <a:gd name="T71" fmla="*/ 2147483647 h 588"/>
                                <a:gd name="T72" fmla="*/ 2147483647 w 438"/>
                                <a:gd name="T73" fmla="*/ 2147483647 h 588"/>
                                <a:gd name="T74" fmla="*/ 2147483647 w 438"/>
                                <a:gd name="T75" fmla="*/ 2147483647 h 588"/>
                                <a:gd name="T76" fmla="*/ 2147483647 w 438"/>
                                <a:gd name="T77" fmla="*/ 2147483647 h 588"/>
                                <a:gd name="T78" fmla="*/ 2147483647 w 438"/>
                                <a:gd name="T79" fmla="*/ 0 h 588"/>
                                <a:gd name="T80" fmla="*/ 2147483647 w 438"/>
                                <a:gd name="T81" fmla="*/ 2147483647 h 588"/>
                                <a:gd name="T82" fmla="*/ 2147483647 w 438"/>
                                <a:gd name="T83" fmla="*/ 2147483647 h 588"/>
                                <a:gd name="T84" fmla="*/ 2147483647 w 438"/>
                                <a:gd name="T85" fmla="*/ 2147483647 h 588"/>
                                <a:gd name="T86" fmla="*/ 2147483647 w 438"/>
                                <a:gd name="T87" fmla="*/ 2147483647 h 588"/>
                                <a:gd name="T88" fmla="*/ 2147483647 w 438"/>
                                <a:gd name="T89" fmla="*/ 2147483647 h 588"/>
                                <a:gd name="T90" fmla="*/ 2147483647 w 438"/>
                                <a:gd name="T91" fmla="*/ 2147483647 h 588"/>
                                <a:gd name="T92" fmla="*/ 2147483647 w 438"/>
                                <a:gd name="T93" fmla="*/ 2147483647 h 588"/>
                                <a:gd name="T94" fmla="*/ 2147483647 w 438"/>
                                <a:gd name="T95" fmla="*/ 2147483647 h 588"/>
                                <a:gd name="T96" fmla="*/ 2147483647 w 438"/>
                                <a:gd name="T97" fmla="*/ 2147483647 h 588"/>
                                <a:gd name="T98" fmla="*/ 2147483647 w 438"/>
                                <a:gd name="T99" fmla="*/ 2147483647 h 588"/>
                                <a:gd name="T100" fmla="*/ 2147483647 w 438"/>
                                <a:gd name="T101" fmla="*/ 2147483647 h 588"/>
                                <a:gd name="T102" fmla="*/ 2147483647 w 438"/>
                                <a:gd name="T103" fmla="*/ 2147483647 h 588"/>
                                <a:gd name="T104" fmla="*/ 2147483647 w 438"/>
                                <a:gd name="T105" fmla="*/ 2147483647 h 588"/>
                                <a:gd name="T106" fmla="*/ 2147483647 w 438"/>
                                <a:gd name="T107" fmla="*/ 2147483647 h 588"/>
                                <a:gd name="T108" fmla="*/ 2147483647 w 438"/>
                                <a:gd name="T109" fmla="*/ 2147483647 h 58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38" h="588">
                                  <a:moveTo>
                                    <a:pt x="438" y="192"/>
                                  </a:moveTo>
                                  <a:lnTo>
                                    <a:pt x="432" y="210"/>
                                  </a:lnTo>
                                  <a:lnTo>
                                    <a:pt x="420" y="234"/>
                                  </a:lnTo>
                                  <a:lnTo>
                                    <a:pt x="420" y="240"/>
                                  </a:lnTo>
                                  <a:lnTo>
                                    <a:pt x="414" y="258"/>
                                  </a:lnTo>
                                  <a:lnTo>
                                    <a:pt x="414" y="264"/>
                                  </a:lnTo>
                                  <a:lnTo>
                                    <a:pt x="396" y="300"/>
                                  </a:lnTo>
                                  <a:lnTo>
                                    <a:pt x="390" y="312"/>
                                  </a:lnTo>
                                  <a:lnTo>
                                    <a:pt x="390" y="318"/>
                                  </a:lnTo>
                                  <a:lnTo>
                                    <a:pt x="384" y="330"/>
                                  </a:lnTo>
                                  <a:lnTo>
                                    <a:pt x="378" y="342"/>
                                  </a:lnTo>
                                  <a:lnTo>
                                    <a:pt x="360" y="384"/>
                                  </a:lnTo>
                                  <a:lnTo>
                                    <a:pt x="360" y="396"/>
                                  </a:lnTo>
                                  <a:lnTo>
                                    <a:pt x="354" y="402"/>
                                  </a:lnTo>
                                  <a:lnTo>
                                    <a:pt x="348" y="414"/>
                                  </a:lnTo>
                                  <a:lnTo>
                                    <a:pt x="348" y="420"/>
                                  </a:lnTo>
                                  <a:lnTo>
                                    <a:pt x="336" y="450"/>
                                  </a:lnTo>
                                  <a:lnTo>
                                    <a:pt x="330" y="468"/>
                                  </a:lnTo>
                                  <a:lnTo>
                                    <a:pt x="330" y="474"/>
                                  </a:lnTo>
                                  <a:lnTo>
                                    <a:pt x="318" y="492"/>
                                  </a:lnTo>
                                  <a:lnTo>
                                    <a:pt x="318" y="498"/>
                                  </a:lnTo>
                                  <a:lnTo>
                                    <a:pt x="318" y="504"/>
                                  </a:lnTo>
                                  <a:lnTo>
                                    <a:pt x="306" y="546"/>
                                  </a:lnTo>
                                  <a:lnTo>
                                    <a:pt x="300" y="546"/>
                                  </a:lnTo>
                                  <a:lnTo>
                                    <a:pt x="300" y="552"/>
                                  </a:lnTo>
                                  <a:lnTo>
                                    <a:pt x="294" y="570"/>
                                  </a:lnTo>
                                  <a:lnTo>
                                    <a:pt x="288" y="588"/>
                                  </a:lnTo>
                                  <a:lnTo>
                                    <a:pt x="270" y="570"/>
                                  </a:lnTo>
                                  <a:lnTo>
                                    <a:pt x="270" y="564"/>
                                  </a:lnTo>
                                  <a:lnTo>
                                    <a:pt x="264" y="564"/>
                                  </a:lnTo>
                                  <a:lnTo>
                                    <a:pt x="240" y="540"/>
                                  </a:lnTo>
                                  <a:lnTo>
                                    <a:pt x="234" y="534"/>
                                  </a:lnTo>
                                  <a:lnTo>
                                    <a:pt x="210" y="510"/>
                                  </a:lnTo>
                                  <a:lnTo>
                                    <a:pt x="204" y="504"/>
                                  </a:lnTo>
                                  <a:lnTo>
                                    <a:pt x="198" y="492"/>
                                  </a:lnTo>
                                  <a:lnTo>
                                    <a:pt x="192" y="486"/>
                                  </a:lnTo>
                                  <a:lnTo>
                                    <a:pt x="186" y="480"/>
                                  </a:lnTo>
                                  <a:lnTo>
                                    <a:pt x="180" y="474"/>
                                  </a:lnTo>
                                  <a:lnTo>
                                    <a:pt x="180" y="468"/>
                                  </a:lnTo>
                                  <a:lnTo>
                                    <a:pt x="162" y="450"/>
                                  </a:lnTo>
                                  <a:lnTo>
                                    <a:pt x="138" y="432"/>
                                  </a:lnTo>
                                  <a:lnTo>
                                    <a:pt x="126" y="420"/>
                                  </a:lnTo>
                                  <a:lnTo>
                                    <a:pt x="108" y="402"/>
                                  </a:lnTo>
                                  <a:lnTo>
                                    <a:pt x="102" y="390"/>
                                  </a:lnTo>
                                  <a:lnTo>
                                    <a:pt x="96" y="384"/>
                                  </a:lnTo>
                                  <a:lnTo>
                                    <a:pt x="84" y="372"/>
                                  </a:lnTo>
                                  <a:lnTo>
                                    <a:pt x="60" y="348"/>
                                  </a:lnTo>
                                  <a:lnTo>
                                    <a:pt x="48" y="354"/>
                                  </a:lnTo>
                                  <a:lnTo>
                                    <a:pt x="30" y="336"/>
                                  </a:lnTo>
                                  <a:lnTo>
                                    <a:pt x="24" y="324"/>
                                  </a:lnTo>
                                  <a:lnTo>
                                    <a:pt x="18" y="306"/>
                                  </a:lnTo>
                                  <a:lnTo>
                                    <a:pt x="18" y="300"/>
                                  </a:lnTo>
                                  <a:lnTo>
                                    <a:pt x="0" y="240"/>
                                  </a:lnTo>
                                  <a:lnTo>
                                    <a:pt x="78" y="204"/>
                                  </a:lnTo>
                                  <a:lnTo>
                                    <a:pt x="138" y="144"/>
                                  </a:lnTo>
                                  <a:lnTo>
                                    <a:pt x="162" y="144"/>
                                  </a:lnTo>
                                  <a:lnTo>
                                    <a:pt x="162" y="138"/>
                                  </a:lnTo>
                                  <a:lnTo>
                                    <a:pt x="168" y="138"/>
                                  </a:lnTo>
                                  <a:lnTo>
                                    <a:pt x="168" y="132"/>
                                  </a:lnTo>
                                  <a:lnTo>
                                    <a:pt x="162" y="132"/>
                                  </a:lnTo>
                                  <a:lnTo>
                                    <a:pt x="168" y="132"/>
                                  </a:lnTo>
                                  <a:lnTo>
                                    <a:pt x="168" y="126"/>
                                  </a:lnTo>
                                  <a:lnTo>
                                    <a:pt x="162" y="126"/>
                                  </a:lnTo>
                                  <a:lnTo>
                                    <a:pt x="162" y="120"/>
                                  </a:lnTo>
                                  <a:lnTo>
                                    <a:pt x="162" y="114"/>
                                  </a:lnTo>
                                  <a:lnTo>
                                    <a:pt x="162" y="108"/>
                                  </a:lnTo>
                                  <a:lnTo>
                                    <a:pt x="162" y="102"/>
                                  </a:lnTo>
                                  <a:lnTo>
                                    <a:pt x="156" y="102"/>
                                  </a:lnTo>
                                  <a:lnTo>
                                    <a:pt x="162" y="102"/>
                                  </a:lnTo>
                                  <a:lnTo>
                                    <a:pt x="162" y="96"/>
                                  </a:lnTo>
                                  <a:lnTo>
                                    <a:pt x="156" y="96"/>
                                  </a:lnTo>
                                  <a:lnTo>
                                    <a:pt x="156" y="90"/>
                                  </a:lnTo>
                                  <a:lnTo>
                                    <a:pt x="150" y="90"/>
                                  </a:lnTo>
                                  <a:lnTo>
                                    <a:pt x="150" y="84"/>
                                  </a:lnTo>
                                  <a:lnTo>
                                    <a:pt x="144" y="84"/>
                                  </a:lnTo>
                                  <a:lnTo>
                                    <a:pt x="144" y="78"/>
                                  </a:lnTo>
                                  <a:lnTo>
                                    <a:pt x="150" y="78"/>
                                  </a:lnTo>
                                  <a:lnTo>
                                    <a:pt x="144" y="72"/>
                                  </a:lnTo>
                                  <a:lnTo>
                                    <a:pt x="150" y="72"/>
                                  </a:lnTo>
                                  <a:lnTo>
                                    <a:pt x="150" y="78"/>
                                  </a:lnTo>
                                  <a:lnTo>
                                    <a:pt x="156" y="78"/>
                                  </a:lnTo>
                                  <a:lnTo>
                                    <a:pt x="162" y="78"/>
                                  </a:lnTo>
                                  <a:lnTo>
                                    <a:pt x="162" y="72"/>
                                  </a:lnTo>
                                  <a:lnTo>
                                    <a:pt x="162" y="78"/>
                                  </a:lnTo>
                                  <a:lnTo>
                                    <a:pt x="168" y="78"/>
                                  </a:lnTo>
                                  <a:lnTo>
                                    <a:pt x="168" y="84"/>
                                  </a:lnTo>
                                  <a:lnTo>
                                    <a:pt x="168" y="78"/>
                                  </a:lnTo>
                                  <a:lnTo>
                                    <a:pt x="174" y="78"/>
                                  </a:lnTo>
                                  <a:lnTo>
                                    <a:pt x="174" y="72"/>
                                  </a:lnTo>
                                  <a:lnTo>
                                    <a:pt x="180" y="66"/>
                                  </a:lnTo>
                                  <a:lnTo>
                                    <a:pt x="180" y="60"/>
                                  </a:lnTo>
                                  <a:lnTo>
                                    <a:pt x="180" y="54"/>
                                  </a:lnTo>
                                  <a:lnTo>
                                    <a:pt x="186" y="54"/>
                                  </a:lnTo>
                                  <a:lnTo>
                                    <a:pt x="186" y="48"/>
                                  </a:lnTo>
                                  <a:lnTo>
                                    <a:pt x="192" y="48"/>
                                  </a:lnTo>
                                  <a:lnTo>
                                    <a:pt x="198" y="48"/>
                                  </a:lnTo>
                                  <a:lnTo>
                                    <a:pt x="204" y="54"/>
                                  </a:lnTo>
                                  <a:lnTo>
                                    <a:pt x="210" y="54"/>
                                  </a:lnTo>
                                  <a:lnTo>
                                    <a:pt x="210" y="48"/>
                                  </a:lnTo>
                                  <a:lnTo>
                                    <a:pt x="204" y="48"/>
                                  </a:lnTo>
                                  <a:lnTo>
                                    <a:pt x="204" y="42"/>
                                  </a:lnTo>
                                  <a:lnTo>
                                    <a:pt x="204" y="36"/>
                                  </a:lnTo>
                                  <a:lnTo>
                                    <a:pt x="210" y="36"/>
                                  </a:lnTo>
                                  <a:lnTo>
                                    <a:pt x="216" y="36"/>
                                  </a:lnTo>
                                  <a:lnTo>
                                    <a:pt x="222" y="36"/>
                                  </a:lnTo>
                                  <a:lnTo>
                                    <a:pt x="222" y="30"/>
                                  </a:lnTo>
                                  <a:lnTo>
                                    <a:pt x="222" y="24"/>
                                  </a:lnTo>
                                  <a:lnTo>
                                    <a:pt x="216" y="30"/>
                                  </a:lnTo>
                                  <a:lnTo>
                                    <a:pt x="216" y="24"/>
                                  </a:lnTo>
                                  <a:lnTo>
                                    <a:pt x="210" y="24"/>
                                  </a:lnTo>
                                  <a:lnTo>
                                    <a:pt x="216" y="24"/>
                                  </a:lnTo>
                                  <a:lnTo>
                                    <a:pt x="216" y="18"/>
                                  </a:lnTo>
                                  <a:lnTo>
                                    <a:pt x="216" y="24"/>
                                  </a:lnTo>
                                  <a:lnTo>
                                    <a:pt x="216" y="18"/>
                                  </a:lnTo>
                                  <a:lnTo>
                                    <a:pt x="216" y="12"/>
                                  </a:lnTo>
                                  <a:lnTo>
                                    <a:pt x="222" y="12"/>
                                  </a:lnTo>
                                  <a:lnTo>
                                    <a:pt x="222" y="6"/>
                                  </a:lnTo>
                                  <a:lnTo>
                                    <a:pt x="222" y="0"/>
                                  </a:lnTo>
                                  <a:lnTo>
                                    <a:pt x="222" y="6"/>
                                  </a:lnTo>
                                  <a:lnTo>
                                    <a:pt x="222" y="0"/>
                                  </a:lnTo>
                                  <a:lnTo>
                                    <a:pt x="228" y="0"/>
                                  </a:lnTo>
                                  <a:lnTo>
                                    <a:pt x="228" y="6"/>
                                  </a:lnTo>
                                  <a:lnTo>
                                    <a:pt x="234" y="6"/>
                                  </a:lnTo>
                                  <a:lnTo>
                                    <a:pt x="234" y="0"/>
                                  </a:lnTo>
                                  <a:lnTo>
                                    <a:pt x="234" y="6"/>
                                  </a:lnTo>
                                  <a:lnTo>
                                    <a:pt x="240" y="6"/>
                                  </a:lnTo>
                                  <a:lnTo>
                                    <a:pt x="240" y="12"/>
                                  </a:lnTo>
                                  <a:lnTo>
                                    <a:pt x="252" y="18"/>
                                  </a:lnTo>
                                  <a:lnTo>
                                    <a:pt x="258" y="30"/>
                                  </a:lnTo>
                                  <a:lnTo>
                                    <a:pt x="264" y="30"/>
                                  </a:lnTo>
                                  <a:lnTo>
                                    <a:pt x="276" y="36"/>
                                  </a:lnTo>
                                  <a:lnTo>
                                    <a:pt x="276" y="42"/>
                                  </a:lnTo>
                                  <a:lnTo>
                                    <a:pt x="282" y="48"/>
                                  </a:lnTo>
                                  <a:lnTo>
                                    <a:pt x="288" y="54"/>
                                  </a:lnTo>
                                  <a:lnTo>
                                    <a:pt x="294" y="60"/>
                                  </a:lnTo>
                                  <a:lnTo>
                                    <a:pt x="300" y="60"/>
                                  </a:lnTo>
                                  <a:lnTo>
                                    <a:pt x="300" y="66"/>
                                  </a:lnTo>
                                  <a:lnTo>
                                    <a:pt x="306" y="66"/>
                                  </a:lnTo>
                                  <a:lnTo>
                                    <a:pt x="312" y="72"/>
                                  </a:lnTo>
                                  <a:lnTo>
                                    <a:pt x="312" y="78"/>
                                  </a:lnTo>
                                  <a:lnTo>
                                    <a:pt x="324" y="84"/>
                                  </a:lnTo>
                                  <a:lnTo>
                                    <a:pt x="330" y="90"/>
                                  </a:lnTo>
                                  <a:lnTo>
                                    <a:pt x="336" y="96"/>
                                  </a:lnTo>
                                  <a:lnTo>
                                    <a:pt x="336" y="102"/>
                                  </a:lnTo>
                                  <a:lnTo>
                                    <a:pt x="342" y="102"/>
                                  </a:lnTo>
                                  <a:lnTo>
                                    <a:pt x="348" y="108"/>
                                  </a:lnTo>
                                  <a:lnTo>
                                    <a:pt x="354" y="114"/>
                                  </a:lnTo>
                                  <a:lnTo>
                                    <a:pt x="360" y="120"/>
                                  </a:lnTo>
                                  <a:lnTo>
                                    <a:pt x="372" y="132"/>
                                  </a:lnTo>
                                  <a:lnTo>
                                    <a:pt x="378" y="132"/>
                                  </a:lnTo>
                                  <a:lnTo>
                                    <a:pt x="378" y="138"/>
                                  </a:lnTo>
                                  <a:lnTo>
                                    <a:pt x="384" y="144"/>
                                  </a:lnTo>
                                  <a:lnTo>
                                    <a:pt x="390" y="150"/>
                                  </a:lnTo>
                                  <a:lnTo>
                                    <a:pt x="396" y="150"/>
                                  </a:lnTo>
                                  <a:lnTo>
                                    <a:pt x="396" y="156"/>
                                  </a:lnTo>
                                  <a:lnTo>
                                    <a:pt x="402" y="156"/>
                                  </a:lnTo>
                                  <a:lnTo>
                                    <a:pt x="402" y="162"/>
                                  </a:lnTo>
                                  <a:lnTo>
                                    <a:pt x="408" y="162"/>
                                  </a:lnTo>
                                  <a:lnTo>
                                    <a:pt x="408" y="168"/>
                                  </a:lnTo>
                                  <a:lnTo>
                                    <a:pt x="414" y="168"/>
                                  </a:lnTo>
                                  <a:lnTo>
                                    <a:pt x="420" y="174"/>
                                  </a:lnTo>
                                  <a:lnTo>
                                    <a:pt x="426" y="180"/>
                                  </a:lnTo>
                                  <a:lnTo>
                                    <a:pt x="432" y="180"/>
                                  </a:lnTo>
                                  <a:lnTo>
                                    <a:pt x="432" y="186"/>
                                  </a:lnTo>
                                  <a:lnTo>
                                    <a:pt x="438" y="186"/>
                                  </a:lnTo>
                                  <a:lnTo>
                                    <a:pt x="438" y="192"/>
                                  </a:lnTo>
                                  <a:close/>
                                </a:path>
                              </a:pathLst>
                            </a:custGeom>
                            <a:solidFill>
                              <a:srgbClr val="FFC000"/>
                            </a:solidFill>
                            <a:ln w="9525">
                              <a:solidFill>
                                <a:schemeClr val="tx1"/>
                              </a:solidFill>
                              <a:prstDash val="solid"/>
                              <a:round/>
                              <a:headEnd/>
                              <a:tailEnd/>
                            </a:ln>
                          </wps:spPr>
                          <wps:bodyPr/>
                        </wps:wsp>
                        <wps:wsp>
                          <wps:cNvPr id="554" name="Freeform 96"/>
                          <wps:cNvSpPr>
                            <a:spLocks/>
                          </wps:cNvSpPr>
                          <wps:spPr bwMode="auto">
                            <a:xfrm>
                              <a:off x="8561623" y="4259293"/>
                              <a:ext cx="737186" cy="1228187"/>
                            </a:xfrm>
                            <a:custGeom>
                              <a:avLst/>
                              <a:gdLst>
                                <a:gd name="T0" fmla="*/ 2147483647 w 204"/>
                                <a:gd name="T1" fmla="*/ 2147483647 h 348"/>
                                <a:gd name="T2" fmla="*/ 2147483647 w 204"/>
                                <a:gd name="T3" fmla="*/ 2147483647 h 348"/>
                                <a:gd name="T4" fmla="*/ 2147483647 w 204"/>
                                <a:gd name="T5" fmla="*/ 2147483647 h 348"/>
                                <a:gd name="T6" fmla="*/ 2147483647 w 204"/>
                                <a:gd name="T7" fmla="*/ 2147483647 h 348"/>
                                <a:gd name="T8" fmla="*/ 2147483647 w 204"/>
                                <a:gd name="T9" fmla="*/ 2147483647 h 348"/>
                                <a:gd name="T10" fmla="*/ 2147483647 w 204"/>
                                <a:gd name="T11" fmla="*/ 2147483647 h 348"/>
                                <a:gd name="T12" fmla="*/ 2147483647 w 204"/>
                                <a:gd name="T13" fmla="*/ 2147483647 h 348"/>
                                <a:gd name="T14" fmla="*/ 2147483647 w 204"/>
                                <a:gd name="T15" fmla="*/ 2147483647 h 348"/>
                                <a:gd name="T16" fmla="*/ 2147483647 w 204"/>
                                <a:gd name="T17" fmla="*/ 2147483647 h 348"/>
                                <a:gd name="T18" fmla="*/ 2147483647 w 204"/>
                                <a:gd name="T19" fmla="*/ 2147483647 h 348"/>
                                <a:gd name="T20" fmla="*/ 2147483647 w 204"/>
                                <a:gd name="T21" fmla="*/ 2147483647 h 348"/>
                                <a:gd name="T22" fmla="*/ 2147483647 w 204"/>
                                <a:gd name="T23" fmla="*/ 2147483647 h 348"/>
                                <a:gd name="T24" fmla="*/ 2147483647 w 204"/>
                                <a:gd name="T25" fmla="*/ 2147483647 h 348"/>
                                <a:gd name="T26" fmla="*/ 2147483647 w 204"/>
                                <a:gd name="T27" fmla="*/ 2147483647 h 348"/>
                                <a:gd name="T28" fmla="*/ 2147483647 w 204"/>
                                <a:gd name="T29" fmla="*/ 2147483647 h 348"/>
                                <a:gd name="T30" fmla="*/ 2147483647 w 204"/>
                                <a:gd name="T31" fmla="*/ 2147483647 h 348"/>
                                <a:gd name="T32" fmla="*/ 2147483647 w 204"/>
                                <a:gd name="T33" fmla="*/ 2147483647 h 348"/>
                                <a:gd name="T34" fmla="*/ 2147483647 w 204"/>
                                <a:gd name="T35" fmla="*/ 2147483647 h 348"/>
                                <a:gd name="T36" fmla="*/ 2147483647 w 204"/>
                                <a:gd name="T37" fmla="*/ 2147483647 h 348"/>
                                <a:gd name="T38" fmla="*/ 2147483647 w 204"/>
                                <a:gd name="T39" fmla="*/ 2147483647 h 348"/>
                                <a:gd name="T40" fmla="*/ 2147483647 w 204"/>
                                <a:gd name="T41" fmla="*/ 2147483647 h 348"/>
                                <a:gd name="T42" fmla="*/ 2147483647 w 204"/>
                                <a:gd name="T43" fmla="*/ 2147483647 h 348"/>
                                <a:gd name="T44" fmla="*/ 2147483647 w 204"/>
                                <a:gd name="T45" fmla="*/ 2147483647 h 348"/>
                                <a:gd name="T46" fmla="*/ 2147483647 w 204"/>
                                <a:gd name="T47" fmla="*/ 2147483647 h 348"/>
                                <a:gd name="T48" fmla="*/ 2147483647 w 204"/>
                                <a:gd name="T49" fmla="*/ 2147483647 h 348"/>
                                <a:gd name="T50" fmla="*/ 2147483647 w 204"/>
                                <a:gd name="T51" fmla="*/ 2147483647 h 348"/>
                                <a:gd name="T52" fmla="*/ 2147483647 w 204"/>
                                <a:gd name="T53" fmla="*/ 2147483647 h 348"/>
                                <a:gd name="T54" fmla="*/ 2147483647 w 204"/>
                                <a:gd name="T55" fmla="*/ 2147483647 h 348"/>
                                <a:gd name="T56" fmla="*/ 2147483647 w 204"/>
                                <a:gd name="T57" fmla="*/ 2147483647 h 348"/>
                                <a:gd name="T58" fmla="*/ 2147483647 w 204"/>
                                <a:gd name="T59" fmla="*/ 2147483647 h 348"/>
                                <a:gd name="T60" fmla="*/ 2147483647 w 204"/>
                                <a:gd name="T61" fmla="*/ 2147483647 h 348"/>
                                <a:gd name="T62" fmla="*/ 2147483647 w 204"/>
                                <a:gd name="T63" fmla="*/ 2147483647 h 348"/>
                                <a:gd name="T64" fmla="*/ 0 w 204"/>
                                <a:gd name="T65" fmla="*/ 2147483647 h 348"/>
                                <a:gd name="T66" fmla="*/ 0 w 204"/>
                                <a:gd name="T67" fmla="*/ 2147483647 h 348"/>
                                <a:gd name="T68" fmla="*/ 0 w 204"/>
                                <a:gd name="T69" fmla="*/ 2147483647 h 348"/>
                                <a:gd name="T70" fmla="*/ 2147483647 w 204"/>
                                <a:gd name="T71" fmla="*/ 2147483647 h 348"/>
                                <a:gd name="T72" fmla="*/ 2147483647 w 204"/>
                                <a:gd name="T73" fmla="*/ 2147483647 h 348"/>
                                <a:gd name="T74" fmla="*/ 2147483647 w 204"/>
                                <a:gd name="T75" fmla="*/ 2147483647 h 348"/>
                                <a:gd name="T76" fmla="*/ 2147483647 w 204"/>
                                <a:gd name="T77" fmla="*/ 2147483647 h 348"/>
                                <a:gd name="T78" fmla="*/ 2147483647 w 204"/>
                                <a:gd name="T79" fmla="*/ 2147483647 h 348"/>
                                <a:gd name="T80" fmla="*/ 2147483647 w 204"/>
                                <a:gd name="T81" fmla="*/ 2147483647 h 348"/>
                                <a:gd name="T82" fmla="*/ 2147483647 w 204"/>
                                <a:gd name="T83" fmla="*/ 2147483647 h 348"/>
                                <a:gd name="T84" fmla="*/ 2147483647 w 204"/>
                                <a:gd name="T85" fmla="*/ 2147483647 h 348"/>
                                <a:gd name="T86" fmla="*/ 2147483647 w 204"/>
                                <a:gd name="T87" fmla="*/ 2147483647 h 348"/>
                                <a:gd name="T88" fmla="*/ 2147483647 w 204"/>
                                <a:gd name="T89" fmla="*/ 0 h 348"/>
                                <a:gd name="T90" fmla="*/ 2147483647 w 204"/>
                                <a:gd name="T91" fmla="*/ 2147483647 h 34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4" h="348">
                                  <a:moveTo>
                                    <a:pt x="168" y="6"/>
                                  </a:moveTo>
                                  <a:lnTo>
                                    <a:pt x="168" y="12"/>
                                  </a:lnTo>
                                  <a:lnTo>
                                    <a:pt x="174" y="36"/>
                                  </a:lnTo>
                                  <a:lnTo>
                                    <a:pt x="174" y="48"/>
                                  </a:lnTo>
                                  <a:lnTo>
                                    <a:pt x="180" y="66"/>
                                  </a:lnTo>
                                  <a:lnTo>
                                    <a:pt x="180" y="72"/>
                                  </a:lnTo>
                                  <a:lnTo>
                                    <a:pt x="180" y="78"/>
                                  </a:lnTo>
                                  <a:lnTo>
                                    <a:pt x="180" y="84"/>
                                  </a:lnTo>
                                  <a:lnTo>
                                    <a:pt x="186" y="114"/>
                                  </a:lnTo>
                                  <a:lnTo>
                                    <a:pt x="198" y="174"/>
                                  </a:lnTo>
                                  <a:lnTo>
                                    <a:pt x="198" y="180"/>
                                  </a:lnTo>
                                  <a:lnTo>
                                    <a:pt x="198" y="210"/>
                                  </a:lnTo>
                                  <a:lnTo>
                                    <a:pt x="204" y="216"/>
                                  </a:lnTo>
                                  <a:lnTo>
                                    <a:pt x="204" y="228"/>
                                  </a:lnTo>
                                  <a:lnTo>
                                    <a:pt x="204" y="252"/>
                                  </a:lnTo>
                                  <a:lnTo>
                                    <a:pt x="168" y="276"/>
                                  </a:lnTo>
                                  <a:lnTo>
                                    <a:pt x="162" y="276"/>
                                  </a:lnTo>
                                  <a:lnTo>
                                    <a:pt x="156" y="288"/>
                                  </a:lnTo>
                                  <a:lnTo>
                                    <a:pt x="108" y="288"/>
                                  </a:lnTo>
                                  <a:lnTo>
                                    <a:pt x="114" y="300"/>
                                  </a:lnTo>
                                  <a:lnTo>
                                    <a:pt x="114" y="336"/>
                                  </a:lnTo>
                                  <a:lnTo>
                                    <a:pt x="108" y="336"/>
                                  </a:lnTo>
                                  <a:lnTo>
                                    <a:pt x="90" y="330"/>
                                  </a:lnTo>
                                  <a:lnTo>
                                    <a:pt x="72" y="330"/>
                                  </a:lnTo>
                                  <a:lnTo>
                                    <a:pt x="54" y="336"/>
                                  </a:lnTo>
                                  <a:lnTo>
                                    <a:pt x="48" y="342"/>
                                  </a:lnTo>
                                  <a:lnTo>
                                    <a:pt x="42" y="348"/>
                                  </a:lnTo>
                                  <a:lnTo>
                                    <a:pt x="36" y="348"/>
                                  </a:lnTo>
                                  <a:lnTo>
                                    <a:pt x="36" y="342"/>
                                  </a:lnTo>
                                  <a:lnTo>
                                    <a:pt x="18" y="300"/>
                                  </a:lnTo>
                                  <a:lnTo>
                                    <a:pt x="12" y="282"/>
                                  </a:lnTo>
                                  <a:lnTo>
                                    <a:pt x="12" y="264"/>
                                  </a:lnTo>
                                  <a:lnTo>
                                    <a:pt x="0" y="246"/>
                                  </a:lnTo>
                                  <a:lnTo>
                                    <a:pt x="0" y="240"/>
                                  </a:lnTo>
                                  <a:lnTo>
                                    <a:pt x="0" y="228"/>
                                  </a:lnTo>
                                  <a:lnTo>
                                    <a:pt x="6" y="216"/>
                                  </a:lnTo>
                                  <a:lnTo>
                                    <a:pt x="6" y="174"/>
                                  </a:lnTo>
                                  <a:lnTo>
                                    <a:pt x="12" y="138"/>
                                  </a:lnTo>
                                  <a:lnTo>
                                    <a:pt x="18" y="90"/>
                                  </a:lnTo>
                                  <a:lnTo>
                                    <a:pt x="24" y="18"/>
                                  </a:lnTo>
                                  <a:lnTo>
                                    <a:pt x="48" y="18"/>
                                  </a:lnTo>
                                  <a:lnTo>
                                    <a:pt x="72" y="12"/>
                                  </a:lnTo>
                                  <a:lnTo>
                                    <a:pt x="78" y="12"/>
                                  </a:lnTo>
                                  <a:lnTo>
                                    <a:pt x="84" y="12"/>
                                  </a:lnTo>
                                  <a:lnTo>
                                    <a:pt x="168" y="0"/>
                                  </a:lnTo>
                                  <a:lnTo>
                                    <a:pt x="168" y="6"/>
                                  </a:lnTo>
                                  <a:close/>
                                </a:path>
                              </a:pathLst>
                            </a:custGeom>
                            <a:solidFill>
                              <a:schemeClr val="accent1">
                                <a:lumMod val="60000"/>
                                <a:lumOff val="40000"/>
                              </a:schemeClr>
                            </a:solidFill>
                            <a:ln w="9525">
                              <a:solidFill>
                                <a:schemeClr val="tx1"/>
                              </a:solidFill>
                              <a:prstDash val="solid"/>
                              <a:round/>
                              <a:headEnd/>
                              <a:tailEnd/>
                            </a:ln>
                          </wps:spPr>
                          <wps:bodyPr/>
                        </wps:wsp>
                        <wps:wsp>
                          <wps:cNvPr id="555" name="Freeform 97"/>
                          <wps:cNvSpPr>
                            <a:spLocks/>
                          </wps:cNvSpPr>
                          <wps:spPr bwMode="auto">
                            <a:xfrm>
                              <a:off x="5677923" y="4301644"/>
                              <a:ext cx="1170825" cy="1355240"/>
                            </a:xfrm>
                            <a:custGeom>
                              <a:avLst/>
                              <a:gdLst>
                                <a:gd name="T0" fmla="*/ 2147483647 w 324"/>
                                <a:gd name="T1" fmla="*/ 2147483647 h 384"/>
                                <a:gd name="T2" fmla="*/ 2147483647 w 324"/>
                                <a:gd name="T3" fmla="*/ 2147483647 h 384"/>
                                <a:gd name="T4" fmla="*/ 2147483647 w 324"/>
                                <a:gd name="T5" fmla="*/ 2147483647 h 384"/>
                                <a:gd name="T6" fmla="*/ 2147483647 w 324"/>
                                <a:gd name="T7" fmla="*/ 2147483647 h 384"/>
                                <a:gd name="T8" fmla="*/ 2147483647 w 324"/>
                                <a:gd name="T9" fmla="*/ 2147483647 h 384"/>
                                <a:gd name="T10" fmla="*/ 2147483647 w 324"/>
                                <a:gd name="T11" fmla="*/ 2147483647 h 384"/>
                                <a:gd name="T12" fmla="*/ 2147483647 w 324"/>
                                <a:gd name="T13" fmla="*/ 2147483647 h 384"/>
                                <a:gd name="T14" fmla="*/ 2147483647 w 324"/>
                                <a:gd name="T15" fmla="*/ 2147483647 h 384"/>
                                <a:gd name="T16" fmla="*/ 2147483647 w 324"/>
                                <a:gd name="T17" fmla="*/ 2147483647 h 384"/>
                                <a:gd name="T18" fmla="*/ 2147483647 w 324"/>
                                <a:gd name="T19" fmla="*/ 2147483647 h 384"/>
                                <a:gd name="T20" fmla="*/ 2147483647 w 324"/>
                                <a:gd name="T21" fmla="*/ 2147483647 h 384"/>
                                <a:gd name="T22" fmla="*/ 2147483647 w 324"/>
                                <a:gd name="T23" fmla="*/ 2147483647 h 384"/>
                                <a:gd name="T24" fmla="*/ 2147483647 w 324"/>
                                <a:gd name="T25" fmla="*/ 2147483647 h 384"/>
                                <a:gd name="T26" fmla="*/ 2147483647 w 324"/>
                                <a:gd name="T27" fmla="*/ 2147483647 h 384"/>
                                <a:gd name="T28" fmla="*/ 2147483647 w 324"/>
                                <a:gd name="T29" fmla="*/ 2147483647 h 384"/>
                                <a:gd name="T30" fmla="*/ 2147483647 w 324"/>
                                <a:gd name="T31" fmla="*/ 2147483647 h 384"/>
                                <a:gd name="T32" fmla="*/ 2147483647 w 324"/>
                                <a:gd name="T33" fmla="*/ 2147483647 h 384"/>
                                <a:gd name="T34" fmla="*/ 2147483647 w 324"/>
                                <a:gd name="T35" fmla="*/ 2147483647 h 384"/>
                                <a:gd name="T36" fmla="*/ 2147483647 w 324"/>
                                <a:gd name="T37" fmla="*/ 2147483647 h 384"/>
                                <a:gd name="T38" fmla="*/ 2147483647 w 324"/>
                                <a:gd name="T39" fmla="*/ 2147483647 h 384"/>
                                <a:gd name="T40" fmla="*/ 2147483647 w 324"/>
                                <a:gd name="T41" fmla="*/ 2147483647 h 384"/>
                                <a:gd name="T42" fmla="*/ 2147483647 w 324"/>
                                <a:gd name="T43" fmla="*/ 2147483647 h 384"/>
                                <a:gd name="T44" fmla="*/ 2147483647 w 324"/>
                                <a:gd name="T45" fmla="*/ 2147483647 h 384"/>
                                <a:gd name="T46" fmla="*/ 2147483647 w 324"/>
                                <a:gd name="T47" fmla="*/ 2147483647 h 384"/>
                                <a:gd name="T48" fmla="*/ 2147483647 w 324"/>
                                <a:gd name="T49" fmla="*/ 2147483647 h 384"/>
                                <a:gd name="T50" fmla="*/ 2147483647 w 324"/>
                                <a:gd name="T51" fmla="*/ 2147483647 h 384"/>
                                <a:gd name="T52" fmla="*/ 2147483647 w 324"/>
                                <a:gd name="T53" fmla="*/ 2147483647 h 384"/>
                                <a:gd name="T54" fmla="*/ 2147483647 w 324"/>
                                <a:gd name="T55" fmla="*/ 2147483647 h 384"/>
                                <a:gd name="T56" fmla="*/ 2147483647 w 324"/>
                                <a:gd name="T57" fmla="*/ 2147483647 h 384"/>
                                <a:gd name="T58" fmla="*/ 2147483647 w 324"/>
                                <a:gd name="T59" fmla="*/ 2147483647 h 384"/>
                                <a:gd name="T60" fmla="*/ 2147483647 w 324"/>
                                <a:gd name="T61" fmla="*/ 2147483647 h 384"/>
                                <a:gd name="T62" fmla="*/ 2147483647 w 324"/>
                                <a:gd name="T63" fmla="*/ 2147483647 h 384"/>
                                <a:gd name="T64" fmla="*/ 0 w 324"/>
                                <a:gd name="T65" fmla="*/ 2147483647 h 384"/>
                                <a:gd name="T66" fmla="*/ 0 w 324"/>
                                <a:gd name="T67" fmla="*/ 2147483647 h 384"/>
                                <a:gd name="T68" fmla="*/ 2147483647 w 324"/>
                                <a:gd name="T69" fmla="*/ 2147483647 h 38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324" h="384">
                                  <a:moveTo>
                                    <a:pt x="12" y="30"/>
                                  </a:moveTo>
                                  <a:lnTo>
                                    <a:pt x="24" y="36"/>
                                  </a:lnTo>
                                  <a:lnTo>
                                    <a:pt x="96" y="42"/>
                                  </a:lnTo>
                                  <a:lnTo>
                                    <a:pt x="198" y="12"/>
                                  </a:lnTo>
                                  <a:lnTo>
                                    <a:pt x="222" y="0"/>
                                  </a:lnTo>
                                  <a:lnTo>
                                    <a:pt x="222" y="6"/>
                                  </a:lnTo>
                                  <a:lnTo>
                                    <a:pt x="228" y="6"/>
                                  </a:lnTo>
                                  <a:lnTo>
                                    <a:pt x="234" y="18"/>
                                  </a:lnTo>
                                  <a:lnTo>
                                    <a:pt x="246" y="24"/>
                                  </a:lnTo>
                                  <a:lnTo>
                                    <a:pt x="252" y="30"/>
                                  </a:lnTo>
                                  <a:lnTo>
                                    <a:pt x="252" y="36"/>
                                  </a:lnTo>
                                  <a:lnTo>
                                    <a:pt x="258" y="36"/>
                                  </a:lnTo>
                                  <a:lnTo>
                                    <a:pt x="264" y="42"/>
                                  </a:lnTo>
                                  <a:lnTo>
                                    <a:pt x="270" y="48"/>
                                  </a:lnTo>
                                  <a:lnTo>
                                    <a:pt x="276" y="54"/>
                                  </a:lnTo>
                                  <a:lnTo>
                                    <a:pt x="306" y="90"/>
                                  </a:lnTo>
                                  <a:lnTo>
                                    <a:pt x="306" y="126"/>
                                  </a:lnTo>
                                  <a:lnTo>
                                    <a:pt x="306" y="150"/>
                                  </a:lnTo>
                                  <a:lnTo>
                                    <a:pt x="306" y="162"/>
                                  </a:lnTo>
                                  <a:lnTo>
                                    <a:pt x="312" y="210"/>
                                  </a:lnTo>
                                  <a:lnTo>
                                    <a:pt x="318" y="282"/>
                                  </a:lnTo>
                                  <a:lnTo>
                                    <a:pt x="324" y="354"/>
                                  </a:lnTo>
                                  <a:lnTo>
                                    <a:pt x="300" y="354"/>
                                  </a:lnTo>
                                  <a:lnTo>
                                    <a:pt x="294" y="354"/>
                                  </a:lnTo>
                                  <a:lnTo>
                                    <a:pt x="288" y="354"/>
                                  </a:lnTo>
                                  <a:lnTo>
                                    <a:pt x="282" y="360"/>
                                  </a:lnTo>
                                  <a:lnTo>
                                    <a:pt x="276" y="360"/>
                                  </a:lnTo>
                                  <a:lnTo>
                                    <a:pt x="264" y="360"/>
                                  </a:lnTo>
                                  <a:lnTo>
                                    <a:pt x="252" y="360"/>
                                  </a:lnTo>
                                  <a:lnTo>
                                    <a:pt x="234" y="360"/>
                                  </a:lnTo>
                                  <a:lnTo>
                                    <a:pt x="222" y="366"/>
                                  </a:lnTo>
                                  <a:lnTo>
                                    <a:pt x="210" y="366"/>
                                  </a:lnTo>
                                  <a:lnTo>
                                    <a:pt x="198" y="366"/>
                                  </a:lnTo>
                                  <a:lnTo>
                                    <a:pt x="186" y="366"/>
                                  </a:lnTo>
                                  <a:lnTo>
                                    <a:pt x="180" y="372"/>
                                  </a:lnTo>
                                  <a:lnTo>
                                    <a:pt x="168" y="372"/>
                                  </a:lnTo>
                                  <a:lnTo>
                                    <a:pt x="156" y="372"/>
                                  </a:lnTo>
                                  <a:lnTo>
                                    <a:pt x="150" y="372"/>
                                  </a:lnTo>
                                  <a:lnTo>
                                    <a:pt x="144" y="378"/>
                                  </a:lnTo>
                                  <a:lnTo>
                                    <a:pt x="138" y="378"/>
                                  </a:lnTo>
                                  <a:lnTo>
                                    <a:pt x="132" y="378"/>
                                  </a:lnTo>
                                  <a:lnTo>
                                    <a:pt x="120" y="378"/>
                                  </a:lnTo>
                                  <a:lnTo>
                                    <a:pt x="114" y="378"/>
                                  </a:lnTo>
                                  <a:lnTo>
                                    <a:pt x="108" y="378"/>
                                  </a:lnTo>
                                  <a:lnTo>
                                    <a:pt x="96" y="378"/>
                                  </a:lnTo>
                                  <a:lnTo>
                                    <a:pt x="84" y="384"/>
                                  </a:lnTo>
                                  <a:lnTo>
                                    <a:pt x="84" y="378"/>
                                  </a:lnTo>
                                  <a:lnTo>
                                    <a:pt x="78" y="354"/>
                                  </a:lnTo>
                                  <a:lnTo>
                                    <a:pt x="72" y="324"/>
                                  </a:lnTo>
                                  <a:lnTo>
                                    <a:pt x="72" y="312"/>
                                  </a:lnTo>
                                  <a:lnTo>
                                    <a:pt x="72" y="294"/>
                                  </a:lnTo>
                                  <a:lnTo>
                                    <a:pt x="66" y="282"/>
                                  </a:lnTo>
                                  <a:lnTo>
                                    <a:pt x="66" y="252"/>
                                  </a:lnTo>
                                  <a:lnTo>
                                    <a:pt x="66" y="246"/>
                                  </a:lnTo>
                                  <a:lnTo>
                                    <a:pt x="60" y="210"/>
                                  </a:lnTo>
                                  <a:lnTo>
                                    <a:pt x="54" y="204"/>
                                  </a:lnTo>
                                  <a:lnTo>
                                    <a:pt x="30" y="180"/>
                                  </a:lnTo>
                                  <a:lnTo>
                                    <a:pt x="18" y="174"/>
                                  </a:lnTo>
                                  <a:lnTo>
                                    <a:pt x="12" y="168"/>
                                  </a:lnTo>
                                  <a:lnTo>
                                    <a:pt x="6" y="126"/>
                                  </a:lnTo>
                                  <a:lnTo>
                                    <a:pt x="6" y="120"/>
                                  </a:lnTo>
                                  <a:lnTo>
                                    <a:pt x="6" y="114"/>
                                  </a:lnTo>
                                  <a:lnTo>
                                    <a:pt x="6" y="108"/>
                                  </a:lnTo>
                                  <a:lnTo>
                                    <a:pt x="6" y="96"/>
                                  </a:lnTo>
                                  <a:lnTo>
                                    <a:pt x="0" y="84"/>
                                  </a:lnTo>
                                  <a:lnTo>
                                    <a:pt x="0" y="72"/>
                                  </a:lnTo>
                                  <a:lnTo>
                                    <a:pt x="0" y="54"/>
                                  </a:lnTo>
                                  <a:lnTo>
                                    <a:pt x="0" y="48"/>
                                  </a:lnTo>
                                  <a:lnTo>
                                    <a:pt x="0" y="36"/>
                                  </a:lnTo>
                                  <a:lnTo>
                                    <a:pt x="12" y="30"/>
                                  </a:lnTo>
                                  <a:close/>
                                </a:path>
                              </a:pathLst>
                            </a:custGeom>
                            <a:solidFill>
                              <a:schemeClr val="accent1">
                                <a:lumMod val="60000"/>
                                <a:lumOff val="40000"/>
                              </a:schemeClr>
                            </a:solidFill>
                            <a:ln w="9525">
                              <a:solidFill>
                                <a:schemeClr val="tx1"/>
                              </a:solidFill>
                              <a:prstDash val="solid"/>
                              <a:round/>
                              <a:headEnd/>
                              <a:tailEnd/>
                            </a:ln>
                          </wps:spPr>
                          <wps:bodyPr/>
                        </wps:wsp>
                        <wps:wsp>
                          <wps:cNvPr id="556" name="Freeform 98"/>
                          <wps:cNvSpPr>
                            <a:spLocks/>
                          </wps:cNvSpPr>
                          <wps:spPr bwMode="auto">
                            <a:xfrm>
                              <a:off x="7867801" y="4322819"/>
                              <a:ext cx="823915" cy="1207011"/>
                            </a:xfrm>
                            <a:custGeom>
                              <a:avLst/>
                              <a:gdLst>
                                <a:gd name="T0" fmla="*/ 2147483647 w 228"/>
                                <a:gd name="T1" fmla="*/ 2147483647 h 342"/>
                                <a:gd name="T2" fmla="*/ 2147483647 w 228"/>
                                <a:gd name="T3" fmla="*/ 2147483647 h 342"/>
                                <a:gd name="T4" fmla="*/ 2147483647 w 228"/>
                                <a:gd name="T5" fmla="*/ 2147483647 h 342"/>
                                <a:gd name="T6" fmla="*/ 2147483647 w 228"/>
                                <a:gd name="T7" fmla="*/ 2147483647 h 342"/>
                                <a:gd name="T8" fmla="*/ 2147483647 w 228"/>
                                <a:gd name="T9" fmla="*/ 2147483647 h 342"/>
                                <a:gd name="T10" fmla="*/ 2147483647 w 228"/>
                                <a:gd name="T11" fmla="*/ 2147483647 h 342"/>
                                <a:gd name="T12" fmla="*/ 2147483647 w 228"/>
                                <a:gd name="T13" fmla="*/ 2147483647 h 342"/>
                                <a:gd name="T14" fmla="*/ 2147483647 w 228"/>
                                <a:gd name="T15" fmla="*/ 2147483647 h 342"/>
                                <a:gd name="T16" fmla="*/ 2147483647 w 228"/>
                                <a:gd name="T17" fmla="*/ 2147483647 h 342"/>
                                <a:gd name="T18" fmla="*/ 2147483647 w 228"/>
                                <a:gd name="T19" fmla="*/ 2147483647 h 342"/>
                                <a:gd name="T20" fmla="*/ 2147483647 w 228"/>
                                <a:gd name="T21" fmla="*/ 2147483647 h 342"/>
                                <a:gd name="T22" fmla="*/ 2147483647 w 228"/>
                                <a:gd name="T23" fmla="*/ 2147483647 h 342"/>
                                <a:gd name="T24" fmla="*/ 2147483647 w 228"/>
                                <a:gd name="T25" fmla="*/ 2147483647 h 342"/>
                                <a:gd name="T26" fmla="*/ 2147483647 w 228"/>
                                <a:gd name="T27" fmla="*/ 2147483647 h 342"/>
                                <a:gd name="T28" fmla="*/ 2147483647 w 228"/>
                                <a:gd name="T29" fmla="*/ 2147483647 h 342"/>
                                <a:gd name="T30" fmla="*/ 2147483647 w 228"/>
                                <a:gd name="T31" fmla="*/ 2147483647 h 342"/>
                                <a:gd name="T32" fmla="*/ 2147483647 w 228"/>
                                <a:gd name="T33" fmla="*/ 2147483647 h 342"/>
                                <a:gd name="T34" fmla="*/ 2147483647 w 228"/>
                                <a:gd name="T35" fmla="*/ 2147483647 h 342"/>
                                <a:gd name="T36" fmla="*/ 2147483647 w 228"/>
                                <a:gd name="T37" fmla="*/ 2147483647 h 342"/>
                                <a:gd name="T38" fmla="*/ 2147483647 w 228"/>
                                <a:gd name="T39" fmla="*/ 2147483647 h 342"/>
                                <a:gd name="T40" fmla="*/ 2147483647 w 228"/>
                                <a:gd name="T41" fmla="*/ 2147483647 h 342"/>
                                <a:gd name="T42" fmla="*/ 2147483647 w 228"/>
                                <a:gd name="T43" fmla="*/ 2147483647 h 342"/>
                                <a:gd name="T44" fmla="*/ 2147483647 w 228"/>
                                <a:gd name="T45" fmla="*/ 2147483647 h 342"/>
                                <a:gd name="T46" fmla="*/ 2147483647 w 228"/>
                                <a:gd name="T47" fmla="*/ 2147483647 h 342"/>
                                <a:gd name="T48" fmla="*/ 2147483647 w 228"/>
                                <a:gd name="T49" fmla="*/ 2147483647 h 342"/>
                                <a:gd name="T50" fmla="*/ 2147483647 w 228"/>
                                <a:gd name="T51" fmla="*/ 2147483647 h 342"/>
                                <a:gd name="T52" fmla="*/ 2147483647 w 228"/>
                                <a:gd name="T53" fmla="*/ 2147483647 h 342"/>
                                <a:gd name="T54" fmla="*/ 2147483647 w 228"/>
                                <a:gd name="T55" fmla="*/ 2147483647 h 342"/>
                                <a:gd name="T56" fmla="*/ 2147483647 w 228"/>
                                <a:gd name="T57" fmla="*/ 2147483647 h 342"/>
                                <a:gd name="T58" fmla="*/ 2147483647 w 228"/>
                                <a:gd name="T59" fmla="*/ 2147483647 h 342"/>
                                <a:gd name="T60" fmla="*/ 2147483647 w 228"/>
                                <a:gd name="T61" fmla="*/ 2147483647 h 342"/>
                                <a:gd name="T62" fmla="*/ 2147483647 w 228"/>
                                <a:gd name="T63" fmla="*/ 2147483647 h 342"/>
                                <a:gd name="T64" fmla="*/ 2147483647 w 228"/>
                                <a:gd name="T65" fmla="*/ 2147483647 h 342"/>
                                <a:gd name="T66" fmla="*/ 2147483647 w 228"/>
                                <a:gd name="T67" fmla="*/ 2147483647 h 342"/>
                                <a:gd name="T68" fmla="*/ 2147483647 w 228"/>
                                <a:gd name="T69" fmla="*/ 2147483647 h 342"/>
                                <a:gd name="T70" fmla="*/ 2147483647 w 228"/>
                                <a:gd name="T71" fmla="*/ 2147483647 h 342"/>
                                <a:gd name="T72" fmla="*/ 2147483647 w 228"/>
                                <a:gd name="T73" fmla="*/ 2147483647 h 342"/>
                                <a:gd name="T74" fmla="*/ 2147483647 w 228"/>
                                <a:gd name="T75" fmla="*/ 2147483647 h 342"/>
                                <a:gd name="T76" fmla="*/ 2147483647 w 228"/>
                                <a:gd name="T77" fmla="*/ 2147483647 h 342"/>
                                <a:gd name="T78" fmla="*/ 2147483647 w 228"/>
                                <a:gd name="T79" fmla="*/ 2147483647 h 342"/>
                                <a:gd name="T80" fmla="*/ 2147483647 w 228"/>
                                <a:gd name="T81" fmla="*/ 2147483647 h 342"/>
                                <a:gd name="T82" fmla="*/ 2147483647 w 228"/>
                                <a:gd name="T83" fmla="*/ 2147483647 h 342"/>
                                <a:gd name="T84" fmla="*/ 2147483647 w 228"/>
                                <a:gd name="T85" fmla="*/ 2147483647 h 342"/>
                                <a:gd name="T86" fmla="*/ 2147483647 w 228"/>
                                <a:gd name="T87" fmla="*/ 2147483647 h 342"/>
                                <a:gd name="T88" fmla="*/ 2147483647 w 228"/>
                                <a:gd name="T89" fmla="*/ 2147483647 h 342"/>
                                <a:gd name="T90" fmla="*/ 2147483647 w 228"/>
                                <a:gd name="T91" fmla="*/ 2147483647 h 342"/>
                                <a:gd name="T92" fmla="*/ 2147483647 w 228"/>
                                <a:gd name="T93" fmla="*/ 2147483647 h 342"/>
                                <a:gd name="T94" fmla="*/ 0 w 228"/>
                                <a:gd name="T95" fmla="*/ 2147483647 h 342"/>
                                <a:gd name="T96" fmla="*/ 2147483647 w 228"/>
                                <a:gd name="T97" fmla="*/ 2147483647 h 342"/>
                                <a:gd name="T98" fmla="*/ 2147483647 w 228"/>
                                <a:gd name="T99" fmla="*/ 2147483647 h 342"/>
                                <a:gd name="T100" fmla="*/ 2147483647 w 228"/>
                                <a:gd name="T101" fmla="*/ 2147483647 h 342"/>
                                <a:gd name="T102" fmla="*/ 2147483647 w 228"/>
                                <a:gd name="T103" fmla="*/ 2147483647 h 342"/>
                                <a:gd name="T104" fmla="*/ 2147483647 w 228"/>
                                <a:gd name="T105" fmla="*/ 2147483647 h 342"/>
                                <a:gd name="T106" fmla="*/ 2147483647 w 228"/>
                                <a:gd name="T107" fmla="*/ 2147483647 h 342"/>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28" h="342">
                                  <a:moveTo>
                                    <a:pt x="216" y="0"/>
                                  </a:moveTo>
                                  <a:lnTo>
                                    <a:pt x="210" y="72"/>
                                  </a:lnTo>
                                  <a:lnTo>
                                    <a:pt x="204" y="120"/>
                                  </a:lnTo>
                                  <a:lnTo>
                                    <a:pt x="198" y="156"/>
                                  </a:lnTo>
                                  <a:lnTo>
                                    <a:pt x="198" y="198"/>
                                  </a:lnTo>
                                  <a:lnTo>
                                    <a:pt x="192" y="210"/>
                                  </a:lnTo>
                                  <a:lnTo>
                                    <a:pt x="192" y="222"/>
                                  </a:lnTo>
                                  <a:lnTo>
                                    <a:pt x="192" y="228"/>
                                  </a:lnTo>
                                  <a:lnTo>
                                    <a:pt x="204" y="246"/>
                                  </a:lnTo>
                                  <a:lnTo>
                                    <a:pt x="204" y="264"/>
                                  </a:lnTo>
                                  <a:lnTo>
                                    <a:pt x="210" y="282"/>
                                  </a:lnTo>
                                  <a:lnTo>
                                    <a:pt x="228" y="324"/>
                                  </a:lnTo>
                                  <a:lnTo>
                                    <a:pt x="228" y="330"/>
                                  </a:lnTo>
                                  <a:lnTo>
                                    <a:pt x="216" y="336"/>
                                  </a:lnTo>
                                  <a:lnTo>
                                    <a:pt x="210" y="342"/>
                                  </a:lnTo>
                                  <a:lnTo>
                                    <a:pt x="210" y="336"/>
                                  </a:lnTo>
                                  <a:lnTo>
                                    <a:pt x="210" y="330"/>
                                  </a:lnTo>
                                  <a:lnTo>
                                    <a:pt x="210" y="324"/>
                                  </a:lnTo>
                                  <a:lnTo>
                                    <a:pt x="210" y="318"/>
                                  </a:lnTo>
                                  <a:lnTo>
                                    <a:pt x="210" y="312"/>
                                  </a:lnTo>
                                  <a:lnTo>
                                    <a:pt x="210" y="306"/>
                                  </a:lnTo>
                                  <a:lnTo>
                                    <a:pt x="210" y="300"/>
                                  </a:lnTo>
                                  <a:lnTo>
                                    <a:pt x="204" y="294"/>
                                  </a:lnTo>
                                  <a:lnTo>
                                    <a:pt x="198" y="294"/>
                                  </a:lnTo>
                                  <a:lnTo>
                                    <a:pt x="192" y="294"/>
                                  </a:lnTo>
                                  <a:lnTo>
                                    <a:pt x="192" y="288"/>
                                  </a:lnTo>
                                  <a:lnTo>
                                    <a:pt x="186" y="288"/>
                                  </a:lnTo>
                                  <a:lnTo>
                                    <a:pt x="186" y="282"/>
                                  </a:lnTo>
                                  <a:lnTo>
                                    <a:pt x="186" y="276"/>
                                  </a:lnTo>
                                  <a:lnTo>
                                    <a:pt x="180" y="270"/>
                                  </a:lnTo>
                                  <a:lnTo>
                                    <a:pt x="180" y="264"/>
                                  </a:lnTo>
                                  <a:lnTo>
                                    <a:pt x="174" y="264"/>
                                  </a:lnTo>
                                  <a:lnTo>
                                    <a:pt x="168" y="264"/>
                                  </a:lnTo>
                                  <a:lnTo>
                                    <a:pt x="162" y="258"/>
                                  </a:lnTo>
                                  <a:lnTo>
                                    <a:pt x="162" y="252"/>
                                  </a:lnTo>
                                  <a:lnTo>
                                    <a:pt x="162" y="246"/>
                                  </a:lnTo>
                                  <a:lnTo>
                                    <a:pt x="156" y="246"/>
                                  </a:lnTo>
                                  <a:lnTo>
                                    <a:pt x="156" y="240"/>
                                  </a:lnTo>
                                  <a:lnTo>
                                    <a:pt x="156" y="234"/>
                                  </a:lnTo>
                                  <a:lnTo>
                                    <a:pt x="156" y="228"/>
                                  </a:lnTo>
                                  <a:lnTo>
                                    <a:pt x="156" y="222"/>
                                  </a:lnTo>
                                  <a:lnTo>
                                    <a:pt x="150" y="222"/>
                                  </a:lnTo>
                                  <a:lnTo>
                                    <a:pt x="156" y="216"/>
                                  </a:lnTo>
                                  <a:lnTo>
                                    <a:pt x="150" y="216"/>
                                  </a:lnTo>
                                  <a:lnTo>
                                    <a:pt x="156" y="216"/>
                                  </a:lnTo>
                                  <a:lnTo>
                                    <a:pt x="156" y="210"/>
                                  </a:lnTo>
                                  <a:lnTo>
                                    <a:pt x="156" y="204"/>
                                  </a:lnTo>
                                  <a:lnTo>
                                    <a:pt x="150" y="204"/>
                                  </a:lnTo>
                                  <a:lnTo>
                                    <a:pt x="144" y="204"/>
                                  </a:lnTo>
                                  <a:lnTo>
                                    <a:pt x="144" y="198"/>
                                  </a:lnTo>
                                  <a:lnTo>
                                    <a:pt x="138" y="198"/>
                                  </a:lnTo>
                                  <a:lnTo>
                                    <a:pt x="132" y="198"/>
                                  </a:lnTo>
                                  <a:lnTo>
                                    <a:pt x="132" y="192"/>
                                  </a:lnTo>
                                  <a:lnTo>
                                    <a:pt x="126" y="192"/>
                                  </a:lnTo>
                                  <a:lnTo>
                                    <a:pt x="120" y="192"/>
                                  </a:lnTo>
                                  <a:lnTo>
                                    <a:pt x="120" y="186"/>
                                  </a:lnTo>
                                  <a:lnTo>
                                    <a:pt x="120" y="180"/>
                                  </a:lnTo>
                                  <a:lnTo>
                                    <a:pt x="114" y="180"/>
                                  </a:lnTo>
                                  <a:lnTo>
                                    <a:pt x="108" y="180"/>
                                  </a:lnTo>
                                  <a:lnTo>
                                    <a:pt x="108" y="174"/>
                                  </a:lnTo>
                                  <a:lnTo>
                                    <a:pt x="102" y="174"/>
                                  </a:lnTo>
                                  <a:lnTo>
                                    <a:pt x="96" y="174"/>
                                  </a:lnTo>
                                  <a:lnTo>
                                    <a:pt x="96" y="168"/>
                                  </a:lnTo>
                                  <a:lnTo>
                                    <a:pt x="90" y="168"/>
                                  </a:lnTo>
                                  <a:lnTo>
                                    <a:pt x="90" y="174"/>
                                  </a:lnTo>
                                  <a:lnTo>
                                    <a:pt x="84" y="174"/>
                                  </a:lnTo>
                                  <a:lnTo>
                                    <a:pt x="84" y="168"/>
                                  </a:lnTo>
                                  <a:lnTo>
                                    <a:pt x="78" y="168"/>
                                  </a:lnTo>
                                  <a:lnTo>
                                    <a:pt x="72" y="168"/>
                                  </a:lnTo>
                                  <a:lnTo>
                                    <a:pt x="72" y="174"/>
                                  </a:lnTo>
                                  <a:lnTo>
                                    <a:pt x="66" y="168"/>
                                  </a:lnTo>
                                  <a:lnTo>
                                    <a:pt x="72" y="168"/>
                                  </a:lnTo>
                                  <a:lnTo>
                                    <a:pt x="72" y="162"/>
                                  </a:lnTo>
                                  <a:lnTo>
                                    <a:pt x="72" y="156"/>
                                  </a:lnTo>
                                  <a:lnTo>
                                    <a:pt x="66" y="156"/>
                                  </a:lnTo>
                                  <a:lnTo>
                                    <a:pt x="60" y="156"/>
                                  </a:lnTo>
                                  <a:lnTo>
                                    <a:pt x="54" y="156"/>
                                  </a:lnTo>
                                  <a:lnTo>
                                    <a:pt x="54" y="162"/>
                                  </a:lnTo>
                                  <a:lnTo>
                                    <a:pt x="48" y="162"/>
                                  </a:lnTo>
                                  <a:lnTo>
                                    <a:pt x="48" y="156"/>
                                  </a:lnTo>
                                  <a:lnTo>
                                    <a:pt x="48" y="150"/>
                                  </a:lnTo>
                                  <a:lnTo>
                                    <a:pt x="42" y="150"/>
                                  </a:lnTo>
                                  <a:lnTo>
                                    <a:pt x="42" y="144"/>
                                  </a:lnTo>
                                  <a:lnTo>
                                    <a:pt x="42" y="150"/>
                                  </a:lnTo>
                                  <a:lnTo>
                                    <a:pt x="36" y="150"/>
                                  </a:lnTo>
                                  <a:lnTo>
                                    <a:pt x="30" y="150"/>
                                  </a:lnTo>
                                  <a:lnTo>
                                    <a:pt x="30" y="156"/>
                                  </a:lnTo>
                                  <a:lnTo>
                                    <a:pt x="24" y="156"/>
                                  </a:lnTo>
                                  <a:lnTo>
                                    <a:pt x="24" y="150"/>
                                  </a:lnTo>
                                  <a:lnTo>
                                    <a:pt x="18" y="150"/>
                                  </a:lnTo>
                                  <a:lnTo>
                                    <a:pt x="18" y="144"/>
                                  </a:lnTo>
                                  <a:lnTo>
                                    <a:pt x="12" y="138"/>
                                  </a:lnTo>
                                  <a:lnTo>
                                    <a:pt x="12" y="132"/>
                                  </a:lnTo>
                                  <a:lnTo>
                                    <a:pt x="6" y="132"/>
                                  </a:lnTo>
                                  <a:lnTo>
                                    <a:pt x="6" y="126"/>
                                  </a:lnTo>
                                  <a:lnTo>
                                    <a:pt x="0" y="120"/>
                                  </a:lnTo>
                                  <a:lnTo>
                                    <a:pt x="18" y="108"/>
                                  </a:lnTo>
                                  <a:lnTo>
                                    <a:pt x="42" y="96"/>
                                  </a:lnTo>
                                  <a:lnTo>
                                    <a:pt x="54" y="90"/>
                                  </a:lnTo>
                                  <a:lnTo>
                                    <a:pt x="60" y="84"/>
                                  </a:lnTo>
                                  <a:lnTo>
                                    <a:pt x="90" y="66"/>
                                  </a:lnTo>
                                  <a:lnTo>
                                    <a:pt x="132" y="36"/>
                                  </a:lnTo>
                                  <a:lnTo>
                                    <a:pt x="150" y="30"/>
                                  </a:lnTo>
                                  <a:lnTo>
                                    <a:pt x="150" y="24"/>
                                  </a:lnTo>
                                  <a:lnTo>
                                    <a:pt x="162" y="18"/>
                                  </a:lnTo>
                                  <a:lnTo>
                                    <a:pt x="180" y="6"/>
                                  </a:lnTo>
                                  <a:lnTo>
                                    <a:pt x="186" y="6"/>
                                  </a:lnTo>
                                  <a:lnTo>
                                    <a:pt x="198" y="6"/>
                                  </a:lnTo>
                                  <a:lnTo>
                                    <a:pt x="216" y="0"/>
                                  </a:lnTo>
                                  <a:close/>
                                </a:path>
                              </a:pathLst>
                            </a:custGeom>
                            <a:solidFill>
                              <a:srgbClr val="FF33CC"/>
                            </a:solidFill>
                            <a:ln w="9525">
                              <a:solidFill>
                                <a:schemeClr val="tx1"/>
                              </a:solidFill>
                              <a:prstDash val="solid"/>
                              <a:round/>
                              <a:headEnd/>
                              <a:tailEnd/>
                            </a:ln>
                          </wps:spPr>
                          <wps:bodyPr/>
                        </wps:wsp>
                        <wps:wsp>
                          <wps:cNvPr id="557" name="Freeform 99"/>
                          <wps:cNvSpPr>
                            <a:spLocks/>
                          </wps:cNvSpPr>
                          <wps:spPr bwMode="auto">
                            <a:xfrm>
                              <a:off x="10122725" y="4449874"/>
                              <a:ext cx="715505" cy="571742"/>
                            </a:xfrm>
                            <a:custGeom>
                              <a:avLst/>
                              <a:gdLst>
                                <a:gd name="T0" fmla="*/ 2147483647 w 198"/>
                                <a:gd name="T1" fmla="*/ 2147483647 h 162"/>
                                <a:gd name="T2" fmla="*/ 2147483647 w 198"/>
                                <a:gd name="T3" fmla="*/ 2147483647 h 162"/>
                                <a:gd name="T4" fmla="*/ 2147483647 w 198"/>
                                <a:gd name="T5" fmla="*/ 2147483647 h 162"/>
                                <a:gd name="T6" fmla="*/ 2147483647 w 198"/>
                                <a:gd name="T7" fmla="*/ 2147483647 h 162"/>
                                <a:gd name="T8" fmla="*/ 2147483647 w 198"/>
                                <a:gd name="T9" fmla="*/ 2147483647 h 162"/>
                                <a:gd name="T10" fmla="*/ 2147483647 w 198"/>
                                <a:gd name="T11" fmla="*/ 2147483647 h 162"/>
                                <a:gd name="T12" fmla="*/ 2147483647 w 198"/>
                                <a:gd name="T13" fmla="*/ 2147483647 h 162"/>
                                <a:gd name="T14" fmla="*/ 2147483647 w 198"/>
                                <a:gd name="T15" fmla="*/ 2147483647 h 162"/>
                                <a:gd name="T16" fmla="*/ 2147483647 w 198"/>
                                <a:gd name="T17" fmla="*/ 2147483647 h 162"/>
                                <a:gd name="T18" fmla="*/ 2147483647 w 198"/>
                                <a:gd name="T19" fmla="*/ 2147483647 h 162"/>
                                <a:gd name="T20" fmla="*/ 2147483647 w 198"/>
                                <a:gd name="T21" fmla="*/ 2147483647 h 162"/>
                                <a:gd name="T22" fmla="*/ 2147483647 w 198"/>
                                <a:gd name="T23" fmla="*/ 2147483647 h 162"/>
                                <a:gd name="T24" fmla="*/ 2147483647 w 198"/>
                                <a:gd name="T25" fmla="*/ 2147483647 h 162"/>
                                <a:gd name="T26" fmla="*/ 2147483647 w 198"/>
                                <a:gd name="T27" fmla="*/ 2147483647 h 162"/>
                                <a:gd name="T28" fmla="*/ 2147483647 w 198"/>
                                <a:gd name="T29" fmla="*/ 2147483647 h 162"/>
                                <a:gd name="T30" fmla="*/ 2147483647 w 198"/>
                                <a:gd name="T31" fmla="*/ 2147483647 h 162"/>
                                <a:gd name="T32" fmla="*/ 2147483647 w 198"/>
                                <a:gd name="T33" fmla="*/ 2147483647 h 162"/>
                                <a:gd name="T34" fmla="*/ 2147483647 w 198"/>
                                <a:gd name="T35" fmla="*/ 2147483647 h 162"/>
                                <a:gd name="T36" fmla="*/ 2147483647 w 198"/>
                                <a:gd name="T37" fmla="*/ 2147483647 h 162"/>
                                <a:gd name="T38" fmla="*/ 2147483647 w 198"/>
                                <a:gd name="T39" fmla="*/ 2147483647 h 162"/>
                                <a:gd name="T40" fmla="*/ 2147483647 w 198"/>
                                <a:gd name="T41" fmla="*/ 2147483647 h 162"/>
                                <a:gd name="T42" fmla="*/ 2147483647 w 198"/>
                                <a:gd name="T43" fmla="*/ 2147483647 h 162"/>
                                <a:gd name="T44" fmla="*/ 2147483647 w 198"/>
                                <a:gd name="T45" fmla="*/ 2147483647 h 162"/>
                                <a:gd name="T46" fmla="*/ 2147483647 w 198"/>
                                <a:gd name="T47" fmla="*/ 2147483647 h 162"/>
                                <a:gd name="T48" fmla="*/ 2147483647 w 198"/>
                                <a:gd name="T49" fmla="*/ 2147483647 h 162"/>
                                <a:gd name="T50" fmla="*/ 2147483647 w 198"/>
                                <a:gd name="T51" fmla="*/ 2147483647 h 162"/>
                                <a:gd name="T52" fmla="*/ 2147483647 w 198"/>
                                <a:gd name="T53" fmla="*/ 2147483647 h 162"/>
                                <a:gd name="T54" fmla="*/ 2147483647 w 198"/>
                                <a:gd name="T55" fmla="*/ 2147483647 h 162"/>
                                <a:gd name="T56" fmla="*/ 2147483647 w 198"/>
                                <a:gd name="T57" fmla="*/ 2147483647 h 162"/>
                                <a:gd name="T58" fmla="*/ 2147483647 w 198"/>
                                <a:gd name="T59" fmla="*/ 2147483647 h 162"/>
                                <a:gd name="T60" fmla="*/ 2147483647 w 198"/>
                                <a:gd name="T61" fmla="*/ 2147483647 h 162"/>
                                <a:gd name="T62" fmla="*/ 2147483647 w 198"/>
                                <a:gd name="T63" fmla="*/ 2147483647 h 162"/>
                                <a:gd name="T64" fmla="*/ 0 w 198"/>
                                <a:gd name="T65" fmla="*/ 2147483647 h 162"/>
                                <a:gd name="T66" fmla="*/ 0 w 198"/>
                                <a:gd name="T67" fmla="*/ 2147483647 h 162"/>
                                <a:gd name="T68" fmla="*/ 2147483647 w 198"/>
                                <a:gd name="T69" fmla="*/ 0 h 162"/>
                                <a:gd name="T70" fmla="*/ 2147483647 w 198"/>
                                <a:gd name="T71" fmla="*/ 0 h 162"/>
                                <a:gd name="T72" fmla="*/ 2147483647 w 198"/>
                                <a:gd name="T73" fmla="*/ 2147483647 h 162"/>
                                <a:gd name="T74" fmla="*/ 2147483647 w 198"/>
                                <a:gd name="T75" fmla="*/ 2147483647 h 162"/>
                                <a:gd name="T76" fmla="*/ 2147483647 w 198"/>
                                <a:gd name="T77" fmla="*/ 2147483647 h 162"/>
                                <a:gd name="T78" fmla="*/ 2147483647 w 198"/>
                                <a:gd name="T79" fmla="*/ 2147483647 h 162"/>
                                <a:gd name="T80" fmla="*/ 2147483647 w 198"/>
                                <a:gd name="T81" fmla="*/ 2147483647 h 162"/>
                                <a:gd name="T82" fmla="*/ 2147483647 w 198"/>
                                <a:gd name="T83" fmla="*/ 2147483647 h 162"/>
                                <a:gd name="T84" fmla="*/ 2147483647 w 198"/>
                                <a:gd name="T85" fmla="*/ 2147483647 h 162"/>
                                <a:gd name="T86" fmla="*/ 2147483647 w 198"/>
                                <a:gd name="T87" fmla="*/ 2147483647 h 162"/>
                                <a:gd name="T88" fmla="*/ 2147483647 w 198"/>
                                <a:gd name="T89" fmla="*/ 2147483647 h 162"/>
                                <a:gd name="T90" fmla="*/ 2147483647 w 198"/>
                                <a:gd name="T91" fmla="*/ 2147483647 h 162"/>
                                <a:gd name="T92" fmla="*/ 2147483647 w 198"/>
                                <a:gd name="T93" fmla="*/ 2147483647 h 1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98" h="162">
                                  <a:moveTo>
                                    <a:pt x="198" y="36"/>
                                  </a:moveTo>
                                  <a:lnTo>
                                    <a:pt x="186" y="42"/>
                                  </a:lnTo>
                                  <a:lnTo>
                                    <a:pt x="186" y="48"/>
                                  </a:lnTo>
                                  <a:lnTo>
                                    <a:pt x="186" y="60"/>
                                  </a:lnTo>
                                  <a:lnTo>
                                    <a:pt x="180" y="72"/>
                                  </a:lnTo>
                                  <a:lnTo>
                                    <a:pt x="180" y="84"/>
                                  </a:lnTo>
                                  <a:lnTo>
                                    <a:pt x="180" y="90"/>
                                  </a:lnTo>
                                  <a:lnTo>
                                    <a:pt x="174" y="96"/>
                                  </a:lnTo>
                                  <a:lnTo>
                                    <a:pt x="174" y="102"/>
                                  </a:lnTo>
                                  <a:lnTo>
                                    <a:pt x="174" y="108"/>
                                  </a:lnTo>
                                  <a:lnTo>
                                    <a:pt x="180" y="138"/>
                                  </a:lnTo>
                                  <a:lnTo>
                                    <a:pt x="150" y="144"/>
                                  </a:lnTo>
                                  <a:lnTo>
                                    <a:pt x="126" y="150"/>
                                  </a:lnTo>
                                  <a:lnTo>
                                    <a:pt x="114" y="150"/>
                                  </a:lnTo>
                                  <a:lnTo>
                                    <a:pt x="90" y="156"/>
                                  </a:lnTo>
                                  <a:lnTo>
                                    <a:pt x="78" y="156"/>
                                  </a:lnTo>
                                  <a:lnTo>
                                    <a:pt x="72" y="156"/>
                                  </a:lnTo>
                                  <a:lnTo>
                                    <a:pt x="66" y="156"/>
                                  </a:lnTo>
                                  <a:lnTo>
                                    <a:pt x="60" y="156"/>
                                  </a:lnTo>
                                  <a:lnTo>
                                    <a:pt x="54" y="156"/>
                                  </a:lnTo>
                                  <a:lnTo>
                                    <a:pt x="48" y="162"/>
                                  </a:lnTo>
                                  <a:lnTo>
                                    <a:pt x="36" y="162"/>
                                  </a:lnTo>
                                  <a:lnTo>
                                    <a:pt x="30" y="162"/>
                                  </a:lnTo>
                                  <a:lnTo>
                                    <a:pt x="24" y="162"/>
                                  </a:lnTo>
                                  <a:lnTo>
                                    <a:pt x="24" y="150"/>
                                  </a:lnTo>
                                  <a:lnTo>
                                    <a:pt x="24" y="144"/>
                                  </a:lnTo>
                                  <a:lnTo>
                                    <a:pt x="24" y="138"/>
                                  </a:lnTo>
                                  <a:lnTo>
                                    <a:pt x="18" y="126"/>
                                  </a:lnTo>
                                  <a:lnTo>
                                    <a:pt x="18" y="120"/>
                                  </a:lnTo>
                                  <a:lnTo>
                                    <a:pt x="18" y="108"/>
                                  </a:lnTo>
                                  <a:lnTo>
                                    <a:pt x="18" y="96"/>
                                  </a:lnTo>
                                  <a:lnTo>
                                    <a:pt x="12" y="60"/>
                                  </a:lnTo>
                                  <a:lnTo>
                                    <a:pt x="0" y="12"/>
                                  </a:lnTo>
                                  <a:lnTo>
                                    <a:pt x="0" y="6"/>
                                  </a:lnTo>
                                  <a:lnTo>
                                    <a:pt x="42" y="0"/>
                                  </a:lnTo>
                                  <a:lnTo>
                                    <a:pt x="48" y="0"/>
                                  </a:lnTo>
                                  <a:lnTo>
                                    <a:pt x="54" y="6"/>
                                  </a:lnTo>
                                  <a:lnTo>
                                    <a:pt x="60" y="6"/>
                                  </a:lnTo>
                                  <a:lnTo>
                                    <a:pt x="78" y="6"/>
                                  </a:lnTo>
                                  <a:lnTo>
                                    <a:pt x="102" y="12"/>
                                  </a:lnTo>
                                  <a:lnTo>
                                    <a:pt x="108" y="18"/>
                                  </a:lnTo>
                                  <a:lnTo>
                                    <a:pt x="114" y="18"/>
                                  </a:lnTo>
                                  <a:lnTo>
                                    <a:pt x="126" y="18"/>
                                  </a:lnTo>
                                  <a:lnTo>
                                    <a:pt x="150" y="24"/>
                                  </a:lnTo>
                                  <a:lnTo>
                                    <a:pt x="168" y="30"/>
                                  </a:lnTo>
                                  <a:lnTo>
                                    <a:pt x="192" y="36"/>
                                  </a:lnTo>
                                  <a:lnTo>
                                    <a:pt x="198" y="36"/>
                                  </a:lnTo>
                                  <a:close/>
                                </a:path>
                              </a:pathLst>
                            </a:custGeom>
                            <a:solidFill>
                              <a:srgbClr val="FF33CC"/>
                            </a:solidFill>
                            <a:ln w="9525">
                              <a:solidFill>
                                <a:schemeClr val="tx1"/>
                              </a:solidFill>
                              <a:prstDash val="solid"/>
                              <a:round/>
                              <a:headEnd/>
                              <a:tailEnd/>
                            </a:ln>
                          </wps:spPr>
                          <wps:bodyPr/>
                        </wps:wsp>
                        <wps:wsp>
                          <wps:cNvPr id="558" name="Freeform 100"/>
                          <wps:cNvSpPr>
                            <a:spLocks/>
                          </wps:cNvSpPr>
                          <wps:spPr bwMode="auto">
                            <a:xfrm>
                              <a:off x="13656886" y="4555751"/>
                              <a:ext cx="888961" cy="1249362"/>
                            </a:xfrm>
                            <a:custGeom>
                              <a:avLst/>
                              <a:gdLst>
                                <a:gd name="T0" fmla="*/ 0 w 246"/>
                                <a:gd name="T1" fmla="*/ 2147483647 h 354"/>
                                <a:gd name="T2" fmla="*/ 0 w 246"/>
                                <a:gd name="T3" fmla="*/ 2147483647 h 354"/>
                                <a:gd name="T4" fmla="*/ 2147483647 w 246"/>
                                <a:gd name="T5" fmla="*/ 2147483647 h 354"/>
                                <a:gd name="T6" fmla="*/ 2147483647 w 246"/>
                                <a:gd name="T7" fmla="*/ 2147483647 h 354"/>
                                <a:gd name="T8" fmla="*/ 2147483647 w 246"/>
                                <a:gd name="T9" fmla="*/ 2147483647 h 354"/>
                                <a:gd name="T10" fmla="*/ 2147483647 w 246"/>
                                <a:gd name="T11" fmla="*/ 2147483647 h 354"/>
                                <a:gd name="T12" fmla="*/ 2147483647 w 246"/>
                                <a:gd name="T13" fmla="*/ 2147483647 h 354"/>
                                <a:gd name="T14" fmla="*/ 2147483647 w 246"/>
                                <a:gd name="T15" fmla="*/ 2147483647 h 354"/>
                                <a:gd name="T16" fmla="*/ 2147483647 w 246"/>
                                <a:gd name="T17" fmla="*/ 2147483647 h 354"/>
                                <a:gd name="T18" fmla="*/ 2147483647 w 246"/>
                                <a:gd name="T19" fmla="*/ 2147483647 h 354"/>
                                <a:gd name="T20" fmla="*/ 2147483647 w 246"/>
                                <a:gd name="T21" fmla="*/ 2147483647 h 354"/>
                                <a:gd name="T22" fmla="*/ 2147483647 w 246"/>
                                <a:gd name="T23" fmla="*/ 0 h 354"/>
                                <a:gd name="T24" fmla="*/ 2147483647 w 246"/>
                                <a:gd name="T25" fmla="*/ 2147483647 h 354"/>
                                <a:gd name="T26" fmla="*/ 2147483647 w 246"/>
                                <a:gd name="T27" fmla="*/ 2147483647 h 354"/>
                                <a:gd name="T28" fmla="*/ 2147483647 w 246"/>
                                <a:gd name="T29" fmla="*/ 2147483647 h 354"/>
                                <a:gd name="T30" fmla="*/ 2147483647 w 246"/>
                                <a:gd name="T31" fmla="*/ 2147483647 h 354"/>
                                <a:gd name="T32" fmla="*/ 2147483647 w 246"/>
                                <a:gd name="T33" fmla="*/ 2147483647 h 354"/>
                                <a:gd name="T34" fmla="*/ 2147483647 w 246"/>
                                <a:gd name="T35" fmla="*/ 2147483647 h 354"/>
                                <a:gd name="T36" fmla="*/ 2147483647 w 246"/>
                                <a:gd name="T37" fmla="*/ 2147483647 h 354"/>
                                <a:gd name="T38" fmla="*/ 2147483647 w 246"/>
                                <a:gd name="T39" fmla="*/ 2147483647 h 354"/>
                                <a:gd name="T40" fmla="*/ 2147483647 w 246"/>
                                <a:gd name="T41" fmla="*/ 2147483647 h 354"/>
                                <a:gd name="T42" fmla="*/ 2147483647 w 246"/>
                                <a:gd name="T43" fmla="*/ 2147483647 h 354"/>
                                <a:gd name="T44" fmla="*/ 2147483647 w 246"/>
                                <a:gd name="T45" fmla="*/ 2147483647 h 354"/>
                                <a:gd name="T46" fmla="*/ 2147483647 w 246"/>
                                <a:gd name="T47" fmla="*/ 2147483647 h 354"/>
                                <a:gd name="T48" fmla="*/ 2147483647 w 246"/>
                                <a:gd name="T49" fmla="*/ 2147483647 h 354"/>
                                <a:gd name="T50" fmla="*/ 2147483647 w 246"/>
                                <a:gd name="T51" fmla="*/ 2147483647 h 354"/>
                                <a:gd name="T52" fmla="*/ 2147483647 w 246"/>
                                <a:gd name="T53" fmla="*/ 2147483647 h 354"/>
                                <a:gd name="T54" fmla="*/ 2147483647 w 246"/>
                                <a:gd name="T55" fmla="*/ 2147483647 h 354"/>
                                <a:gd name="T56" fmla="*/ 2147483647 w 246"/>
                                <a:gd name="T57" fmla="*/ 2147483647 h 354"/>
                                <a:gd name="T58" fmla="*/ 2147483647 w 246"/>
                                <a:gd name="T59" fmla="*/ 2147483647 h 354"/>
                                <a:gd name="T60" fmla="*/ 2147483647 w 246"/>
                                <a:gd name="T61" fmla="*/ 2147483647 h 354"/>
                                <a:gd name="T62" fmla="*/ 2147483647 w 246"/>
                                <a:gd name="T63" fmla="*/ 2147483647 h 354"/>
                                <a:gd name="T64" fmla="*/ 2147483647 w 246"/>
                                <a:gd name="T65" fmla="*/ 2147483647 h 354"/>
                                <a:gd name="T66" fmla="*/ 2147483647 w 246"/>
                                <a:gd name="T67" fmla="*/ 2147483647 h 354"/>
                                <a:gd name="T68" fmla="*/ 2147483647 w 246"/>
                                <a:gd name="T69" fmla="*/ 2147483647 h 354"/>
                                <a:gd name="T70" fmla="*/ 2147483647 w 246"/>
                                <a:gd name="T71" fmla="*/ 2147483647 h 354"/>
                                <a:gd name="T72" fmla="*/ 2147483647 w 246"/>
                                <a:gd name="T73" fmla="*/ 2147483647 h 354"/>
                                <a:gd name="T74" fmla="*/ 2147483647 w 246"/>
                                <a:gd name="T75" fmla="*/ 2147483647 h 354"/>
                                <a:gd name="T76" fmla="*/ 2147483647 w 246"/>
                                <a:gd name="T77" fmla="*/ 2147483647 h 354"/>
                                <a:gd name="T78" fmla="*/ 2147483647 w 246"/>
                                <a:gd name="T79" fmla="*/ 2147483647 h 354"/>
                                <a:gd name="T80" fmla="*/ 2147483647 w 246"/>
                                <a:gd name="T81" fmla="*/ 2147483647 h 354"/>
                                <a:gd name="T82" fmla="*/ 2147483647 w 246"/>
                                <a:gd name="T83" fmla="*/ 2147483647 h 354"/>
                                <a:gd name="T84" fmla="*/ 2147483647 w 246"/>
                                <a:gd name="T85" fmla="*/ 2147483647 h 354"/>
                                <a:gd name="T86" fmla="*/ 2147483647 w 246"/>
                                <a:gd name="T87" fmla="*/ 2147483647 h 354"/>
                                <a:gd name="T88" fmla="*/ 2147483647 w 246"/>
                                <a:gd name="T89" fmla="*/ 2147483647 h 354"/>
                                <a:gd name="T90" fmla="*/ 2147483647 w 246"/>
                                <a:gd name="T91" fmla="*/ 2147483647 h 354"/>
                                <a:gd name="T92" fmla="*/ 2147483647 w 246"/>
                                <a:gd name="T93" fmla="*/ 2147483647 h 354"/>
                                <a:gd name="T94" fmla="*/ 2147483647 w 246"/>
                                <a:gd name="T95" fmla="*/ 2147483647 h 354"/>
                                <a:gd name="T96" fmla="*/ 2147483647 w 246"/>
                                <a:gd name="T97" fmla="*/ 2147483647 h 354"/>
                                <a:gd name="T98" fmla="*/ 2147483647 w 246"/>
                                <a:gd name="T99" fmla="*/ 2147483647 h 354"/>
                                <a:gd name="T100" fmla="*/ 2147483647 w 246"/>
                                <a:gd name="T101" fmla="*/ 2147483647 h 354"/>
                                <a:gd name="T102" fmla="*/ 2147483647 w 246"/>
                                <a:gd name="T103" fmla="*/ 2147483647 h 354"/>
                                <a:gd name="T104" fmla="*/ 2147483647 w 246"/>
                                <a:gd name="T105" fmla="*/ 2147483647 h 354"/>
                                <a:gd name="T106" fmla="*/ 2147483647 w 246"/>
                                <a:gd name="T107" fmla="*/ 2147483647 h 354"/>
                                <a:gd name="T108" fmla="*/ 2147483647 w 246"/>
                                <a:gd name="T109" fmla="*/ 2147483647 h 354"/>
                                <a:gd name="T110" fmla="*/ 2147483647 w 246"/>
                                <a:gd name="T111" fmla="*/ 2147483647 h 354"/>
                                <a:gd name="T112" fmla="*/ 0 w 246"/>
                                <a:gd name="T113" fmla="*/ 2147483647 h 354"/>
                                <a:gd name="T114" fmla="*/ 0 w 246"/>
                                <a:gd name="T115" fmla="*/ 2147483647 h 35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46" h="354">
                                  <a:moveTo>
                                    <a:pt x="0" y="138"/>
                                  </a:moveTo>
                                  <a:lnTo>
                                    <a:pt x="0" y="132"/>
                                  </a:lnTo>
                                  <a:lnTo>
                                    <a:pt x="6" y="120"/>
                                  </a:lnTo>
                                  <a:lnTo>
                                    <a:pt x="6" y="114"/>
                                  </a:lnTo>
                                  <a:lnTo>
                                    <a:pt x="12" y="102"/>
                                  </a:lnTo>
                                  <a:lnTo>
                                    <a:pt x="18" y="90"/>
                                  </a:lnTo>
                                  <a:lnTo>
                                    <a:pt x="72" y="66"/>
                                  </a:lnTo>
                                  <a:lnTo>
                                    <a:pt x="72" y="48"/>
                                  </a:lnTo>
                                  <a:lnTo>
                                    <a:pt x="54" y="24"/>
                                  </a:lnTo>
                                  <a:lnTo>
                                    <a:pt x="66" y="18"/>
                                  </a:lnTo>
                                  <a:lnTo>
                                    <a:pt x="72" y="12"/>
                                  </a:lnTo>
                                  <a:lnTo>
                                    <a:pt x="132" y="0"/>
                                  </a:lnTo>
                                  <a:lnTo>
                                    <a:pt x="144" y="54"/>
                                  </a:lnTo>
                                  <a:lnTo>
                                    <a:pt x="192" y="90"/>
                                  </a:lnTo>
                                  <a:lnTo>
                                    <a:pt x="192" y="96"/>
                                  </a:lnTo>
                                  <a:lnTo>
                                    <a:pt x="198" y="108"/>
                                  </a:lnTo>
                                  <a:lnTo>
                                    <a:pt x="198" y="114"/>
                                  </a:lnTo>
                                  <a:lnTo>
                                    <a:pt x="222" y="168"/>
                                  </a:lnTo>
                                  <a:lnTo>
                                    <a:pt x="228" y="168"/>
                                  </a:lnTo>
                                  <a:lnTo>
                                    <a:pt x="228" y="174"/>
                                  </a:lnTo>
                                  <a:lnTo>
                                    <a:pt x="228" y="180"/>
                                  </a:lnTo>
                                  <a:lnTo>
                                    <a:pt x="234" y="186"/>
                                  </a:lnTo>
                                  <a:lnTo>
                                    <a:pt x="240" y="192"/>
                                  </a:lnTo>
                                  <a:lnTo>
                                    <a:pt x="240" y="198"/>
                                  </a:lnTo>
                                  <a:lnTo>
                                    <a:pt x="240" y="204"/>
                                  </a:lnTo>
                                  <a:lnTo>
                                    <a:pt x="240" y="210"/>
                                  </a:lnTo>
                                  <a:lnTo>
                                    <a:pt x="246" y="216"/>
                                  </a:lnTo>
                                  <a:lnTo>
                                    <a:pt x="240" y="216"/>
                                  </a:lnTo>
                                  <a:lnTo>
                                    <a:pt x="240" y="222"/>
                                  </a:lnTo>
                                  <a:lnTo>
                                    <a:pt x="240" y="246"/>
                                  </a:lnTo>
                                  <a:lnTo>
                                    <a:pt x="240" y="258"/>
                                  </a:lnTo>
                                  <a:lnTo>
                                    <a:pt x="240" y="270"/>
                                  </a:lnTo>
                                  <a:lnTo>
                                    <a:pt x="240" y="276"/>
                                  </a:lnTo>
                                  <a:lnTo>
                                    <a:pt x="240" y="282"/>
                                  </a:lnTo>
                                  <a:lnTo>
                                    <a:pt x="240" y="288"/>
                                  </a:lnTo>
                                  <a:lnTo>
                                    <a:pt x="234" y="300"/>
                                  </a:lnTo>
                                  <a:lnTo>
                                    <a:pt x="234" y="306"/>
                                  </a:lnTo>
                                  <a:lnTo>
                                    <a:pt x="228" y="318"/>
                                  </a:lnTo>
                                  <a:lnTo>
                                    <a:pt x="222" y="324"/>
                                  </a:lnTo>
                                  <a:lnTo>
                                    <a:pt x="222" y="330"/>
                                  </a:lnTo>
                                  <a:lnTo>
                                    <a:pt x="216" y="330"/>
                                  </a:lnTo>
                                  <a:lnTo>
                                    <a:pt x="174" y="342"/>
                                  </a:lnTo>
                                  <a:lnTo>
                                    <a:pt x="150" y="342"/>
                                  </a:lnTo>
                                  <a:lnTo>
                                    <a:pt x="138" y="348"/>
                                  </a:lnTo>
                                  <a:lnTo>
                                    <a:pt x="132" y="348"/>
                                  </a:lnTo>
                                  <a:lnTo>
                                    <a:pt x="126" y="348"/>
                                  </a:lnTo>
                                  <a:lnTo>
                                    <a:pt x="114" y="348"/>
                                  </a:lnTo>
                                  <a:lnTo>
                                    <a:pt x="96" y="354"/>
                                  </a:lnTo>
                                  <a:lnTo>
                                    <a:pt x="90" y="342"/>
                                  </a:lnTo>
                                  <a:lnTo>
                                    <a:pt x="84" y="324"/>
                                  </a:lnTo>
                                  <a:lnTo>
                                    <a:pt x="78" y="318"/>
                                  </a:lnTo>
                                  <a:lnTo>
                                    <a:pt x="78" y="312"/>
                                  </a:lnTo>
                                  <a:lnTo>
                                    <a:pt x="78" y="306"/>
                                  </a:lnTo>
                                  <a:lnTo>
                                    <a:pt x="66" y="288"/>
                                  </a:lnTo>
                                  <a:lnTo>
                                    <a:pt x="30" y="216"/>
                                  </a:lnTo>
                                  <a:lnTo>
                                    <a:pt x="12" y="174"/>
                                  </a:lnTo>
                                  <a:lnTo>
                                    <a:pt x="0" y="144"/>
                                  </a:lnTo>
                                  <a:lnTo>
                                    <a:pt x="0" y="138"/>
                                  </a:lnTo>
                                  <a:close/>
                                </a:path>
                              </a:pathLst>
                            </a:custGeom>
                            <a:solidFill>
                              <a:srgbClr val="00FFFF"/>
                            </a:solidFill>
                            <a:ln w="9525">
                              <a:solidFill>
                                <a:schemeClr val="tx1"/>
                              </a:solidFill>
                              <a:prstDash val="solid"/>
                              <a:round/>
                              <a:headEnd/>
                              <a:tailEnd/>
                            </a:ln>
                          </wps:spPr>
                          <wps:bodyPr/>
                        </wps:wsp>
                        <wps:wsp>
                          <wps:cNvPr id="559" name="Freeform 101"/>
                          <wps:cNvSpPr>
                            <a:spLocks/>
                          </wps:cNvSpPr>
                          <wps:spPr bwMode="auto">
                            <a:xfrm>
                              <a:off x="11748872" y="4576928"/>
                              <a:ext cx="954006" cy="698796"/>
                            </a:xfrm>
                            <a:custGeom>
                              <a:avLst/>
                              <a:gdLst>
                                <a:gd name="T0" fmla="*/ 2147483647 w 264"/>
                                <a:gd name="T1" fmla="*/ 0 h 198"/>
                                <a:gd name="T2" fmla="*/ 2147483647 w 264"/>
                                <a:gd name="T3" fmla="*/ 2147483647 h 198"/>
                                <a:gd name="T4" fmla="*/ 2147483647 w 264"/>
                                <a:gd name="T5" fmla="*/ 2147483647 h 198"/>
                                <a:gd name="T6" fmla="*/ 2147483647 w 264"/>
                                <a:gd name="T7" fmla="*/ 2147483647 h 198"/>
                                <a:gd name="T8" fmla="*/ 2147483647 w 264"/>
                                <a:gd name="T9" fmla="*/ 2147483647 h 198"/>
                                <a:gd name="T10" fmla="*/ 2147483647 w 264"/>
                                <a:gd name="T11" fmla="*/ 2147483647 h 198"/>
                                <a:gd name="T12" fmla="*/ 2147483647 w 264"/>
                                <a:gd name="T13" fmla="*/ 2147483647 h 198"/>
                                <a:gd name="T14" fmla="*/ 2147483647 w 264"/>
                                <a:gd name="T15" fmla="*/ 2147483647 h 198"/>
                                <a:gd name="T16" fmla="*/ 2147483647 w 264"/>
                                <a:gd name="T17" fmla="*/ 2147483647 h 198"/>
                                <a:gd name="T18" fmla="*/ 2147483647 w 264"/>
                                <a:gd name="T19" fmla="*/ 2147483647 h 198"/>
                                <a:gd name="T20" fmla="*/ 2147483647 w 264"/>
                                <a:gd name="T21" fmla="*/ 2147483647 h 198"/>
                                <a:gd name="T22" fmla="*/ 2147483647 w 264"/>
                                <a:gd name="T23" fmla="*/ 2147483647 h 198"/>
                                <a:gd name="T24" fmla="*/ 2147483647 w 264"/>
                                <a:gd name="T25" fmla="*/ 2147483647 h 198"/>
                                <a:gd name="T26" fmla="*/ 2147483647 w 264"/>
                                <a:gd name="T27" fmla="*/ 2147483647 h 198"/>
                                <a:gd name="T28" fmla="*/ 2147483647 w 264"/>
                                <a:gd name="T29" fmla="*/ 2147483647 h 198"/>
                                <a:gd name="T30" fmla="*/ 2147483647 w 264"/>
                                <a:gd name="T31" fmla="*/ 2147483647 h 198"/>
                                <a:gd name="T32" fmla="*/ 2147483647 w 264"/>
                                <a:gd name="T33" fmla="*/ 2147483647 h 198"/>
                                <a:gd name="T34" fmla="*/ 2147483647 w 264"/>
                                <a:gd name="T35" fmla="*/ 2147483647 h 198"/>
                                <a:gd name="T36" fmla="*/ 2147483647 w 264"/>
                                <a:gd name="T37" fmla="*/ 2147483647 h 198"/>
                                <a:gd name="T38" fmla="*/ 2147483647 w 264"/>
                                <a:gd name="T39" fmla="*/ 2147483647 h 198"/>
                                <a:gd name="T40" fmla="*/ 2147483647 w 264"/>
                                <a:gd name="T41" fmla="*/ 2147483647 h 198"/>
                                <a:gd name="T42" fmla="*/ 2147483647 w 264"/>
                                <a:gd name="T43" fmla="*/ 2147483647 h 198"/>
                                <a:gd name="T44" fmla="*/ 2147483647 w 264"/>
                                <a:gd name="T45" fmla="*/ 2147483647 h 198"/>
                                <a:gd name="T46" fmla="*/ 2147483647 w 264"/>
                                <a:gd name="T47" fmla="*/ 2147483647 h 198"/>
                                <a:gd name="T48" fmla="*/ 0 w 264"/>
                                <a:gd name="T49" fmla="*/ 2147483647 h 198"/>
                                <a:gd name="T50" fmla="*/ 2147483647 w 264"/>
                                <a:gd name="T51" fmla="*/ 2147483647 h 198"/>
                                <a:gd name="T52" fmla="*/ 2147483647 w 264"/>
                                <a:gd name="T53" fmla="*/ 2147483647 h 198"/>
                                <a:gd name="T54" fmla="*/ 0 w 264"/>
                                <a:gd name="T55" fmla="*/ 2147483647 h 198"/>
                                <a:gd name="T56" fmla="*/ 0 w 264"/>
                                <a:gd name="T57" fmla="*/ 2147483647 h 198"/>
                                <a:gd name="T58" fmla="*/ 0 w 264"/>
                                <a:gd name="T59" fmla="*/ 2147483647 h 198"/>
                                <a:gd name="T60" fmla="*/ 2147483647 w 264"/>
                                <a:gd name="T61" fmla="*/ 2147483647 h 198"/>
                                <a:gd name="T62" fmla="*/ 2147483647 w 264"/>
                                <a:gd name="T63" fmla="*/ 2147483647 h 198"/>
                                <a:gd name="T64" fmla="*/ 2147483647 w 264"/>
                                <a:gd name="T65" fmla="*/ 2147483647 h 198"/>
                                <a:gd name="T66" fmla="*/ 2147483647 w 264"/>
                                <a:gd name="T67" fmla="*/ 2147483647 h 198"/>
                                <a:gd name="T68" fmla="*/ 2147483647 w 264"/>
                                <a:gd name="T69" fmla="*/ 2147483647 h 198"/>
                                <a:gd name="T70" fmla="*/ 2147483647 w 264"/>
                                <a:gd name="T71" fmla="*/ 2147483647 h 198"/>
                                <a:gd name="T72" fmla="*/ 2147483647 w 264"/>
                                <a:gd name="T73" fmla="*/ 2147483647 h 198"/>
                                <a:gd name="T74" fmla="*/ 2147483647 w 264"/>
                                <a:gd name="T75" fmla="*/ 2147483647 h 198"/>
                                <a:gd name="T76" fmla="*/ 2147483647 w 264"/>
                                <a:gd name="T77" fmla="*/ 2147483647 h 198"/>
                                <a:gd name="T78" fmla="*/ 2147483647 w 264"/>
                                <a:gd name="T79" fmla="*/ 2147483647 h 198"/>
                                <a:gd name="T80" fmla="*/ 2147483647 w 264"/>
                                <a:gd name="T81" fmla="*/ 0 h 198"/>
                                <a:gd name="T82" fmla="*/ 2147483647 w 264"/>
                                <a:gd name="T83" fmla="*/ 0 h 198"/>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64" h="198">
                                  <a:moveTo>
                                    <a:pt x="246" y="0"/>
                                  </a:moveTo>
                                  <a:lnTo>
                                    <a:pt x="252" y="0"/>
                                  </a:lnTo>
                                  <a:lnTo>
                                    <a:pt x="258" y="6"/>
                                  </a:lnTo>
                                  <a:lnTo>
                                    <a:pt x="264" y="12"/>
                                  </a:lnTo>
                                  <a:lnTo>
                                    <a:pt x="264" y="18"/>
                                  </a:lnTo>
                                  <a:lnTo>
                                    <a:pt x="264" y="24"/>
                                  </a:lnTo>
                                  <a:lnTo>
                                    <a:pt x="264" y="30"/>
                                  </a:lnTo>
                                  <a:lnTo>
                                    <a:pt x="264" y="36"/>
                                  </a:lnTo>
                                  <a:lnTo>
                                    <a:pt x="264" y="42"/>
                                  </a:lnTo>
                                  <a:lnTo>
                                    <a:pt x="264" y="48"/>
                                  </a:lnTo>
                                  <a:lnTo>
                                    <a:pt x="258" y="48"/>
                                  </a:lnTo>
                                  <a:lnTo>
                                    <a:pt x="252" y="54"/>
                                  </a:lnTo>
                                  <a:lnTo>
                                    <a:pt x="228" y="60"/>
                                  </a:lnTo>
                                  <a:lnTo>
                                    <a:pt x="222" y="60"/>
                                  </a:lnTo>
                                  <a:lnTo>
                                    <a:pt x="222" y="66"/>
                                  </a:lnTo>
                                  <a:lnTo>
                                    <a:pt x="216" y="72"/>
                                  </a:lnTo>
                                  <a:lnTo>
                                    <a:pt x="216" y="78"/>
                                  </a:lnTo>
                                  <a:lnTo>
                                    <a:pt x="216" y="90"/>
                                  </a:lnTo>
                                  <a:lnTo>
                                    <a:pt x="222" y="90"/>
                                  </a:lnTo>
                                  <a:lnTo>
                                    <a:pt x="222" y="96"/>
                                  </a:lnTo>
                                  <a:lnTo>
                                    <a:pt x="222" y="102"/>
                                  </a:lnTo>
                                  <a:lnTo>
                                    <a:pt x="222" y="108"/>
                                  </a:lnTo>
                                  <a:lnTo>
                                    <a:pt x="228" y="114"/>
                                  </a:lnTo>
                                  <a:lnTo>
                                    <a:pt x="228" y="120"/>
                                  </a:lnTo>
                                  <a:lnTo>
                                    <a:pt x="228" y="126"/>
                                  </a:lnTo>
                                  <a:lnTo>
                                    <a:pt x="228" y="132"/>
                                  </a:lnTo>
                                  <a:lnTo>
                                    <a:pt x="228" y="138"/>
                                  </a:lnTo>
                                  <a:lnTo>
                                    <a:pt x="228" y="144"/>
                                  </a:lnTo>
                                  <a:lnTo>
                                    <a:pt x="222" y="144"/>
                                  </a:lnTo>
                                  <a:lnTo>
                                    <a:pt x="222" y="150"/>
                                  </a:lnTo>
                                  <a:lnTo>
                                    <a:pt x="222" y="156"/>
                                  </a:lnTo>
                                  <a:lnTo>
                                    <a:pt x="216" y="156"/>
                                  </a:lnTo>
                                  <a:lnTo>
                                    <a:pt x="198" y="162"/>
                                  </a:lnTo>
                                  <a:lnTo>
                                    <a:pt x="186" y="162"/>
                                  </a:lnTo>
                                  <a:lnTo>
                                    <a:pt x="180" y="168"/>
                                  </a:lnTo>
                                  <a:lnTo>
                                    <a:pt x="174" y="168"/>
                                  </a:lnTo>
                                  <a:lnTo>
                                    <a:pt x="162" y="168"/>
                                  </a:lnTo>
                                  <a:lnTo>
                                    <a:pt x="150" y="174"/>
                                  </a:lnTo>
                                  <a:lnTo>
                                    <a:pt x="144" y="174"/>
                                  </a:lnTo>
                                  <a:lnTo>
                                    <a:pt x="120" y="174"/>
                                  </a:lnTo>
                                  <a:lnTo>
                                    <a:pt x="114" y="180"/>
                                  </a:lnTo>
                                  <a:lnTo>
                                    <a:pt x="108" y="180"/>
                                  </a:lnTo>
                                  <a:lnTo>
                                    <a:pt x="102" y="180"/>
                                  </a:lnTo>
                                  <a:lnTo>
                                    <a:pt x="96" y="180"/>
                                  </a:lnTo>
                                  <a:lnTo>
                                    <a:pt x="90" y="180"/>
                                  </a:lnTo>
                                  <a:lnTo>
                                    <a:pt x="84" y="186"/>
                                  </a:lnTo>
                                  <a:lnTo>
                                    <a:pt x="54" y="192"/>
                                  </a:lnTo>
                                  <a:lnTo>
                                    <a:pt x="48" y="192"/>
                                  </a:lnTo>
                                  <a:lnTo>
                                    <a:pt x="36" y="192"/>
                                  </a:lnTo>
                                  <a:lnTo>
                                    <a:pt x="0" y="198"/>
                                  </a:lnTo>
                                  <a:lnTo>
                                    <a:pt x="6" y="198"/>
                                  </a:lnTo>
                                  <a:lnTo>
                                    <a:pt x="6" y="192"/>
                                  </a:lnTo>
                                  <a:lnTo>
                                    <a:pt x="6" y="186"/>
                                  </a:lnTo>
                                  <a:lnTo>
                                    <a:pt x="6" y="180"/>
                                  </a:lnTo>
                                  <a:lnTo>
                                    <a:pt x="0" y="180"/>
                                  </a:lnTo>
                                  <a:lnTo>
                                    <a:pt x="0" y="150"/>
                                  </a:lnTo>
                                  <a:lnTo>
                                    <a:pt x="0" y="138"/>
                                  </a:lnTo>
                                  <a:lnTo>
                                    <a:pt x="0" y="126"/>
                                  </a:lnTo>
                                  <a:lnTo>
                                    <a:pt x="0" y="120"/>
                                  </a:lnTo>
                                  <a:lnTo>
                                    <a:pt x="0" y="114"/>
                                  </a:lnTo>
                                  <a:lnTo>
                                    <a:pt x="18" y="114"/>
                                  </a:lnTo>
                                  <a:lnTo>
                                    <a:pt x="30" y="114"/>
                                  </a:lnTo>
                                  <a:lnTo>
                                    <a:pt x="30" y="102"/>
                                  </a:lnTo>
                                  <a:lnTo>
                                    <a:pt x="24" y="60"/>
                                  </a:lnTo>
                                  <a:lnTo>
                                    <a:pt x="30" y="60"/>
                                  </a:lnTo>
                                  <a:lnTo>
                                    <a:pt x="36" y="60"/>
                                  </a:lnTo>
                                  <a:lnTo>
                                    <a:pt x="48" y="60"/>
                                  </a:lnTo>
                                  <a:lnTo>
                                    <a:pt x="48" y="54"/>
                                  </a:lnTo>
                                  <a:lnTo>
                                    <a:pt x="66" y="54"/>
                                  </a:lnTo>
                                  <a:lnTo>
                                    <a:pt x="78" y="54"/>
                                  </a:lnTo>
                                  <a:lnTo>
                                    <a:pt x="84" y="54"/>
                                  </a:lnTo>
                                  <a:lnTo>
                                    <a:pt x="90" y="60"/>
                                  </a:lnTo>
                                  <a:lnTo>
                                    <a:pt x="108" y="60"/>
                                  </a:lnTo>
                                  <a:lnTo>
                                    <a:pt x="114" y="60"/>
                                  </a:lnTo>
                                  <a:lnTo>
                                    <a:pt x="120" y="54"/>
                                  </a:lnTo>
                                  <a:lnTo>
                                    <a:pt x="120" y="48"/>
                                  </a:lnTo>
                                  <a:lnTo>
                                    <a:pt x="120" y="36"/>
                                  </a:lnTo>
                                  <a:lnTo>
                                    <a:pt x="126" y="24"/>
                                  </a:lnTo>
                                  <a:lnTo>
                                    <a:pt x="150" y="12"/>
                                  </a:lnTo>
                                  <a:lnTo>
                                    <a:pt x="168" y="6"/>
                                  </a:lnTo>
                                  <a:lnTo>
                                    <a:pt x="204" y="0"/>
                                  </a:lnTo>
                                  <a:lnTo>
                                    <a:pt x="216" y="0"/>
                                  </a:lnTo>
                                  <a:lnTo>
                                    <a:pt x="222" y="0"/>
                                  </a:lnTo>
                                  <a:lnTo>
                                    <a:pt x="228" y="0"/>
                                  </a:lnTo>
                                  <a:lnTo>
                                    <a:pt x="246" y="0"/>
                                  </a:lnTo>
                                  <a:close/>
                                </a:path>
                              </a:pathLst>
                            </a:custGeom>
                            <a:solidFill>
                              <a:srgbClr val="FF33CC"/>
                            </a:solidFill>
                            <a:ln w="9525">
                              <a:solidFill>
                                <a:schemeClr val="tx1"/>
                              </a:solidFill>
                              <a:prstDash val="solid"/>
                              <a:round/>
                              <a:headEnd/>
                              <a:tailEnd/>
                            </a:ln>
                          </wps:spPr>
                          <wps:bodyPr/>
                        </wps:wsp>
                        <wps:wsp>
                          <wps:cNvPr id="560" name="Freeform 102"/>
                          <wps:cNvSpPr>
                            <a:spLocks/>
                          </wps:cNvSpPr>
                          <wps:spPr bwMode="auto">
                            <a:xfrm>
                              <a:off x="4550460" y="4598103"/>
                              <a:ext cx="1474373" cy="2265793"/>
                            </a:xfrm>
                            <a:custGeom>
                              <a:avLst/>
                              <a:gdLst>
                                <a:gd name="T0" fmla="*/ 2147483647 w 408"/>
                                <a:gd name="T1" fmla="*/ 2147483647 h 642"/>
                                <a:gd name="T2" fmla="*/ 2147483647 w 408"/>
                                <a:gd name="T3" fmla="*/ 2147483647 h 642"/>
                                <a:gd name="T4" fmla="*/ 2147483647 w 408"/>
                                <a:gd name="T5" fmla="*/ 2147483647 h 642"/>
                                <a:gd name="T6" fmla="*/ 2147483647 w 408"/>
                                <a:gd name="T7" fmla="*/ 2147483647 h 642"/>
                                <a:gd name="T8" fmla="*/ 2147483647 w 408"/>
                                <a:gd name="T9" fmla="*/ 2147483647 h 642"/>
                                <a:gd name="T10" fmla="*/ 2147483647 w 408"/>
                                <a:gd name="T11" fmla="*/ 2147483647 h 642"/>
                                <a:gd name="T12" fmla="*/ 2147483647 w 408"/>
                                <a:gd name="T13" fmla="*/ 2147483647 h 642"/>
                                <a:gd name="T14" fmla="*/ 2147483647 w 408"/>
                                <a:gd name="T15" fmla="*/ 2147483647 h 642"/>
                                <a:gd name="T16" fmla="*/ 2147483647 w 408"/>
                                <a:gd name="T17" fmla="*/ 2147483647 h 642"/>
                                <a:gd name="T18" fmla="*/ 2147483647 w 408"/>
                                <a:gd name="T19" fmla="*/ 2147483647 h 642"/>
                                <a:gd name="T20" fmla="*/ 2147483647 w 408"/>
                                <a:gd name="T21" fmla="*/ 2147483647 h 642"/>
                                <a:gd name="T22" fmla="*/ 2147483647 w 408"/>
                                <a:gd name="T23" fmla="*/ 2147483647 h 642"/>
                                <a:gd name="T24" fmla="*/ 2147483647 w 408"/>
                                <a:gd name="T25" fmla="*/ 2147483647 h 642"/>
                                <a:gd name="T26" fmla="*/ 2147483647 w 408"/>
                                <a:gd name="T27" fmla="*/ 2147483647 h 642"/>
                                <a:gd name="T28" fmla="*/ 2147483647 w 408"/>
                                <a:gd name="T29" fmla="*/ 2147483647 h 642"/>
                                <a:gd name="T30" fmla="*/ 2147483647 w 408"/>
                                <a:gd name="T31" fmla="*/ 2147483647 h 642"/>
                                <a:gd name="T32" fmla="*/ 2147483647 w 408"/>
                                <a:gd name="T33" fmla="*/ 2147483647 h 642"/>
                                <a:gd name="T34" fmla="*/ 2147483647 w 408"/>
                                <a:gd name="T35" fmla="*/ 2147483647 h 642"/>
                                <a:gd name="T36" fmla="*/ 2147483647 w 408"/>
                                <a:gd name="T37" fmla="*/ 2147483647 h 642"/>
                                <a:gd name="T38" fmla="*/ 2147483647 w 408"/>
                                <a:gd name="T39" fmla="*/ 2147483647 h 642"/>
                                <a:gd name="T40" fmla="*/ 2147483647 w 408"/>
                                <a:gd name="T41" fmla="*/ 2147483647 h 642"/>
                                <a:gd name="T42" fmla="*/ 2147483647 w 408"/>
                                <a:gd name="T43" fmla="*/ 2147483647 h 642"/>
                                <a:gd name="T44" fmla="*/ 2147483647 w 408"/>
                                <a:gd name="T45" fmla="*/ 2147483647 h 642"/>
                                <a:gd name="T46" fmla="*/ 2147483647 w 408"/>
                                <a:gd name="T47" fmla="*/ 2147483647 h 642"/>
                                <a:gd name="T48" fmla="*/ 2147483647 w 408"/>
                                <a:gd name="T49" fmla="*/ 2147483647 h 642"/>
                                <a:gd name="T50" fmla="*/ 2147483647 w 408"/>
                                <a:gd name="T51" fmla="*/ 2147483647 h 642"/>
                                <a:gd name="T52" fmla="*/ 2147483647 w 408"/>
                                <a:gd name="T53" fmla="*/ 2147483647 h 642"/>
                                <a:gd name="T54" fmla="*/ 2147483647 w 408"/>
                                <a:gd name="T55" fmla="*/ 2147483647 h 642"/>
                                <a:gd name="T56" fmla="*/ 2147483647 w 408"/>
                                <a:gd name="T57" fmla="*/ 2147483647 h 642"/>
                                <a:gd name="T58" fmla="*/ 2147483647 w 408"/>
                                <a:gd name="T59" fmla="*/ 2147483647 h 642"/>
                                <a:gd name="T60" fmla="*/ 2147483647 w 408"/>
                                <a:gd name="T61" fmla="*/ 2147483647 h 642"/>
                                <a:gd name="T62" fmla="*/ 2147483647 w 408"/>
                                <a:gd name="T63" fmla="*/ 2147483647 h 642"/>
                                <a:gd name="T64" fmla="*/ 2147483647 w 408"/>
                                <a:gd name="T65" fmla="*/ 2147483647 h 642"/>
                                <a:gd name="T66" fmla="*/ 2147483647 w 408"/>
                                <a:gd name="T67" fmla="*/ 2147483647 h 642"/>
                                <a:gd name="T68" fmla="*/ 2147483647 w 408"/>
                                <a:gd name="T69" fmla="*/ 2147483647 h 642"/>
                                <a:gd name="T70" fmla="*/ 2147483647 w 408"/>
                                <a:gd name="T71" fmla="*/ 2147483647 h 642"/>
                                <a:gd name="T72" fmla="*/ 2147483647 w 408"/>
                                <a:gd name="T73" fmla="*/ 2147483647 h 642"/>
                                <a:gd name="T74" fmla="*/ 2147483647 w 408"/>
                                <a:gd name="T75" fmla="*/ 2147483647 h 642"/>
                                <a:gd name="T76" fmla="*/ 2147483647 w 408"/>
                                <a:gd name="T77" fmla="*/ 2147483647 h 642"/>
                                <a:gd name="T78" fmla="*/ 2147483647 w 408"/>
                                <a:gd name="T79" fmla="*/ 2147483647 h 642"/>
                                <a:gd name="T80" fmla="*/ 2147483647 w 408"/>
                                <a:gd name="T81" fmla="*/ 2147483647 h 642"/>
                                <a:gd name="T82" fmla="*/ 2147483647 w 408"/>
                                <a:gd name="T83" fmla="*/ 2147483647 h 642"/>
                                <a:gd name="T84" fmla="*/ 2147483647 w 408"/>
                                <a:gd name="T85" fmla="*/ 2147483647 h 642"/>
                                <a:gd name="T86" fmla="*/ 2147483647 w 408"/>
                                <a:gd name="T87" fmla="*/ 2147483647 h 642"/>
                                <a:gd name="T88" fmla="*/ 2147483647 w 408"/>
                                <a:gd name="T89" fmla="*/ 2147483647 h 642"/>
                                <a:gd name="T90" fmla="*/ 2147483647 w 408"/>
                                <a:gd name="T91" fmla="*/ 2147483647 h 642"/>
                                <a:gd name="T92" fmla="*/ 2147483647 w 408"/>
                                <a:gd name="T93" fmla="*/ 2147483647 h 642"/>
                                <a:gd name="T94" fmla="*/ 2147483647 w 408"/>
                                <a:gd name="T95" fmla="*/ 2147483647 h 642"/>
                                <a:gd name="T96" fmla="*/ 2147483647 w 408"/>
                                <a:gd name="T97" fmla="*/ 2147483647 h 642"/>
                                <a:gd name="T98" fmla="*/ 2147483647 w 408"/>
                                <a:gd name="T99" fmla="*/ 2147483647 h 642"/>
                                <a:gd name="T100" fmla="*/ 2147483647 w 408"/>
                                <a:gd name="T101" fmla="*/ 2147483647 h 642"/>
                                <a:gd name="T102" fmla="*/ 2147483647 w 408"/>
                                <a:gd name="T103" fmla="*/ 2147483647 h 642"/>
                                <a:gd name="T104" fmla="*/ 2147483647 w 408"/>
                                <a:gd name="T105" fmla="*/ 2147483647 h 642"/>
                                <a:gd name="T106" fmla="*/ 2147483647 w 408"/>
                                <a:gd name="T107" fmla="*/ 2147483647 h 642"/>
                                <a:gd name="T108" fmla="*/ 2147483647 w 408"/>
                                <a:gd name="T109" fmla="*/ 2147483647 h 642"/>
                                <a:gd name="T110" fmla="*/ 2147483647 w 408"/>
                                <a:gd name="T111" fmla="*/ 2147483647 h 642"/>
                                <a:gd name="T112" fmla="*/ 2147483647 w 408"/>
                                <a:gd name="T113" fmla="*/ 2147483647 h 642"/>
                                <a:gd name="T114" fmla="*/ 2147483647 w 408"/>
                                <a:gd name="T115" fmla="*/ 2147483647 h 642"/>
                                <a:gd name="T116" fmla="*/ 2147483647 w 408"/>
                                <a:gd name="T117" fmla="*/ 2147483647 h 642"/>
                                <a:gd name="T118" fmla="*/ 0 w 408"/>
                                <a:gd name="T119" fmla="*/ 2147483647 h 64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08" h="642">
                                  <a:moveTo>
                                    <a:pt x="0" y="60"/>
                                  </a:moveTo>
                                  <a:lnTo>
                                    <a:pt x="0" y="54"/>
                                  </a:lnTo>
                                  <a:lnTo>
                                    <a:pt x="6" y="54"/>
                                  </a:lnTo>
                                  <a:lnTo>
                                    <a:pt x="6" y="48"/>
                                  </a:lnTo>
                                  <a:lnTo>
                                    <a:pt x="12" y="48"/>
                                  </a:lnTo>
                                  <a:lnTo>
                                    <a:pt x="18" y="42"/>
                                  </a:lnTo>
                                  <a:lnTo>
                                    <a:pt x="96" y="36"/>
                                  </a:lnTo>
                                  <a:lnTo>
                                    <a:pt x="114" y="30"/>
                                  </a:lnTo>
                                  <a:lnTo>
                                    <a:pt x="126" y="30"/>
                                  </a:lnTo>
                                  <a:lnTo>
                                    <a:pt x="132" y="30"/>
                                  </a:lnTo>
                                  <a:lnTo>
                                    <a:pt x="222" y="18"/>
                                  </a:lnTo>
                                  <a:lnTo>
                                    <a:pt x="288" y="6"/>
                                  </a:lnTo>
                                  <a:lnTo>
                                    <a:pt x="306" y="6"/>
                                  </a:lnTo>
                                  <a:lnTo>
                                    <a:pt x="312" y="0"/>
                                  </a:lnTo>
                                  <a:lnTo>
                                    <a:pt x="318" y="12"/>
                                  </a:lnTo>
                                  <a:lnTo>
                                    <a:pt x="318" y="24"/>
                                  </a:lnTo>
                                  <a:lnTo>
                                    <a:pt x="318" y="30"/>
                                  </a:lnTo>
                                  <a:lnTo>
                                    <a:pt x="318" y="36"/>
                                  </a:lnTo>
                                  <a:lnTo>
                                    <a:pt x="318" y="42"/>
                                  </a:lnTo>
                                  <a:lnTo>
                                    <a:pt x="324" y="84"/>
                                  </a:lnTo>
                                  <a:lnTo>
                                    <a:pt x="330" y="90"/>
                                  </a:lnTo>
                                  <a:lnTo>
                                    <a:pt x="342" y="96"/>
                                  </a:lnTo>
                                  <a:lnTo>
                                    <a:pt x="366" y="120"/>
                                  </a:lnTo>
                                  <a:lnTo>
                                    <a:pt x="372" y="126"/>
                                  </a:lnTo>
                                  <a:lnTo>
                                    <a:pt x="378" y="162"/>
                                  </a:lnTo>
                                  <a:lnTo>
                                    <a:pt x="378" y="168"/>
                                  </a:lnTo>
                                  <a:lnTo>
                                    <a:pt x="378" y="198"/>
                                  </a:lnTo>
                                  <a:lnTo>
                                    <a:pt x="384" y="210"/>
                                  </a:lnTo>
                                  <a:lnTo>
                                    <a:pt x="384" y="228"/>
                                  </a:lnTo>
                                  <a:lnTo>
                                    <a:pt x="384" y="240"/>
                                  </a:lnTo>
                                  <a:lnTo>
                                    <a:pt x="390" y="270"/>
                                  </a:lnTo>
                                  <a:lnTo>
                                    <a:pt x="396" y="294"/>
                                  </a:lnTo>
                                  <a:lnTo>
                                    <a:pt x="396" y="300"/>
                                  </a:lnTo>
                                  <a:lnTo>
                                    <a:pt x="396" y="312"/>
                                  </a:lnTo>
                                  <a:lnTo>
                                    <a:pt x="396" y="318"/>
                                  </a:lnTo>
                                  <a:lnTo>
                                    <a:pt x="402" y="324"/>
                                  </a:lnTo>
                                  <a:lnTo>
                                    <a:pt x="402" y="330"/>
                                  </a:lnTo>
                                  <a:lnTo>
                                    <a:pt x="402" y="336"/>
                                  </a:lnTo>
                                  <a:lnTo>
                                    <a:pt x="402" y="342"/>
                                  </a:lnTo>
                                  <a:lnTo>
                                    <a:pt x="402" y="354"/>
                                  </a:lnTo>
                                  <a:lnTo>
                                    <a:pt x="408" y="372"/>
                                  </a:lnTo>
                                  <a:lnTo>
                                    <a:pt x="408" y="384"/>
                                  </a:lnTo>
                                  <a:lnTo>
                                    <a:pt x="408" y="390"/>
                                  </a:lnTo>
                                  <a:lnTo>
                                    <a:pt x="408" y="396"/>
                                  </a:lnTo>
                                  <a:lnTo>
                                    <a:pt x="336" y="396"/>
                                  </a:lnTo>
                                  <a:lnTo>
                                    <a:pt x="330" y="402"/>
                                  </a:lnTo>
                                  <a:lnTo>
                                    <a:pt x="300" y="420"/>
                                  </a:lnTo>
                                  <a:lnTo>
                                    <a:pt x="288" y="426"/>
                                  </a:lnTo>
                                  <a:lnTo>
                                    <a:pt x="288" y="432"/>
                                  </a:lnTo>
                                  <a:lnTo>
                                    <a:pt x="288" y="438"/>
                                  </a:lnTo>
                                  <a:lnTo>
                                    <a:pt x="288" y="444"/>
                                  </a:lnTo>
                                  <a:lnTo>
                                    <a:pt x="288" y="450"/>
                                  </a:lnTo>
                                  <a:lnTo>
                                    <a:pt x="294" y="450"/>
                                  </a:lnTo>
                                  <a:lnTo>
                                    <a:pt x="294" y="456"/>
                                  </a:lnTo>
                                  <a:lnTo>
                                    <a:pt x="294" y="462"/>
                                  </a:lnTo>
                                  <a:lnTo>
                                    <a:pt x="294" y="456"/>
                                  </a:lnTo>
                                  <a:lnTo>
                                    <a:pt x="294" y="462"/>
                                  </a:lnTo>
                                  <a:lnTo>
                                    <a:pt x="288" y="456"/>
                                  </a:lnTo>
                                  <a:lnTo>
                                    <a:pt x="288" y="462"/>
                                  </a:lnTo>
                                  <a:lnTo>
                                    <a:pt x="288" y="468"/>
                                  </a:lnTo>
                                  <a:lnTo>
                                    <a:pt x="282" y="468"/>
                                  </a:lnTo>
                                  <a:lnTo>
                                    <a:pt x="276" y="468"/>
                                  </a:lnTo>
                                  <a:lnTo>
                                    <a:pt x="270" y="468"/>
                                  </a:lnTo>
                                  <a:lnTo>
                                    <a:pt x="264" y="468"/>
                                  </a:lnTo>
                                  <a:lnTo>
                                    <a:pt x="264" y="474"/>
                                  </a:lnTo>
                                  <a:lnTo>
                                    <a:pt x="258" y="474"/>
                                  </a:lnTo>
                                  <a:lnTo>
                                    <a:pt x="258" y="480"/>
                                  </a:lnTo>
                                  <a:lnTo>
                                    <a:pt x="252" y="480"/>
                                  </a:lnTo>
                                  <a:lnTo>
                                    <a:pt x="258" y="480"/>
                                  </a:lnTo>
                                  <a:lnTo>
                                    <a:pt x="258" y="486"/>
                                  </a:lnTo>
                                  <a:lnTo>
                                    <a:pt x="252" y="486"/>
                                  </a:lnTo>
                                  <a:lnTo>
                                    <a:pt x="252" y="492"/>
                                  </a:lnTo>
                                  <a:lnTo>
                                    <a:pt x="252" y="498"/>
                                  </a:lnTo>
                                  <a:lnTo>
                                    <a:pt x="252" y="504"/>
                                  </a:lnTo>
                                  <a:lnTo>
                                    <a:pt x="252" y="510"/>
                                  </a:lnTo>
                                  <a:lnTo>
                                    <a:pt x="252" y="516"/>
                                  </a:lnTo>
                                  <a:lnTo>
                                    <a:pt x="258" y="522"/>
                                  </a:lnTo>
                                  <a:lnTo>
                                    <a:pt x="258" y="528"/>
                                  </a:lnTo>
                                  <a:lnTo>
                                    <a:pt x="258" y="534"/>
                                  </a:lnTo>
                                  <a:lnTo>
                                    <a:pt x="258" y="540"/>
                                  </a:lnTo>
                                  <a:lnTo>
                                    <a:pt x="264" y="540"/>
                                  </a:lnTo>
                                  <a:lnTo>
                                    <a:pt x="264" y="546"/>
                                  </a:lnTo>
                                  <a:lnTo>
                                    <a:pt x="264" y="552"/>
                                  </a:lnTo>
                                  <a:lnTo>
                                    <a:pt x="270" y="552"/>
                                  </a:lnTo>
                                  <a:lnTo>
                                    <a:pt x="276" y="552"/>
                                  </a:lnTo>
                                  <a:lnTo>
                                    <a:pt x="276" y="558"/>
                                  </a:lnTo>
                                  <a:lnTo>
                                    <a:pt x="282" y="558"/>
                                  </a:lnTo>
                                  <a:lnTo>
                                    <a:pt x="288" y="564"/>
                                  </a:lnTo>
                                  <a:lnTo>
                                    <a:pt x="294" y="564"/>
                                  </a:lnTo>
                                  <a:lnTo>
                                    <a:pt x="300" y="564"/>
                                  </a:lnTo>
                                  <a:lnTo>
                                    <a:pt x="294" y="570"/>
                                  </a:lnTo>
                                  <a:lnTo>
                                    <a:pt x="276" y="576"/>
                                  </a:lnTo>
                                  <a:lnTo>
                                    <a:pt x="270" y="576"/>
                                  </a:lnTo>
                                  <a:lnTo>
                                    <a:pt x="258" y="588"/>
                                  </a:lnTo>
                                  <a:lnTo>
                                    <a:pt x="228" y="600"/>
                                  </a:lnTo>
                                  <a:lnTo>
                                    <a:pt x="222" y="606"/>
                                  </a:lnTo>
                                  <a:lnTo>
                                    <a:pt x="204" y="618"/>
                                  </a:lnTo>
                                  <a:lnTo>
                                    <a:pt x="192" y="618"/>
                                  </a:lnTo>
                                  <a:lnTo>
                                    <a:pt x="186" y="624"/>
                                  </a:lnTo>
                                  <a:lnTo>
                                    <a:pt x="162" y="642"/>
                                  </a:lnTo>
                                  <a:lnTo>
                                    <a:pt x="156" y="636"/>
                                  </a:lnTo>
                                  <a:lnTo>
                                    <a:pt x="156" y="624"/>
                                  </a:lnTo>
                                  <a:lnTo>
                                    <a:pt x="156" y="618"/>
                                  </a:lnTo>
                                  <a:lnTo>
                                    <a:pt x="156" y="612"/>
                                  </a:lnTo>
                                  <a:lnTo>
                                    <a:pt x="156" y="606"/>
                                  </a:lnTo>
                                  <a:lnTo>
                                    <a:pt x="150" y="606"/>
                                  </a:lnTo>
                                  <a:lnTo>
                                    <a:pt x="156" y="606"/>
                                  </a:lnTo>
                                  <a:lnTo>
                                    <a:pt x="156" y="600"/>
                                  </a:lnTo>
                                  <a:lnTo>
                                    <a:pt x="156" y="594"/>
                                  </a:lnTo>
                                  <a:lnTo>
                                    <a:pt x="150" y="594"/>
                                  </a:lnTo>
                                  <a:lnTo>
                                    <a:pt x="150" y="588"/>
                                  </a:lnTo>
                                  <a:lnTo>
                                    <a:pt x="150" y="582"/>
                                  </a:lnTo>
                                  <a:lnTo>
                                    <a:pt x="150" y="576"/>
                                  </a:lnTo>
                                  <a:lnTo>
                                    <a:pt x="156" y="576"/>
                                  </a:lnTo>
                                  <a:lnTo>
                                    <a:pt x="156" y="570"/>
                                  </a:lnTo>
                                  <a:lnTo>
                                    <a:pt x="156" y="564"/>
                                  </a:lnTo>
                                  <a:lnTo>
                                    <a:pt x="156" y="558"/>
                                  </a:lnTo>
                                  <a:lnTo>
                                    <a:pt x="156" y="552"/>
                                  </a:lnTo>
                                  <a:lnTo>
                                    <a:pt x="150" y="552"/>
                                  </a:lnTo>
                                  <a:lnTo>
                                    <a:pt x="150" y="546"/>
                                  </a:lnTo>
                                  <a:lnTo>
                                    <a:pt x="150" y="540"/>
                                  </a:lnTo>
                                  <a:lnTo>
                                    <a:pt x="150" y="534"/>
                                  </a:lnTo>
                                  <a:lnTo>
                                    <a:pt x="150" y="528"/>
                                  </a:lnTo>
                                  <a:lnTo>
                                    <a:pt x="144" y="516"/>
                                  </a:lnTo>
                                  <a:lnTo>
                                    <a:pt x="138" y="510"/>
                                  </a:lnTo>
                                  <a:lnTo>
                                    <a:pt x="138" y="498"/>
                                  </a:lnTo>
                                  <a:lnTo>
                                    <a:pt x="138" y="492"/>
                                  </a:lnTo>
                                  <a:lnTo>
                                    <a:pt x="132" y="492"/>
                                  </a:lnTo>
                                  <a:lnTo>
                                    <a:pt x="132" y="486"/>
                                  </a:lnTo>
                                  <a:lnTo>
                                    <a:pt x="132" y="474"/>
                                  </a:lnTo>
                                  <a:lnTo>
                                    <a:pt x="126" y="474"/>
                                  </a:lnTo>
                                  <a:lnTo>
                                    <a:pt x="126" y="462"/>
                                  </a:lnTo>
                                  <a:lnTo>
                                    <a:pt x="126" y="456"/>
                                  </a:lnTo>
                                  <a:lnTo>
                                    <a:pt x="114" y="432"/>
                                  </a:lnTo>
                                  <a:lnTo>
                                    <a:pt x="108" y="408"/>
                                  </a:lnTo>
                                  <a:lnTo>
                                    <a:pt x="102" y="396"/>
                                  </a:lnTo>
                                  <a:lnTo>
                                    <a:pt x="96" y="378"/>
                                  </a:lnTo>
                                  <a:lnTo>
                                    <a:pt x="96" y="366"/>
                                  </a:lnTo>
                                  <a:lnTo>
                                    <a:pt x="90" y="354"/>
                                  </a:lnTo>
                                  <a:lnTo>
                                    <a:pt x="66" y="288"/>
                                  </a:lnTo>
                                  <a:lnTo>
                                    <a:pt x="60" y="270"/>
                                  </a:lnTo>
                                  <a:lnTo>
                                    <a:pt x="48" y="240"/>
                                  </a:lnTo>
                                  <a:lnTo>
                                    <a:pt x="48" y="228"/>
                                  </a:lnTo>
                                  <a:lnTo>
                                    <a:pt x="42" y="222"/>
                                  </a:lnTo>
                                  <a:lnTo>
                                    <a:pt x="42" y="216"/>
                                  </a:lnTo>
                                  <a:lnTo>
                                    <a:pt x="36" y="198"/>
                                  </a:lnTo>
                                  <a:lnTo>
                                    <a:pt x="36" y="192"/>
                                  </a:lnTo>
                                  <a:lnTo>
                                    <a:pt x="30" y="186"/>
                                  </a:lnTo>
                                  <a:lnTo>
                                    <a:pt x="24" y="150"/>
                                  </a:lnTo>
                                  <a:lnTo>
                                    <a:pt x="24" y="144"/>
                                  </a:lnTo>
                                  <a:lnTo>
                                    <a:pt x="24" y="138"/>
                                  </a:lnTo>
                                  <a:lnTo>
                                    <a:pt x="30" y="138"/>
                                  </a:lnTo>
                                  <a:lnTo>
                                    <a:pt x="30" y="132"/>
                                  </a:lnTo>
                                  <a:lnTo>
                                    <a:pt x="30" y="126"/>
                                  </a:lnTo>
                                  <a:lnTo>
                                    <a:pt x="36" y="126"/>
                                  </a:lnTo>
                                  <a:lnTo>
                                    <a:pt x="42" y="126"/>
                                  </a:lnTo>
                                  <a:lnTo>
                                    <a:pt x="48" y="126"/>
                                  </a:lnTo>
                                  <a:lnTo>
                                    <a:pt x="48" y="120"/>
                                  </a:lnTo>
                                  <a:lnTo>
                                    <a:pt x="54" y="120"/>
                                  </a:lnTo>
                                  <a:lnTo>
                                    <a:pt x="54" y="114"/>
                                  </a:lnTo>
                                  <a:lnTo>
                                    <a:pt x="48" y="114"/>
                                  </a:lnTo>
                                  <a:lnTo>
                                    <a:pt x="48" y="108"/>
                                  </a:lnTo>
                                  <a:lnTo>
                                    <a:pt x="42" y="108"/>
                                  </a:lnTo>
                                  <a:lnTo>
                                    <a:pt x="42" y="102"/>
                                  </a:lnTo>
                                  <a:lnTo>
                                    <a:pt x="42" y="96"/>
                                  </a:lnTo>
                                  <a:lnTo>
                                    <a:pt x="36" y="90"/>
                                  </a:lnTo>
                                  <a:lnTo>
                                    <a:pt x="36" y="84"/>
                                  </a:lnTo>
                                  <a:lnTo>
                                    <a:pt x="36" y="78"/>
                                  </a:lnTo>
                                  <a:lnTo>
                                    <a:pt x="30" y="72"/>
                                  </a:lnTo>
                                  <a:lnTo>
                                    <a:pt x="30" y="78"/>
                                  </a:lnTo>
                                  <a:lnTo>
                                    <a:pt x="24" y="78"/>
                                  </a:lnTo>
                                  <a:lnTo>
                                    <a:pt x="24" y="84"/>
                                  </a:lnTo>
                                  <a:lnTo>
                                    <a:pt x="18" y="84"/>
                                  </a:lnTo>
                                  <a:lnTo>
                                    <a:pt x="18" y="78"/>
                                  </a:lnTo>
                                  <a:lnTo>
                                    <a:pt x="12" y="78"/>
                                  </a:lnTo>
                                  <a:lnTo>
                                    <a:pt x="12" y="72"/>
                                  </a:lnTo>
                                  <a:lnTo>
                                    <a:pt x="6" y="72"/>
                                  </a:lnTo>
                                  <a:lnTo>
                                    <a:pt x="6" y="66"/>
                                  </a:lnTo>
                                  <a:lnTo>
                                    <a:pt x="0" y="66"/>
                                  </a:lnTo>
                                  <a:lnTo>
                                    <a:pt x="0" y="60"/>
                                  </a:lnTo>
                                  <a:close/>
                                </a:path>
                              </a:pathLst>
                            </a:custGeom>
                            <a:solidFill>
                              <a:schemeClr val="accent1">
                                <a:lumMod val="60000"/>
                                <a:lumOff val="40000"/>
                              </a:schemeClr>
                            </a:solidFill>
                            <a:ln w="9525">
                              <a:solidFill>
                                <a:schemeClr val="tx1"/>
                              </a:solidFill>
                              <a:prstDash val="solid"/>
                              <a:round/>
                              <a:headEnd/>
                              <a:tailEnd/>
                            </a:ln>
                          </wps:spPr>
                          <wps:bodyPr/>
                        </wps:wsp>
                        <wps:wsp>
                          <wps:cNvPr id="561" name="Freeform 103"/>
                          <wps:cNvSpPr>
                            <a:spLocks/>
                          </wps:cNvSpPr>
                          <wps:spPr bwMode="auto">
                            <a:xfrm>
                              <a:off x="7607616" y="4746332"/>
                              <a:ext cx="1019052" cy="1355240"/>
                            </a:xfrm>
                            <a:custGeom>
                              <a:avLst/>
                              <a:gdLst>
                                <a:gd name="T0" fmla="*/ 2147483647 w 282"/>
                                <a:gd name="T1" fmla="*/ 2147483647 h 384"/>
                                <a:gd name="T2" fmla="*/ 2147483647 w 282"/>
                                <a:gd name="T3" fmla="*/ 2147483647 h 384"/>
                                <a:gd name="T4" fmla="*/ 2147483647 w 282"/>
                                <a:gd name="T5" fmla="*/ 2147483647 h 384"/>
                                <a:gd name="T6" fmla="*/ 2147483647 w 282"/>
                                <a:gd name="T7" fmla="*/ 2147483647 h 384"/>
                                <a:gd name="T8" fmla="*/ 2147483647 w 282"/>
                                <a:gd name="T9" fmla="*/ 2147483647 h 384"/>
                                <a:gd name="T10" fmla="*/ 2147483647 w 282"/>
                                <a:gd name="T11" fmla="*/ 2147483647 h 384"/>
                                <a:gd name="T12" fmla="*/ 2147483647 w 282"/>
                                <a:gd name="T13" fmla="*/ 2147483647 h 384"/>
                                <a:gd name="T14" fmla="*/ 2147483647 w 282"/>
                                <a:gd name="T15" fmla="*/ 2147483647 h 384"/>
                                <a:gd name="T16" fmla="*/ 2147483647 w 282"/>
                                <a:gd name="T17" fmla="*/ 2147483647 h 384"/>
                                <a:gd name="T18" fmla="*/ 2147483647 w 282"/>
                                <a:gd name="T19" fmla="*/ 2147483647 h 384"/>
                                <a:gd name="T20" fmla="*/ 2147483647 w 282"/>
                                <a:gd name="T21" fmla="*/ 2147483647 h 384"/>
                                <a:gd name="T22" fmla="*/ 2147483647 w 282"/>
                                <a:gd name="T23" fmla="*/ 2147483647 h 384"/>
                                <a:gd name="T24" fmla="*/ 2147483647 w 282"/>
                                <a:gd name="T25" fmla="*/ 2147483647 h 384"/>
                                <a:gd name="T26" fmla="*/ 2147483647 w 282"/>
                                <a:gd name="T27" fmla="*/ 2147483647 h 384"/>
                                <a:gd name="T28" fmla="*/ 2147483647 w 282"/>
                                <a:gd name="T29" fmla="*/ 2147483647 h 384"/>
                                <a:gd name="T30" fmla="*/ 2147483647 w 282"/>
                                <a:gd name="T31" fmla="*/ 2147483647 h 384"/>
                                <a:gd name="T32" fmla="*/ 2147483647 w 282"/>
                                <a:gd name="T33" fmla="*/ 2147483647 h 384"/>
                                <a:gd name="T34" fmla="*/ 2147483647 w 282"/>
                                <a:gd name="T35" fmla="*/ 2147483647 h 384"/>
                                <a:gd name="T36" fmla="*/ 2147483647 w 282"/>
                                <a:gd name="T37" fmla="*/ 2147483647 h 384"/>
                                <a:gd name="T38" fmla="*/ 2147483647 w 282"/>
                                <a:gd name="T39" fmla="*/ 2147483647 h 384"/>
                                <a:gd name="T40" fmla="*/ 2147483647 w 282"/>
                                <a:gd name="T41" fmla="*/ 2147483647 h 384"/>
                                <a:gd name="T42" fmla="*/ 2147483647 w 282"/>
                                <a:gd name="T43" fmla="*/ 2147483647 h 384"/>
                                <a:gd name="T44" fmla="*/ 2147483647 w 282"/>
                                <a:gd name="T45" fmla="*/ 2147483647 h 384"/>
                                <a:gd name="T46" fmla="*/ 2147483647 w 282"/>
                                <a:gd name="T47" fmla="*/ 2147483647 h 384"/>
                                <a:gd name="T48" fmla="*/ 2147483647 w 282"/>
                                <a:gd name="T49" fmla="*/ 2147483647 h 384"/>
                                <a:gd name="T50" fmla="*/ 2147483647 w 282"/>
                                <a:gd name="T51" fmla="*/ 2147483647 h 384"/>
                                <a:gd name="T52" fmla="*/ 2147483647 w 282"/>
                                <a:gd name="T53" fmla="*/ 2147483647 h 384"/>
                                <a:gd name="T54" fmla="*/ 2147483647 w 282"/>
                                <a:gd name="T55" fmla="*/ 2147483647 h 384"/>
                                <a:gd name="T56" fmla="*/ 2147483647 w 282"/>
                                <a:gd name="T57" fmla="*/ 2147483647 h 384"/>
                                <a:gd name="T58" fmla="*/ 2147483647 w 282"/>
                                <a:gd name="T59" fmla="*/ 2147483647 h 384"/>
                                <a:gd name="T60" fmla="*/ 2147483647 w 282"/>
                                <a:gd name="T61" fmla="*/ 2147483647 h 384"/>
                                <a:gd name="T62" fmla="*/ 2147483647 w 282"/>
                                <a:gd name="T63" fmla="*/ 2147483647 h 384"/>
                                <a:gd name="T64" fmla="*/ 2147483647 w 282"/>
                                <a:gd name="T65" fmla="*/ 2147483647 h 384"/>
                                <a:gd name="T66" fmla="*/ 2147483647 w 282"/>
                                <a:gd name="T67" fmla="*/ 2147483647 h 384"/>
                                <a:gd name="T68" fmla="*/ 2147483647 w 282"/>
                                <a:gd name="T69" fmla="*/ 2147483647 h 384"/>
                                <a:gd name="T70" fmla="*/ 2147483647 w 282"/>
                                <a:gd name="T71" fmla="*/ 2147483647 h 384"/>
                                <a:gd name="T72" fmla="*/ 2147483647 w 282"/>
                                <a:gd name="T73" fmla="*/ 2147483647 h 384"/>
                                <a:gd name="T74" fmla="*/ 2147483647 w 282"/>
                                <a:gd name="T75" fmla="*/ 2147483647 h 384"/>
                                <a:gd name="T76" fmla="*/ 2147483647 w 282"/>
                                <a:gd name="T77" fmla="*/ 2147483647 h 384"/>
                                <a:gd name="T78" fmla="*/ 2147483647 w 282"/>
                                <a:gd name="T79" fmla="*/ 2147483647 h 384"/>
                                <a:gd name="T80" fmla="*/ 2147483647 w 282"/>
                                <a:gd name="T81" fmla="*/ 2147483647 h 384"/>
                                <a:gd name="T82" fmla="*/ 2147483647 w 282"/>
                                <a:gd name="T83" fmla="*/ 2147483647 h 384"/>
                                <a:gd name="T84" fmla="*/ 2147483647 w 282"/>
                                <a:gd name="T85" fmla="*/ 2147483647 h 384"/>
                                <a:gd name="T86" fmla="*/ 2147483647 w 282"/>
                                <a:gd name="T87" fmla="*/ 2147483647 h 384"/>
                                <a:gd name="T88" fmla="*/ 2147483647 w 282"/>
                                <a:gd name="T89" fmla="*/ 2147483647 h 384"/>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82" h="384">
                                  <a:moveTo>
                                    <a:pt x="0" y="12"/>
                                  </a:moveTo>
                                  <a:lnTo>
                                    <a:pt x="6" y="12"/>
                                  </a:lnTo>
                                  <a:lnTo>
                                    <a:pt x="24" y="6"/>
                                  </a:lnTo>
                                  <a:lnTo>
                                    <a:pt x="72" y="0"/>
                                  </a:lnTo>
                                  <a:lnTo>
                                    <a:pt x="78" y="6"/>
                                  </a:lnTo>
                                  <a:lnTo>
                                    <a:pt x="78" y="12"/>
                                  </a:lnTo>
                                  <a:lnTo>
                                    <a:pt x="84" y="12"/>
                                  </a:lnTo>
                                  <a:lnTo>
                                    <a:pt x="84" y="18"/>
                                  </a:lnTo>
                                  <a:lnTo>
                                    <a:pt x="90" y="24"/>
                                  </a:lnTo>
                                  <a:lnTo>
                                    <a:pt x="90" y="30"/>
                                  </a:lnTo>
                                  <a:lnTo>
                                    <a:pt x="96" y="30"/>
                                  </a:lnTo>
                                  <a:lnTo>
                                    <a:pt x="96" y="36"/>
                                  </a:lnTo>
                                  <a:lnTo>
                                    <a:pt x="102" y="36"/>
                                  </a:lnTo>
                                  <a:lnTo>
                                    <a:pt x="102" y="30"/>
                                  </a:lnTo>
                                  <a:lnTo>
                                    <a:pt x="108" y="30"/>
                                  </a:lnTo>
                                  <a:lnTo>
                                    <a:pt x="114" y="30"/>
                                  </a:lnTo>
                                  <a:lnTo>
                                    <a:pt x="114" y="24"/>
                                  </a:lnTo>
                                  <a:lnTo>
                                    <a:pt x="114" y="30"/>
                                  </a:lnTo>
                                  <a:lnTo>
                                    <a:pt x="120" y="30"/>
                                  </a:lnTo>
                                  <a:lnTo>
                                    <a:pt x="120" y="36"/>
                                  </a:lnTo>
                                  <a:lnTo>
                                    <a:pt x="120" y="42"/>
                                  </a:lnTo>
                                  <a:lnTo>
                                    <a:pt x="126" y="42"/>
                                  </a:lnTo>
                                  <a:lnTo>
                                    <a:pt x="126" y="36"/>
                                  </a:lnTo>
                                  <a:lnTo>
                                    <a:pt x="132" y="36"/>
                                  </a:lnTo>
                                  <a:lnTo>
                                    <a:pt x="138" y="36"/>
                                  </a:lnTo>
                                  <a:lnTo>
                                    <a:pt x="144" y="36"/>
                                  </a:lnTo>
                                  <a:lnTo>
                                    <a:pt x="144" y="42"/>
                                  </a:lnTo>
                                  <a:lnTo>
                                    <a:pt x="144" y="48"/>
                                  </a:lnTo>
                                  <a:lnTo>
                                    <a:pt x="138" y="48"/>
                                  </a:lnTo>
                                  <a:lnTo>
                                    <a:pt x="144" y="54"/>
                                  </a:lnTo>
                                  <a:lnTo>
                                    <a:pt x="144" y="48"/>
                                  </a:lnTo>
                                  <a:lnTo>
                                    <a:pt x="150" y="48"/>
                                  </a:lnTo>
                                  <a:lnTo>
                                    <a:pt x="156" y="48"/>
                                  </a:lnTo>
                                  <a:lnTo>
                                    <a:pt x="156" y="54"/>
                                  </a:lnTo>
                                  <a:lnTo>
                                    <a:pt x="162" y="54"/>
                                  </a:lnTo>
                                  <a:lnTo>
                                    <a:pt x="162" y="48"/>
                                  </a:lnTo>
                                  <a:lnTo>
                                    <a:pt x="168" y="48"/>
                                  </a:lnTo>
                                  <a:lnTo>
                                    <a:pt x="168" y="54"/>
                                  </a:lnTo>
                                  <a:lnTo>
                                    <a:pt x="174" y="54"/>
                                  </a:lnTo>
                                  <a:lnTo>
                                    <a:pt x="180" y="54"/>
                                  </a:lnTo>
                                  <a:lnTo>
                                    <a:pt x="180" y="60"/>
                                  </a:lnTo>
                                  <a:lnTo>
                                    <a:pt x="186" y="60"/>
                                  </a:lnTo>
                                  <a:lnTo>
                                    <a:pt x="192" y="60"/>
                                  </a:lnTo>
                                  <a:lnTo>
                                    <a:pt x="192" y="66"/>
                                  </a:lnTo>
                                  <a:lnTo>
                                    <a:pt x="192" y="72"/>
                                  </a:lnTo>
                                  <a:lnTo>
                                    <a:pt x="198" y="72"/>
                                  </a:lnTo>
                                  <a:lnTo>
                                    <a:pt x="204" y="72"/>
                                  </a:lnTo>
                                  <a:lnTo>
                                    <a:pt x="204" y="78"/>
                                  </a:lnTo>
                                  <a:lnTo>
                                    <a:pt x="210" y="78"/>
                                  </a:lnTo>
                                  <a:lnTo>
                                    <a:pt x="216" y="78"/>
                                  </a:lnTo>
                                  <a:lnTo>
                                    <a:pt x="216" y="84"/>
                                  </a:lnTo>
                                  <a:lnTo>
                                    <a:pt x="222" y="84"/>
                                  </a:lnTo>
                                  <a:lnTo>
                                    <a:pt x="228" y="84"/>
                                  </a:lnTo>
                                  <a:lnTo>
                                    <a:pt x="228" y="90"/>
                                  </a:lnTo>
                                  <a:lnTo>
                                    <a:pt x="228" y="96"/>
                                  </a:lnTo>
                                  <a:lnTo>
                                    <a:pt x="222" y="96"/>
                                  </a:lnTo>
                                  <a:lnTo>
                                    <a:pt x="228" y="96"/>
                                  </a:lnTo>
                                  <a:lnTo>
                                    <a:pt x="222" y="102"/>
                                  </a:lnTo>
                                  <a:lnTo>
                                    <a:pt x="228" y="102"/>
                                  </a:lnTo>
                                  <a:lnTo>
                                    <a:pt x="228" y="108"/>
                                  </a:lnTo>
                                  <a:lnTo>
                                    <a:pt x="228" y="114"/>
                                  </a:lnTo>
                                  <a:lnTo>
                                    <a:pt x="228" y="120"/>
                                  </a:lnTo>
                                  <a:lnTo>
                                    <a:pt x="228" y="126"/>
                                  </a:lnTo>
                                  <a:lnTo>
                                    <a:pt x="234" y="126"/>
                                  </a:lnTo>
                                  <a:lnTo>
                                    <a:pt x="234" y="132"/>
                                  </a:lnTo>
                                  <a:lnTo>
                                    <a:pt x="234" y="138"/>
                                  </a:lnTo>
                                  <a:lnTo>
                                    <a:pt x="240" y="144"/>
                                  </a:lnTo>
                                  <a:lnTo>
                                    <a:pt x="246" y="144"/>
                                  </a:lnTo>
                                  <a:lnTo>
                                    <a:pt x="252" y="144"/>
                                  </a:lnTo>
                                  <a:lnTo>
                                    <a:pt x="252" y="150"/>
                                  </a:lnTo>
                                  <a:lnTo>
                                    <a:pt x="258" y="156"/>
                                  </a:lnTo>
                                  <a:lnTo>
                                    <a:pt x="258" y="162"/>
                                  </a:lnTo>
                                  <a:lnTo>
                                    <a:pt x="258" y="168"/>
                                  </a:lnTo>
                                  <a:lnTo>
                                    <a:pt x="264" y="168"/>
                                  </a:lnTo>
                                  <a:lnTo>
                                    <a:pt x="264" y="174"/>
                                  </a:lnTo>
                                  <a:lnTo>
                                    <a:pt x="270" y="174"/>
                                  </a:lnTo>
                                  <a:lnTo>
                                    <a:pt x="276" y="174"/>
                                  </a:lnTo>
                                  <a:lnTo>
                                    <a:pt x="282" y="180"/>
                                  </a:lnTo>
                                  <a:lnTo>
                                    <a:pt x="282" y="186"/>
                                  </a:lnTo>
                                  <a:lnTo>
                                    <a:pt x="282" y="192"/>
                                  </a:lnTo>
                                  <a:lnTo>
                                    <a:pt x="282" y="198"/>
                                  </a:lnTo>
                                  <a:lnTo>
                                    <a:pt x="282" y="204"/>
                                  </a:lnTo>
                                  <a:lnTo>
                                    <a:pt x="282" y="210"/>
                                  </a:lnTo>
                                  <a:lnTo>
                                    <a:pt x="282" y="216"/>
                                  </a:lnTo>
                                  <a:lnTo>
                                    <a:pt x="282" y="222"/>
                                  </a:lnTo>
                                  <a:lnTo>
                                    <a:pt x="276" y="222"/>
                                  </a:lnTo>
                                  <a:lnTo>
                                    <a:pt x="276" y="228"/>
                                  </a:lnTo>
                                  <a:lnTo>
                                    <a:pt x="282" y="228"/>
                                  </a:lnTo>
                                  <a:lnTo>
                                    <a:pt x="282" y="234"/>
                                  </a:lnTo>
                                  <a:lnTo>
                                    <a:pt x="276" y="234"/>
                                  </a:lnTo>
                                  <a:lnTo>
                                    <a:pt x="276" y="240"/>
                                  </a:lnTo>
                                  <a:lnTo>
                                    <a:pt x="276" y="246"/>
                                  </a:lnTo>
                                  <a:lnTo>
                                    <a:pt x="282" y="264"/>
                                  </a:lnTo>
                                  <a:lnTo>
                                    <a:pt x="276" y="264"/>
                                  </a:lnTo>
                                  <a:lnTo>
                                    <a:pt x="276" y="270"/>
                                  </a:lnTo>
                                  <a:lnTo>
                                    <a:pt x="282" y="276"/>
                                  </a:lnTo>
                                  <a:lnTo>
                                    <a:pt x="282" y="282"/>
                                  </a:lnTo>
                                  <a:lnTo>
                                    <a:pt x="270" y="282"/>
                                  </a:lnTo>
                                  <a:lnTo>
                                    <a:pt x="264" y="282"/>
                                  </a:lnTo>
                                  <a:lnTo>
                                    <a:pt x="258" y="282"/>
                                  </a:lnTo>
                                  <a:lnTo>
                                    <a:pt x="252" y="282"/>
                                  </a:lnTo>
                                  <a:lnTo>
                                    <a:pt x="234" y="288"/>
                                  </a:lnTo>
                                  <a:lnTo>
                                    <a:pt x="222" y="288"/>
                                  </a:lnTo>
                                  <a:lnTo>
                                    <a:pt x="216" y="300"/>
                                  </a:lnTo>
                                  <a:lnTo>
                                    <a:pt x="216" y="306"/>
                                  </a:lnTo>
                                  <a:lnTo>
                                    <a:pt x="210" y="306"/>
                                  </a:lnTo>
                                  <a:lnTo>
                                    <a:pt x="204" y="324"/>
                                  </a:lnTo>
                                  <a:lnTo>
                                    <a:pt x="198" y="342"/>
                                  </a:lnTo>
                                  <a:lnTo>
                                    <a:pt x="192" y="342"/>
                                  </a:lnTo>
                                  <a:lnTo>
                                    <a:pt x="180" y="348"/>
                                  </a:lnTo>
                                  <a:lnTo>
                                    <a:pt x="138" y="360"/>
                                  </a:lnTo>
                                  <a:lnTo>
                                    <a:pt x="132" y="360"/>
                                  </a:lnTo>
                                  <a:lnTo>
                                    <a:pt x="126" y="366"/>
                                  </a:lnTo>
                                  <a:lnTo>
                                    <a:pt x="114" y="372"/>
                                  </a:lnTo>
                                  <a:lnTo>
                                    <a:pt x="96" y="372"/>
                                  </a:lnTo>
                                  <a:lnTo>
                                    <a:pt x="66" y="384"/>
                                  </a:lnTo>
                                  <a:lnTo>
                                    <a:pt x="60" y="384"/>
                                  </a:lnTo>
                                  <a:lnTo>
                                    <a:pt x="60" y="378"/>
                                  </a:lnTo>
                                  <a:lnTo>
                                    <a:pt x="54" y="354"/>
                                  </a:lnTo>
                                  <a:lnTo>
                                    <a:pt x="54" y="348"/>
                                  </a:lnTo>
                                  <a:lnTo>
                                    <a:pt x="48" y="318"/>
                                  </a:lnTo>
                                  <a:lnTo>
                                    <a:pt x="42" y="276"/>
                                  </a:lnTo>
                                  <a:lnTo>
                                    <a:pt x="42" y="270"/>
                                  </a:lnTo>
                                  <a:lnTo>
                                    <a:pt x="30" y="204"/>
                                  </a:lnTo>
                                  <a:lnTo>
                                    <a:pt x="30" y="198"/>
                                  </a:lnTo>
                                  <a:lnTo>
                                    <a:pt x="30" y="192"/>
                                  </a:lnTo>
                                  <a:lnTo>
                                    <a:pt x="30" y="186"/>
                                  </a:lnTo>
                                  <a:lnTo>
                                    <a:pt x="24" y="174"/>
                                  </a:lnTo>
                                  <a:lnTo>
                                    <a:pt x="24" y="168"/>
                                  </a:lnTo>
                                  <a:lnTo>
                                    <a:pt x="24" y="162"/>
                                  </a:lnTo>
                                  <a:lnTo>
                                    <a:pt x="24" y="156"/>
                                  </a:lnTo>
                                  <a:lnTo>
                                    <a:pt x="24" y="144"/>
                                  </a:lnTo>
                                  <a:lnTo>
                                    <a:pt x="18" y="120"/>
                                  </a:lnTo>
                                  <a:lnTo>
                                    <a:pt x="18" y="114"/>
                                  </a:lnTo>
                                  <a:lnTo>
                                    <a:pt x="18" y="108"/>
                                  </a:lnTo>
                                  <a:lnTo>
                                    <a:pt x="12" y="96"/>
                                  </a:lnTo>
                                  <a:lnTo>
                                    <a:pt x="0" y="12"/>
                                  </a:lnTo>
                                  <a:close/>
                                </a:path>
                              </a:pathLst>
                            </a:custGeom>
                            <a:solidFill>
                              <a:srgbClr val="00B050"/>
                            </a:solidFill>
                            <a:ln w="9525">
                              <a:solidFill>
                                <a:schemeClr val="tx1"/>
                              </a:solidFill>
                              <a:prstDash val="solid"/>
                              <a:round/>
                              <a:headEnd/>
                              <a:tailEnd/>
                            </a:ln>
                          </wps:spPr>
                          <wps:bodyPr/>
                        </wps:wsp>
                        <wps:wsp>
                          <wps:cNvPr id="562" name="Freeform 104"/>
                          <wps:cNvSpPr>
                            <a:spLocks/>
                          </wps:cNvSpPr>
                          <wps:spPr bwMode="auto">
                            <a:xfrm>
                              <a:off x="6783703" y="4788683"/>
                              <a:ext cx="932324" cy="762323"/>
                            </a:xfrm>
                            <a:custGeom>
                              <a:avLst/>
                              <a:gdLst>
                                <a:gd name="T0" fmla="*/ 0 w 258"/>
                                <a:gd name="T1" fmla="*/ 2147483647 h 216"/>
                                <a:gd name="T2" fmla="*/ 2147483647 w 258"/>
                                <a:gd name="T3" fmla="*/ 2147483647 h 216"/>
                                <a:gd name="T4" fmla="*/ 2147483647 w 258"/>
                                <a:gd name="T5" fmla="*/ 2147483647 h 216"/>
                                <a:gd name="T6" fmla="*/ 2147483647 w 258"/>
                                <a:gd name="T7" fmla="*/ 2147483647 h 216"/>
                                <a:gd name="T8" fmla="*/ 2147483647 w 258"/>
                                <a:gd name="T9" fmla="*/ 0 h 216"/>
                                <a:gd name="T10" fmla="*/ 2147483647 w 258"/>
                                <a:gd name="T11" fmla="*/ 2147483647 h 216"/>
                                <a:gd name="T12" fmla="*/ 2147483647 w 258"/>
                                <a:gd name="T13" fmla="*/ 2147483647 h 216"/>
                                <a:gd name="T14" fmla="*/ 2147483647 w 258"/>
                                <a:gd name="T15" fmla="*/ 2147483647 h 216"/>
                                <a:gd name="T16" fmla="*/ 2147483647 w 258"/>
                                <a:gd name="T17" fmla="*/ 2147483647 h 216"/>
                                <a:gd name="T18" fmla="*/ 2147483647 w 258"/>
                                <a:gd name="T19" fmla="*/ 2147483647 h 216"/>
                                <a:gd name="T20" fmla="*/ 2147483647 w 258"/>
                                <a:gd name="T21" fmla="*/ 2147483647 h 216"/>
                                <a:gd name="T22" fmla="*/ 2147483647 w 258"/>
                                <a:gd name="T23" fmla="*/ 2147483647 h 216"/>
                                <a:gd name="T24" fmla="*/ 2147483647 w 258"/>
                                <a:gd name="T25" fmla="*/ 2147483647 h 216"/>
                                <a:gd name="T26" fmla="*/ 2147483647 w 258"/>
                                <a:gd name="T27" fmla="*/ 2147483647 h 216"/>
                                <a:gd name="T28" fmla="*/ 2147483647 w 258"/>
                                <a:gd name="T29" fmla="*/ 2147483647 h 216"/>
                                <a:gd name="T30" fmla="*/ 2147483647 w 258"/>
                                <a:gd name="T31" fmla="*/ 2147483647 h 216"/>
                                <a:gd name="T32" fmla="*/ 2147483647 w 258"/>
                                <a:gd name="T33" fmla="*/ 2147483647 h 216"/>
                                <a:gd name="T34" fmla="*/ 2147483647 w 258"/>
                                <a:gd name="T35" fmla="*/ 2147483647 h 216"/>
                                <a:gd name="T36" fmla="*/ 2147483647 w 258"/>
                                <a:gd name="T37" fmla="*/ 2147483647 h 216"/>
                                <a:gd name="T38" fmla="*/ 2147483647 w 258"/>
                                <a:gd name="T39" fmla="*/ 2147483647 h 216"/>
                                <a:gd name="T40" fmla="*/ 2147483647 w 258"/>
                                <a:gd name="T41" fmla="*/ 2147483647 h 216"/>
                                <a:gd name="T42" fmla="*/ 2147483647 w 258"/>
                                <a:gd name="T43" fmla="*/ 2147483647 h 216"/>
                                <a:gd name="T44" fmla="*/ 2147483647 w 258"/>
                                <a:gd name="T45" fmla="*/ 2147483647 h 216"/>
                                <a:gd name="T46" fmla="*/ 2147483647 w 258"/>
                                <a:gd name="T47" fmla="*/ 2147483647 h 216"/>
                                <a:gd name="T48" fmla="*/ 2147483647 w 258"/>
                                <a:gd name="T49" fmla="*/ 2147483647 h 216"/>
                                <a:gd name="T50" fmla="*/ 2147483647 w 258"/>
                                <a:gd name="T51" fmla="*/ 2147483647 h 216"/>
                                <a:gd name="T52" fmla="*/ 2147483647 w 258"/>
                                <a:gd name="T53" fmla="*/ 2147483647 h 216"/>
                                <a:gd name="T54" fmla="*/ 2147483647 w 258"/>
                                <a:gd name="T55" fmla="*/ 2147483647 h 216"/>
                                <a:gd name="T56" fmla="*/ 2147483647 w 258"/>
                                <a:gd name="T57" fmla="*/ 2147483647 h 216"/>
                                <a:gd name="T58" fmla="*/ 2147483647 w 258"/>
                                <a:gd name="T59" fmla="*/ 2147483647 h 216"/>
                                <a:gd name="T60" fmla="*/ 0 w 258"/>
                                <a:gd name="T61" fmla="*/ 2147483647 h 216"/>
                                <a:gd name="T62" fmla="*/ 0 w 258"/>
                                <a:gd name="T63" fmla="*/ 2147483647 h 21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58" h="216">
                                  <a:moveTo>
                                    <a:pt x="0" y="12"/>
                                  </a:moveTo>
                                  <a:lnTo>
                                    <a:pt x="30" y="12"/>
                                  </a:lnTo>
                                  <a:lnTo>
                                    <a:pt x="72" y="6"/>
                                  </a:lnTo>
                                  <a:lnTo>
                                    <a:pt x="96" y="6"/>
                                  </a:lnTo>
                                  <a:lnTo>
                                    <a:pt x="228" y="0"/>
                                  </a:lnTo>
                                  <a:lnTo>
                                    <a:pt x="240" y="84"/>
                                  </a:lnTo>
                                  <a:lnTo>
                                    <a:pt x="246" y="96"/>
                                  </a:lnTo>
                                  <a:lnTo>
                                    <a:pt x="246" y="102"/>
                                  </a:lnTo>
                                  <a:lnTo>
                                    <a:pt x="246" y="108"/>
                                  </a:lnTo>
                                  <a:lnTo>
                                    <a:pt x="252" y="132"/>
                                  </a:lnTo>
                                  <a:lnTo>
                                    <a:pt x="252" y="144"/>
                                  </a:lnTo>
                                  <a:lnTo>
                                    <a:pt x="252" y="150"/>
                                  </a:lnTo>
                                  <a:lnTo>
                                    <a:pt x="252" y="156"/>
                                  </a:lnTo>
                                  <a:lnTo>
                                    <a:pt x="252" y="162"/>
                                  </a:lnTo>
                                  <a:lnTo>
                                    <a:pt x="258" y="174"/>
                                  </a:lnTo>
                                  <a:lnTo>
                                    <a:pt x="258" y="180"/>
                                  </a:lnTo>
                                  <a:lnTo>
                                    <a:pt x="258" y="186"/>
                                  </a:lnTo>
                                  <a:lnTo>
                                    <a:pt x="234" y="192"/>
                                  </a:lnTo>
                                  <a:lnTo>
                                    <a:pt x="228" y="192"/>
                                  </a:lnTo>
                                  <a:lnTo>
                                    <a:pt x="216" y="192"/>
                                  </a:lnTo>
                                  <a:lnTo>
                                    <a:pt x="156" y="198"/>
                                  </a:lnTo>
                                  <a:lnTo>
                                    <a:pt x="96" y="204"/>
                                  </a:lnTo>
                                  <a:lnTo>
                                    <a:pt x="90" y="204"/>
                                  </a:lnTo>
                                  <a:lnTo>
                                    <a:pt x="60" y="210"/>
                                  </a:lnTo>
                                  <a:lnTo>
                                    <a:pt x="54" y="210"/>
                                  </a:lnTo>
                                  <a:lnTo>
                                    <a:pt x="48" y="210"/>
                                  </a:lnTo>
                                  <a:lnTo>
                                    <a:pt x="30" y="210"/>
                                  </a:lnTo>
                                  <a:lnTo>
                                    <a:pt x="18" y="216"/>
                                  </a:lnTo>
                                  <a:lnTo>
                                    <a:pt x="12" y="144"/>
                                  </a:lnTo>
                                  <a:lnTo>
                                    <a:pt x="6" y="72"/>
                                  </a:lnTo>
                                  <a:lnTo>
                                    <a:pt x="0" y="24"/>
                                  </a:lnTo>
                                  <a:lnTo>
                                    <a:pt x="0" y="12"/>
                                  </a:lnTo>
                                  <a:close/>
                                </a:path>
                              </a:pathLst>
                            </a:custGeom>
                            <a:solidFill>
                              <a:schemeClr val="accent1">
                                <a:lumMod val="60000"/>
                                <a:lumOff val="40000"/>
                              </a:schemeClr>
                            </a:solidFill>
                            <a:ln w="9525">
                              <a:solidFill>
                                <a:schemeClr val="tx1"/>
                              </a:solidFill>
                              <a:prstDash val="solid"/>
                              <a:round/>
                              <a:headEnd/>
                              <a:tailEnd/>
                            </a:ln>
                          </wps:spPr>
                          <wps:bodyPr/>
                        </wps:wsp>
                        <wps:wsp>
                          <wps:cNvPr id="563" name="Freeform 105"/>
                          <wps:cNvSpPr>
                            <a:spLocks/>
                          </wps:cNvSpPr>
                          <wps:spPr bwMode="auto">
                            <a:xfrm>
                              <a:off x="4311958" y="4788683"/>
                              <a:ext cx="737186" cy="1736403"/>
                            </a:xfrm>
                            <a:custGeom>
                              <a:avLst/>
                              <a:gdLst>
                                <a:gd name="T0" fmla="*/ 2147483647 w 204"/>
                                <a:gd name="T1" fmla="*/ 2147483647 h 492"/>
                                <a:gd name="T2" fmla="*/ 2147483647 w 204"/>
                                <a:gd name="T3" fmla="*/ 2147483647 h 492"/>
                                <a:gd name="T4" fmla="*/ 2147483647 w 204"/>
                                <a:gd name="T5" fmla="*/ 2147483647 h 492"/>
                                <a:gd name="T6" fmla="*/ 2147483647 w 204"/>
                                <a:gd name="T7" fmla="*/ 2147483647 h 492"/>
                                <a:gd name="T8" fmla="*/ 2147483647 w 204"/>
                                <a:gd name="T9" fmla="*/ 2147483647 h 492"/>
                                <a:gd name="T10" fmla="*/ 2147483647 w 204"/>
                                <a:gd name="T11" fmla="*/ 2147483647 h 492"/>
                                <a:gd name="T12" fmla="*/ 2147483647 w 204"/>
                                <a:gd name="T13" fmla="*/ 2147483647 h 492"/>
                                <a:gd name="T14" fmla="*/ 2147483647 w 204"/>
                                <a:gd name="T15" fmla="*/ 2147483647 h 492"/>
                                <a:gd name="T16" fmla="*/ 2147483647 w 204"/>
                                <a:gd name="T17" fmla="*/ 2147483647 h 492"/>
                                <a:gd name="T18" fmla="*/ 2147483647 w 204"/>
                                <a:gd name="T19" fmla="*/ 2147483647 h 492"/>
                                <a:gd name="T20" fmla="*/ 2147483647 w 204"/>
                                <a:gd name="T21" fmla="*/ 2147483647 h 492"/>
                                <a:gd name="T22" fmla="*/ 2147483647 w 204"/>
                                <a:gd name="T23" fmla="*/ 2147483647 h 492"/>
                                <a:gd name="T24" fmla="*/ 2147483647 w 204"/>
                                <a:gd name="T25" fmla="*/ 2147483647 h 492"/>
                                <a:gd name="T26" fmla="*/ 2147483647 w 204"/>
                                <a:gd name="T27" fmla="*/ 2147483647 h 492"/>
                                <a:gd name="T28" fmla="*/ 2147483647 w 204"/>
                                <a:gd name="T29" fmla="*/ 2147483647 h 492"/>
                                <a:gd name="T30" fmla="*/ 2147483647 w 204"/>
                                <a:gd name="T31" fmla="*/ 2147483647 h 492"/>
                                <a:gd name="T32" fmla="*/ 2147483647 w 204"/>
                                <a:gd name="T33" fmla="*/ 2147483647 h 492"/>
                                <a:gd name="T34" fmla="*/ 2147483647 w 204"/>
                                <a:gd name="T35" fmla="*/ 2147483647 h 492"/>
                                <a:gd name="T36" fmla="*/ 2147483647 w 204"/>
                                <a:gd name="T37" fmla="*/ 2147483647 h 492"/>
                                <a:gd name="T38" fmla="*/ 2147483647 w 204"/>
                                <a:gd name="T39" fmla="*/ 2147483647 h 492"/>
                                <a:gd name="T40" fmla="*/ 2147483647 w 204"/>
                                <a:gd name="T41" fmla="*/ 2147483647 h 492"/>
                                <a:gd name="T42" fmla="*/ 2147483647 w 204"/>
                                <a:gd name="T43" fmla="*/ 2147483647 h 492"/>
                                <a:gd name="T44" fmla="*/ 2147483647 w 204"/>
                                <a:gd name="T45" fmla="*/ 2147483647 h 492"/>
                                <a:gd name="T46" fmla="*/ 2147483647 w 204"/>
                                <a:gd name="T47" fmla="*/ 2147483647 h 492"/>
                                <a:gd name="T48" fmla="*/ 2147483647 w 204"/>
                                <a:gd name="T49" fmla="*/ 2147483647 h 492"/>
                                <a:gd name="T50" fmla="*/ 2147483647 w 204"/>
                                <a:gd name="T51" fmla="*/ 2147483647 h 492"/>
                                <a:gd name="T52" fmla="*/ 2147483647 w 204"/>
                                <a:gd name="T53" fmla="*/ 2147483647 h 492"/>
                                <a:gd name="T54" fmla="*/ 2147483647 w 204"/>
                                <a:gd name="T55" fmla="*/ 2147483647 h 492"/>
                                <a:gd name="T56" fmla="*/ 2147483647 w 204"/>
                                <a:gd name="T57" fmla="*/ 2147483647 h 492"/>
                                <a:gd name="T58" fmla="*/ 2147483647 w 204"/>
                                <a:gd name="T59" fmla="*/ 2147483647 h 492"/>
                                <a:gd name="T60" fmla="*/ 2147483647 w 204"/>
                                <a:gd name="T61" fmla="*/ 2147483647 h 492"/>
                                <a:gd name="T62" fmla="*/ 2147483647 w 204"/>
                                <a:gd name="T63" fmla="*/ 2147483647 h 492"/>
                                <a:gd name="T64" fmla="*/ 0 w 204"/>
                                <a:gd name="T65" fmla="*/ 2147483647 h 492"/>
                                <a:gd name="T66" fmla="*/ 0 w 204"/>
                                <a:gd name="T67" fmla="*/ 2147483647 h 492"/>
                                <a:gd name="T68" fmla="*/ 2147483647 w 204"/>
                                <a:gd name="T69" fmla="*/ 2147483647 h 492"/>
                                <a:gd name="T70" fmla="*/ 2147483647 w 204"/>
                                <a:gd name="T71" fmla="*/ 2147483647 h 492"/>
                                <a:gd name="T72" fmla="*/ 2147483647 w 204"/>
                                <a:gd name="T73" fmla="*/ 2147483647 h 492"/>
                                <a:gd name="T74" fmla="*/ 2147483647 w 204"/>
                                <a:gd name="T75" fmla="*/ 2147483647 h 492"/>
                                <a:gd name="T76" fmla="*/ 2147483647 w 204"/>
                                <a:gd name="T77" fmla="*/ 2147483647 h 492"/>
                                <a:gd name="T78" fmla="*/ 2147483647 w 204"/>
                                <a:gd name="T79" fmla="*/ 2147483647 h 492"/>
                                <a:gd name="T80" fmla="*/ 2147483647 w 204"/>
                                <a:gd name="T81" fmla="*/ 2147483647 h 492"/>
                                <a:gd name="T82" fmla="*/ 2147483647 w 204"/>
                                <a:gd name="T83" fmla="*/ 2147483647 h 492"/>
                                <a:gd name="T84" fmla="*/ 2147483647 w 204"/>
                                <a:gd name="T85" fmla="*/ 2147483647 h 492"/>
                                <a:gd name="T86" fmla="*/ 2147483647 w 204"/>
                                <a:gd name="T87" fmla="*/ 0 h 492"/>
                                <a:gd name="T88" fmla="*/ 2147483647 w 204"/>
                                <a:gd name="T89" fmla="*/ 2147483647 h 492"/>
                                <a:gd name="T90" fmla="*/ 2147483647 w 204"/>
                                <a:gd name="T91" fmla="*/ 0 h 492"/>
                                <a:gd name="T92" fmla="*/ 2147483647 w 204"/>
                                <a:gd name="T93" fmla="*/ 0 h 492"/>
                                <a:gd name="T94" fmla="*/ 2147483647 w 204"/>
                                <a:gd name="T95" fmla="*/ 2147483647 h 49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04" h="492">
                                  <a:moveTo>
                                    <a:pt x="66" y="6"/>
                                  </a:moveTo>
                                  <a:lnTo>
                                    <a:pt x="66" y="12"/>
                                  </a:lnTo>
                                  <a:lnTo>
                                    <a:pt x="72" y="12"/>
                                  </a:lnTo>
                                  <a:lnTo>
                                    <a:pt x="72" y="18"/>
                                  </a:lnTo>
                                  <a:lnTo>
                                    <a:pt x="78" y="18"/>
                                  </a:lnTo>
                                  <a:lnTo>
                                    <a:pt x="78" y="24"/>
                                  </a:lnTo>
                                  <a:lnTo>
                                    <a:pt x="84" y="24"/>
                                  </a:lnTo>
                                  <a:lnTo>
                                    <a:pt x="84" y="30"/>
                                  </a:lnTo>
                                  <a:lnTo>
                                    <a:pt x="90" y="30"/>
                                  </a:lnTo>
                                  <a:lnTo>
                                    <a:pt x="90" y="24"/>
                                  </a:lnTo>
                                  <a:lnTo>
                                    <a:pt x="96" y="24"/>
                                  </a:lnTo>
                                  <a:lnTo>
                                    <a:pt x="96" y="18"/>
                                  </a:lnTo>
                                  <a:lnTo>
                                    <a:pt x="102" y="24"/>
                                  </a:lnTo>
                                  <a:lnTo>
                                    <a:pt x="102" y="30"/>
                                  </a:lnTo>
                                  <a:lnTo>
                                    <a:pt x="102" y="36"/>
                                  </a:lnTo>
                                  <a:lnTo>
                                    <a:pt x="108" y="42"/>
                                  </a:lnTo>
                                  <a:lnTo>
                                    <a:pt x="108" y="48"/>
                                  </a:lnTo>
                                  <a:lnTo>
                                    <a:pt x="108" y="54"/>
                                  </a:lnTo>
                                  <a:lnTo>
                                    <a:pt x="114" y="54"/>
                                  </a:lnTo>
                                  <a:lnTo>
                                    <a:pt x="114" y="60"/>
                                  </a:lnTo>
                                  <a:lnTo>
                                    <a:pt x="120" y="60"/>
                                  </a:lnTo>
                                  <a:lnTo>
                                    <a:pt x="120" y="66"/>
                                  </a:lnTo>
                                  <a:lnTo>
                                    <a:pt x="114" y="66"/>
                                  </a:lnTo>
                                  <a:lnTo>
                                    <a:pt x="114" y="72"/>
                                  </a:lnTo>
                                  <a:lnTo>
                                    <a:pt x="108" y="72"/>
                                  </a:lnTo>
                                  <a:lnTo>
                                    <a:pt x="102" y="72"/>
                                  </a:lnTo>
                                  <a:lnTo>
                                    <a:pt x="96" y="72"/>
                                  </a:lnTo>
                                  <a:lnTo>
                                    <a:pt x="96" y="78"/>
                                  </a:lnTo>
                                  <a:lnTo>
                                    <a:pt x="96" y="84"/>
                                  </a:lnTo>
                                  <a:lnTo>
                                    <a:pt x="90" y="84"/>
                                  </a:lnTo>
                                  <a:lnTo>
                                    <a:pt x="90" y="90"/>
                                  </a:lnTo>
                                  <a:lnTo>
                                    <a:pt x="90" y="96"/>
                                  </a:lnTo>
                                  <a:lnTo>
                                    <a:pt x="96" y="132"/>
                                  </a:lnTo>
                                  <a:lnTo>
                                    <a:pt x="102" y="138"/>
                                  </a:lnTo>
                                  <a:lnTo>
                                    <a:pt x="102" y="144"/>
                                  </a:lnTo>
                                  <a:lnTo>
                                    <a:pt x="108" y="162"/>
                                  </a:lnTo>
                                  <a:lnTo>
                                    <a:pt x="108" y="168"/>
                                  </a:lnTo>
                                  <a:lnTo>
                                    <a:pt x="114" y="174"/>
                                  </a:lnTo>
                                  <a:lnTo>
                                    <a:pt x="114" y="186"/>
                                  </a:lnTo>
                                  <a:lnTo>
                                    <a:pt x="126" y="216"/>
                                  </a:lnTo>
                                  <a:lnTo>
                                    <a:pt x="132" y="234"/>
                                  </a:lnTo>
                                  <a:lnTo>
                                    <a:pt x="156" y="300"/>
                                  </a:lnTo>
                                  <a:lnTo>
                                    <a:pt x="162" y="312"/>
                                  </a:lnTo>
                                  <a:lnTo>
                                    <a:pt x="162" y="324"/>
                                  </a:lnTo>
                                  <a:lnTo>
                                    <a:pt x="168" y="342"/>
                                  </a:lnTo>
                                  <a:lnTo>
                                    <a:pt x="174" y="354"/>
                                  </a:lnTo>
                                  <a:lnTo>
                                    <a:pt x="180" y="378"/>
                                  </a:lnTo>
                                  <a:lnTo>
                                    <a:pt x="192" y="402"/>
                                  </a:lnTo>
                                  <a:lnTo>
                                    <a:pt x="192" y="408"/>
                                  </a:lnTo>
                                  <a:lnTo>
                                    <a:pt x="192" y="420"/>
                                  </a:lnTo>
                                  <a:lnTo>
                                    <a:pt x="198" y="420"/>
                                  </a:lnTo>
                                  <a:lnTo>
                                    <a:pt x="198" y="432"/>
                                  </a:lnTo>
                                  <a:lnTo>
                                    <a:pt x="198" y="438"/>
                                  </a:lnTo>
                                  <a:lnTo>
                                    <a:pt x="204" y="438"/>
                                  </a:lnTo>
                                  <a:lnTo>
                                    <a:pt x="204" y="444"/>
                                  </a:lnTo>
                                  <a:lnTo>
                                    <a:pt x="192" y="450"/>
                                  </a:lnTo>
                                  <a:lnTo>
                                    <a:pt x="162" y="456"/>
                                  </a:lnTo>
                                  <a:lnTo>
                                    <a:pt x="126" y="462"/>
                                  </a:lnTo>
                                  <a:lnTo>
                                    <a:pt x="120" y="468"/>
                                  </a:lnTo>
                                  <a:lnTo>
                                    <a:pt x="114" y="468"/>
                                  </a:lnTo>
                                  <a:lnTo>
                                    <a:pt x="96" y="474"/>
                                  </a:lnTo>
                                  <a:lnTo>
                                    <a:pt x="78" y="474"/>
                                  </a:lnTo>
                                  <a:lnTo>
                                    <a:pt x="42" y="486"/>
                                  </a:lnTo>
                                  <a:lnTo>
                                    <a:pt x="36" y="486"/>
                                  </a:lnTo>
                                  <a:lnTo>
                                    <a:pt x="12" y="492"/>
                                  </a:lnTo>
                                  <a:lnTo>
                                    <a:pt x="0" y="492"/>
                                  </a:lnTo>
                                  <a:lnTo>
                                    <a:pt x="0" y="474"/>
                                  </a:lnTo>
                                  <a:lnTo>
                                    <a:pt x="0" y="468"/>
                                  </a:lnTo>
                                  <a:lnTo>
                                    <a:pt x="6" y="432"/>
                                  </a:lnTo>
                                  <a:lnTo>
                                    <a:pt x="6" y="408"/>
                                  </a:lnTo>
                                  <a:lnTo>
                                    <a:pt x="6" y="390"/>
                                  </a:lnTo>
                                  <a:lnTo>
                                    <a:pt x="12" y="378"/>
                                  </a:lnTo>
                                  <a:lnTo>
                                    <a:pt x="12" y="366"/>
                                  </a:lnTo>
                                  <a:lnTo>
                                    <a:pt x="12" y="330"/>
                                  </a:lnTo>
                                  <a:lnTo>
                                    <a:pt x="12" y="312"/>
                                  </a:lnTo>
                                  <a:lnTo>
                                    <a:pt x="18" y="276"/>
                                  </a:lnTo>
                                  <a:lnTo>
                                    <a:pt x="18" y="258"/>
                                  </a:lnTo>
                                  <a:lnTo>
                                    <a:pt x="24" y="216"/>
                                  </a:lnTo>
                                  <a:lnTo>
                                    <a:pt x="24" y="192"/>
                                  </a:lnTo>
                                  <a:lnTo>
                                    <a:pt x="24" y="168"/>
                                  </a:lnTo>
                                  <a:lnTo>
                                    <a:pt x="30" y="162"/>
                                  </a:lnTo>
                                  <a:lnTo>
                                    <a:pt x="30" y="156"/>
                                  </a:lnTo>
                                  <a:lnTo>
                                    <a:pt x="30" y="138"/>
                                  </a:lnTo>
                                  <a:lnTo>
                                    <a:pt x="30" y="108"/>
                                  </a:lnTo>
                                  <a:lnTo>
                                    <a:pt x="30" y="90"/>
                                  </a:lnTo>
                                  <a:lnTo>
                                    <a:pt x="30" y="78"/>
                                  </a:lnTo>
                                  <a:lnTo>
                                    <a:pt x="36" y="18"/>
                                  </a:lnTo>
                                  <a:lnTo>
                                    <a:pt x="36" y="0"/>
                                  </a:lnTo>
                                  <a:lnTo>
                                    <a:pt x="42" y="0"/>
                                  </a:lnTo>
                                  <a:lnTo>
                                    <a:pt x="42" y="6"/>
                                  </a:lnTo>
                                  <a:lnTo>
                                    <a:pt x="48" y="6"/>
                                  </a:lnTo>
                                  <a:lnTo>
                                    <a:pt x="48" y="0"/>
                                  </a:lnTo>
                                  <a:lnTo>
                                    <a:pt x="54" y="0"/>
                                  </a:lnTo>
                                  <a:lnTo>
                                    <a:pt x="60" y="0"/>
                                  </a:lnTo>
                                  <a:lnTo>
                                    <a:pt x="66" y="0"/>
                                  </a:lnTo>
                                  <a:lnTo>
                                    <a:pt x="66" y="6"/>
                                  </a:lnTo>
                                  <a:close/>
                                </a:path>
                              </a:pathLst>
                            </a:custGeom>
                            <a:solidFill>
                              <a:srgbClr val="00B050"/>
                            </a:solidFill>
                            <a:ln w="9525">
                              <a:solidFill>
                                <a:schemeClr val="tx1"/>
                              </a:solidFill>
                              <a:prstDash val="solid"/>
                              <a:round/>
                              <a:headEnd/>
                              <a:tailEnd/>
                            </a:ln>
                          </wps:spPr>
                          <wps:bodyPr/>
                        </wps:wsp>
                        <wps:wsp>
                          <wps:cNvPr id="564" name="Freeform 106"/>
                          <wps:cNvSpPr>
                            <a:spLocks/>
                          </wps:cNvSpPr>
                          <wps:spPr bwMode="auto">
                            <a:xfrm>
                              <a:off x="16475540" y="4809861"/>
                              <a:ext cx="823915" cy="1228187"/>
                            </a:xfrm>
                            <a:custGeom>
                              <a:avLst/>
                              <a:gdLst>
                                <a:gd name="T0" fmla="*/ 2147483647 w 228"/>
                                <a:gd name="T1" fmla="*/ 2147483647 h 348"/>
                                <a:gd name="T2" fmla="*/ 2147483647 w 228"/>
                                <a:gd name="T3" fmla="*/ 2147483647 h 348"/>
                                <a:gd name="T4" fmla="*/ 2147483647 w 228"/>
                                <a:gd name="T5" fmla="*/ 2147483647 h 348"/>
                                <a:gd name="T6" fmla="*/ 2147483647 w 228"/>
                                <a:gd name="T7" fmla="*/ 2147483647 h 348"/>
                                <a:gd name="T8" fmla="*/ 2147483647 w 228"/>
                                <a:gd name="T9" fmla="*/ 0 h 348"/>
                                <a:gd name="T10" fmla="*/ 2147483647 w 228"/>
                                <a:gd name="T11" fmla="*/ 2147483647 h 348"/>
                                <a:gd name="T12" fmla="*/ 2147483647 w 228"/>
                                <a:gd name="T13" fmla="*/ 2147483647 h 348"/>
                                <a:gd name="T14" fmla="*/ 2147483647 w 228"/>
                                <a:gd name="T15" fmla="*/ 2147483647 h 348"/>
                                <a:gd name="T16" fmla="*/ 2147483647 w 228"/>
                                <a:gd name="T17" fmla="*/ 2147483647 h 348"/>
                                <a:gd name="T18" fmla="*/ 2147483647 w 228"/>
                                <a:gd name="T19" fmla="*/ 2147483647 h 348"/>
                                <a:gd name="T20" fmla="*/ 2147483647 w 228"/>
                                <a:gd name="T21" fmla="*/ 2147483647 h 348"/>
                                <a:gd name="T22" fmla="*/ 2147483647 w 228"/>
                                <a:gd name="T23" fmla="*/ 2147483647 h 348"/>
                                <a:gd name="T24" fmla="*/ 2147483647 w 228"/>
                                <a:gd name="T25" fmla="*/ 2147483647 h 348"/>
                                <a:gd name="T26" fmla="*/ 2147483647 w 228"/>
                                <a:gd name="T27" fmla="*/ 2147483647 h 348"/>
                                <a:gd name="T28" fmla="*/ 2147483647 w 228"/>
                                <a:gd name="T29" fmla="*/ 2147483647 h 348"/>
                                <a:gd name="T30" fmla="*/ 2147483647 w 228"/>
                                <a:gd name="T31" fmla="*/ 2147483647 h 348"/>
                                <a:gd name="T32" fmla="*/ 2147483647 w 228"/>
                                <a:gd name="T33" fmla="*/ 2147483647 h 348"/>
                                <a:gd name="T34" fmla="*/ 2147483647 w 228"/>
                                <a:gd name="T35" fmla="*/ 2147483647 h 348"/>
                                <a:gd name="T36" fmla="*/ 2147483647 w 228"/>
                                <a:gd name="T37" fmla="*/ 2147483647 h 348"/>
                                <a:gd name="T38" fmla="*/ 2147483647 w 228"/>
                                <a:gd name="T39" fmla="*/ 2147483647 h 348"/>
                                <a:gd name="T40" fmla="*/ 2147483647 w 228"/>
                                <a:gd name="T41" fmla="*/ 2147483647 h 348"/>
                                <a:gd name="T42" fmla="*/ 2147483647 w 228"/>
                                <a:gd name="T43" fmla="*/ 2147483647 h 348"/>
                                <a:gd name="T44" fmla="*/ 2147483647 w 228"/>
                                <a:gd name="T45" fmla="*/ 2147483647 h 348"/>
                                <a:gd name="T46" fmla="*/ 2147483647 w 228"/>
                                <a:gd name="T47" fmla="*/ 2147483647 h 348"/>
                                <a:gd name="T48" fmla="*/ 2147483647 w 228"/>
                                <a:gd name="T49" fmla="*/ 2147483647 h 348"/>
                                <a:gd name="T50" fmla="*/ 2147483647 w 228"/>
                                <a:gd name="T51" fmla="*/ 2147483647 h 348"/>
                                <a:gd name="T52" fmla="*/ 2147483647 w 228"/>
                                <a:gd name="T53" fmla="*/ 2147483647 h 348"/>
                                <a:gd name="T54" fmla="*/ 2147483647 w 228"/>
                                <a:gd name="T55" fmla="*/ 2147483647 h 348"/>
                                <a:gd name="T56" fmla="*/ 2147483647 w 228"/>
                                <a:gd name="T57" fmla="*/ 2147483647 h 348"/>
                                <a:gd name="T58" fmla="*/ 2147483647 w 228"/>
                                <a:gd name="T59" fmla="*/ 2147483647 h 348"/>
                                <a:gd name="T60" fmla="*/ 2147483647 w 228"/>
                                <a:gd name="T61" fmla="*/ 2147483647 h 348"/>
                                <a:gd name="T62" fmla="*/ 2147483647 w 228"/>
                                <a:gd name="T63" fmla="*/ 2147483647 h 348"/>
                                <a:gd name="T64" fmla="*/ 0 w 228"/>
                                <a:gd name="T65" fmla="*/ 2147483647 h 348"/>
                                <a:gd name="T66" fmla="*/ 2147483647 w 228"/>
                                <a:gd name="T67" fmla="*/ 2147483647 h 348"/>
                                <a:gd name="T68" fmla="*/ 2147483647 w 228"/>
                                <a:gd name="T69" fmla="*/ 2147483647 h 348"/>
                                <a:gd name="T70" fmla="*/ 2147483647 w 228"/>
                                <a:gd name="T71" fmla="*/ 2147483647 h 348"/>
                                <a:gd name="T72" fmla="*/ 2147483647 w 228"/>
                                <a:gd name="T73" fmla="*/ 2147483647 h 348"/>
                                <a:gd name="T74" fmla="*/ 2147483647 w 228"/>
                                <a:gd name="T75" fmla="*/ 2147483647 h 348"/>
                                <a:gd name="T76" fmla="*/ 2147483647 w 228"/>
                                <a:gd name="T77" fmla="*/ 2147483647 h 348"/>
                                <a:gd name="T78" fmla="*/ 2147483647 w 228"/>
                                <a:gd name="T79" fmla="*/ 2147483647 h 348"/>
                                <a:gd name="T80" fmla="*/ 2147483647 w 228"/>
                                <a:gd name="T81" fmla="*/ 2147483647 h 348"/>
                                <a:gd name="T82" fmla="*/ 2147483647 w 228"/>
                                <a:gd name="T83" fmla="*/ 2147483647 h 348"/>
                                <a:gd name="T84" fmla="*/ 2147483647 w 228"/>
                                <a:gd name="T85" fmla="*/ 2147483647 h 348"/>
                                <a:gd name="T86" fmla="*/ 2147483647 w 228"/>
                                <a:gd name="T87" fmla="*/ 2147483647 h 348"/>
                                <a:gd name="T88" fmla="*/ 2147483647 w 228"/>
                                <a:gd name="T89" fmla="*/ 2147483647 h 348"/>
                                <a:gd name="T90" fmla="*/ 2147483647 w 228"/>
                                <a:gd name="T91" fmla="*/ 2147483647 h 348"/>
                                <a:gd name="T92" fmla="*/ 2147483647 w 228"/>
                                <a:gd name="T93" fmla="*/ 2147483647 h 34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228" h="348">
                                  <a:moveTo>
                                    <a:pt x="90" y="30"/>
                                  </a:moveTo>
                                  <a:lnTo>
                                    <a:pt x="96" y="18"/>
                                  </a:lnTo>
                                  <a:lnTo>
                                    <a:pt x="102" y="12"/>
                                  </a:lnTo>
                                  <a:lnTo>
                                    <a:pt x="102" y="6"/>
                                  </a:lnTo>
                                  <a:lnTo>
                                    <a:pt x="102" y="0"/>
                                  </a:lnTo>
                                  <a:lnTo>
                                    <a:pt x="120" y="6"/>
                                  </a:lnTo>
                                  <a:lnTo>
                                    <a:pt x="126" y="6"/>
                                  </a:lnTo>
                                  <a:lnTo>
                                    <a:pt x="132" y="6"/>
                                  </a:lnTo>
                                  <a:lnTo>
                                    <a:pt x="138" y="6"/>
                                  </a:lnTo>
                                  <a:lnTo>
                                    <a:pt x="156" y="12"/>
                                  </a:lnTo>
                                  <a:lnTo>
                                    <a:pt x="162" y="12"/>
                                  </a:lnTo>
                                  <a:lnTo>
                                    <a:pt x="168" y="12"/>
                                  </a:lnTo>
                                  <a:lnTo>
                                    <a:pt x="174" y="12"/>
                                  </a:lnTo>
                                  <a:lnTo>
                                    <a:pt x="180" y="12"/>
                                  </a:lnTo>
                                  <a:lnTo>
                                    <a:pt x="186" y="12"/>
                                  </a:lnTo>
                                  <a:lnTo>
                                    <a:pt x="198" y="60"/>
                                  </a:lnTo>
                                  <a:lnTo>
                                    <a:pt x="204" y="90"/>
                                  </a:lnTo>
                                  <a:lnTo>
                                    <a:pt x="210" y="126"/>
                                  </a:lnTo>
                                  <a:lnTo>
                                    <a:pt x="210" y="132"/>
                                  </a:lnTo>
                                  <a:lnTo>
                                    <a:pt x="210" y="138"/>
                                  </a:lnTo>
                                  <a:lnTo>
                                    <a:pt x="216" y="162"/>
                                  </a:lnTo>
                                  <a:lnTo>
                                    <a:pt x="228" y="216"/>
                                  </a:lnTo>
                                  <a:lnTo>
                                    <a:pt x="180" y="342"/>
                                  </a:lnTo>
                                  <a:lnTo>
                                    <a:pt x="174" y="348"/>
                                  </a:lnTo>
                                  <a:lnTo>
                                    <a:pt x="150" y="324"/>
                                  </a:lnTo>
                                  <a:lnTo>
                                    <a:pt x="150" y="318"/>
                                  </a:lnTo>
                                  <a:lnTo>
                                    <a:pt x="150" y="306"/>
                                  </a:lnTo>
                                  <a:lnTo>
                                    <a:pt x="144" y="306"/>
                                  </a:lnTo>
                                  <a:lnTo>
                                    <a:pt x="138" y="300"/>
                                  </a:lnTo>
                                  <a:lnTo>
                                    <a:pt x="96" y="288"/>
                                  </a:lnTo>
                                  <a:lnTo>
                                    <a:pt x="72" y="276"/>
                                  </a:lnTo>
                                  <a:lnTo>
                                    <a:pt x="12" y="258"/>
                                  </a:lnTo>
                                  <a:lnTo>
                                    <a:pt x="0" y="252"/>
                                  </a:lnTo>
                                  <a:lnTo>
                                    <a:pt x="6" y="240"/>
                                  </a:lnTo>
                                  <a:lnTo>
                                    <a:pt x="12" y="234"/>
                                  </a:lnTo>
                                  <a:lnTo>
                                    <a:pt x="12" y="222"/>
                                  </a:lnTo>
                                  <a:lnTo>
                                    <a:pt x="30" y="180"/>
                                  </a:lnTo>
                                  <a:lnTo>
                                    <a:pt x="36" y="168"/>
                                  </a:lnTo>
                                  <a:lnTo>
                                    <a:pt x="42" y="156"/>
                                  </a:lnTo>
                                  <a:lnTo>
                                    <a:pt x="42" y="150"/>
                                  </a:lnTo>
                                  <a:lnTo>
                                    <a:pt x="48" y="138"/>
                                  </a:lnTo>
                                  <a:lnTo>
                                    <a:pt x="66" y="102"/>
                                  </a:lnTo>
                                  <a:lnTo>
                                    <a:pt x="66" y="96"/>
                                  </a:lnTo>
                                  <a:lnTo>
                                    <a:pt x="72" y="78"/>
                                  </a:lnTo>
                                  <a:lnTo>
                                    <a:pt x="72" y="72"/>
                                  </a:lnTo>
                                  <a:lnTo>
                                    <a:pt x="84" y="48"/>
                                  </a:lnTo>
                                  <a:lnTo>
                                    <a:pt x="90" y="30"/>
                                  </a:lnTo>
                                  <a:close/>
                                </a:path>
                              </a:pathLst>
                            </a:custGeom>
                            <a:solidFill>
                              <a:srgbClr val="FFC000"/>
                            </a:solidFill>
                            <a:ln w="9525">
                              <a:solidFill>
                                <a:schemeClr val="tx1"/>
                              </a:solidFill>
                              <a:prstDash val="solid"/>
                              <a:round/>
                              <a:headEnd/>
                              <a:tailEnd/>
                            </a:ln>
                          </wps:spPr>
                          <wps:bodyPr/>
                        </wps:wsp>
                        <wps:wsp>
                          <wps:cNvPr id="565" name="Freeform 107"/>
                          <wps:cNvSpPr>
                            <a:spLocks/>
                          </wps:cNvSpPr>
                          <wps:spPr bwMode="auto">
                            <a:xfrm>
                              <a:off x="17147683" y="4852212"/>
                              <a:ext cx="823915" cy="804673"/>
                            </a:xfrm>
                            <a:custGeom>
                              <a:avLst/>
                              <a:gdLst>
                                <a:gd name="T0" fmla="*/ 2147483647 w 228"/>
                                <a:gd name="T1" fmla="*/ 2147483647 h 228"/>
                                <a:gd name="T2" fmla="*/ 2147483647 w 228"/>
                                <a:gd name="T3" fmla="*/ 2147483647 h 228"/>
                                <a:gd name="T4" fmla="*/ 2147483647 w 228"/>
                                <a:gd name="T5" fmla="*/ 2147483647 h 228"/>
                                <a:gd name="T6" fmla="*/ 2147483647 w 228"/>
                                <a:gd name="T7" fmla="*/ 2147483647 h 228"/>
                                <a:gd name="T8" fmla="*/ 2147483647 w 228"/>
                                <a:gd name="T9" fmla="*/ 2147483647 h 228"/>
                                <a:gd name="T10" fmla="*/ 2147483647 w 228"/>
                                <a:gd name="T11" fmla="*/ 2147483647 h 228"/>
                                <a:gd name="T12" fmla="*/ 2147483647 w 228"/>
                                <a:gd name="T13" fmla="*/ 2147483647 h 228"/>
                                <a:gd name="T14" fmla="*/ 2147483647 w 228"/>
                                <a:gd name="T15" fmla="*/ 2147483647 h 228"/>
                                <a:gd name="T16" fmla="*/ 2147483647 w 228"/>
                                <a:gd name="T17" fmla="*/ 2147483647 h 228"/>
                                <a:gd name="T18" fmla="*/ 2147483647 w 228"/>
                                <a:gd name="T19" fmla="*/ 2147483647 h 228"/>
                                <a:gd name="T20" fmla="*/ 2147483647 w 228"/>
                                <a:gd name="T21" fmla="*/ 2147483647 h 228"/>
                                <a:gd name="T22" fmla="*/ 2147483647 w 228"/>
                                <a:gd name="T23" fmla="*/ 2147483647 h 228"/>
                                <a:gd name="T24" fmla="*/ 2147483647 w 228"/>
                                <a:gd name="T25" fmla="*/ 2147483647 h 228"/>
                                <a:gd name="T26" fmla="*/ 2147483647 w 228"/>
                                <a:gd name="T27" fmla="*/ 2147483647 h 228"/>
                                <a:gd name="T28" fmla="*/ 2147483647 w 228"/>
                                <a:gd name="T29" fmla="*/ 2147483647 h 228"/>
                                <a:gd name="T30" fmla="*/ 2147483647 w 228"/>
                                <a:gd name="T31" fmla="*/ 2147483647 h 228"/>
                                <a:gd name="T32" fmla="*/ 2147483647 w 228"/>
                                <a:gd name="T33" fmla="*/ 2147483647 h 228"/>
                                <a:gd name="T34" fmla="*/ 2147483647 w 228"/>
                                <a:gd name="T35" fmla="*/ 2147483647 h 228"/>
                                <a:gd name="T36" fmla="*/ 2147483647 w 228"/>
                                <a:gd name="T37" fmla="*/ 2147483647 h 228"/>
                                <a:gd name="T38" fmla="*/ 2147483647 w 228"/>
                                <a:gd name="T39" fmla="*/ 2147483647 h 228"/>
                                <a:gd name="T40" fmla="*/ 2147483647 w 228"/>
                                <a:gd name="T41" fmla="*/ 2147483647 h 228"/>
                                <a:gd name="T42" fmla="*/ 2147483647 w 228"/>
                                <a:gd name="T43" fmla="*/ 2147483647 h 228"/>
                                <a:gd name="T44" fmla="*/ 2147483647 w 228"/>
                                <a:gd name="T45" fmla="*/ 2147483647 h 228"/>
                                <a:gd name="T46" fmla="*/ 2147483647 w 228"/>
                                <a:gd name="T47" fmla="*/ 2147483647 h 228"/>
                                <a:gd name="T48" fmla="*/ 2147483647 w 228"/>
                                <a:gd name="T49" fmla="*/ 2147483647 h 228"/>
                                <a:gd name="T50" fmla="*/ 2147483647 w 228"/>
                                <a:gd name="T51" fmla="*/ 2147483647 h 228"/>
                                <a:gd name="T52" fmla="*/ 2147483647 w 228"/>
                                <a:gd name="T53" fmla="*/ 2147483647 h 228"/>
                                <a:gd name="T54" fmla="*/ 2147483647 w 228"/>
                                <a:gd name="T55" fmla="*/ 2147483647 h 228"/>
                                <a:gd name="T56" fmla="*/ 2147483647 w 228"/>
                                <a:gd name="T57" fmla="*/ 2147483647 h 228"/>
                                <a:gd name="T58" fmla="*/ 2147483647 w 228"/>
                                <a:gd name="T59" fmla="*/ 2147483647 h 228"/>
                                <a:gd name="T60" fmla="*/ 2147483647 w 228"/>
                                <a:gd name="T61" fmla="*/ 2147483647 h 228"/>
                                <a:gd name="T62" fmla="*/ 2147483647 w 228"/>
                                <a:gd name="T63" fmla="*/ 2147483647 h 228"/>
                                <a:gd name="T64" fmla="*/ 2147483647 w 228"/>
                                <a:gd name="T65" fmla="*/ 2147483647 h 228"/>
                                <a:gd name="T66" fmla="*/ 2147483647 w 228"/>
                                <a:gd name="T67" fmla="*/ 2147483647 h 228"/>
                                <a:gd name="T68" fmla="*/ 2147483647 w 228"/>
                                <a:gd name="T69" fmla="*/ 2147483647 h 228"/>
                                <a:gd name="T70" fmla="*/ 0 w 228"/>
                                <a:gd name="T71" fmla="*/ 0 h 22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28" h="228">
                                  <a:moveTo>
                                    <a:pt x="0" y="0"/>
                                  </a:moveTo>
                                  <a:lnTo>
                                    <a:pt x="30" y="6"/>
                                  </a:lnTo>
                                  <a:lnTo>
                                    <a:pt x="42" y="12"/>
                                  </a:lnTo>
                                  <a:lnTo>
                                    <a:pt x="48" y="12"/>
                                  </a:lnTo>
                                  <a:lnTo>
                                    <a:pt x="54" y="12"/>
                                  </a:lnTo>
                                  <a:lnTo>
                                    <a:pt x="60" y="12"/>
                                  </a:lnTo>
                                  <a:lnTo>
                                    <a:pt x="66" y="18"/>
                                  </a:lnTo>
                                  <a:lnTo>
                                    <a:pt x="78" y="18"/>
                                  </a:lnTo>
                                  <a:lnTo>
                                    <a:pt x="132" y="30"/>
                                  </a:lnTo>
                                  <a:lnTo>
                                    <a:pt x="138" y="30"/>
                                  </a:lnTo>
                                  <a:lnTo>
                                    <a:pt x="144" y="30"/>
                                  </a:lnTo>
                                  <a:lnTo>
                                    <a:pt x="156" y="36"/>
                                  </a:lnTo>
                                  <a:lnTo>
                                    <a:pt x="162" y="36"/>
                                  </a:lnTo>
                                  <a:lnTo>
                                    <a:pt x="186" y="42"/>
                                  </a:lnTo>
                                  <a:lnTo>
                                    <a:pt x="192" y="42"/>
                                  </a:lnTo>
                                  <a:lnTo>
                                    <a:pt x="216" y="48"/>
                                  </a:lnTo>
                                  <a:lnTo>
                                    <a:pt x="228" y="48"/>
                                  </a:lnTo>
                                  <a:lnTo>
                                    <a:pt x="228" y="54"/>
                                  </a:lnTo>
                                  <a:lnTo>
                                    <a:pt x="228" y="60"/>
                                  </a:lnTo>
                                  <a:lnTo>
                                    <a:pt x="228" y="66"/>
                                  </a:lnTo>
                                  <a:lnTo>
                                    <a:pt x="222" y="66"/>
                                  </a:lnTo>
                                  <a:lnTo>
                                    <a:pt x="222" y="72"/>
                                  </a:lnTo>
                                  <a:lnTo>
                                    <a:pt x="222" y="78"/>
                                  </a:lnTo>
                                  <a:lnTo>
                                    <a:pt x="222" y="84"/>
                                  </a:lnTo>
                                  <a:lnTo>
                                    <a:pt x="222" y="90"/>
                                  </a:lnTo>
                                  <a:lnTo>
                                    <a:pt x="216" y="96"/>
                                  </a:lnTo>
                                  <a:lnTo>
                                    <a:pt x="216" y="102"/>
                                  </a:lnTo>
                                  <a:lnTo>
                                    <a:pt x="210" y="102"/>
                                  </a:lnTo>
                                  <a:lnTo>
                                    <a:pt x="204" y="108"/>
                                  </a:lnTo>
                                  <a:lnTo>
                                    <a:pt x="204" y="114"/>
                                  </a:lnTo>
                                  <a:lnTo>
                                    <a:pt x="204" y="120"/>
                                  </a:lnTo>
                                  <a:lnTo>
                                    <a:pt x="204" y="126"/>
                                  </a:lnTo>
                                  <a:lnTo>
                                    <a:pt x="204" y="132"/>
                                  </a:lnTo>
                                  <a:lnTo>
                                    <a:pt x="204" y="138"/>
                                  </a:lnTo>
                                  <a:lnTo>
                                    <a:pt x="204" y="144"/>
                                  </a:lnTo>
                                  <a:lnTo>
                                    <a:pt x="210" y="144"/>
                                  </a:lnTo>
                                  <a:lnTo>
                                    <a:pt x="210" y="150"/>
                                  </a:lnTo>
                                  <a:lnTo>
                                    <a:pt x="210" y="156"/>
                                  </a:lnTo>
                                  <a:lnTo>
                                    <a:pt x="210" y="162"/>
                                  </a:lnTo>
                                  <a:lnTo>
                                    <a:pt x="216" y="162"/>
                                  </a:lnTo>
                                  <a:lnTo>
                                    <a:pt x="216" y="168"/>
                                  </a:lnTo>
                                  <a:lnTo>
                                    <a:pt x="216" y="174"/>
                                  </a:lnTo>
                                  <a:lnTo>
                                    <a:pt x="210" y="174"/>
                                  </a:lnTo>
                                  <a:lnTo>
                                    <a:pt x="210" y="180"/>
                                  </a:lnTo>
                                  <a:lnTo>
                                    <a:pt x="210" y="186"/>
                                  </a:lnTo>
                                  <a:lnTo>
                                    <a:pt x="204" y="192"/>
                                  </a:lnTo>
                                  <a:lnTo>
                                    <a:pt x="198" y="198"/>
                                  </a:lnTo>
                                  <a:lnTo>
                                    <a:pt x="198" y="204"/>
                                  </a:lnTo>
                                  <a:lnTo>
                                    <a:pt x="192" y="204"/>
                                  </a:lnTo>
                                  <a:lnTo>
                                    <a:pt x="192" y="210"/>
                                  </a:lnTo>
                                  <a:lnTo>
                                    <a:pt x="192" y="216"/>
                                  </a:lnTo>
                                  <a:lnTo>
                                    <a:pt x="186" y="222"/>
                                  </a:lnTo>
                                  <a:lnTo>
                                    <a:pt x="186" y="228"/>
                                  </a:lnTo>
                                  <a:lnTo>
                                    <a:pt x="186" y="222"/>
                                  </a:lnTo>
                                  <a:lnTo>
                                    <a:pt x="180" y="222"/>
                                  </a:lnTo>
                                  <a:lnTo>
                                    <a:pt x="180" y="216"/>
                                  </a:lnTo>
                                  <a:lnTo>
                                    <a:pt x="174" y="210"/>
                                  </a:lnTo>
                                  <a:lnTo>
                                    <a:pt x="174" y="204"/>
                                  </a:lnTo>
                                  <a:lnTo>
                                    <a:pt x="168" y="198"/>
                                  </a:lnTo>
                                  <a:lnTo>
                                    <a:pt x="168" y="192"/>
                                  </a:lnTo>
                                  <a:lnTo>
                                    <a:pt x="162" y="192"/>
                                  </a:lnTo>
                                  <a:lnTo>
                                    <a:pt x="156" y="186"/>
                                  </a:lnTo>
                                  <a:lnTo>
                                    <a:pt x="144" y="180"/>
                                  </a:lnTo>
                                  <a:lnTo>
                                    <a:pt x="84" y="198"/>
                                  </a:lnTo>
                                  <a:lnTo>
                                    <a:pt x="42" y="204"/>
                                  </a:lnTo>
                                  <a:lnTo>
                                    <a:pt x="30" y="150"/>
                                  </a:lnTo>
                                  <a:lnTo>
                                    <a:pt x="24" y="126"/>
                                  </a:lnTo>
                                  <a:lnTo>
                                    <a:pt x="24" y="120"/>
                                  </a:lnTo>
                                  <a:lnTo>
                                    <a:pt x="24" y="114"/>
                                  </a:lnTo>
                                  <a:lnTo>
                                    <a:pt x="18" y="78"/>
                                  </a:lnTo>
                                  <a:lnTo>
                                    <a:pt x="12" y="48"/>
                                  </a:lnTo>
                                  <a:lnTo>
                                    <a:pt x="0" y="0"/>
                                  </a:lnTo>
                                  <a:close/>
                                </a:path>
                              </a:pathLst>
                            </a:custGeom>
                            <a:solidFill>
                              <a:schemeClr val="accent1">
                                <a:lumMod val="60000"/>
                                <a:lumOff val="40000"/>
                              </a:schemeClr>
                            </a:solidFill>
                            <a:ln w="9525">
                              <a:solidFill>
                                <a:schemeClr val="tx1"/>
                              </a:solidFill>
                              <a:prstDash val="solid"/>
                              <a:round/>
                              <a:headEnd/>
                              <a:tailEnd/>
                            </a:ln>
                          </wps:spPr>
                          <wps:bodyPr/>
                        </wps:wsp>
                        <wps:wsp>
                          <wps:cNvPr id="566" name="Freeform 108"/>
                          <wps:cNvSpPr>
                            <a:spLocks/>
                          </wps:cNvSpPr>
                          <wps:spPr bwMode="auto">
                            <a:xfrm>
                              <a:off x="9645722" y="4936912"/>
                              <a:ext cx="1192508" cy="1334065"/>
                            </a:xfrm>
                            <a:custGeom>
                              <a:avLst/>
                              <a:gdLst>
                                <a:gd name="T0" fmla="*/ 2147483647 w 330"/>
                                <a:gd name="T1" fmla="*/ 2147483647 h 378"/>
                                <a:gd name="T2" fmla="*/ 2147483647 w 330"/>
                                <a:gd name="T3" fmla="*/ 2147483647 h 378"/>
                                <a:gd name="T4" fmla="*/ 2147483647 w 330"/>
                                <a:gd name="T5" fmla="*/ 2147483647 h 378"/>
                                <a:gd name="T6" fmla="*/ 2147483647 w 330"/>
                                <a:gd name="T7" fmla="*/ 2147483647 h 378"/>
                                <a:gd name="T8" fmla="*/ 2147483647 w 330"/>
                                <a:gd name="T9" fmla="*/ 2147483647 h 378"/>
                                <a:gd name="T10" fmla="*/ 2147483647 w 330"/>
                                <a:gd name="T11" fmla="*/ 2147483647 h 378"/>
                                <a:gd name="T12" fmla="*/ 2147483647 w 330"/>
                                <a:gd name="T13" fmla="*/ 2147483647 h 378"/>
                                <a:gd name="T14" fmla="*/ 2147483647 w 330"/>
                                <a:gd name="T15" fmla="*/ 2147483647 h 378"/>
                                <a:gd name="T16" fmla="*/ 2147483647 w 330"/>
                                <a:gd name="T17" fmla="*/ 2147483647 h 378"/>
                                <a:gd name="T18" fmla="*/ 2147483647 w 330"/>
                                <a:gd name="T19" fmla="*/ 2147483647 h 378"/>
                                <a:gd name="T20" fmla="*/ 2147483647 w 330"/>
                                <a:gd name="T21" fmla="*/ 2147483647 h 378"/>
                                <a:gd name="T22" fmla="*/ 2147483647 w 330"/>
                                <a:gd name="T23" fmla="*/ 2147483647 h 378"/>
                                <a:gd name="T24" fmla="*/ 2147483647 w 330"/>
                                <a:gd name="T25" fmla="*/ 2147483647 h 378"/>
                                <a:gd name="T26" fmla="*/ 2147483647 w 330"/>
                                <a:gd name="T27" fmla="*/ 2147483647 h 378"/>
                                <a:gd name="T28" fmla="*/ 2147483647 w 330"/>
                                <a:gd name="T29" fmla="*/ 2147483647 h 378"/>
                                <a:gd name="T30" fmla="*/ 2147483647 w 330"/>
                                <a:gd name="T31" fmla="*/ 2147483647 h 378"/>
                                <a:gd name="T32" fmla="*/ 2147483647 w 330"/>
                                <a:gd name="T33" fmla="*/ 2147483647 h 378"/>
                                <a:gd name="T34" fmla="*/ 2147483647 w 330"/>
                                <a:gd name="T35" fmla="*/ 2147483647 h 378"/>
                                <a:gd name="T36" fmla="*/ 2147483647 w 330"/>
                                <a:gd name="T37" fmla="*/ 2147483647 h 378"/>
                                <a:gd name="T38" fmla="*/ 2147483647 w 330"/>
                                <a:gd name="T39" fmla="*/ 2147483647 h 378"/>
                                <a:gd name="T40" fmla="*/ 2147483647 w 330"/>
                                <a:gd name="T41" fmla="*/ 2147483647 h 378"/>
                                <a:gd name="T42" fmla="*/ 2147483647 w 330"/>
                                <a:gd name="T43" fmla="*/ 2147483647 h 378"/>
                                <a:gd name="T44" fmla="*/ 2147483647 w 330"/>
                                <a:gd name="T45" fmla="*/ 2147483647 h 378"/>
                                <a:gd name="T46" fmla="*/ 2147483647 w 330"/>
                                <a:gd name="T47" fmla="*/ 2147483647 h 378"/>
                                <a:gd name="T48" fmla="*/ 2147483647 w 330"/>
                                <a:gd name="T49" fmla="*/ 2147483647 h 378"/>
                                <a:gd name="T50" fmla="*/ 2147483647 w 330"/>
                                <a:gd name="T51" fmla="*/ 2147483647 h 378"/>
                                <a:gd name="T52" fmla="*/ 2147483647 w 330"/>
                                <a:gd name="T53" fmla="*/ 2147483647 h 378"/>
                                <a:gd name="T54" fmla="*/ 2147483647 w 330"/>
                                <a:gd name="T55" fmla="*/ 2147483647 h 378"/>
                                <a:gd name="T56" fmla="*/ 0 w 330"/>
                                <a:gd name="T57" fmla="*/ 2147483647 h 378"/>
                                <a:gd name="T58" fmla="*/ 2147483647 w 330"/>
                                <a:gd name="T59" fmla="*/ 2147483647 h 378"/>
                                <a:gd name="T60" fmla="*/ 2147483647 w 330"/>
                                <a:gd name="T61" fmla="*/ 2147483647 h 378"/>
                                <a:gd name="T62" fmla="*/ 2147483647 w 330"/>
                                <a:gd name="T63" fmla="*/ 2147483647 h 378"/>
                                <a:gd name="T64" fmla="*/ 2147483647 w 330"/>
                                <a:gd name="T65" fmla="*/ 2147483647 h 378"/>
                                <a:gd name="T66" fmla="*/ 2147483647 w 330"/>
                                <a:gd name="T67" fmla="*/ 2147483647 h 378"/>
                                <a:gd name="T68" fmla="*/ 2147483647 w 330"/>
                                <a:gd name="T69" fmla="*/ 2147483647 h 378"/>
                                <a:gd name="T70" fmla="*/ 2147483647 w 330"/>
                                <a:gd name="T71" fmla="*/ 2147483647 h 378"/>
                                <a:gd name="T72" fmla="*/ 2147483647 w 330"/>
                                <a:gd name="T73" fmla="*/ 2147483647 h 378"/>
                                <a:gd name="T74" fmla="*/ 2147483647 w 330"/>
                                <a:gd name="T75" fmla="*/ 2147483647 h 378"/>
                                <a:gd name="T76" fmla="*/ 2147483647 w 330"/>
                                <a:gd name="T77" fmla="*/ 2147483647 h 378"/>
                                <a:gd name="T78" fmla="*/ 2147483647 w 330"/>
                                <a:gd name="T79" fmla="*/ 2147483647 h 378"/>
                                <a:gd name="T80" fmla="*/ 2147483647 w 330"/>
                                <a:gd name="T81" fmla="*/ 2147483647 h 378"/>
                                <a:gd name="T82" fmla="*/ 2147483647 w 330"/>
                                <a:gd name="T83" fmla="*/ 2147483647 h 378"/>
                                <a:gd name="T84" fmla="*/ 2147483647 w 330"/>
                                <a:gd name="T85" fmla="*/ 2147483647 h 378"/>
                                <a:gd name="T86" fmla="*/ 2147483647 w 330"/>
                                <a:gd name="T87" fmla="*/ 2147483647 h 378"/>
                                <a:gd name="T88" fmla="*/ 2147483647 w 330"/>
                                <a:gd name="T89" fmla="*/ 2147483647 h 378"/>
                                <a:gd name="T90" fmla="*/ 2147483647 w 330"/>
                                <a:gd name="T91" fmla="*/ 2147483647 h 37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330" h="378">
                                  <a:moveTo>
                                    <a:pt x="312" y="0"/>
                                  </a:moveTo>
                                  <a:lnTo>
                                    <a:pt x="312" y="6"/>
                                  </a:lnTo>
                                  <a:lnTo>
                                    <a:pt x="318" y="24"/>
                                  </a:lnTo>
                                  <a:lnTo>
                                    <a:pt x="318" y="36"/>
                                  </a:lnTo>
                                  <a:lnTo>
                                    <a:pt x="318" y="42"/>
                                  </a:lnTo>
                                  <a:lnTo>
                                    <a:pt x="330" y="36"/>
                                  </a:lnTo>
                                  <a:lnTo>
                                    <a:pt x="330" y="42"/>
                                  </a:lnTo>
                                  <a:lnTo>
                                    <a:pt x="330" y="48"/>
                                  </a:lnTo>
                                  <a:lnTo>
                                    <a:pt x="324" y="48"/>
                                  </a:lnTo>
                                  <a:lnTo>
                                    <a:pt x="324" y="54"/>
                                  </a:lnTo>
                                  <a:lnTo>
                                    <a:pt x="318" y="60"/>
                                  </a:lnTo>
                                  <a:lnTo>
                                    <a:pt x="318" y="66"/>
                                  </a:lnTo>
                                  <a:lnTo>
                                    <a:pt x="312" y="66"/>
                                  </a:lnTo>
                                  <a:lnTo>
                                    <a:pt x="312" y="72"/>
                                  </a:lnTo>
                                  <a:lnTo>
                                    <a:pt x="306" y="72"/>
                                  </a:lnTo>
                                  <a:lnTo>
                                    <a:pt x="306" y="78"/>
                                  </a:lnTo>
                                  <a:lnTo>
                                    <a:pt x="306" y="84"/>
                                  </a:lnTo>
                                  <a:lnTo>
                                    <a:pt x="306" y="90"/>
                                  </a:lnTo>
                                  <a:lnTo>
                                    <a:pt x="306" y="96"/>
                                  </a:lnTo>
                                  <a:lnTo>
                                    <a:pt x="318" y="96"/>
                                  </a:lnTo>
                                  <a:lnTo>
                                    <a:pt x="324" y="96"/>
                                  </a:lnTo>
                                  <a:lnTo>
                                    <a:pt x="318" y="102"/>
                                  </a:lnTo>
                                  <a:lnTo>
                                    <a:pt x="318" y="108"/>
                                  </a:lnTo>
                                  <a:lnTo>
                                    <a:pt x="312" y="114"/>
                                  </a:lnTo>
                                  <a:lnTo>
                                    <a:pt x="312" y="120"/>
                                  </a:lnTo>
                                  <a:lnTo>
                                    <a:pt x="318" y="120"/>
                                  </a:lnTo>
                                  <a:lnTo>
                                    <a:pt x="312" y="126"/>
                                  </a:lnTo>
                                  <a:lnTo>
                                    <a:pt x="312" y="132"/>
                                  </a:lnTo>
                                  <a:lnTo>
                                    <a:pt x="318" y="138"/>
                                  </a:lnTo>
                                  <a:lnTo>
                                    <a:pt x="318" y="150"/>
                                  </a:lnTo>
                                  <a:lnTo>
                                    <a:pt x="318" y="162"/>
                                  </a:lnTo>
                                  <a:lnTo>
                                    <a:pt x="324" y="168"/>
                                  </a:lnTo>
                                  <a:lnTo>
                                    <a:pt x="318" y="168"/>
                                  </a:lnTo>
                                  <a:lnTo>
                                    <a:pt x="306" y="174"/>
                                  </a:lnTo>
                                  <a:lnTo>
                                    <a:pt x="306" y="186"/>
                                  </a:lnTo>
                                  <a:lnTo>
                                    <a:pt x="306" y="192"/>
                                  </a:lnTo>
                                  <a:lnTo>
                                    <a:pt x="306" y="204"/>
                                  </a:lnTo>
                                  <a:lnTo>
                                    <a:pt x="306" y="210"/>
                                  </a:lnTo>
                                  <a:lnTo>
                                    <a:pt x="300" y="216"/>
                                  </a:lnTo>
                                  <a:lnTo>
                                    <a:pt x="288" y="234"/>
                                  </a:lnTo>
                                  <a:lnTo>
                                    <a:pt x="282" y="246"/>
                                  </a:lnTo>
                                  <a:lnTo>
                                    <a:pt x="276" y="252"/>
                                  </a:lnTo>
                                  <a:lnTo>
                                    <a:pt x="276" y="264"/>
                                  </a:lnTo>
                                  <a:lnTo>
                                    <a:pt x="276" y="276"/>
                                  </a:lnTo>
                                  <a:lnTo>
                                    <a:pt x="270" y="288"/>
                                  </a:lnTo>
                                  <a:lnTo>
                                    <a:pt x="270" y="294"/>
                                  </a:lnTo>
                                  <a:lnTo>
                                    <a:pt x="258" y="300"/>
                                  </a:lnTo>
                                  <a:lnTo>
                                    <a:pt x="252" y="300"/>
                                  </a:lnTo>
                                  <a:lnTo>
                                    <a:pt x="246" y="300"/>
                                  </a:lnTo>
                                  <a:lnTo>
                                    <a:pt x="246" y="306"/>
                                  </a:lnTo>
                                  <a:lnTo>
                                    <a:pt x="252" y="318"/>
                                  </a:lnTo>
                                  <a:lnTo>
                                    <a:pt x="252" y="336"/>
                                  </a:lnTo>
                                  <a:lnTo>
                                    <a:pt x="252" y="342"/>
                                  </a:lnTo>
                                  <a:lnTo>
                                    <a:pt x="252" y="348"/>
                                  </a:lnTo>
                                  <a:lnTo>
                                    <a:pt x="252" y="354"/>
                                  </a:lnTo>
                                  <a:lnTo>
                                    <a:pt x="252" y="378"/>
                                  </a:lnTo>
                                  <a:lnTo>
                                    <a:pt x="246" y="372"/>
                                  </a:lnTo>
                                  <a:lnTo>
                                    <a:pt x="240" y="372"/>
                                  </a:lnTo>
                                  <a:lnTo>
                                    <a:pt x="234" y="372"/>
                                  </a:lnTo>
                                  <a:lnTo>
                                    <a:pt x="222" y="366"/>
                                  </a:lnTo>
                                  <a:lnTo>
                                    <a:pt x="216" y="366"/>
                                  </a:lnTo>
                                  <a:lnTo>
                                    <a:pt x="210" y="366"/>
                                  </a:lnTo>
                                  <a:lnTo>
                                    <a:pt x="198" y="360"/>
                                  </a:lnTo>
                                  <a:lnTo>
                                    <a:pt x="198" y="354"/>
                                  </a:lnTo>
                                  <a:lnTo>
                                    <a:pt x="192" y="348"/>
                                  </a:lnTo>
                                  <a:lnTo>
                                    <a:pt x="192" y="342"/>
                                  </a:lnTo>
                                  <a:lnTo>
                                    <a:pt x="186" y="342"/>
                                  </a:lnTo>
                                  <a:lnTo>
                                    <a:pt x="186" y="336"/>
                                  </a:lnTo>
                                  <a:lnTo>
                                    <a:pt x="180" y="336"/>
                                  </a:lnTo>
                                  <a:lnTo>
                                    <a:pt x="180" y="330"/>
                                  </a:lnTo>
                                  <a:lnTo>
                                    <a:pt x="180" y="324"/>
                                  </a:lnTo>
                                  <a:lnTo>
                                    <a:pt x="174" y="324"/>
                                  </a:lnTo>
                                  <a:lnTo>
                                    <a:pt x="174" y="318"/>
                                  </a:lnTo>
                                  <a:lnTo>
                                    <a:pt x="168" y="318"/>
                                  </a:lnTo>
                                  <a:lnTo>
                                    <a:pt x="168" y="312"/>
                                  </a:lnTo>
                                  <a:lnTo>
                                    <a:pt x="162" y="312"/>
                                  </a:lnTo>
                                  <a:lnTo>
                                    <a:pt x="144" y="312"/>
                                  </a:lnTo>
                                  <a:lnTo>
                                    <a:pt x="126" y="318"/>
                                  </a:lnTo>
                                  <a:lnTo>
                                    <a:pt x="114" y="318"/>
                                  </a:lnTo>
                                  <a:lnTo>
                                    <a:pt x="102" y="318"/>
                                  </a:lnTo>
                                  <a:lnTo>
                                    <a:pt x="84" y="324"/>
                                  </a:lnTo>
                                  <a:lnTo>
                                    <a:pt x="60" y="324"/>
                                  </a:lnTo>
                                  <a:lnTo>
                                    <a:pt x="48" y="330"/>
                                  </a:lnTo>
                                  <a:lnTo>
                                    <a:pt x="36" y="330"/>
                                  </a:lnTo>
                                  <a:lnTo>
                                    <a:pt x="24" y="330"/>
                                  </a:lnTo>
                                  <a:lnTo>
                                    <a:pt x="0" y="336"/>
                                  </a:lnTo>
                                  <a:lnTo>
                                    <a:pt x="0" y="324"/>
                                  </a:lnTo>
                                  <a:lnTo>
                                    <a:pt x="6" y="318"/>
                                  </a:lnTo>
                                  <a:lnTo>
                                    <a:pt x="6" y="300"/>
                                  </a:lnTo>
                                  <a:lnTo>
                                    <a:pt x="6" y="288"/>
                                  </a:lnTo>
                                  <a:lnTo>
                                    <a:pt x="12" y="276"/>
                                  </a:lnTo>
                                  <a:lnTo>
                                    <a:pt x="12" y="264"/>
                                  </a:lnTo>
                                  <a:lnTo>
                                    <a:pt x="12" y="258"/>
                                  </a:lnTo>
                                  <a:lnTo>
                                    <a:pt x="18" y="246"/>
                                  </a:lnTo>
                                  <a:lnTo>
                                    <a:pt x="18" y="240"/>
                                  </a:lnTo>
                                  <a:lnTo>
                                    <a:pt x="18" y="228"/>
                                  </a:lnTo>
                                  <a:lnTo>
                                    <a:pt x="18" y="216"/>
                                  </a:lnTo>
                                  <a:lnTo>
                                    <a:pt x="24" y="204"/>
                                  </a:lnTo>
                                  <a:lnTo>
                                    <a:pt x="24" y="192"/>
                                  </a:lnTo>
                                  <a:lnTo>
                                    <a:pt x="30" y="186"/>
                                  </a:lnTo>
                                  <a:lnTo>
                                    <a:pt x="30" y="174"/>
                                  </a:lnTo>
                                  <a:lnTo>
                                    <a:pt x="30" y="168"/>
                                  </a:lnTo>
                                  <a:lnTo>
                                    <a:pt x="30" y="150"/>
                                  </a:lnTo>
                                  <a:lnTo>
                                    <a:pt x="30" y="144"/>
                                  </a:lnTo>
                                  <a:lnTo>
                                    <a:pt x="30" y="132"/>
                                  </a:lnTo>
                                  <a:lnTo>
                                    <a:pt x="30" y="120"/>
                                  </a:lnTo>
                                  <a:lnTo>
                                    <a:pt x="24" y="114"/>
                                  </a:lnTo>
                                  <a:lnTo>
                                    <a:pt x="24" y="108"/>
                                  </a:lnTo>
                                  <a:lnTo>
                                    <a:pt x="24" y="102"/>
                                  </a:lnTo>
                                  <a:lnTo>
                                    <a:pt x="24" y="90"/>
                                  </a:lnTo>
                                  <a:lnTo>
                                    <a:pt x="24" y="78"/>
                                  </a:lnTo>
                                  <a:lnTo>
                                    <a:pt x="24" y="66"/>
                                  </a:lnTo>
                                  <a:lnTo>
                                    <a:pt x="18" y="54"/>
                                  </a:lnTo>
                                  <a:lnTo>
                                    <a:pt x="18" y="42"/>
                                  </a:lnTo>
                                  <a:lnTo>
                                    <a:pt x="42" y="42"/>
                                  </a:lnTo>
                                  <a:lnTo>
                                    <a:pt x="48" y="54"/>
                                  </a:lnTo>
                                  <a:lnTo>
                                    <a:pt x="60" y="54"/>
                                  </a:lnTo>
                                  <a:lnTo>
                                    <a:pt x="60" y="48"/>
                                  </a:lnTo>
                                  <a:lnTo>
                                    <a:pt x="60" y="42"/>
                                  </a:lnTo>
                                  <a:lnTo>
                                    <a:pt x="54" y="42"/>
                                  </a:lnTo>
                                  <a:lnTo>
                                    <a:pt x="54" y="36"/>
                                  </a:lnTo>
                                  <a:lnTo>
                                    <a:pt x="66" y="36"/>
                                  </a:lnTo>
                                  <a:lnTo>
                                    <a:pt x="78" y="36"/>
                                  </a:lnTo>
                                  <a:lnTo>
                                    <a:pt x="114" y="30"/>
                                  </a:lnTo>
                                  <a:lnTo>
                                    <a:pt x="120" y="30"/>
                                  </a:lnTo>
                                  <a:lnTo>
                                    <a:pt x="156" y="24"/>
                                  </a:lnTo>
                                  <a:lnTo>
                                    <a:pt x="162" y="24"/>
                                  </a:lnTo>
                                  <a:lnTo>
                                    <a:pt x="168" y="24"/>
                                  </a:lnTo>
                                  <a:lnTo>
                                    <a:pt x="180" y="24"/>
                                  </a:lnTo>
                                  <a:lnTo>
                                    <a:pt x="186" y="18"/>
                                  </a:lnTo>
                                  <a:lnTo>
                                    <a:pt x="192" y="18"/>
                                  </a:lnTo>
                                  <a:lnTo>
                                    <a:pt x="198" y="18"/>
                                  </a:lnTo>
                                  <a:lnTo>
                                    <a:pt x="204" y="18"/>
                                  </a:lnTo>
                                  <a:lnTo>
                                    <a:pt x="210" y="18"/>
                                  </a:lnTo>
                                  <a:lnTo>
                                    <a:pt x="222" y="18"/>
                                  </a:lnTo>
                                  <a:lnTo>
                                    <a:pt x="246" y="12"/>
                                  </a:lnTo>
                                  <a:lnTo>
                                    <a:pt x="258" y="12"/>
                                  </a:lnTo>
                                  <a:lnTo>
                                    <a:pt x="282" y="6"/>
                                  </a:lnTo>
                                  <a:lnTo>
                                    <a:pt x="312" y="0"/>
                                  </a:lnTo>
                                  <a:close/>
                                </a:path>
                              </a:pathLst>
                            </a:custGeom>
                            <a:solidFill>
                              <a:srgbClr val="00B050"/>
                            </a:solidFill>
                            <a:ln w="9525">
                              <a:solidFill>
                                <a:schemeClr val="tx1"/>
                              </a:solidFill>
                              <a:prstDash val="solid"/>
                              <a:round/>
                              <a:headEnd/>
                              <a:tailEnd/>
                            </a:ln>
                          </wps:spPr>
                          <wps:bodyPr/>
                        </wps:wsp>
                        <wps:wsp>
                          <wps:cNvPr id="567" name="Freeform 109"/>
                          <wps:cNvSpPr>
                            <a:spLocks/>
                          </wps:cNvSpPr>
                          <wps:spPr bwMode="auto">
                            <a:xfrm>
                              <a:off x="10621410" y="4979264"/>
                              <a:ext cx="1170825" cy="1185837"/>
                            </a:xfrm>
                            <a:custGeom>
                              <a:avLst/>
                              <a:gdLst>
                                <a:gd name="T0" fmla="*/ 2147483647 w 324"/>
                                <a:gd name="T1" fmla="*/ 2147483647 h 336"/>
                                <a:gd name="T2" fmla="*/ 2147483647 w 324"/>
                                <a:gd name="T3" fmla="*/ 2147483647 h 336"/>
                                <a:gd name="T4" fmla="*/ 2147483647 w 324"/>
                                <a:gd name="T5" fmla="*/ 2147483647 h 336"/>
                                <a:gd name="T6" fmla="*/ 2147483647 w 324"/>
                                <a:gd name="T7" fmla="*/ 2147483647 h 336"/>
                                <a:gd name="T8" fmla="*/ 2147483647 w 324"/>
                                <a:gd name="T9" fmla="*/ 2147483647 h 336"/>
                                <a:gd name="T10" fmla="*/ 2147483647 w 324"/>
                                <a:gd name="T11" fmla="*/ 2147483647 h 336"/>
                                <a:gd name="T12" fmla="*/ 2147483647 w 324"/>
                                <a:gd name="T13" fmla="*/ 2147483647 h 336"/>
                                <a:gd name="T14" fmla="*/ 2147483647 w 324"/>
                                <a:gd name="T15" fmla="*/ 2147483647 h 336"/>
                                <a:gd name="T16" fmla="*/ 2147483647 w 324"/>
                                <a:gd name="T17" fmla="*/ 2147483647 h 336"/>
                                <a:gd name="T18" fmla="*/ 2147483647 w 324"/>
                                <a:gd name="T19" fmla="*/ 2147483647 h 336"/>
                                <a:gd name="T20" fmla="*/ 2147483647 w 324"/>
                                <a:gd name="T21" fmla="*/ 2147483647 h 336"/>
                                <a:gd name="T22" fmla="*/ 2147483647 w 324"/>
                                <a:gd name="T23" fmla="*/ 2147483647 h 336"/>
                                <a:gd name="T24" fmla="*/ 2147483647 w 324"/>
                                <a:gd name="T25" fmla="*/ 2147483647 h 336"/>
                                <a:gd name="T26" fmla="*/ 2147483647 w 324"/>
                                <a:gd name="T27" fmla="*/ 2147483647 h 336"/>
                                <a:gd name="T28" fmla="*/ 2147483647 w 324"/>
                                <a:gd name="T29" fmla="*/ 2147483647 h 336"/>
                                <a:gd name="T30" fmla="*/ 2147483647 w 324"/>
                                <a:gd name="T31" fmla="*/ 2147483647 h 336"/>
                                <a:gd name="T32" fmla="*/ 2147483647 w 324"/>
                                <a:gd name="T33" fmla="*/ 2147483647 h 336"/>
                                <a:gd name="T34" fmla="*/ 2147483647 w 324"/>
                                <a:gd name="T35" fmla="*/ 2147483647 h 336"/>
                                <a:gd name="T36" fmla="*/ 2147483647 w 324"/>
                                <a:gd name="T37" fmla="*/ 2147483647 h 336"/>
                                <a:gd name="T38" fmla="*/ 2147483647 w 324"/>
                                <a:gd name="T39" fmla="*/ 2147483647 h 336"/>
                                <a:gd name="T40" fmla="*/ 2147483647 w 324"/>
                                <a:gd name="T41" fmla="*/ 2147483647 h 336"/>
                                <a:gd name="T42" fmla="*/ 2147483647 w 324"/>
                                <a:gd name="T43" fmla="*/ 2147483647 h 336"/>
                                <a:gd name="T44" fmla="*/ 2147483647 w 324"/>
                                <a:gd name="T45" fmla="*/ 2147483647 h 336"/>
                                <a:gd name="T46" fmla="*/ 2147483647 w 324"/>
                                <a:gd name="T47" fmla="*/ 2147483647 h 336"/>
                                <a:gd name="T48" fmla="*/ 0 w 324"/>
                                <a:gd name="T49" fmla="*/ 2147483647 h 336"/>
                                <a:gd name="T50" fmla="*/ 2147483647 w 324"/>
                                <a:gd name="T51" fmla="*/ 2147483647 h 336"/>
                                <a:gd name="T52" fmla="*/ 2147483647 w 324"/>
                                <a:gd name="T53" fmla="*/ 2147483647 h 336"/>
                                <a:gd name="T54" fmla="*/ 2147483647 w 324"/>
                                <a:gd name="T55" fmla="*/ 2147483647 h 336"/>
                                <a:gd name="T56" fmla="*/ 2147483647 w 324"/>
                                <a:gd name="T57" fmla="*/ 2147483647 h 336"/>
                                <a:gd name="T58" fmla="*/ 2147483647 w 324"/>
                                <a:gd name="T59" fmla="*/ 2147483647 h 336"/>
                                <a:gd name="T60" fmla="*/ 2147483647 w 324"/>
                                <a:gd name="T61" fmla="*/ 2147483647 h 336"/>
                                <a:gd name="T62" fmla="*/ 2147483647 w 324"/>
                                <a:gd name="T63" fmla="*/ 2147483647 h 336"/>
                                <a:gd name="T64" fmla="*/ 2147483647 w 324"/>
                                <a:gd name="T65" fmla="*/ 2147483647 h 336"/>
                                <a:gd name="T66" fmla="*/ 2147483647 w 324"/>
                                <a:gd name="T67" fmla="*/ 2147483647 h 336"/>
                                <a:gd name="T68" fmla="*/ 2147483647 w 324"/>
                                <a:gd name="T69" fmla="*/ 2147483647 h 336"/>
                                <a:gd name="T70" fmla="*/ 2147483647 w 324"/>
                                <a:gd name="T71" fmla="*/ 2147483647 h 336"/>
                                <a:gd name="T72" fmla="*/ 2147483647 w 324"/>
                                <a:gd name="T73" fmla="*/ 2147483647 h 336"/>
                                <a:gd name="T74" fmla="*/ 2147483647 w 324"/>
                                <a:gd name="T75" fmla="*/ 2147483647 h 336"/>
                                <a:gd name="T76" fmla="*/ 2147483647 w 324"/>
                                <a:gd name="T77" fmla="*/ 2147483647 h 336"/>
                                <a:gd name="T78" fmla="*/ 2147483647 w 324"/>
                                <a:gd name="T79" fmla="*/ 2147483647 h 336"/>
                                <a:gd name="T80" fmla="*/ 2147483647 w 324"/>
                                <a:gd name="T81" fmla="*/ 2147483647 h 336"/>
                                <a:gd name="T82" fmla="*/ 2147483647 w 324"/>
                                <a:gd name="T83" fmla="*/ 2147483647 h 336"/>
                                <a:gd name="T84" fmla="*/ 2147483647 w 324"/>
                                <a:gd name="T85" fmla="*/ 2147483647 h 336"/>
                                <a:gd name="T86" fmla="*/ 2147483647 w 324"/>
                                <a:gd name="T87" fmla="*/ 2147483647 h 336"/>
                                <a:gd name="T88" fmla="*/ 2147483647 w 324"/>
                                <a:gd name="T89" fmla="*/ 2147483647 h 336"/>
                                <a:gd name="T90" fmla="*/ 2147483647 w 324"/>
                                <a:gd name="T91" fmla="*/ 0 h 3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324" h="336">
                                  <a:moveTo>
                                    <a:pt x="312" y="0"/>
                                  </a:moveTo>
                                  <a:lnTo>
                                    <a:pt x="312" y="6"/>
                                  </a:lnTo>
                                  <a:lnTo>
                                    <a:pt x="312" y="12"/>
                                  </a:lnTo>
                                  <a:lnTo>
                                    <a:pt x="312" y="24"/>
                                  </a:lnTo>
                                  <a:lnTo>
                                    <a:pt x="312" y="36"/>
                                  </a:lnTo>
                                  <a:lnTo>
                                    <a:pt x="312" y="66"/>
                                  </a:lnTo>
                                  <a:lnTo>
                                    <a:pt x="318" y="66"/>
                                  </a:lnTo>
                                  <a:lnTo>
                                    <a:pt x="318" y="72"/>
                                  </a:lnTo>
                                  <a:lnTo>
                                    <a:pt x="318" y="78"/>
                                  </a:lnTo>
                                  <a:lnTo>
                                    <a:pt x="318" y="84"/>
                                  </a:lnTo>
                                  <a:lnTo>
                                    <a:pt x="312" y="84"/>
                                  </a:lnTo>
                                  <a:lnTo>
                                    <a:pt x="312" y="90"/>
                                  </a:lnTo>
                                  <a:lnTo>
                                    <a:pt x="306" y="96"/>
                                  </a:lnTo>
                                  <a:lnTo>
                                    <a:pt x="312" y="102"/>
                                  </a:lnTo>
                                  <a:lnTo>
                                    <a:pt x="312" y="108"/>
                                  </a:lnTo>
                                  <a:lnTo>
                                    <a:pt x="318" y="108"/>
                                  </a:lnTo>
                                  <a:lnTo>
                                    <a:pt x="318" y="114"/>
                                  </a:lnTo>
                                  <a:lnTo>
                                    <a:pt x="318" y="120"/>
                                  </a:lnTo>
                                  <a:lnTo>
                                    <a:pt x="324" y="120"/>
                                  </a:lnTo>
                                  <a:lnTo>
                                    <a:pt x="318" y="120"/>
                                  </a:lnTo>
                                  <a:lnTo>
                                    <a:pt x="318" y="126"/>
                                  </a:lnTo>
                                  <a:lnTo>
                                    <a:pt x="318" y="132"/>
                                  </a:lnTo>
                                  <a:lnTo>
                                    <a:pt x="318" y="138"/>
                                  </a:lnTo>
                                  <a:lnTo>
                                    <a:pt x="312" y="138"/>
                                  </a:lnTo>
                                  <a:lnTo>
                                    <a:pt x="312" y="144"/>
                                  </a:lnTo>
                                  <a:lnTo>
                                    <a:pt x="312" y="150"/>
                                  </a:lnTo>
                                  <a:lnTo>
                                    <a:pt x="312" y="156"/>
                                  </a:lnTo>
                                  <a:lnTo>
                                    <a:pt x="306" y="156"/>
                                  </a:lnTo>
                                  <a:lnTo>
                                    <a:pt x="312" y="162"/>
                                  </a:lnTo>
                                  <a:lnTo>
                                    <a:pt x="312" y="168"/>
                                  </a:lnTo>
                                  <a:lnTo>
                                    <a:pt x="306" y="168"/>
                                  </a:lnTo>
                                  <a:lnTo>
                                    <a:pt x="300" y="168"/>
                                  </a:lnTo>
                                  <a:lnTo>
                                    <a:pt x="294" y="168"/>
                                  </a:lnTo>
                                  <a:lnTo>
                                    <a:pt x="288" y="168"/>
                                  </a:lnTo>
                                  <a:lnTo>
                                    <a:pt x="282" y="168"/>
                                  </a:lnTo>
                                  <a:lnTo>
                                    <a:pt x="282" y="174"/>
                                  </a:lnTo>
                                  <a:lnTo>
                                    <a:pt x="276" y="174"/>
                                  </a:lnTo>
                                  <a:lnTo>
                                    <a:pt x="270" y="174"/>
                                  </a:lnTo>
                                  <a:lnTo>
                                    <a:pt x="270" y="180"/>
                                  </a:lnTo>
                                  <a:lnTo>
                                    <a:pt x="270" y="186"/>
                                  </a:lnTo>
                                  <a:lnTo>
                                    <a:pt x="270" y="192"/>
                                  </a:lnTo>
                                  <a:lnTo>
                                    <a:pt x="264" y="192"/>
                                  </a:lnTo>
                                  <a:lnTo>
                                    <a:pt x="258" y="198"/>
                                  </a:lnTo>
                                  <a:lnTo>
                                    <a:pt x="246" y="198"/>
                                  </a:lnTo>
                                  <a:lnTo>
                                    <a:pt x="240" y="198"/>
                                  </a:lnTo>
                                  <a:lnTo>
                                    <a:pt x="234" y="198"/>
                                  </a:lnTo>
                                  <a:lnTo>
                                    <a:pt x="228" y="204"/>
                                  </a:lnTo>
                                  <a:lnTo>
                                    <a:pt x="222" y="204"/>
                                  </a:lnTo>
                                  <a:lnTo>
                                    <a:pt x="216" y="204"/>
                                  </a:lnTo>
                                  <a:lnTo>
                                    <a:pt x="216" y="210"/>
                                  </a:lnTo>
                                  <a:lnTo>
                                    <a:pt x="216" y="216"/>
                                  </a:lnTo>
                                  <a:lnTo>
                                    <a:pt x="216" y="228"/>
                                  </a:lnTo>
                                  <a:lnTo>
                                    <a:pt x="216" y="246"/>
                                  </a:lnTo>
                                  <a:lnTo>
                                    <a:pt x="216" y="252"/>
                                  </a:lnTo>
                                  <a:lnTo>
                                    <a:pt x="198" y="252"/>
                                  </a:lnTo>
                                  <a:lnTo>
                                    <a:pt x="180" y="258"/>
                                  </a:lnTo>
                                  <a:lnTo>
                                    <a:pt x="144" y="264"/>
                                  </a:lnTo>
                                  <a:lnTo>
                                    <a:pt x="120" y="264"/>
                                  </a:lnTo>
                                  <a:lnTo>
                                    <a:pt x="96" y="270"/>
                                  </a:lnTo>
                                  <a:lnTo>
                                    <a:pt x="84" y="294"/>
                                  </a:lnTo>
                                  <a:lnTo>
                                    <a:pt x="72" y="306"/>
                                  </a:lnTo>
                                  <a:lnTo>
                                    <a:pt x="66" y="312"/>
                                  </a:lnTo>
                                  <a:lnTo>
                                    <a:pt x="60" y="318"/>
                                  </a:lnTo>
                                  <a:lnTo>
                                    <a:pt x="60" y="324"/>
                                  </a:lnTo>
                                  <a:lnTo>
                                    <a:pt x="48" y="330"/>
                                  </a:lnTo>
                                  <a:lnTo>
                                    <a:pt x="48" y="336"/>
                                  </a:lnTo>
                                  <a:lnTo>
                                    <a:pt x="42" y="336"/>
                                  </a:lnTo>
                                  <a:lnTo>
                                    <a:pt x="36" y="330"/>
                                  </a:lnTo>
                                  <a:lnTo>
                                    <a:pt x="30" y="324"/>
                                  </a:lnTo>
                                  <a:lnTo>
                                    <a:pt x="30" y="318"/>
                                  </a:lnTo>
                                  <a:lnTo>
                                    <a:pt x="30" y="312"/>
                                  </a:lnTo>
                                  <a:lnTo>
                                    <a:pt x="30" y="300"/>
                                  </a:lnTo>
                                  <a:lnTo>
                                    <a:pt x="24" y="306"/>
                                  </a:lnTo>
                                  <a:lnTo>
                                    <a:pt x="24" y="276"/>
                                  </a:lnTo>
                                  <a:lnTo>
                                    <a:pt x="0" y="282"/>
                                  </a:lnTo>
                                  <a:lnTo>
                                    <a:pt x="0" y="276"/>
                                  </a:lnTo>
                                  <a:lnTo>
                                    <a:pt x="6" y="264"/>
                                  </a:lnTo>
                                  <a:lnTo>
                                    <a:pt x="6" y="252"/>
                                  </a:lnTo>
                                  <a:lnTo>
                                    <a:pt x="6" y="240"/>
                                  </a:lnTo>
                                  <a:lnTo>
                                    <a:pt x="12" y="234"/>
                                  </a:lnTo>
                                  <a:lnTo>
                                    <a:pt x="18" y="222"/>
                                  </a:lnTo>
                                  <a:lnTo>
                                    <a:pt x="30" y="204"/>
                                  </a:lnTo>
                                  <a:lnTo>
                                    <a:pt x="36" y="198"/>
                                  </a:lnTo>
                                  <a:lnTo>
                                    <a:pt x="36" y="192"/>
                                  </a:lnTo>
                                  <a:lnTo>
                                    <a:pt x="36" y="180"/>
                                  </a:lnTo>
                                  <a:lnTo>
                                    <a:pt x="36" y="174"/>
                                  </a:lnTo>
                                  <a:lnTo>
                                    <a:pt x="36" y="162"/>
                                  </a:lnTo>
                                  <a:lnTo>
                                    <a:pt x="48" y="156"/>
                                  </a:lnTo>
                                  <a:lnTo>
                                    <a:pt x="54" y="156"/>
                                  </a:lnTo>
                                  <a:lnTo>
                                    <a:pt x="48" y="150"/>
                                  </a:lnTo>
                                  <a:lnTo>
                                    <a:pt x="48" y="138"/>
                                  </a:lnTo>
                                  <a:lnTo>
                                    <a:pt x="48" y="126"/>
                                  </a:lnTo>
                                  <a:lnTo>
                                    <a:pt x="42" y="120"/>
                                  </a:lnTo>
                                  <a:lnTo>
                                    <a:pt x="42" y="114"/>
                                  </a:lnTo>
                                  <a:lnTo>
                                    <a:pt x="48" y="108"/>
                                  </a:lnTo>
                                  <a:lnTo>
                                    <a:pt x="42" y="108"/>
                                  </a:lnTo>
                                  <a:lnTo>
                                    <a:pt x="42" y="102"/>
                                  </a:lnTo>
                                  <a:lnTo>
                                    <a:pt x="48" y="96"/>
                                  </a:lnTo>
                                  <a:lnTo>
                                    <a:pt x="48" y="90"/>
                                  </a:lnTo>
                                  <a:lnTo>
                                    <a:pt x="54" y="84"/>
                                  </a:lnTo>
                                  <a:lnTo>
                                    <a:pt x="48" y="84"/>
                                  </a:lnTo>
                                  <a:lnTo>
                                    <a:pt x="36" y="84"/>
                                  </a:lnTo>
                                  <a:lnTo>
                                    <a:pt x="36" y="78"/>
                                  </a:lnTo>
                                  <a:lnTo>
                                    <a:pt x="36" y="72"/>
                                  </a:lnTo>
                                  <a:lnTo>
                                    <a:pt x="36" y="66"/>
                                  </a:lnTo>
                                  <a:lnTo>
                                    <a:pt x="36" y="60"/>
                                  </a:lnTo>
                                  <a:lnTo>
                                    <a:pt x="42" y="60"/>
                                  </a:lnTo>
                                  <a:lnTo>
                                    <a:pt x="42" y="54"/>
                                  </a:lnTo>
                                  <a:lnTo>
                                    <a:pt x="48" y="54"/>
                                  </a:lnTo>
                                  <a:lnTo>
                                    <a:pt x="48" y="48"/>
                                  </a:lnTo>
                                  <a:lnTo>
                                    <a:pt x="54" y="42"/>
                                  </a:lnTo>
                                  <a:lnTo>
                                    <a:pt x="54" y="36"/>
                                  </a:lnTo>
                                  <a:lnTo>
                                    <a:pt x="60" y="36"/>
                                  </a:lnTo>
                                  <a:lnTo>
                                    <a:pt x="60" y="30"/>
                                  </a:lnTo>
                                  <a:lnTo>
                                    <a:pt x="60" y="24"/>
                                  </a:lnTo>
                                  <a:lnTo>
                                    <a:pt x="78" y="24"/>
                                  </a:lnTo>
                                  <a:lnTo>
                                    <a:pt x="84" y="24"/>
                                  </a:lnTo>
                                  <a:lnTo>
                                    <a:pt x="108" y="24"/>
                                  </a:lnTo>
                                  <a:lnTo>
                                    <a:pt x="108" y="18"/>
                                  </a:lnTo>
                                  <a:lnTo>
                                    <a:pt x="120" y="18"/>
                                  </a:lnTo>
                                  <a:lnTo>
                                    <a:pt x="126" y="18"/>
                                  </a:lnTo>
                                  <a:lnTo>
                                    <a:pt x="144" y="18"/>
                                  </a:lnTo>
                                  <a:lnTo>
                                    <a:pt x="156" y="18"/>
                                  </a:lnTo>
                                  <a:lnTo>
                                    <a:pt x="162" y="18"/>
                                  </a:lnTo>
                                  <a:lnTo>
                                    <a:pt x="168" y="18"/>
                                  </a:lnTo>
                                  <a:lnTo>
                                    <a:pt x="222" y="12"/>
                                  </a:lnTo>
                                  <a:lnTo>
                                    <a:pt x="222" y="18"/>
                                  </a:lnTo>
                                  <a:lnTo>
                                    <a:pt x="222" y="24"/>
                                  </a:lnTo>
                                  <a:lnTo>
                                    <a:pt x="228" y="24"/>
                                  </a:lnTo>
                                  <a:lnTo>
                                    <a:pt x="258" y="18"/>
                                  </a:lnTo>
                                  <a:lnTo>
                                    <a:pt x="276" y="12"/>
                                  </a:lnTo>
                                  <a:lnTo>
                                    <a:pt x="282" y="12"/>
                                  </a:lnTo>
                                  <a:lnTo>
                                    <a:pt x="282" y="6"/>
                                  </a:lnTo>
                                  <a:lnTo>
                                    <a:pt x="288" y="6"/>
                                  </a:lnTo>
                                  <a:lnTo>
                                    <a:pt x="294" y="6"/>
                                  </a:lnTo>
                                  <a:lnTo>
                                    <a:pt x="300" y="6"/>
                                  </a:lnTo>
                                  <a:lnTo>
                                    <a:pt x="306" y="6"/>
                                  </a:lnTo>
                                  <a:lnTo>
                                    <a:pt x="312" y="0"/>
                                  </a:lnTo>
                                  <a:close/>
                                </a:path>
                              </a:pathLst>
                            </a:custGeom>
                            <a:solidFill>
                              <a:srgbClr val="FF33CC"/>
                            </a:solidFill>
                            <a:ln w="9525">
                              <a:solidFill>
                                <a:schemeClr val="tx1"/>
                              </a:solidFill>
                              <a:prstDash val="solid"/>
                              <a:round/>
                              <a:headEnd/>
                              <a:tailEnd/>
                            </a:ln>
                          </wps:spPr>
                          <wps:bodyPr/>
                        </wps:wsp>
                        <wps:wsp>
                          <wps:cNvPr id="568" name="Freeform 110"/>
                          <wps:cNvSpPr>
                            <a:spLocks/>
                          </wps:cNvSpPr>
                          <wps:spPr bwMode="auto">
                            <a:xfrm>
                              <a:off x="17819822" y="5021615"/>
                              <a:ext cx="650459" cy="1101133"/>
                            </a:xfrm>
                            <a:custGeom>
                              <a:avLst/>
                              <a:gdLst>
                                <a:gd name="T0" fmla="*/ 2147483647 w 180"/>
                                <a:gd name="T1" fmla="*/ 2147483647 h 312"/>
                                <a:gd name="T2" fmla="*/ 2147483647 w 180"/>
                                <a:gd name="T3" fmla="*/ 2147483647 h 312"/>
                                <a:gd name="T4" fmla="*/ 2147483647 w 180"/>
                                <a:gd name="T5" fmla="*/ 2147483647 h 312"/>
                                <a:gd name="T6" fmla="*/ 2147483647 w 180"/>
                                <a:gd name="T7" fmla="*/ 2147483647 h 312"/>
                                <a:gd name="T8" fmla="*/ 2147483647 w 180"/>
                                <a:gd name="T9" fmla="*/ 2147483647 h 312"/>
                                <a:gd name="T10" fmla="*/ 2147483647 w 180"/>
                                <a:gd name="T11" fmla="*/ 2147483647 h 312"/>
                                <a:gd name="T12" fmla="*/ 2147483647 w 180"/>
                                <a:gd name="T13" fmla="*/ 2147483647 h 312"/>
                                <a:gd name="T14" fmla="*/ 2147483647 w 180"/>
                                <a:gd name="T15" fmla="*/ 2147483647 h 312"/>
                                <a:gd name="T16" fmla="*/ 2147483647 w 180"/>
                                <a:gd name="T17" fmla="*/ 2147483647 h 312"/>
                                <a:gd name="T18" fmla="*/ 2147483647 w 180"/>
                                <a:gd name="T19" fmla="*/ 2147483647 h 312"/>
                                <a:gd name="T20" fmla="*/ 2147483647 w 180"/>
                                <a:gd name="T21" fmla="*/ 2147483647 h 312"/>
                                <a:gd name="T22" fmla="*/ 2147483647 w 180"/>
                                <a:gd name="T23" fmla="*/ 2147483647 h 312"/>
                                <a:gd name="T24" fmla="*/ 2147483647 w 180"/>
                                <a:gd name="T25" fmla="*/ 2147483647 h 312"/>
                                <a:gd name="T26" fmla="*/ 2147483647 w 180"/>
                                <a:gd name="T27" fmla="*/ 2147483647 h 312"/>
                                <a:gd name="T28" fmla="*/ 2147483647 w 180"/>
                                <a:gd name="T29" fmla="*/ 2147483647 h 312"/>
                                <a:gd name="T30" fmla="*/ 2147483647 w 180"/>
                                <a:gd name="T31" fmla="*/ 2147483647 h 312"/>
                                <a:gd name="T32" fmla="*/ 2147483647 w 180"/>
                                <a:gd name="T33" fmla="*/ 2147483647 h 312"/>
                                <a:gd name="T34" fmla="*/ 2147483647 w 180"/>
                                <a:gd name="T35" fmla="*/ 2147483647 h 312"/>
                                <a:gd name="T36" fmla="*/ 2147483647 w 180"/>
                                <a:gd name="T37" fmla="*/ 2147483647 h 312"/>
                                <a:gd name="T38" fmla="*/ 2147483647 w 180"/>
                                <a:gd name="T39" fmla="*/ 2147483647 h 312"/>
                                <a:gd name="T40" fmla="*/ 2147483647 w 180"/>
                                <a:gd name="T41" fmla="*/ 2147483647 h 312"/>
                                <a:gd name="T42" fmla="*/ 2147483647 w 180"/>
                                <a:gd name="T43" fmla="*/ 2147483647 h 312"/>
                                <a:gd name="T44" fmla="*/ 2147483647 w 180"/>
                                <a:gd name="T45" fmla="*/ 2147483647 h 312"/>
                                <a:gd name="T46" fmla="*/ 2147483647 w 180"/>
                                <a:gd name="T47" fmla="*/ 2147483647 h 312"/>
                                <a:gd name="T48" fmla="*/ 2147483647 w 180"/>
                                <a:gd name="T49" fmla="*/ 2147483647 h 312"/>
                                <a:gd name="T50" fmla="*/ 2147483647 w 180"/>
                                <a:gd name="T51" fmla="*/ 2147483647 h 312"/>
                                <a:gd name="T52" fmla="*/ 2147483647 w 180"/>
                                <a:gd name="T53" fmla="*/ 2147483647 h 312"/>
                                <a:gd name="T54" fmla="*/ 2147483647 w 180"/>
                                <a:gd name="T55" fmla="*/ 2147483647 h 312"/>
                                <a:gd name="T56" fmla="*/ 2147483647 w 180"/>
                                <a:gd name="T57" fmla="*/ 2147483647 h 312"/>
                                <a:gd name="T58" fmla="*/ 2147483647 w 180"/>
                                <a:gd name="T59" fmla="*/ 2147483647 h 312"/>
                                <a:gd name="T60" fmla="*/ 2147483647 w 180"/>
                                <a:gd name="T61" fmla="*/ 2147483647 h 312"/>
                                <a:gd name="T62" fmla="*/ 2147483647 w 180"/>
                                <a:gd name="T63" fmla="*/ 2147483647 h 312"/>
                                <a:gd name="T64" fmla="*/ 0 w 180"/>
                                <a:gd name="T65" fmla="*/ 2147483647 h 312"/>
                                <a:gd name="T66" fmla="*/ 0 w 180"/>
                                <a:gd name="T67" fmla="*/ 2147483647 h 312"/>
                                <a:gd name="T68" fmla="*/ 2147483647 w 180"/>
                                <a:gd name="T69" fmla="*/ 2147483647 h 312"/>
                                <a:gd name="T70" fmla="*/ 2147483647 w 180"/>
                                <a:gd name="T71" fmla="*/ 2147483647 h 312"/>
                                <a:gd name="T72" fmla="*/ 2147483647 w 180"/>
                                <a:gd name="T73" fmla="*/ 2147483647 h 312"/>
                                <a:gd name="T74" fmla="*/ 2147483647 w 180"/>
                                <a:gd name="T75" fmla="*/ 2147483647 h 312"/>
                                <a:gd name="T76" fmla="*/ 2147483647 w 180"/>
                                <a:gd name="T77" fmla="*/ 2147483647 h 312"/>
                                <a:gd name="T78" fmla="*/ 2147483647 w 180"/>
                                <a:gd name="T79" fmla="*/ 2147483647 h 312"/>
                                <a:gd name="T80" fmla="*/ 2147483647 w 180"/>
                                <a:gd name="T81" fmla="*/ 2147483647 h 312"/>
                                <a:gd name="T82" fmla="*/ 2147483647 w 180"/>
                                <a:gd name="T83" fmla="*/ 2147483647 h 312"/>
                                <a:gd name="T84" fmla="*/ 2147483647 w 180"/>
                                <a:gd name="T85" fmla="*/ 2147483647 h 312"/>
                                <a:gd name="T86" fmla="*/ 2147483647 w 180"/>
                                <a:gd name="T87" fmla="*/ 2147483647 h 312"/>
                                <a:gd name="T88" fmla="*/ 2147483647 w 180"/>
                                <a:gd name="T89" fmla="*/ 2147483647 h 312"/>
                                <a:gd name="T90" fmla="*/ 2147483647 w 180"/>
                                <a:gd name="T91" fmla="*/ 2147483647 h 312"/>
                                <a:gd name="T92" fmla="*/ 2147483647 w 180"/>
                                <a:gd name="T93" fmla="*/ 2147483647 h 312"/>
                                <a:gd name="T94" fmla="*/ 2147483647 w 180"/>
                                <a:gd name="T95" fmla="*/ 2147483647 h 31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80" h="312">
                                  <a:moveTo>
                                    <a:pt x="180" y="30"/>
                                  </a:moveTo>
                                  <a:lnTo>
                                    <a:pt x="180" y="36"/>
                                  </a:lnTo>
                                  <a:lnTo>
                                    <a:pt x="174" y="42"/>
                                  </a:lnTo>
                                  <a:lnTo>
                                    <a:pt x="174" y="48"/>
                                  </a:lnTo>
                                  <a:lnTo>
                                    <a:pt x="168" y="54"/>
                                  </a:lnTo>
                                  <a:lnTo>
                                    <a:pt x="168" y="60"/>
                                  </a:lnTo>
                                  <a:lnTo>
                                    <a:pt x="168" y="66"/>
                                  </a:lnTo>
                                  <a:lnTo>
                                    <a:pt x="174" y="72"/>
                                  </a:lnTo>
                                  <a:lnTo>
                                    <a:pt x="174" y="78"/>
                                  </a:lnTo>
                                  <a:lnTo>
                                    <a:pt x="168" y="78"/>
                                  </a:lnTo>
                                  <a:lnTo>
                                    <a:pt x="168" y="84"/>
                                  </a:lnTo>
                                  <a:lnTo>
                                    <a:pt x="162" y="96"/>
                                  </a:lnTo>
                                  <a:lnTo>
                                    <a:pt x="162" y="102"/>
                                  </a:lnTo>
                                  <a:lnTo>
                                    <a:pt x="156" y="120"/>
                                  </a:lnTo>
                                  <a:lnTo>
                                    <a:pt x="156" y="126"/>
                                  </a:lnTo>
                                  <a:lnTo>
                                    <a:pt x="150" y="126"/>
                                  </a:lnTo>
                                  <a:lnTo>
                                    <a:pt x="150" y="132"/>
                                  </a:lnTo>
                                  <a:lnTo>
                                    <a:pt x="144" y="138"/>
                                  </a:lnTo>
                                  <a:lnTo>
                                    <a:pt x="138" y="138"/>
                                  </a:lnTo>
                                  <a:lnTo>
                                    <a:pt x="138" y="144"/>
                                  </a:lnTo>
                                  <a:lnTo>
                                    <a:pt x="144" y="144"/>
                                  </a:lnTo>
                                  <a:lnTo>
                                    <a:pt x="150" y="144"/>
                                  </a:lnTo>
                                  <a:lnTo>
                                    <a:pt x="150" y="150"/>
                                  </a:lnTo>
                                  <a:lnTo>
                                    <a:pt x="150" y="156"/>
                                  </a:lnTo>
                                  <a:lnTo>
                                    <a:pt x="156" y="156"/>
                                  </a:lnTo>
                                  <a:lnTo>
                                    <a:pt x="156" y="162"/>
                                  </a:lnTo>
                                  <a:lnTo>
                                    <a:pt x="156" y="168"/>
                                  </a:lnTo>
                                  <a:lnTo>
                                    <a:pt x="156" y="174"/>
                                  </a:lnTo>
                                  <a:lnTo>
                                    <a:pt x="156" y="180"/>
                                  </a:lnTo>
                                  <a:lnTo>
                                    <a:pt x="156" y="186"/>
                                  </a:lnTo>
                                  <a:lnTo>
                                    <a:pt x="156" y="192"/>
                                  </a:lnTo>
                                  <a:lnTo>
                                    <a:pt x="150" y="192"/>
                                  </a:lnTo>
                                  <a:lnTo>
                                    <a:pt x="150" y="198"/>
                                  </a:lnTo>
                                  <a:lnTo>
                                    <a:pt x="156" y="204"/>
                                  </a:lnTo>
                                  <a:lnTo>
                                    <a:pt x="156" y="210"/>
                                  </a:lnTo>
                                  <a:lnTo>
                                    <a:pt x="156" y="216"/>
                                  </a:lnTo>
                                  <a:lnTo>
                                    <a:pt x="150" y="216"/>
                                  </a:lnTo>
                                  <a:lnTo>
                                    <a:pt x="150" y="222"/>
                                  </a:lnTo>
                                  <a:lnTo>
                                    <a:pt x="150" y="228"/>
                                  </a:lnTo>
                                  <a:lnTo>
                                    <a:pt x="144" y="228"/>
                                  </a:lnTo>
                                  <a:lnTo>
                                    <a:pt x="144" y="234"/>
                                  </a:lnTo>
                                  <a:lnTo>
                                    <a:pt x="144" y="240"/>
                                  </a:lnTo>
                                  <a:lnTo>
                                    <a:pt x="150" y="246"/>
                                  </a:lnTo>
                                  <a:lnTo>
                                    <a:pt x="150" y="252"/>
                                  </a:lnTo>
                                  <a:lnTo>
                                    <a:pt x="150" y="258"/>
                                  </a:lnTo>
                                  <a:lnTo>
                                    <a:pt x="150" y="264"/>
                                  </a:lnTo>
                                  <a:lnTo>
                                    <a:pt x="144" y="270"/>
                                  </a:lnTo>
                                  <a:lnTo>
                                    <a:pt x="144" y="276"/>
                                  </a:lnTo>
                                  <a:lnTo>
                                    <a:pt x="138" y="276"/>
                                  </a:lnTo>
                                  <a:lnTo>
                                    <a:pt x="138" y="270"/>
                                  </a:lnTo>
                                  <a:lnTo>
                                    <a:pt x="132" y="270"/>
                                  </a:lnTo>
                                  <a:lnTo>
                                    <a:pt x="126" y="276"/>
                                  </a:lnTo>
                                  <a:lnTo>
                                    <a:pt x="120" y="276"/>
                                  </a:lnTo>
                                  <a:lnTo>
                                    <a:pt x="114" y="270"/>
                                  </a:lnTo>
                                  <a:lnTo>
                                    <a:pt x="108" y="270"/>
                                  </a:lnTo>
                                  <a:lnTo>
                                    <a:pt x="102" y="264"/>
                                  </a:lnTo>
                                  <a:lnTo>
                                    <a:pt x="96" y="264"/>
                                  </a:lnTo>
                                  <a:lnTo>
                                    <a:pt x="96" y="258"/>
                                  </a:lnTo>
                                  <a:lnTo>
                                    <a:pt x="90" y="264"/>
                                  </a:lnTo>
                                  <a:lnTo>
                                    <a:pt x="90" y="270"/>
                                  </a:lnTo>
                                  <a:lnTo>
                                    <a:pt x="90" y="276"/>
                                  </a:lnTo>
                                  <a:lnTo>
                                    <a:pt x="84" y="282"/>
                                  </a:lnTo>
                                  <a:lnTo>
                                    <a:pt x="84" y="288"/>
                                  </a:lnTo>
                                  <a:lnTo>
                                    <a:pt x="84" y="294"/>
                                  </a:lnTo>
                                  <a:lnTo>
                                    <a:pt x="78" y="300"/>
                                  </a:lnTo>
                                  <a:lnTo>
                                    <a:pt x="78" y="306"/>
                                  </a:lnTo>
                                  <a:lnTo>
                                    <a:pt x="72" y="312"/>
                                  </a:lnTo>
                                  <a:lnTo>
                                    <a:pt x="66" y="312"/>
                                  </a:lnTo>
                                  <a:lnTo>
                                    <a:pt x="60" y="312"/>
                                  </a:lnTo>
                                  <a:lnTo>
                                    <a:pt x="54" y="312"/>
                                  </a:lnTo>
                                  <a:lnTo>
                                    <a:pt x="48" y="306"/>
                                  </a:lnTo>
                                  <a:lnTo>
                                    <a:pt x="42" y="306"/>
                                  </a:lnTo>
                                  <a:lnTo>
                                    <a:pt x="42" y="312"/>
                                  </a:lnTo>
                                  <a:lnTo>
                                    <a:pt x="36" y="312"/>
                                  </a:lnTo>
                                  <a:lnTo>
                                    <a:pt x="30" y="312"/>
                                  </a:lnTo>
                                  <a:lnTo>
                                    <a:pt x="24" y="312"/>
                                  </a:lnTo>
                                  <a:lnTo>
                                    <a:pt x="18" y="312"/>
                                  </a:lnTo>
                                  <a:lnTo>
                                    <a:pt x="12" y="306"/>
                                  </a:lnTo>
                                  <a:lnTo>
                                    <a:pt x="6" y="306"/>
                                  </a:lnTo>
                                  <a:lnTo>
                                    <a:pt x="6" y="300"/>
                                  </a:lnTo>
                                  <a:lnTo>
                                    <a:pt x="6" y="294"/>
                                  </a:lnTo>
                                  <a:lnTo>
                                    <a:pt x="12" y="294"/>
                                  </a:lnTo>
                                  <a:lnTo>
                                    <a:pt x="12" y="288"/>
                                  </a:lnTo>
                                  <a:lnTo>
                                    <a:pt x="12" y="282"/>
                                  </a:lnTo>
                                  <a:lnTo>
                                    <a:pt x="6" y="276"/>
                                  </a:lnTo>
                                  <a:lnTo>
                                    <a:pt x="6" y="270"/>
                                  </a:lnTo>
                                  <a:lnTo>
                                    <a:pt x="6" y="264"/>
                                  </a:lnTo>
                                  <a:lnTo>
                                    <a:pt x="6" y="258"/>
                                  </a:lnTo>
                                  <a:lnTo>
                                    <a:pt x="6" y="252"/>
                                  </a:lnTo>
                                  <a:lnTo>
                                    <a:pt x="6" y="246"/>
                                  </a:lnTo>
                                  <a:lnTo>
                                    <a:pt x="6" y="240"/>
                                  </a:lnTo>
                                  <a:lnTo>
                                    <a:pt x="12" y="234"/>
                                  </a:lnTo>
                                  <a:lnTo>
                                    <a:pt x="12" y="228"/>
                                  </a:lnTo>
                                  <a:lnTo>
                                    <a:pt x="12" y="222"/>
                                  </a:lnTo>
                                  <a:lnTo>
                                    <a:pt x="6" y="216"/>
                                  </a:lnTo>
                                  <a:lnTo>
                                    <a:pt x="6" y="210"/>
                                  </a:lnTo>
                                  <a:lnTo>
                                    <a:pt x="0" y="204"/>
                                  </a:lnTo>
                                  <a:lnTo>
                                    <a:pt x="0" y="198"/>
                                  </a:lnTo>
                                  <a:lnTo>
                                    <a:pt x="0" y="192"/>
                                  </a:lnTo>
                                  <a:lnTo>
                                    <a:pt x="0" y="186"/>
                                  </a:lnTo>
                                  <a:lnTo>
                                    <a:pt x="0" y="180"/>
                                  </a:lnTo>
                                  <a:lnTo>
                                    <a:pt x="0" y="174"/>
                                  </a:lnTo>
                                  <a:lnTo>
                                    <a:pt x="6" y="168"/>
                                  </a:lnTo>
                                  <a:lnTo>
                                    <a:pt x="6" y="162"/>
                                  </a:lnTo>
                                  <a:lnTo>
                                    <a:pt x="6" y="156"/>
                                  </a:lnTo>
                                  <a:lnTo>
                                    <a:pt x="12" y="156"/>
                                  </a:lnTo>
                                  <a:lnTo>
                                    <a:pt x="12" y="150"/>
                                  </a:lnTo>
                                  <a:lnTo>
                                    <a:pt x="18" y="144"/>
                                  </a:lnTo>
                                  <a:lnTo>
                                    <a:pt x="24" y="138"/>
                                  </a:lnTo>
                                  <a:lnTo>
                                    <a:pt x="24" y="132"/>
                                  </a:lnTo>
                                  <a:lnTo>
                                    <a:pt x="24" y="126"/>
                                  </a:lnTo>
                                  <a:lnTo>
                                    <a:pt x="30" y="126"/>
                                  </a:lnTo>
                                  <a:lnTo>
                                    <a:pt x="30" y="120"/>
                                  </a:lnTo>
                                  <a:lnTo>
                                    <a:pt x="30" y="114"/>
                                  </a:lnTo>
                                  <a:lnTo>
                                    <a:pt x="24" y="114"/>
                                  </a:lnTo>
                                  <a:lnTo>
                                    <a:pt x="24" y="108"/>
                                  </a:lnTo>
                                  <a:lnTo>
                                    <a:pt x="24" y="102"/>
                                  </a:lnTo>
                                  <a:lnTo>
                                    <a:pt x="24" y="96"/>
                                  </a:lnTo>
                                  <a:lnTo>
                                    <a:pt x="18" y="96"/>
                                  </a:lnTo>
                                  <a:lnTo>
                                    <a:pt x="18" y="90"/>
                                  </a:lnTo>
                                  <a:lnTo>
                                    <a:pt x="18" y="84"/>
                                  </a:lnTo>
                                  <a:lnTo>
                                    <a:pt x="18" y="78"/>
                                  </a:lnTo>
                                  <a:lnTo>
                                    <a:pt x="18" y="72"/>
                                  </a:lnTo>
                                  <a:lnTo>
                                    <a:pt x="18" y="66"/>
                                  </a:lnTo>
                                  <a:lnTo>
                                    <a:pt x="18" y="60"/>
                                  </a:lnTo>
                                  <a:lnTo>
                                    <a:pt x="24" y="54"/>
                                  </a:lnTo>
                                  <a:lnTo>
                                    <a:pt x="30" y="54"/>
                                  </a:lnTo>
                                  <a:lnTo>
                                    <a:pt x="30" y="48"/>
                                  </a:lnTo>
                                  <a:lnTo>
                                    <a:pt x="36" y="42"/>
                                  </a:lnTo>
                                  <a:lnTo>
                                    <a:pt x="36" y="36"/>
                                  </a:lnTo>
                                  <a:lnTo>
                                    <a:pt x="36" y="30"/>
                                  </a:lnTo>
                                  <a:lnTo>
                                    <a:pt x="36" y="24"/>
                                  </a:lnTo>
                                  <a:lnTo>
                                    <a:pt x="36" y="18"/>
                                  </a:lnTo>
                                  <a:lnTo>
                                    <a:pt x="42" y="18"/>
                                  </a:lnTo>
                                  <a:lnTo>
                                    <a:pt x="42" y="12"/>
                                  </a:lnTo>
                                  <a:lnTo>
                                    <a:pt x="42" y="6"/>
                                  </a:lnTo>
                                  <a:lnTo>
                                    <a:pt x="42" y="0"/>
                                  </a:lnTo>
                                  <a:lnTo>
                                    <a:pt x="66" y="6"/>
                                  </a:lnTo>
                                  <a:lnTo>
                                    <a:pt x="78" y="6"/>
                                  </a:lnTo>
                                  <a:lnTo>
                                    <a:pt x="90" y="12"/>
                                  </a:lnTo>
                                  <a:lnTo>
                                    <a:pt x="114" y="18"/>
                                  </a:lnTo>
                                  <a:lnTo>
                                    <a:pt x="120" y="18"/>
                                  </a:lnTo>
                                  <a:lnTo>
                                    <a:pt x="138" y="24"/>
                                  </a:lnTo>
                                  <a:lnTo>
                                    <a:pt x="162" y="24"/>
                                  </a:lnTo>
                                  <a:lnTo>
                                    <a:pt x="168" y="30"/>
                                  </a:lnTo>
                                  <a:lnTo>
                                    <a:pt x="180" y="30"/>
                                  </a:lnTo>
                                  <a:close/>
                                </a:path>
                              </a:pathLst>
                            </a:custGeom>
                            <a:solidFill>
                              <a:srgbClr val="FFFFCC"/>
                            </a:solidFill>
                            <a:ln w="9525">
                              <a:solidFill>
                                <a:schemeClr val="tx1"/>
                              </a:solidFill>
                              <a:prstDash val="solid"/>
                              <a:round/>
                              <a:headEnd/>
                              <a:tailEnd/>
                            </a:ln>
                          </wps:spPr>
                          <wps:bodyPr/>
                        </wps:wsp>
                        <wps:wsp>
                          <wps:cNvPr id="569" name="Freeform 111"/>
                          <wps:cNvSpPr>
                            <a:spLocks/>
                          </wps:cNvSpPr>
                          <wps:spPr bwMode="auto">
                            <a:xfrm>
                              <a:off x="19294196" y="5042791"/>
                              <a:ext cx="888961" cy="1630523"/>
                            </a:xfrm>
                            <a:custGeom>
                              <a:avLst/>
                              <a:gdLst>
                                <a:gd name="T0" fmla="*/ 2147483647 w 246"/>
                                <a:gd name="T1" fmla="*/ 2147483647 h 462"/>
                                <a:gd name="T2" fmla="*/ 2147483647 w 246"/>
                                <a:gd name="T3" fmla="*/ 2147483647 h 462"/>
                                <a:gd name="T4" fmla="*/ 2147483647 w 246"/>
                                <a:gd name="T5" fmla="*/ 2147483647 h 462"/>
                                <a:gd name="T6" fmla="*/ 2147483647 w 246"/>
                                <a:gd name="T7" fmla="*/ 2147483647 h 462"/>
                                <a:gd name="T8" fmla="*/ 2147483647 w 246"/>
                                <a:gd name="T9" fmla="*/ 2147483647 h 462"/>
                                <a:gd name="T10" fmla="*/ 2147483647 w 246"/>
                                <a:gd name="T11" fmla="*/ 2147483647 h 462"/>
                                <a:gd name="T12" fmla="*/ 2147483647 w 246"/>
                                <a:gd name="T13" fmla="*/ 2147483647 h 462"/>
                                <a:gd name="T14" fmla="*/ 2147483647 w 246"/>
                                <a:gd name="T15" fmla="*/ 2147483647 h 462"/>
                                <a:gd name="T16" fmla="*/ 2147483647 w 246"/>
                                <a:gd name="T17" fmla="*/ 2147483647 h 462"/>
                                <a:gd name="T18" fmla="*/ 2147483647 w 246"/>
                                <a:gd name="T19" fmla="*/ 2147483647 h 462"/>
                                <a:gd name="T20" fmla="*/ 2147483647 w 246"/>
                                <a:gd name="T21" fmla="*/ 2147483647 h 462"/>
                                <a:gd name="T22" fmla="*/ 2147483647 w 246"/>
                                <a:gd name="T23" fmla="*/ 2147483647 h 462"/>
                                <a:gd name="T24" fmla="*/ 2147483647 w 246"/>
                                <a:gd name="T25" fmla="*/ 2147483647 h 462"/>
                                <a:gd name="T26" fmla="*/ 2147483647 w 246"/>
                                <a:gd name="T27" fmla="*/ 2147483647 h 462"/>
                                <a:gd name="T28" fmla="*/ 2147483647 w 246"/>
                                <a:gd name="T29" fmla="*/ 2147483647 h 462"/>
                                <a:gd name="T30" fmla="*/ 2147483647 w 246"/>
                                <a:gd name="T31" fmla="*/ 2147483647 h 462"/>
                                <a:gd name="T32" fmla="*/ 2147483647 w 246"/>
                                <a:gd name="T33" fmla="*/ 2147483647 h 462"/>
                                <a:gd name="T34" fmla="*/ 2147483647 w 246"/>
                                <a:gd name="T35" fmla="*/ 2147483647 h 462"/>
                                <a:gd name="T36" fmla="*/ 2147483647 w 246"/>
                                <a:gd name="T37" fmla="*/ 2147483647 h 462"/>
                                <a:gd name="T38" fmla="*/ 2147483647 w 246"/>
                                <a:gd name="T39" fmla="*/ 2147483647 h 462"/>
                                <a:gd name="T40" fmla="*/ 2147483647 w 246"/>
                                <a:gd name="T41" fmla="*/ 2147483647 h 462"/>
                                <a:gd name="T42" fmla="*/ 2147483647 w 246"/>
                                <a:gd name="T43" fmla="*/ 2147483647 h 462"/>
                                <a:gd name="T44" fmla="*/ 2147483647 w 246"/>
                                <a:gd name="T45" fmla="*/ 2147483647 h 462"/>
                                <a:gd name="T46" fmla="*/ 2147483647 w 246"/>
                                <a:gd name="T47" fmla="*/ 2147483647 h 462"/>
                                <a:gd name="T48" fmla="*/ 2147483647 w 246"/>
                                <a:gd name="T49" fmla="*/ 2147483647 h 462"/>
                                <a:gd name="T50" fmla="*/ 2147483647 w 246"/>
                                <a:gd name="T51" fmla="*/ 2147483647 h 462"/>
                                <a:gd name="T52" fmla="*/ 2147483647 w 246"/>
                                <a:gd name="T53" fmla="*/ 2147483647 h 462"/>
                                <a:gd name="T54" fmla="*/ 2147483647 w 246"/>
                                <a:gd name="T55" fmla="*/ 2147483647 h 462"/>
                                <a:gd name="T56" fmla="*/ 2147483647 w 246"/>
                                <a:gd name="T57" fmla="*/ 2147483647 h 462"/>
                                <a:gd name="T58" fmla="*/ 2147483647 w 246"/>
                                <a:gd name="T59" fmla="*/ 2147483647 h 462"/>
                                <a:gd name="T60" fmla="*/ 2147483647 w 246"/>
                                <a:gd name="T61" fmla="*/ 2147483647 h 462"/>
                                <a:gd name="T62" fmla="*/ 2147483647 w 246"/>
                                <a:gd name="T63" fmla="*/ 2147483647 h 462"/>
                                <a:gd name="T64" fmla="*/ 2147483647 w 246"/>
                                <a:gd name="T65" fmla="*/ 2147483647 h 462"/>
                                <a:gd name="T66" fmla="*/ 2147483647 w 246"/>
                                <a:gd name="T67" fmla="*/ 2147483647 h 462"/>
                                <a:gd name="T68" fmla="*/ 2147483647 w 246"/>
                                <a:gd name="T69" fmla="*/ 2147483647 h 462"/>
                                <a:gd name="T70" fmla="*/ 2147483647 w 246"/>
                                <a:gd name="T71" fmla="*/ 2147483647 h 462"/>
                                <a:gd name="T72" fmla="*/ 2147483647 w 246"/>
                                <a:gd name="T73" fmla="*/ 2147483647 h 462"/>
                                <a:gd name="T74" fmla="*/ 2147483647 w 246"/>
                                <a:gd name="T75" fmla="*/ 2147483647 h 462"/>
                                <a:gd name="T76" fmla="*/ 2147483647 w 246"/>
                                <a:gd name="T77" fmla="*/ 2147483647 h 462"/>
                                <a:gd name="T78" fmla="*/ 2147483647 w 246"/>
                                <a:gd name="T79" fmla="*/ 2147483647 h 462"/>
                                <a:gd name="T80" fmla="*/ 0 w 246"/>
                                <a:gd name="T81" fmla="*/ 2147483647 h 462"/>
                                <a:gd name="T82" fmla="*/ 0 w 246"/>
                                <a:gd name="T83" fmla="*/ 2147483647 h 462"/>
                                <a:gd name="T84" fmla="*/ 0 w 246"/>
                                <a:gd name="T85" fmla="*/ 2147483647 h 462"/>
                                <a:gd name="T86" fmla="*/ 2147483647 w 246"/>
                                <a:gd name="T87" fmla="*/ 2147483647 h 462"/>
                                <a:gd name="T88" fmla="*/ 2147483647 w 246"/>
                                <a:gd name="T89" fmla="*/ 2147483647 h 462"/>
                                <a:gd name="T90" fmla="*/ 2147483647 w 246"/>
                                <a:gd name="T91" fmla="*/ 0 h 46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46" h="462">
                                  <a:moveTo>
                                    <a:pt x="66" y="0"/>
                                  </a:moveTo>
                                  <a:lnTo>
                                    <a:pt x="84" y="6"/>
                                  </a:lnTo>
                                  <a:lnTo>
                                    <a:pt x="126" y="6"/>
                                  </a:lnTo>
                                  <a:lnTo>
                                    <a:pt x="138" y="6"/>
                                  </a:lnTo>
                                  <a:lnTo>
                                    <a:pt x="162" y="6"/>
                                  </a:lnTo>
                                  <a:lnTo>
                                    <a:pt x="204" y="12"/>
                                  </a:lnTo>
                                  <a:lnTo>
                                    <a:pt x="228" y="12"/>
                                  </a:lnTo>
                                  <a:lnTo>
                                    <a:pt x="246" y="12"/>
                                  </a:lnTo>
                                  <a:lnTo>
                                    <a:pt x="246" y="18"/>
                                  </a:lnTo>
                                  <a:lnTo>
                                    <a:pt x="246" y="30"/>
                                  </a:lnTo>
                                  <a:lnTo>
                                    <a:pt x="246" y="42"/>
                                  </a:lnTo>
                                  <a:lnTo>
                                    <a:pt x="240" y="48"/>
                                  </a:lnTo>
                                  <a:lnTo>
                                    <a:pt x="240" y="60"/>
                                  </a:lnTo>
                                  <a:lnTo>
                                    <a:pt x="240" y="66"/>
                                  </a:lnTo>
                                  <a:lnTo>
                                    <a:pt x="240" y="78"/>
                                  </a:lnTo>
                                  <a:lnTo>
                                    <a:pt x="240" y="114"/>
                                  </a:lnTo>
                                  <a:lnTo>
                                    <a:pt x="240" y="120"/>
                                  </a:lnTo>
                                  <a:lnTo>
                                    <a:pt x="240" y="126"/>
                                  </a:lnTo>
                                  <a:lnTo>
                                    <a:pt x="240" y="138"/>
                                  </a:lnTo>
                                  <a:lnTo>
                                    <a:pt x="240" y="144"/>
                                  </a:lnTo>
                                  <a:lnTo>
                                    <a:pt x="240" y="156"/>
                                  </a:lnTo>
                                  <a:lnTo>
                                    <a:pt x="240" y="162"/>
                                  </a:lnTo>
                                  <a:lnTo>
                                    <a:pt x="240" y="168"/>
                                  </a:lnTo>
                                  <a:lnTo>
                                    <a:pt x="240" y="174"/>
                                  </a:lnTo>
                                  <a:lnTo>
                                    <a:pt x="240" y="180"/>
                                  </a:lnTo>
                                  <a:lnTo>
                                    <a:pt x="240" y="192"/>
                                  </a:lnTo>
                                  <a:lnTo>
                                    <a:pt x="240" y="198"/>
                                  </a:lnTo>
                                  <a:lnTo>
                                    <a:pt x="240" y="204"/>
                                  </a:lnTo>
                                  <a:lnTo>
                                    <a:pt x="240" y="240"/>
                                  </a:lnTo>
                                  <a:lnTo>
                                    <a:pt x="240" y="246"/>
                                  </a:lnTo>
                                  <a:lnTo>
                                    <a:pt x="240" y="252"/>
                                  </a:lnTo>
                                  <a:lnTo>
                                    <a:pt x="240" y="258"/>
                                  </a:lnTo>
                                  <a:lnTo>
                                    <a:pt x="240" y="264"/>
                                  </a:lnTo>
                                  <a:lnTo>
                                    <a:pt x="240" y="276"/>
                                  </a:lnTo>
                                  <a:lnTo>
                                    <a:pt x="240" y="288"/>
                                  </a:lnTo>
                                  <a:lnTo>
                                    <a:pt x="240" y="300"/>
                                  </a:lnTo>
                                  <a:lnTo>
                                    <a:pt x="240" y="306"/>
                                  </a:lnTo>
                                  <a:lnTo>
                                    <a:pt x="240" y="324"/>
                                  </a:lnTo>
                                  <a:lnTo>
                                    <a:pt x="240" y="330"/>
                                  </a:lnTo>
                                  <a:lnTo>
                                    <a:pt x="240" y="336"/>
                                  </a:lnTo>
                                  <a:lnTo>
                                    <a:pt x="234" y="366"/>
                                  </a:lnTo>
                                  <a:lnTo>
                                    <a:pt x="234" y="384"/>
                                  </a:lnTo>
                                  <a:lnTo>
                                    <a:pt x="234" y="390"/>
                                  </a:lnTo>
                                  <a:lnTo>
                                    <a:pt x="234" y="432"/>
                                  </a:lnTo>
                                  <a:lnTo>
                                    <a:pt x="234" y="438"/>
                                  </a:lnTo>
                                  <a:lnTo>
                                    <a:pt x="234" y="456"/>
                                  </a:lnTo>
                                  <a:lnTo>
                                    <a:pt x="234" y="462"/>
                                  </a:lnTo>
                                  <a:lnTo>
                                    <a:pt x="186" y="456"/>
                                  </a:lnTo>
                                  <a:lnTo>
                                    <a:pt x="180" y="456"/>
                                  </a:lnTo>
                                  <a:lnTo>
                                    <a:pt x="174" y="456"/>
                                  </a:lnTo>
                                  <a:lnTo>
                                    <a:pt x="162" y="450"/>
                                  </a:lnTo>
                                  <a:lnTo>
                                    <a:pt x="144" y="450"/>
                                  </a:lnTo>
                                  <a:lnTo>
                                    <a:pt x="126" y="444"/>
                                  </a:lnTo>
                                  <a:lnTo>
                                    <a:pt x="84" y="438"/>
                                  </a:lnTo>
                                  <a:lnTo>
                                    <a:pt x="60" y="432"/>
                                  </a:lnTo>
                                  <a:lnTo>
                                    <a:pt x="54" y="432"/>
                                  </a:lnTo>
                                  <a:lnTo>
                                    <a:pt x="54" y="426"/>
                                  </a:lnTo>
                                  <a:lnTo>
                                    <a:pt x="54" y="414"/>
                                  </a:lnTo>
                                  <a:lnTo>
                                    <a:pt x="54" y="408"/>
                                  </a:lnTo>
                                  <a:lnTo>
                                    <a:pt x="54" y="396"/>
                                  </a:lnTo>
                                  <a:lnTo>
                                    <a:pt x="48" y="390"/>
                                  </a:lnTo>
                                  <a:lnTo>
                                    <a:pt x="48" y="384"/>
                                  </a:lnTo>
                                  <a:lnTo>
                                    <a:pt x="48" y="366"/>
                                  </a:lnTo>
                                  <a:lnTo>
                                    <a:pt x="48" y="360"/>
                                  </a:lnTo>
                                  <a:lnTo>
                                    <a:pt x="42" y="342"/>
                                  </a:lnTo>
                                  <a:lnTo>
                                    <a:pt x="42" y="330"/>
                                  </a:lnTo>
                                  <a:lnTo>
                                    <a:pt x="36" y="306"/>
                                  </a:lnTo>
                                  <a:lnTo>
                                    <a:pt x="36" y="288"/>
                                  </a:lnTo>
                                  <a:lnTo>
                                    <a:pt x="36" y="282"/>
                                  </a:lnTo>
                                  <a:lnTo>
                                    <a:pt x="30" y="270"/>
                                  </a:lnTo>
                                  <a:lnTo>
                                    <a:pt x="30" y="264"/>
                                  </a:lnTo>
                                  <a:lnTo>
                                    <a:pt x="30" y="240"/>
                                  </a:lnTo>
                                  <a:lnTo>
                                    <a:pt x="30" y="234"/>
                                  </a:lnTo>
                                  <a:lnTo>
                                    <a:pt x="24" y="234"/>
                                  </a:lnTo>
                                  <a:lnTo>
                                    <a:pt x="24" y="222"/>
                                  </a:lnTo>
                                  <a:lnTo>
                                    <a:pt x="24" y="216"/>
                                  </a:lnTo>
                                  <a:lnTo>
                                    <a:pt x="24" y="192"/>
                                  </a:lnTo>
                                  <a:lnTo>
                                    <a:pt x="18" y="162"/>
                                  </a:lnTo>
                                  <a:lnTo>
                                    <a:pt x="12" y="108"/>
                                  </a:lnTo>
                                  <a:lnTo>
                                    <a:pt x="6" y="78"/>
                                  </a:lnTo>
                                  <a:lnTo>
                                    <a:pt x="6" y="66"/>
                                  </a:lnTo>
                                  <a:lnTo>
                                    <a:pt x="0" y="54"/>
                                  </a:lnTo>
                                  <a:lnTo>
                                    <a:pt x="0" y="48"/>
                                  </a:lnTo>
                                  <a:lnTo>
                                    <a:pt x="0" y="30"/>
                                  </a:lnTo>
                                  <a:lnTo>
                                    <a:pt x="0" y="18"/>
                                  </a:lnTo>
                                  <a:lnTo>
                                    <a:pt x="0" y="12"/>
                                  </a:lnTo>
                                  <a:lnTo>
                                    <a:pt x="6" y="12"/>
                                  </a:lnTo>
                                  <a:lnTo>
                                    <a:pt x="12" y="12"/>
                                  </a:lnTo>
                                  <a:lnTo>
                                    <a:pt x="18" y="12"/>
                                  </a:lnTo>
                                  <a:lnTo>
                                    <a:pt x="24" y="6"/>
                                  </a:lnTo>
                                  <a:lnTo>
                                    <a:pt x="42" y="6"/>
                                  </a:lnTo>
                                  <a:lnTo>
                                    <a:pt x="66" y="0"/>
                                  </a:lnTo>
                                  <a:close/>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570" name="Freeform 112"/>
                          <wps:cNvSpPr>
                            <a:spLocks/>
                          </wps:cNvSpPr>
                          <wps:spPr bwMode="auto">
                            <a:xfrm>
                              <a:off x="13136519" y="5042791"/>
                              <a:ext cx="1192508" cy="1609348"/>
                            </a:xfrm>
                            <a:custGeom>
                              <a:avLst/>
                              <a:gdLst>
                                <a:gd name="T0" fmla="*/ 2147483647 w 330"/>
                                <a:gd name="T1" fmla="*/ 2147483647 h 456"/>
                                <a:gd name="T2" fmla="*/ 2147483647 w 330"/>
                                <a:gd name="T3" fmla="*/ 2147483647 h 456"/>
                                <a:gd name="T4" fmla="*/ 2147483647 w 330"/>
                                <a:gd name="T5" fmla="*/ 2147483647 h 456"/>
                                <a:gd name="T6" fmla="*/ 2147483647 w 330"/>
                                <a:gd name="T7" fmla="*/ 2147483647 h 456"/>
                                <a:gd name="T8" fmla="*/ 2147483647 w 330"/>
                                <a:gd name="T9" fmla="*/ 2147483647 h 456"/>
                                <a:gd name="T10" fmla="*/ 2147483647 w 330"/>
                                <a:gd name="T11" fmla="*/ 2147483647 h 456"/>
                                <a:gd name="T12" fmla="*/ 2147483647 w 330"/>
                                <a:gd name="T13" fmla="*/ 2147483647 h 456"/>
                                <a:gd name="T14" fmla="*/ 2147483647 w 330"/>
                                <a:gd name="T15" fmla="*/ 2147483647 h 456"/>
                                <a:gd name="T16" fmla="*/ 2147483647 w 330"/>
                                <a:gd name="T17" fmla="*/ 2147483647 h 456"/>
                                <a:gd name="T18" fmla="*/ 2147483647 w 330"/>
                                <a:gd name="T19" fmla="*/ 2147483647 h 456"/>
                                <a:gd name="T20" fmla="*/ 2147483647 w 330"/>
                                <a:gd name="T21" fmla="*/ 2147483647 h 456"/>
                                <a:gd name="T22" fmla="*/ 2147483647 w 330"/>
                                <a:gd name="T23" fmla="*/ 2147483647 h 456"/>
                                <a:gd name="T24" fmla="*/ 2147483647 w 330"/>
                                <a:gd name="T25" fmla="*/ 2147483647 h 456"/>
                                <a:gd name="T26" fmla="*/ 2147483647 w 330"/>
                                <a:gd name="T27" fmla="*/ 2147483647 h 456"/>
                                <a:gd name="T28" fmla="*/ 2147483647 w 330"/>
                                <a:gd name="T29" fmla="*/ 2147483647 h 456"/>
                                <a:gd name="T30" fmla="*/ 2147483647 w 330"/>
                                <a:gd name="T31" fmla="*/ 2147483647 h 456"/>
                                <a:gd name="T32" fmla="*/ 2147483647 w 330"/>
                                <a:gd name="T33" fmla="*/ 2147483647 h 456"/>
                                <a:gd name="T34" fmla="*/ 2147483647 w 330"/>
                                <a:gd name="T35" fmla="*/ 2147483647 h 456"/>
                                <a:gd name="T36" fmla="*/ 2147483647 w 330"/>
                                <a:gd name="T37" fmla="*/ 2147483647 h 456"/>
                                <a:gd name="T38" fmla="*/ 2147483647 w 330"/>
                                <a:gd name="T39" fmla="*/ 2147483647 h 456"/>
                                <a:gd name="T40" fmla="*/ 2147483647 w 330"/>
                                <a:gd name="T41" fmla="*/ 2147483647 h 456"/>
                                <a:gd name="T42" fmla="*/ 2147483647 w 330"/>
                                <a:gd name="T43" fmla="*/ 2147483647 h 456"/>
                                <a:gd name="T44" fmla="*/ 2147483647 w 330"/>
                                <a:gd name="T45" fmla="*/ 2147483647 h 456"/>
                                <a:gd name="T46" fmla="*/ 2147483647 w 330"/>
                                <a:gd name="T47" fmla="*/ 2147483647 h 456"/>
                                <a:gd name="T48" fmla="*/ 2147483647 w 330"/>
                                <a:gd name="T49" fmla="*/ 2147483647 h 456"/>
                                <a:gd name="T50" fmla="*/ 2147483647 w 330"/>
                                <a:gd name="T51" fmla="*/ 2147483647 h 456"/>
                                <a:gd name="T52" fmla="*/ 2147483647 w 330"/>
                                <a:gd name="T53" fmla="*/ 2147483647 h 456"/>
                                <a:gd name="T54" fmla="*/ 2147483647 w 330"/>
                                <a:gd name="T55" fmla="*/ 2147483647 h 456"/>
                                <a:gd name="T56" fmla="*/ 2147483647 w 330"/>
                                <a:gd name="T57" fmla="*/ 2147483647 h 456"/>
                                <a:gd name="T58" fmla="*/ 2147483647 w 330"/>
                                <a:gd name="T59" fmla="*/ 2147483647 h 456"/>
                                <a:gd name="T60" fmla="*/ 2147483647 w 330"/>
                                <a:gd name="T61" fmla="*/ 2147483647 h 456"/>
                                <a:gd name="T62" fmla="*/ 2147483647 w 330"/>
                                <a:gd name="T63" fmla="*/ 2147483647 h 456"/>
                                <a:gd name="T64" fmla="*/ 2147483647 w 330"/>
                                <a:gd name="T65" fmla="*/ 2147483647 h 456"/>
                                <a:gd name="T66" fmla="*/ 0 w 330"/>
                                <a:gd name="T67" fmla="*/ 2147483647 h 456"/>
                                <a:gd name="T68" fmla="*/ 0 w 330"/>
                                <a:gd name="T69" fmla="*/ 2147483647 h 456"/>
                                <a:gd name="T70" fmla="*/ 2147483647 w 330"/>
                                <a:gd name="T71" fmla="*/ 2147483647 h 456"/>
                                <a:gd name="T72" fmla="*/ 2147483647 w 330"/>
                                <a:gd name="T73" fmla="*/ 2147483647 h 456"/>
                                <a:gd name="T74" fmla="*/ 2147483647 w 330"/>
                                <a:gd name="T75" fmla="*/ 2147483647 h 456"/>
                                <a:gd name="T76" fmla="*/ 2147483647 w 330"/>
                                <a:gd name="T77" fmla="*/ 2147483647 h 456"/>
                                <a:gd name="T78" fmla="*/ 2147483647 w 330"/>
                                <a:gd name="T79" fmla="*/ 2147483647 h 456"/>
                                <a:gd name="T80" fmla="*/ 2147483647 w 330"/>
                                <a:gd name="T81" fmla="*/ 2147483647 h 456"/>
                                <a:gd name="T82" fmla="*/ 2147483647 w 330"/>
                                <a:gd name="T83" fmla="*/ 2147483647 h 456"/>
                                <a:gd name="T84" fmla="*/ 2147483647 w 330"/>
                                <a:gd name="T85" fmla="*/ 2147483647 h 456"/>
                                <a:gd name="T86" fmla="*/ 2147483647 w 330"/>
                                <a:gd name="T87" fmla="*/ 2147483647 h 456"/>
                                <a:gd name="T88" fmla="*/ 2147483647 w 330"/>
                                <a:gd name="T89" fmla="*/ 2147483647 h 456"/>
                                <a:gd name="T90" fmla="*/ 2147483647 w 330"/>
                                <a:gd name="T91" fmla="*/ 2147483647 h 456"/>
                                <a:gd name="T92" fmla="*/ 2147483647 w 330"/>
                                <a:gd name="T93" fmla="*/ 2147483647 h 456"/>
                                <a:gd name="T94" fmla="*/ 2147483647 w 330"/>
                                <a:gd name="T95" fmla="*/ 2147483647 h 456"/>
                                <a:gd name="T96" fmla="*/ 2147483647 w 330"/>
                                <a:gd name="T97" fmla="*/ 2147483647 h 456"/>
                                <a:gd name="T98" fmla="*/ 2147483647 w 330"/>
                                <a:gd name="T99" fmla="*/ 2147483647 h 456"/>
                                <a:gd name="T100" fmla="*/ 2147483647 w 330"/>
                                <a:gd name="T101" fmla="*/ 2147483647 h 45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30" h="456">
                                  <a:moveTo>
                                    <a:pt x="42" y="18"/>
                                  </a:moveTo>
                                  <a:lnTo>
                                    <a:pt x="144" y="0"/>
                                  </a:lnTo>
                                  <a:lnTo>
                                    <a:pt x="144" y="6"/>
                                  </a:lnTo>
                                  <a:lnTo>
                                    <a:pt x="156" y="36"/>
                                  </a:lnTo>
                                  <a:lnTo>
                                    <a:pt x="174" y="78"/>
                                  </a:lnTo>
                                  <a:lnTo>
                                    <a:pt x="210" y="150"/>
                                  </a:lnTo>
                                  <a:lnTo>
                                    <a:pt x="222" y="168"/>
                                  </a:lnTo>
                                  <a:lnTo>
                                    <a:pt x="222" y="174"/>
                                  </a:lnTo>
                                  <a:lnTo>
                                    <a:pt x="222" y="180"/>
                                  </a:lnTo>
                                  <a:lnTo>
                                    <a:pt x="228" y="186"/>
                                  </a:lnTo>
                                  <a:lnTo>
                                    <a:pt x="234" y="204"/>
                                  </a:lnTo>
                                  <a:lnTo>
                                    <a:pt x="240" y="216"/>
                                  </a:lnTo>
                                  <a:lnTo>
                                    <a:pt x="246" y="222"/>
                                  </a:lnTo>
                                  <a:lnTo>
                                    <a:pt x="246" y="228"/>
                                  </a:lnTo>
                                  <a:lnTo>
                                    <a:pt x="252" y="234"/>
                                  </a:lnTo>
                                  <a:lnTo>
                                    <a:pt x="252" y="246"/>
                                  </a:lnTo>
                                  <a:lnTo>
                                    <a:pt x="258" y="252"/>
                                  </a:lnTo>
                                  <a:lnTo>
                                    <a:pt x="264" y="264"/>
                                  </a:lnTo>
                                  <a:lnTo>
                                    <a:pt x="270" y="276"/>
                                  </a:lnTo>
                                  <a:lnTo>
                                    <a:pt x="270" y="282"/>
                                  </a:lnTo>
                                  <a:lnTo>
                                    <a:pt x="276" y="288"/>
                                  </a:lnTo>
                                  <a:lnTo>
                                    <a:pt x="276" y="300"/>
                                  </a:lnTo>
                                  <a:lnTo>
                                    <a:pt x="282" y="300"/>
                                  </a:lnTo>
                                  <a:lnTo>
                                    <a:pt x="282" y="306"/>
                                  </a:lnTo>
                                  <a:lnTo>
                                    <a:pt x="288" y="312"/>
                                  </a:lnTo>
                                  <a:lnTo>
                                    <a:pt x="288" y="318"/>
                                  </a:lnTo>
                                  <a:lnTo>
                                    <a:pt x="288" y="324"/>
                                  </a:lnTo>
                                  <a:lnTo>
                                    <a:pt x="294" y="330"/>
                                  </a:lnTo>
                                  <a:lnTo>
                                    <a:pt x="294" y="336"/>
                                  </a:lnTo>
                                  <a:lnTo>
                                    <a:pt x="300" y="336"/>
                                  </a:lnTo>
                                  <a:lnTo>
                                    <a:pt x="300" y="342"/>
                                  </a:lnTo>
                                  <a:lnTo>
                                    <a:pt x="300" y="348"/>
                                  </a:lnTo>
                                  <a:lnTo>
                                    <a:pt x="306" y="354"/>
                                  </a:lnTo>
                                  <a:lnTo>
                                    <a:pt x="318" y="390"/>
                                  </a:lnTo>
                                  <a:lnTo>
                                    <a:pt x="324" y="396"/>
                                  </a:lnTo>
                                  <a:lnTo>
                                    <a:pt x="330" y="408"/>
                                  </a:lnTo>
                                  <a:lnTo>
                                    <a:pt x="330" y="414"/>
                                  </a:lnTo>
                                  <a:lnTo>
                                    <a:pt x="306" y="414"/>
                                  </a:lnTo>
                                  <a:lnTo>
                                    <a:pt x="294" y="420"/>
                                  </a:lnTo>
                                  <a:lnTo>
                                    <a:pt x="282" y="420"/>
                                  </a:lnTo>
                                  <a:lnTo>
                                    <a:pt x="264" y="378"/>
                                  </a:lnTo>
                                  <a:lnTo>
                                    <a:pt x="264" y="372"/>
                                  </a:lnTo>
                                  <a:lnTo>
                                    <a:pt x="258" y="372"/>
                                  </a:lnTo>
                                  <a:lnTo>
                                    <a:pt x="258" y="360"/>
                                  </a:lnTo>
                                  <a:lnTo>
                                    <a:pt x="258" y="366"/>
                                  </a:lnTo>
                                  <a:lnTo>
                                    <a:pt x="258" y="372"/>
                                  </a:lnTo>
                                  <a:lnTo>
                                    <a:pt x="252" y="372"/>
                                  </a:lnTo>
                                  <a:lnTo>
                                    <a:pt x="252" y="378"/>
                                  </a:lnTo>
                                  <a:lnTo>
                                    <a:pt x="252" y="384"/>
                                  </a:lnTo>
                                  <a:lnTo>
                                    <a:pt x="246" y="384"/>
                                  </a:lnTo>
                                  <a:lnTo>
                                    <a:pt x="240" y="384"/>
                                  </a:lnTo>
                                  <a:lnTo>
                                    <a:pt x="240" y="390"/>
                                  </a:lnTo>
                                  <a:lnTo>
                                    <a:pt x="234" y="390"/>
                                  </a:lnTo>
                                  <a:lnTo>
                                    <a:pt x="228" y="402"/>
                                  </a:lnTo>
                                  <a:lnTo>
                                    <a:pt x="222" y="408"/>
                                  </a:lnTo>
                                  <a:lnTo>
                                    <a:pt x="216" y="414"/>
                                  </a:lnTo>
                                  <a:lnTo>
                                    <a:pt x="216" y="420"/>
                                  </a:lnTo>
                                  <a:lnTo>
                                    <a:pt x="210" y="420"/>
                                  </a:lnTo>
                                  <a:lnTo>
                                    <a:pt x="210" y="426"/>
                                  </a:lnTo>
                                  <a:lnTo>
                                    <a:pt x="204" y="432"/>
                                  </a:lnTo>
                                  <a:lnTo>
                                    <a:pt x="162" y="438"/>
                                  </a:lnTo>
                                  <a:lnTo>
                                    <a:pt x="156" y="438"/>
                                  </a:lnTo>
                                  <a:lnTo>
                                    <a:pt x="132" y="444"/>
                                  </a:lnTo>
                                  <a:lnTo>
                                    <a:pt x="114" y="444"/>
                                  </a:lnTo>
                                  <a:lnTo>
                                    <a:pt x="108" y="444"/>
                                  </a:lnTo>
                                  <a:lnTo>
                                    <a:pt x="72" y="450"/>
                                  </a:lnTo>
                                  <a:lnTo>
                                    <a:pt x="60" y="450"/>
                                  </a:lnTo>
                                  <a:lnTo>
                                    <a:pt x="54" y="456"/>
                                  </a:lnTo>
                                  <a:lnTo>
                                    <a:pt x="36" y="456"/>
                                  </a:lnTo>
                                  <a:lnTo>
                                    <a:pt x="30" y="456"/>
                                  </a:lnTo>
                                  <a:lnTo>
                                    <a:pt x="24" y="456"/>
                                  </a:lnTo>
                                  <a:lnTo>
                                    <a:pt x="18" y="456"/>
                                  </a:lnTo>
                                  <a:lnTo>
                                    <a:pt x="18" y="450"/>
                                  </a:lnTo>
                                  <a:lnTo>
                                    <a:pt x="18" y="444"/>
                                  </a:lnTo>
                                  <a:lnTo>
                                    <a:pt x="18" y="438"/>
                                  </a:lnTo>
                                  <a:lnTo>
                                    <a:pt x="18" y="432"/>
                                  </a:lnTo>
                                  <a:lnTo>
                                    <a:pt x="18" y="426"/>
                                  </a:lnTo>
                                  <a:lnTo>
                                    <a:pt x="18" y="420"/>
                                  </a:lnTo>
                                  <a:lnTo>
                                    <a:pt x="18" y="414"/>
                                  </a:lnTo>
                                  <a:lnTo>
                                    <a:pt x="18" y="408"/>
                                  </a:lnTo>
                                  <a:lnTo>
                                    <a:pt x="18" y="402"/>
                                  </a:lnTo>
                                  <a:lnTo>
                                    <a:pt x="18" y="396"/>
                                  </a:lnTo>
                                  <a:lnTo>
                                    <a:pt x="24" y="396"/>
                                  </a:lnTo>
                                  <a:lnTo>
                                    <a:pt x="24" y="390"/>
                                  </a:lnTo>
                                  <a:lnTo>
                                    <a:pt x="24" y="384"/>
                                  </a:lnTo>
                                  <a:lnTo>
                                    <a:pt x="24" y="378"/>
                                  </a:lnTo>
                                  <a:lnTo>
                                    <a:pt x="30" y="378"/>
                                  </a:lnTo>
                                  <a:lnTo>
                                    <a:pt x="30" y="372"/>
                                  </a:lnTo>
                                  <a:lnTo>
                                    <a:pt x="30" y="366"/>
                                  </a:lnTo>
                                  <a:lnTo>
                                    <a:pt x="30" y="360"/>
                                  </a:lnTo>
                                  <a:lnTo>
                                    <a:pt x="30" y="354"/>
                                  </a:lnTo>
                                  <a:lnTo>
                                    <a:pt x="30" y="348"/>
                                  </a:lnTo>
                                  <a:lnTo>
                                    <a:pt x="24" y="348"/>
                                  </a:lnTo>
                                  <a:lnTo>
                                    <a:pt x="24" y="342"/>
                                  </a:lnTo>
                                  <a:lnTo>
                                    <a:pt x="24" y="336"/>
                                  </a:lnTo>
                                  <a:lnTo>
                                    <a:pt x="24" y="330"/>
                                  </a:lnTo>
                                  <a:lnTo>
                                    <a:pt x="18" y="330"/>
                                  </a:lnTo>
                                  <a:lnTo>
                                    <a:pt x="18" y="324"/>
                                  </a:lnTo>
                                  <a:lnTo>
                                    <a:pt x="12" y="324"/>
                                  </a:lnTo>
                                  <a:lnTo>
                                    <a:pt x="12" y="318"/>
                                  </a:lnTo>
                                  <a:lnTo>
                                    <a:pt x="6" y="318"/>
                                  </a:lnTo>
                                  <a:lnTo>
                                    <a:pt x="0" y="312"/>
                                  </a:lnTo>
                                  <a:lnTo>
                                    <a:pt x="0" y="306"/>
                                  </a:lnTo>
                                  <a:lnTo>
                                    <a:pt x="0" y="300"/>
                                  </a:lnTo>
                                  <a:lnTo>
                                    <a:pt x="0" y="294"/>
                                  </a:lnTo>
                                  <a:lnTo>
                                    <a:pt x="6" y="294"/>
                                  </a:lnTo>
                                  <a:lnTo>
                                    <a:pt x="6" y="288"/>
                                  </a:lnTo>
                                  <a:lnTo>
                                    <a:pt x="6" y="282"/>
                                  </a:lnTo>
                                  <a:lnTo>
                                    <a:pt x="6" y="276"/>
                                  </a:lnTo>
                                  <a:lnTo>
                                    <a:pt x="6" y="270"/>
                                  </a:lnTo>
                                  <a:lnTo>
                                    <a:pt x="12" y="264"/>
                                  </a:lnTo>
                                  <a:lnTo>
                                    <a:pt x="6" y="264"/>
                                  </a:lnTo>
                                  <a:lnTo>
                                    <a:pt x="6" y="258"/>
                                  </a:lnTo>
                                  <a:lnTo>
                                    <a:pt x="6" y="246"/>
                                  </a:lnTo>
                                  <a:lnTo>
                                    <a:pt x="6" y="240"/>
                                  </a:lnTo>
                                  <a:lnTo>
                                    <a:pt x="6" y="234"/>
                                  </a:lnTo>
                                  <a:lnTo>
                                    <a:pt x="12" y="234"/>
                                  </a:lnTo>
                                  <a:lnTo>
                                    <a:pt x="12" y="228"/>
                                  </a:lnTo>
                                  <a:lnTo>
                                    <a:pt x="18" y="228"/>
                                  </a:lnTo>
                                  <a:lnTo>
                                    <a:pt x="18" y="222"/>
                                  </a:lnTo>
                                  <a:lnTo>
                                    <a:pt x="24" y="222"/>
                                  </a:lnTo>
                                  <a:lnTo>
                                    <a:pt x="24" y="216"/>
                                  </a:lnTo>
                                  <a:lnTo>
                                    <a:pt x="24" y="210"/>
                                  </a:lnTo>
                                  <a:lnTo>
                                    <a:pt x="30" y="210"/>
                                  </a:lnTo>
                                  <a:lnTo>
                                    <a:pt x="30" y="204"/>
                                  </a:lnTo>
                                  <a:lnTo>
                                    <a:pt x="30" y="198"/>
                                  </a:lnTo>
                                  <a:lnTo>
                                    <a:pt x="36" y="198"/>
                                  </a:lnTo>
                                  <a:lnTo>
                                    <a:pt x="36" y="192"/>
                                  </a:lnTo>
                                  <a:lnTo>
                                    <a:pt x="36" y="186"/>
                                  </a:lnTo>
                                  <a:lnTo>
                                    <a:pt x="42" y="186"/>
                                  </a:lnTo>
                                  <a:lnTo>
                                    <a:pt x="42" y="180"/>
                                  </a:lnTo>
                                  <a:lnTo>
                                    <a:pt x="48" y="174"/>
                                  </a:lnTo>
                                  <a:lnTo>
                                    <a:pt x="48" y="168"/>
                                  </a:lnTo>
                                  <a:lnTo>
                                    <a:pt x="48" y="162"/>
                                  </a:lnTo>
                                  <a:lnTo>
                                    <a:pt x="48" y="156"/>
                                  </a:lnTo>
                                  <a:lnTo>
                                    <a:pt x="54" y="150"/>
                                  </a:lnTo>
                                  <a:lnTo>
                                    <a:pt x="54" y="144"/>
                                  </a:lnTo>
                                  <a:lnTo>
                                    <a:pt x="54" y="138"/>
                                  </a:lnTo>
                                  <a:lnTo>
                                    <a:pt x="48" y="132"/>
                                  </a:lnTo>
                                  <a:lnTo>
                                    <a:pt x="48" y="120"/>
                                  </a:lnTo>
                                  <a:lnTo>
                                    <a:pt x="48" y="114"/>
                                  </a:lnTo>
                                  <a:lnTo>
                                    <a:pt x="42" y="108"/>
                                  </a:lnTo>
                                  <a:lnTo>
                                    <a:pt x="48" y="108"/>
                                  </a:lnTo>
                                  <a:lnTo>
                                    <a:pt x="60" y="102"/>
                                  </a:lnTo>
                                  <a:lnTo>
                                    <a:pt x="66" y="102"/>
                                  </a:lnTo>
                                  <a:lnTo>
                                    <a:pt x="78" y="102"/>
                                  </a:lnTo>
                                  <a:lnTo>
                                    <a:pt x="84" y="102"/>
                                  </a:lnTo>
                                  <a:lnTo>
                                    <a:pt x="78" y="96"/>
                                  </a:lnTo>
                                  <a:lnTo>
                                    <a:pt x="78" y="90"/>
                                  </a:lnTo>
                                  <a:lnTo>
                                    <a:pt x="72" y="78"/>
                                  </a:lnTo>
                                  <a:lnTo>
                                    <a:pt x="66" y="60"/>
                                  </a:lnTo>
                                  <a:lnTo>
                                    <a:pt x="60" y="48"/>
                                  </a:lnTo>
                                  <a:lnTo>
                                    <a:pt x="42" y="18"/>
                                  </a:lnTo>
                                  <a:close/>
                                </a:path>
                              </a:pathLst>
                            </a:custGeom>
                            <a:solidFill>
                              <a:srgbClr val="FF33CC"/>
                            </a:solidFill>
                            <a:ln w="9525">
                              <a:solidFill>
                                <a:schemeClr val="tx1"/>
                              </a:solidFill>
                              <a:prstDash val="solid"/>
                              <a:round/>
                              <a:headEnd/>
                              <a:tailEnd/>
                            </a:ln>
                          </wps:spPr>
                          <wps:bodyPr/>
                        </wps:wsp>
                        <wps:wsp>
                          <wps:cNvPr id="571" name="Freeform 113"/>
                          <wps:cNvSpPr>
                            <a:spLocks/>
                          </wps:cNvSpPr>
                          <wps:spPr bwMode="auto">
                            <a:xfrm>
                              <a:off x="18318508" y="5085144"/>
                              <a:ext cx="1192508" cy="1482294"/>
                            </a:xfrm>
                            <a:custGeom>
                              <a:avLst/>
                              <a:gdLst>
                                <a:gd name="T0" fmla="*/ 2147483647 w 330"/>
                                <a:gd name="T1" fmla="*/ 2147483647 h 420"/>
                                <a:gd name="T2" fmla="*/ 2147483647 w 330"/>
                                <a:gd name="T3" fmla="*/ 2147483647 h 420"/>
                                <a:gd name="T4" fmla="*/ 2147483647 w 330"/>
                                <a:gd name="T5" fmla="*/ 2147483647 h 420"/>
                                <a:gd name="T6" fmla="*/ 2147483647 w 330"/>
                                <a:gd name="T7" fmla="*/ 2147483647 h 420"/>
                                <a:gd name="T8" fmla="*/ 2147483647 w 330"/>
                                <a:gd name="T9" fmla="*/ 2147483647 h 420"/>
                                <a:gd name="T10" fmla="*/ 2147483647 w 330"/>
                                <a:gd name="T11" fmla="*/ 2147483647 h 420"/>
                                <a:gd name="T12" fmla="*/ 2147483647 w 330"/>
                                <a:gd name="T13" fmla="*/ 2147483647 h 420"/>
                                <a:gd name="T14" fmla="*/ 2147483647 w 330"/>
                                <a:gd name="T15" fmla="*/ 2147483647 h 420"/>
                                <a:gd name="T16" fmla="*/ 2147483647 w 330"/>
                                <a:gd name="T17" fmla="*/ 2147483647 h 420"/>
                                <a:gd name="T18" fmla="*/ 2147483647 w 330"/>
                                <a:gd name="T19" fmla="*/ 2147483647 h 420"/>
                                <a:gd name="T20" fmla="*/ 2147483647 w 330"/>
                                <a:gd name="T21" fmla="*/ 0 h 420"/>
                                <a:gd name="T22" fmla="*/ 2147483647 w 330"/>
                                <a:gd name="T23" fmla="*/ 2147483647 h 420"/>
                                <a:gd name="T24" fmla="*/ 2147483647 w 330"/>
                                <a:gd name="T25" fmla="*/ 2147483647 h 420"/>
                                <a:gd name="T26" fmla="*/ 2147483647 w 330"/>
                                <a:gd name="T27" fmla="*/ 2147483647 h 420"/>
                                <a:gd name="T28" fmla="*/ 2147483647 w 330"/>
                                <a:gd name="T29" fmla="*/ 2147483647 h 420"/>
                                <a:gd name="T30" fmla="*/ 2147483647 w 330"/>
                                <a:gd name="T31" fmla="*/ 2147483647 h 420"/>
                                <a:gd name="T32" fmla="*/ 2147483647 w 330"/>
                                <a:gd name="T33" fmla="*/ 2147483647 h 420"/>
                                <a:gd name="T34" fmla="*/ 2147483647 w 330"/>
                                <a:gd name="T35" fmla="*/ 2147483647 h 420"/>
                                <a:gd name="T36" fmla="*/ 2147483647 w 330"/>
                                <a:gd name="T37" fmla="*/ 2147483647 h 420"/>
                                <a:gd name="T38" fmla="*/ 2147483647 w 330"/>
                                <a:gd name="T39" fmla="*/ 2147483647 h 420"/>
                                <a:gd name="T40" fmla="*/ 2147483647 w 330"/>
                                <a:gd name="T41" fmla="*/ 2147483647 h 420"/>
                                <a:gd name="T42" fmla="*/ 2147483647 w 330"/>
                                <a:gd name="T43" fmla="*/ 2147483647 h 420"/>
                                <a:gd name="T44" fmla="*/ 2147483647 w 330"/>
                                <a:gd name="T45" fmla="*/ 2147483647 h 420"/>
                                <a:gd name="T46" fmla="*/ 2147483647 w 330"/>
                                <a:gd name="T47" fmla="*/ 2147483647 h 420"/>
                                <a:gd name="T48" fmla="*/ 2147483647 w 330"/>
                                <a:gd name="T49" fmla="*/ 2147483647 h 420"/>
                                <a:gd name="T50" fmla="*/ 2147483647 w 330"/>
                                <a:gd name="T51" fmla="*/ 2147483647 h 420"/>
                                <a:gd name="T52" fmla="*/ 2147483647 w 330"/>
                                <a:gd name="T53" fmla="*/ 2147483647 h 420"/>
                                <a:gd name="T54" fmla="*/ 2147483647 w 330"/>
                                <a:gd name="T55" fmla="*/ 2147483647 h 420"/>
                                <a:gd name="T56" fmla="*/ 2147483647 w 330"/>
                                <a:gd name="T57" fmla="*/ 2147483647 h 420"/>
                                <a:gd name="T58" fmla="*/ 2147483647 w 330"/>
                                <a:gd name="T59" fmla="*/ 2147483647 h 420"/>
                                <a:gd name="T60" fmla="*/ 2147483647 w 330"/>
                                <a:gd name="T61" fmla="*/ 2147483647 h 420"/>
                                <a:gd name="T62" fmla="*/ 2147483647 w 330"/>
                                <a:gd name="T63" fmla="*/ 2147483647 h 420"/>
                                <a:gd name="T64" fmla="*/ 2147483647 w 330"/>
                                <a:gd name="T65" fmla="*/ 2147483647 h 420"/>
                                <a:gd name="T66" fmla="*/ 2147483647 w 330"/>
                                <a:gd name="T67" fmla="*/ 2147483647 h 420"/>
                                <a:gd name="T68" fmla="*/ 2147483647 w 330"/>
                                <a:gd name="T69" fmla="*/ 2147483647 h 420"/>
                                <a:gd name="T70" fmla="*/ 2147483647 w 330"/>
                                <a:gd name="T71" fmla="*/ 2147483647 h 420"/>
                                <a:gd name="T72" fmla="*/ 2147483647 w 330"/>
                                <a:gd name="T73" fmla="*/ 2147483647 h 420"/>
                                <a:gd name="T74" fmla="*/ 2147483647 w 330"/>
                                <a:gd name="T75" fmla="*/ 2147483647 h 420"/>
                                <a:gd name="T76" fmla="*/ 2147483647 w 330"/>
                                <a:gd name="T77" fmla="*/ 2147483647 h 420"/>
                                <a:gd name="T78" fmla="*/ 2147483647 w 330"/>
                                <a:gd name="T79" fmla="*/ 2147483647 h 420"/>
                                <a:gd name="T80" fmla="*/ 2147483647 w 330"/>
                                <a:gd name="T81" fmla="*/ 2147483647 h 420"/>
                                <a:gd name="T82" fmla="*/ 2147483647 w 330"/>
                                <a:gd name="T83" fmla="*/ 2147483647 h 420"/>
                                <a:gd name="T84" fmla="*/ 2147483647 w 330"/>
                                <a:gd name="T85" fmla="*/ 2147483647 h 420"/>
                                <a:gd name="T86" fmla="*/ 2147483647 w 330"/>
                                <a:gd name="T87" fmla="*/ 2147483647 h 420"/>
                                <a:gd name="T88" fmla="*/ 2147483647 w 330"/>
                                <a:gd name="T89" fmla="*/ 2147483647 h 420"/>
                                <a:gd name="T90" fmla="*/ 2147483647 w 330"/>
                                <a:gd name="T91" fmla="*/ 2147483647 h 420"/>
                                <a:gd name="T92" fmla="*/ 2147483647 w 330"/>
                                <a:gd name="T93" fmla="*/ 2147483647 h 420"/>
                                <a:gd name="T94" fmla="*/ 2147483647 w 330"/>
                                <a:gd name="T95" fmla="*/ 2147483647 h 420"/>
                                <a:gd name="T96" fmla="*/ 2147483647 w 330"/>
                                <a:gd name="T97" fmla="*/ 2147483647 h 420"/>
                                <a:gd name="T98" fmla="*/ 2147483647 w 330"/>
                                <a:gd name="T99" fmla="*/ 2147483647 h 420"/>
                                <a:gd name="T100" fmla="*/ 0 w 330"/>
                                <a:gd name="T101" fmla="*/ 2147483647 h 420"/>
                                <a:gd name="T102" fmla="*/ 2147483647 w 330"/>
                                <a:gd name="T103" fmla="*/ 2147483647 h 420"/>
                                <a:gd name="T104" fmla="*/ 2147483647 w 330"/>
                                <a:gd name="T105" fmla="*/ 2147483647 h 420"/>
                                <a:gd name="T106" fmla="*/ 2147483647 w 330"/>
                                <a:gd name="T107" fmla="*/ 2147483647 h 420"/>
                                <a:gd name="T108" fmla="*/ 2147483647 w 330"/>
                                <a:gd name="T109" fmla="*/ 2147483647 h 420"/>
                                <a:gd name="T110" fmla="*/ 2147483647 w 330"/>
                                <a:gd name="T111" fmla="*/ 2147483647 h 420"/>
                                <a:gd name="T112" fmla="*/ 2147483647 w 330"/>
                                <a:gd name="T113" fmla="*/ 2147483647 h 420"/>
                                <a:gd name="T114" fmla="*/ 2147483647 w 330"/>
                                <a:gd name="T115" fmla="*/ 2147483647 h 420"/>
                                <a:gd name="T116" fmla="*/ 2147483647 w 330"/>
                                <a:gd name="T117" fmla="*/ 2147483647 h 420"/>
                                <a:gd name="T118" fmla="*/ 2147483647 w 330"/>
                                <a:gd name="T119" fmla="*/ 2147483647 h 420"/>
                                <a:gd name="T120" fmla="*/ 2147483647 w 330"/>
                                <a:gd name="T121" fmla="*/ 2147483647 h 42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0" h="420">
                                  <a:moveTo>
                                    <a:pt x="90" y="24"/>
                                  </a:moveTo>
                                  <a:lnTo>
                                    <a:pt x="96" y="24"/>
                                  </a:lnTo>
                                  <a:lnTo>
                                    <a:pt x="102" y="24"/>
                                  </a:lnTo>
                                  <a:lnTo>
                                    <a:pt x="108" y="24"/>
                                  </a:lnTo>
                                  <a:lnTo>
                                    <a:pt x="120" y="24"/>
                                  </a:lnTo>
                                  <a:lnTo>
                                    <a:pt x="132" y="18"/>
                                  </a:lnTo>
                                  <a:lnTo>
                                    <a:pt x="138" y="18"/>
                                  </a:lnTo>
                                  <a:lnTo>
                                    <a:pt x="144" y="18"/>
                                  </a:lnTo>
                                  <a:lnTo>
                                    <a:pt x="150" y="18"/>
                                  </a:lnTo>
                                  <a:lnTo>
                                    <a:pt x="156" y="18"/>
                                  </a:lnTo>
                                  <a:lnTo>
                                    <a:pt x="168" y="18"/>
                                  </a:lnTo>
                                  <a:lnTo>
                                    <a:pt x="168" y="12"/>
                                  </a:lnTo>
                                  <a:lnTo>
                                    <a:pt x="174" y="12"/>
                                  </a:lnTo>
                                  <a:lnTo>
                                    <a:pt x="180" y="12"/>
                                  </a:lnTo>
                                  <a:lnTo>
                                    <a:pt x="186" y="12"/>
                                  </a:lnTo>
                                  <a:lnTo>
                                    <a:pt x="192" y="12"/>
                                  </a:lnTo>
                                  <a:lnTo>
                                    <a:pt x="204" y="12"/>
                                  </a:lnTo>
                                  <a:lnTo>
                                    <a:pt x="216" y="6"/>
                                  </a:lnTo>
                                  <a:lnTo>
                                    <a:pt x="222" y="6"/>
                                  </a:lnTo>
                                  <a:lnTo>
                                    <a:pt x="228" y="6"/>
                                  </a:lnTo>
                                  <a:lnTo>
                                    <a:pt x="240" y="6"/>
                                  </a:lnTo>
                                  <a:lnTo>
                                    <a:pt x="258" y="0"/>
                                  </a:lnTo>
                                  <a:lnTo>
                                    <a:pt x="270" y="0"/>
                                  </a:lnTo>
                                  <a:lnTo>
                                    <a:pt x="270" y="6"/>
                                  </a:lnTo>
                                  <a:lnTo>
                                    <a:pt x="270" y="18"/>
                                  </a:lnTo>
                                  <a:lnTo>
                                    <a:pt x="270" y="36"/>
                                  </a:lnTo>
                                  <a:lnTo>
                                    <a:pt x="270" y="42"/>
                                  </a:lnTo>
                                  <a:lnTo>
                                    <a:pt x="276" y="54"/>
                                  </a:lnTo>
                                  <a:lnTo>
                                    <a:pt x="276" y="66"/>
                                  </a:lnTo>
                                  <a:lnTo>
                                    <a:pt x="282" y="96"/>
                                  </a:lnTo>
                                  <a:lnTo>
                                    <a:pt x="288" y="150"/>
                                  </a:lnTo>
                                  <a:lnTo>
                                    <a:pt x="294" y="180"/>
                                  </a:lnTo>
                                  <a:lnTo>
                                    <a:pt x="294" y="204"/>
                                  </a:lnTo>
                                  <a:lnTo>
                                    <a:pt x="294" y="210"/>
                                  </a:lnTo>
                                  <a:lnTo>
                                    <a:pt x="294" y="222"/>
                                  </a:lnTo>
                                  <a:lnTo>
                                    <a:pt x="300" y="222"/>
                                  </a:lnTo>
                                  <a:lnTo>
                                    <a:pt x="300" y="228"/>
                                  </a:lnTo>
                                  <a:lnTo>
                                    <a:pt x="300" y="252"/>
                                  </a:lnTo>
                                  <a:lnTo>
                                    <a:pt x="300" y="258"/>
                                  </a:lnTo>
                                  <a:lnTo>
                                    <a:pt x="306" y="270"/>
                                  </a:lnTo>
                                  <a:lnTo>
                                    <a:pt x="306" y="276"/>
                                  </a:lnTo>
                                  <a:lnTo>
                                    <a:pt x="306" y="294"/>
                                  </a:lnTo>
                                  <a:lnTo>
                                    <a:pt x="312" y="318"/>
                                  </a:lnTo>
                                  <a:lnTo>
                                    <a:pt x="312" y="330"/>
                                  </a:lnTo>
                                  <a:lnTo>
                                    <a:pt x="318" y="348"/>
                                  </a:lnTo>
                                  <a:lnTo>
                                    <a:pt x="318" y="354"/>
                                  </a:lnTo>
                                  <a:lnTo>
                                    <a:pt x="318" y="372"/>
                                  </a:lnTo>
                                  <a:lnTo>
                                    <a:pt x="318" y="378"/>
                                  </a:lnTo>
                                  <a:lnTo>
                                    <a:pt x="324" y="384"/>
                                  </a:lnTo>
                                  <a:lnTo>
                                    <a:pt x="324" y="396"/>
                                  </a:lnTo>
                                  <a:lnTo>
                                    <a:pt x="324" y="402"/>
                                  </a:lnTo>
                                  <a:lnTo>
                                    <a:pt x="324" y="414"/>
                                  </a:lnTo>
                                  <a:lnTo>
                                    <a:pt x="324" y="420"/>
                                  </a:lnTo>
                                  <a:lnTo>
                                    <a:pt x="330" y="420"/>
                                  </a:lnTo>
                                  <a:lnTo>
                                    <a:pt x="318" y="420"/>
                                  </a:lnTo>
                                  <a:lnTo>
                                    <a:pt x="300" y="420"/>
                                  </a:lnTo>
                                  <a:lnTo>
                                    <a:pt x="264" y="414"/>
                                  </a:lnTo>
                                  <a:lnTo>
                                    <a:pt x="246" y="408"/>
                                  </a:lnTo>
                                  <a:lnTo>
                                    <a:pt x="240" y="408"/>
                                  </a:lnTo>
                                  <a:lnTo>
                                    <a:pt x="228" y="408"/>
                                  </a:lnTo>
                                  <a:lnTo>
                                    <a:pt x="222" y="396"/>
                                  </a:lnTo>
                                  <a:lnTo>
                                    <a:pt x="204" y="378"/>
                                  </a:lnTo>
                                  <a:lnTo>
                                    <a:pt x="186" y="360"/>
                                  </a:lnTo>
                                  <a:lnTo>
                                    <a:pt x="156" y="318"/>
                                  </a:lnTo>
                                  <a:lnTo>
                                    <a:pt x="138" y="306"/>
                                  </a:lnTo>
                                  <a:lnTo>
                                    <a:pt x="108" y="264"/>
                                  </a:lnTo>
                                  <a:lnTo>
                                    <a:pt x="102" y="258"/>
                                  </a:lnTo>
                                  <a:lnTo>
                                    <a:pt x="96" y="252"/>
                                  </a:lnTo>
                                  <a:lnTo>
                                    <a:pt x="90" y="252"/>
                                  </a:lnTo>
                                  <a:lnTo>
                                    <a:pt x="60" y="252"/>
                                  </a:lnTo>
                                  <a:lnTo>
                                    <a:pt x="30" y="258"/>
                                  </a:lnTo>
                                  <a:lnTo>
                                    <a:pt x="18" y="258"/>
                                  </a:lnTo>
                                  <a:lnTo>
                                    <a:pt x="6" y="258"/>
                                  </a:lnTo>
                                  <a:lnTo>
                                    <a:pt x="6" y="252"/>
                                  </a:lnTo>
                                  <a:lnTo>
                                    <a:pt x="12" y="246"/>
                                  </a:lnTo>
                                  <a:lnTo>
                                    <a:pt x="12" y="240"/>
                                  </a:lnTo>
                                  <a:lnTo>
                                    <a:pt x="12" y="234"/>
                                  </a:lnTo>
                                  <a:lnTo>
                                    <a:pt x="12" y="228"/>
                                  </a:lnTo>
                                  <a:lnTo>
                                    <a:pt x="6" y="222"/>
                                  </a:lnTo>
                                  <a:lnTo>
                                    <a:pt x="6" y="216"/>
                                  </a:lnTo>
                                  <a:lnTo>
                                    <a:pt x="6" y="210"/>
                                  </a:lnTo>
                                  <a:lnTo>
                                    <a:pt x="12" y="210"/>
                                  </a:lnTo>
                                  <a:lnTo>
                                    <a:pt x="12" y="204"/>
                                  </a:lnTo>
                                  <a:lnTo>
                                    <a:pt x="12" y="198"/>
                                  </a:lnTo>
                                  <a:lnTo>
                                    <a:pt x="18" y="198"/>
                                  </a:lnTo>
                                  <a:lnTo>
                                    <a:pt x="18" y="192"/>
                                  </a:lnTo>
                                  <a:lnTo>
                                    <a:pt x="18" y="186"/>
                                  </a:lnTo>
                                  <a:lnTo>
                                    <a:pt x="12" y="180"/>
                                  </a:lnTo>
                                  <a:lnTo>
                                    <a:pt x="12" y="174"/>
                                  </a:lnTo>
                                  <a:lnTo>
                                    <a:pt x="18" y="174"/>
                                  </a:lnTo>
                                  <a:lnTo>
                                    <a:pt x="18" y="168"/>
                                  </a:lnTo>
                                  <a:lnTo>
                                    <a:pt x="18" y="162"/>
                                  </a:lnTo>
                                  <a:lnTo>
                                    <a:pt x="18" y="156"/>
                                  </a:lnTo>
                                  <a:lnTo>
                                    <a:pt x="18" y="150"/>
                                  </a:lnTo>
                                  <a:lnTo>
                                    <a:pt x="18" y="144"/>
                                  </a:lnTo>
                                  <a:lnTo>
                                    <a:pt x="18" y="138"/>
                                  </a:lnTo>
                                  <a:lnTo>
                                    <a:pt x="12" y="138"/>
                                  </a:lnTo>
                                  <a:lnTo>
                                    <a:pt x="12" y="132"/>
                                  </a:lnTo>
                                  <a:lnTo>
                                    <a:pt x="12" y="126"/>
                                  </a:lnTo>
                                  <a:lnTo>
                                    <a:pt x="6" y="126"/>
                                  </a:lnTo>
                                  <a:lnTo>
                                    <a:pt x="0" y="126"/>
                                  </a:lnTo>
                                  <a:lnTo>
                                    <a:pt x="0" y="120"/>
                                  </a:lnTo>
                                  <a:lnTo>
                                    <a:pt x="6" y="120"/>
                                  </a:lnTo>
                                  <a:lnTo>
                                    <a:pt x="12" y="114"/>
                                  </a:lnTo>
                                  <a:lnTo>
                                    <a:pt x="12" y="108"/>
                                  </a:lnTo>
                                  <a:lnTo>
                                    <a:pt x="18" y="108"/>
                                  </a:lnTo>
                                  <a:lnTo>
                                    <a:pt x="18" y="102"/>
                                  </a:lnTo>
                                  <a:lnTo>
                                    <a:pt x="24" y="84"/>
                                  </a:lnTo>
                                  <a:lnTo>
                                    <a:pt x="24" y="78"/>
                                  </a:lnTo>
                                  <a:lnTo>
                                    <a:pt x="30" y="66"/>
                                  </a:lnTo>
                                  <a:lnTo>
                                    <a:pt x="30" y="60"/>
                                  </a:lnTo>
                                  <a:lnTo>
                                    <a:pt x="36" y="60"/>
                                  </a:lnTo>
                                  <a:lnTo>
                                    <a:pt x="36" y="54"/>
                                  </a:lnTo>
                                  <a:lnTo>
                                    <a:pt x="30" y="48"/>
                                  </a:lnTo>
                                  <a:lnTo>
                                    <a:pt x="30" y="42"/>
                                  </a:lnTo>
                                  <a:lnTo>
                                    <a:pt x="30" y="36"/>
                                  </a:lnTo>
                                  <a:lnTo>
                                    <a:pt x="36" y="30"/>
                                  </a:lnTo>
                                  <a:lnTo>
                                    <a:pt x="36" y="24"/>
                                  </a:lnTo>
                                  <a:lnTo>
                                    <a:pt x="42" y="18"/>
                                  </a:lnTo>
                                  <a:lnTo>
                                    <a:pt x="42" y="12"/>
                                  </a:lnTo>
                                  <a:lnTo>
                                    <a:pt x="78" y="24"/>
                                  </a:lnTo>
                                  <a:lnTo>
                                    <a:pt x="84" y="24"/>
                                  </a:lnTo>
                                  <a:lnTo>
                                    <a:pt x="90" y="24"/>
                                  </a:lnTo>
                                  <a:close/>
                                </a:path>
                              </a:pathLst>
                            </a:custGeom>
                            <a:solidFill>
                              <a:schemeClr val="tx2">
                                <a:lumMod val="60000"/>
                                <a:lumOff val="40000"/>
                              </a:schemeClr>
                            </a:solidFill>
                            <a:ln w="9525">
                              <a:solidFill>
                                <a:schemeClr val="tx1"/>
                              </a:solidFill>
                              <a:prstDash val="solid"/>
                              <a:round/>
                              <a:headEnd/>
                              <a:tailEnd/>
                            </a:ln>
                          </wps:spPr>
                          <wps:bodyPr/>
                        </wps:wsp>
                        <wps:wsp>
                          <wps:cNvPr id="572" name="Freeform 114"/>
                          <wps:cNvSpPr>
                            <a:spLocks/>
                          </wps:cNvSpPr>
                          <wps:spPr bwMode="auto">
                            <a:xfrm>
                              <a:off x="8951899" y="5085144"/>
                              <a:ext cx="802232" cy="1079957"/>
                            </a:xfrm>
                            <a:custGeom>
                              <a:avLst/>
                              <a:gdLst>
                                <a:gd name="T0" fmla="*/ 2147483647 w 222"/>
                                <a:gd name="T1" fmla="*/ 0 h 306"/>
                                <a:gd name="T2" fmla="*/ 2147483647 w 222"/>
                                <a:gd name="T3" fmla="*/ 2147483647 h 306"/>
                                <a:gd name="T4" fmla="*/ 2147483647 w 222"/>
                                <a:gd name="T5" fmla="*/ 2147483647 h 306"/>
                                <a:gd name="T6" fmla="*/ 2147483647 w 222"/>
                                <a:gd name="T7" fmla="*/ 2147483647 h 306"/>
                                <a:gd name="T8" fmla="*/ 2147483647 w 222"/>
                                <a:gd name="T9" fmla="*/ 2147483647 h 306"/>
                                <a:gd name="T10" fmla="*/ 2147483647 w 222"/>
                                <a:gd name="T11" fmla="*/ 2147483647 h 306"/>
                                <a:gd name="T12" fmla="*/ 2147483647 w 222"/>
                                <a:gd name="T13" fmla="*/ 2147483647 h 306"/>
                                <a:gd name="T14" fmla="*/ 2147483647 w 222"/>
                                <a:gd name="T15" fmla="*/ 2147483647 h 306"/>
                                <a:gd name="T16" fmla="*/ 2147483647 w 222"/>
                                <a:gd name="T17" fmla="*/ 2147483647 h 306"/>
                                <a:gd name="T18" fmla="*/ 2147483647 w 222"/>
                                <a:gd name="T19" fmla="*/ 2147483647 h 306"/>
                                <a:gd name="T20" fmla="*/ 2147483647 w 222"/>
                                <a:gd name="T21" fmla="*/ 2147483647 h 306"/>
                                <a:gd name="T22" fmla="*/ 2147483647 w 222"/>
                                <a:gd name="T23" fmla="*/ 2147483647 h 306"/>
                                <a:gd name="T24" fmla="*/ 2147483647 w 222"/>
                                <a:gd name="T25" fmla="*/ 2147483647 h 306"/>
                                <a:gd name="T26" fmla="*/ 2147483647 w 222"/>
                                <a:gd name="T27" fmla="*/ 2147483647 h 306"/>
                                <a:gd name="T28" fmla="*/ 2147483647 w 222"/>
                                <a:gd name="T29" fmla="*/ 2147483647 h 306"/>
                                <a:gd name="T30" fmla="*/ 2147483647 w 222"/>
                                <a:gd name="T31" fmla="*/ 2147483647 h 306"/>
                                <a:gd name="T32" fmla="*/ 2147483647 w 222"/>
                                <a:gd name="T33" fmla="*/ 2147483647 h 306"/>
                                <a:gd name="T34" fmla="*/ 2147483647 w 222"/>
                                <a:gd name="T35" fmla="*/ 2147483647 h 306"/>
                                <a:gd name="T36" fmla="*/ 2147483647 w 222"/>
                                <a:gd name="T37" fmla="*/ 2147483647 h 306"/>
                                <a:gd name="T38" fmla="*/ 2147483647 w 222"/>
                                <a:gd name="T39" fmla="*/ 2147483647 h 306"/>
                                <a:gd name="T40" fmla="*/ 2147483647 w 222"/>
                                <a:gd name="T41" fmla="*/ 2147483647 h 306"/>
                                <a:gd name="T42" fmla="*/ 2147483647 w 222"/>
                                <a:gd name="T43" fmla="*/ 2147483647 h 306"/>
                                <a:gd name="T44" fmla="*/ 2147483647 w 222"/>
                                <a:gd name="T45" fmla="*/ 2147483647 h 306"/>
                                <a:gd name="T46" fmla="*/ 2147483647 w 222"/>
                                <a:gd name="T47" fmla="*/ 2147483647 h 306"/>
                                <a:gd name="T48" fmla="*/ 2147483647 w 222"/>
                                <a:gd name="T49" fmla="*/ 2147483647 h 306"/>
                                <a:gd name="T50" fmla="*/ 2147483647 w 222"/>
                                <a:gd name="T51" fmla="*/ 2147483647 h 306"/>
                                <a:gd name="T52" fmla="*/ 2147483647 w 222"/>
                                <a:gd name="T53" fmla="*/ 2147483647 h 306"/>
                                <a:gd name="T54" fmla="*/ 2147483647 w 222"/>
                                <a:gd name="T55" fmla="*/ 2147483647 h 306"/>
                                <a:gd name="T56" fmla="*/ 2147483647 w 222"/>
                                <a:gd name="T57" fmla="*/ 2147483647 h 306"/>
                                <a:gd name="T58" fmla="*/ 2147483647 w 222"/>
                                <a:gd name="T59" fmla="*/ 2147483647 h 306"/>
                                <a:gd name="T60" fmla="*/ 2147483647 w 222"/>
                                <a:gd name="T61" fmla="*/ 2147483647 h 306"/>
                                <a:gd name="T62" fmla="*/ 2147483647 w 222"/>
                                <a:gd name="T63" fmla="*/ 2147483647 h 306"/>
                                <a:gd name="T64" fmla="*/ 2147483647 w 222"/>
                                <a:gd name="T65" fmla="*/ 2147483647 h 306"/>
                                <a:gd name="T66" fmla="*/ 2147483647 w 222"/>
                                <a:gd name="T67" fmla="*/ 2147483647 h 306"/>
                                <a:gd name="T68" fmla="*/ 2147483647 w 222"/>
                                <a:gd name="T69" fmla="*/ 2147483647 h 306"/>
                                <a:gd name="T70" fmla="*/ 2147483647 w 222"/>
                                <a:gd name="T71" fmla="*/ 2147483647 h 306"/>
                                <a:gd name="T72" fmla="*/ 2147483647 w 222"/>
                                <a:gd name="T73" fmla="*/ 2147483647 h 306"/>
                                <a:gd name="T74" fmla="*/ 2147483647 w 222"/>
                                <a:gd name="T75" fmla="*/ 2147483647 h 306"/>
                                <a:gd name="T76" fmla="*/ 2147483647 w 222"/>
                                <a:gd name="T77" fmla="*/ 2147483647 h 306"/>
                                <a:gd name="T78" fmla="*/ 2147483647 w 222"/>
                                <a:gd name="T79" fmla="*/ 2147483647 h 306"/>
                                <a:gd name="T80" fmla="*/ 2147483647 w 222"/>
                                <a:gd name="T81" fmla="*/ 2147483647 h 306"/>
                                <a:gd name="T82" fmla="*/ 2147483647 w 222"/>
                                <a:gd name="T83" fmla="*/ 2147483647 h 306"/>
                                <a:gd name="T84" fmla="*/ 2147483647 w 222"/>
                                <a:gd name="T85" fmla="*/ 2147483647 h 306"/>
                                <a:gd name="T86" fmla="*/ 2147483647 w 222"/>
                                <a:gd name="T87" fmla="*/ 2147483647 h 306"/>
                                <a:gd name="T88" fmla="*/ 2147483647 w 222"/>
                                <a:gd name="T89" fmla="*/ 2147483647 h 306"/>
                                <a:gd name="T90" fmla="*/ 2147483647 w 222"/>
                                <a:gd name="T91" fmla="*/ 2147483647 h 306"/>
                                <a:gd name="T92" fmla="*/ 2147483647 w 222"/>
                                <a:gd name="T93" fmla="*/ 2147483647 h 306"/>
                                <a:gd name="T94" fmla="*/ 2147483647 w 222"/>
                                <a:gd name="T95" fmla="*/ 2147483647 h 306"/>
                                <a:gd name="T96" fmla="*/ 2147483647 w 222"/>
                                <a:gd name="T97" fmla="*/ 2147483647 h 306"/>
                                <a:gd name="T98" fmla="*/ 2147483647 w 222"/>
                                <a:gd name="T99" fmla="*/ 2147483647 h 306"/>
                                <a:gd name="T100" fmla="*/ 2147483647 w 222"/>
                                <a:gd name="T101" fmla="*/ 2147483647 h 306"/>
                                <a:gd name="T102" fmla="*/ 0 w 222"/>
                                <a:gd name="T103" fmla="*/ 2147483647 h 306"/>
                                <a:gd name="T104" fmla="*/ 2147483647 w 222"/>
                                <a:gd name="T105" fmla="*/ 2147483647 h 306"/>
                                <a:gd name="T106" fmla="*/ 2147483647 w 222"/>
                                <a:gd name="T107" fmla="*/ 2147483647 h 306"/>
                                <a:gd name="T108" fmla="*/ 2147483647 w 222"/>
                                <a:gd name="T109" fmla="*/ 2147483647 h 306"/>
                                <a:gd name="T110" fmla="*/ 2147483647 w 222"/>
                                <a:gd name="T111" fmla="*/ 2147483647 h 306"/>
                                <a:gd name="T112" fmla="*/ 2147483647 w 222"/>
                                <a:gd name="T113" fmla="*/ 2147483647 h 306"/>
                                <a:gd name="T114" fmla="*/ 2147483647 w 222"/>
                                <a:gd name="T115" fmla="*/ 2147483647 h 306"/>
                                <a:gd name="T116" fmla="*/ 2147483647 w 222"/>
                                <a:gd name="T117" fmla="*/ 2147483647 h 306"/>
                                <a:gd name="T118" fmla="*/ 2147483647 w 222"/>
                                <a:gd name="T119" fmla="*/ 2147483647 h 306"/>
                                <a:gd name="T120" fmla="*/ 2147483647 w 222"/>
                                <a:gd name="T121" fmla="*/ 0 h 30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22" h="306">
                                  <a:moveTo>
                                    <a:pt x="210" y="0"/>
                                  </a:moveTo>
                                  <a:lnTo>
                                    <a:pt x="210" y="12"/>
                                  </a:lnTo>
                                  <a:lnTo>
                                    <a:pt x="216" y="24"/>
                                  </a:lnTo>
                                  <a:lnTo>
                                    <a:pt x="216" y="36"/>
                                  </a:lnTo>
                                  <a:lnTo>
                                    <a:pt x="216" y="48"/>
                                  </a:lnTo>
                                  <a:lnTo>
                                    <a:pt x="216" y="60"/>
                                  </a:lnTo>
                                  <a:lnTo>
                                    <a:pt x="216" y="66"/>
                                  </a:lnTo>
                                  <a:lnTo>
                                    <a:pt x="216" y="72"/>
                                  </a:lnTo>
                                  <a:lnTo>
                                    <a:pt x="222" y="78"/>
                                  </a:lnTo>
                                  <a:lnTo>
                                    <a:pt x="222" y="90"/>
                                  </a:lnTo>
                                  <a:lnTo>
                                    <a:pt x="222" y="102"/>
                                  </a:lnTo>
                                  <a:lnTo>
                                    <a:pt x="222" y="108"/>
                                  </a:lnTo>
                                  <a:lnTo>
                                    <a:pt x="222" y="126"/>
                                  </a:lnTo>
                                  <a:lnTo>
                                    <a:pt x="222" y="132"/>
                                  </a:lnTo>
                                  <a:lnTo>
                                    <a:pt x="222" y="144"/>
                                  </a:lnTo>
                                  <a:lnTo>
                                    <a:pt x="216" y="150"/>
                                  </a:lnTo>
                                  <a:lnTo>
                                    <a:pt x="216" y="162"/>
                                  </a:lnTo>
                                  <a:lnTo>
                                    <a:pt x="210" y="174"/>
                                  </a:lnTo>
                                  <a:lnTo>
                                    <a:pt x="210" y="186"/>
                                  </a:lnTo>
                                  <a:lnTo>
                                    <a:pt x="210" y="198"/>
                                  </a:lnTo>
                                  <a:lnTo>
                                    <a:pt x="210" y="204"/>
                                  </a:lnTo>
                                  <a:lnTo>
                                    <a:pt x="204" y="216"/>
                                  </a:lnTo>
                                  <a:lnTo>
                                    <a:pt x="204" y="222"/>
                                  </a:lnTo>
                                  <a:lnTo>
                                    <a:pt x="204" y="234"/>
                                  </a:lnTo>
                                  <a:lnTo>
                                    <a:pt x="198" y="246"/>
                                  </a:lnTo>
                                  <a:lnTo>
                                    <a:pt x="198" y="258"/>
                                  </a:lnTo>
                                  <a:lnTo>
                                    <a:pt x="198" y="276"/>
                                  </a:lnTo>
                                  <a:lnTo>
                                    <a:pt x="192" y="282"/>
                                  </a:lnTo>
                                  <a:lnTo>
                                    <a:pt x="192" y="294"/>
                                  </a:lnTo>
                                  <a:lnTo>
                                    <a:pt x="174" y="294"/>
                                  </a:lnTo>
                                  <a:lnTo>
                                    <a:pt x="162" y="300"/>
                                  </a:lnTo>
                                  <a:lnTo>
                                    <a:pt x="156" y="300"/>
                                  </a:lnTo>
                                  <a:lnTo>
                                    <a:pt x="144" y="300"/>
                                  </a:lnTo>
                                  <a:lnTo>
                                    <a:pt x="138" y="300"/>
                                  </a:lnTo>
                                  <a:lnTo>
                                    <a:pt x="108" y="306"/>
                                  </a:lnTo>
                                  <a:lnTo>
                                    <a:pt x="96" y="294"/>
                                  </a:lnTo>
                                  <a:lnTo>
                                    <a:pt x="60" y="246"/>
                                  </a:lnTo>
                                  <a:lnTo>
                                    <a:pt x="54" y="240"/>
                                  </a:lnTo>
                                  <a:lnTo>
                                    <a:pt x="48" y="234"/>
                                  </a:lnTo>
                                  <a:lnTo>
                                    <a:pt x="42" y="222"/>
                                  </a:lnTo>
                                  <a:lnTo>
                                    <a:pt x="36" y="216"/>
                                  </a:lnTo>
                                  <a:lnTo>
                                    <a:pt x="24" y="204"/>
                                  </a:lnTo>
                                  <a:lnTo>
                                    <a:pt x="24" y="186"/>
                                  </a:lnTo>
                                  <a:lnTo>
                                    <a:pt x="24" y="180"/>
                                  </a:lnTo>
                                  <a:lnTo>
                                    <a:pt x="18" y="168"/>
                                  </a:lnTo>
                                  <a:lnTo>
                                    <a:pt x="18" y="156"/>
                                  </a:lnTo>
                                  <a:lnTo>
                                    <a:pt x="18" y="150"/>
                                  </a:lnTo>
                                  <a:lnTo>
                                    <a:pt x="18" y="144"/>
                                  </a:lnTo>
                                  <a:lnTo>
                                    <a:pt x="18" y="138"/>
                                  </a:lnTo>
                                  <a:lnTo>
                                    <a:pt x="6" y="102"/>
                                  </a:lnTo>
                                  <a:lnTo>
                                    <a:pt x="6" y="66"/>
                                  </a:lnTo>
                                  <a:lnTo>
                                    <a:pt x="0" y="54"/>
                                  </a:lnTo>
                                  <a:lnTo>
                                    <a:pt x="48" y="54"/>
                                  </a:lnTo>
                                  <a:lnTo>
                                    <a:pt x="54" y="42"/>
                                  </a:lnTo>
                                  <a:lnTo>
                                    <a:pt x="60" y="42"/>
                                  </a:lnTo>
                                  <a:lnTo>
                                    <a:pt x="96" y="18"/>
                                  </a:lnTo>
                                  <a:lnTo>
                                    <a:pt x="108" y="12"/>
                                  </a:lnTo>
                                  <a:lnTo>
                                    <a:pt x="126" y="12"/>
                                  </a:lnTo>
                                  <a:lnTo>
                                    <a:pt x="144" y="12"/>
                                  </a:lnTo>
                                  <a:lnTo>
                                    <a:pt x="186" y="6"/>
                                  </a:lnTo>
                                  <a:lnTo>
                                    <a:pt x="210" y="0"/>
                                  </a:lnTo>
                                  <a:close/>
                                </a:path>
                              </a:pathLst>
                            </a:custGeom>
                            <a:solidFill>
                              <a:srgbClr val="FF33CC"/>
                            </a:solidFill>
                            <a:ln w="9525">
                              <a:solidFill>
                                <a:schemeClr val="tx1"/>
                              </a:solidFill>
                              <a:prstDash val="solid"/>
                              <a:round/>
                              <a:headEnd/>
                              <a:tailEnd/>
                            </a:ln>
                          </wps:spPr>
                          <wps:bodyPr/>
                        </wps:wsp>
                        <wps:wsp>
                          <wps:cNvPr id="573" name="Freeform 115"/>
                          <wps:cNvSpPr>
                            <a:spLocks/>
                          </wps:cNvSpPr>
                          <wps:spPr bwMode="auto">
                            <a:xfrm>
                              <a:off x="12355967" y="5106318"/>
                              <a:ext cx="1084098" cy="1037605"/>
                            </a:xfrm>
                            <a:custGeom>
                              <a:avLst/>
                              <a:gdLst>
                                <a:gd name="T0" fmla="*/ 2147483647 w 300"/>
                                <a:gd name="T1" fmla="*/ 2147483647 h 294"/>
                                <a:gd name="T2" fmla="*/ 2147483647 w 300"/>
                                <a:gd name="T3" fmla="*/ 2147483647 h 294"/>
                                <a:gd name="T4" fmla="*/ 2147483647 w 300"/>
                                <a:gd name="T5" fmla="*/ 2147483647 h 294"/>
                                <a:gd name="T6" fmla="*/ 2147483647 w 300"/>
                                <a:gd name="T7" fmla="*/ 2147483647 h 294"/>
                                <a:gd name="T8" fmla="*/ 2147483647 w 300"/>
                                <a:gd name="T9" fmla="*/ 2147483647 h 294"/>
                                <a:gd name="T10" fmla="*/ 2147483647 w 300"/>
                                <a:gd name="T11" fmla="*/ 2147483647 h 294"/>
                                <a:gd name="T12" fmla="*/ 2147483647 w 300"/>
                                <a:gd name="T13" fmla="*/ 2147483647 h 294"/>
                                <a:gd name="T14" fmla="*/ 2147483647 w 300"/>
                                <a:gd name="T15" fmla="*/ 2147483647 h 294"/>
                                <a:gd name="T16" fmla="*/ 2147483647 w 300"/>
                                <a:gd name="T17" fmla="*/ 2147483647 h 294"/>
                                <a:gd name="T18" fmla="*/ 2147483647 w 300"/>
                                <a:gd name="T19" fmla="*/ 2147483647 h 294"/>
                                <a:gd name="T20" fmla="*/ 2147483647 w 300"/>
                                <a:gd name="T21" fmla="*/ 2147483647 h 294"/>
                                <a:gd name="T22" fmla="*/ 2147483647 w 300"/>
                                <a:gd name="T23" fmla="*/ 2147483647 h 294"/>
                                <a:gd name="T24" fmla="*/ 2147483647 w 300"/>
                                <a:gd name="T25" fmla="*/ 2147483647 h 294"/>
                                <a:gd name="T26" fmla="*/ 2147483647 w 300"/>
                                <a:gd name="T27" fmla="*/ 2147483647 h 294"/>
                                <a:gd name="T28" fmla="*/ 2147483647 w 300"/>
                                <a:gd name="T29" fmla="*/ 2147483647 h 294"/>
                                <a:gd name="T30" fmla="*/ 2147483647 w 300"/>
                                <a:gd name="T31" fmla="*/ 2147483647 h 294"/>
                                <a:gd name="T32" fmla="*/ 2147483647 w 300"/>
                                <a:gd name="T33" fmla="*/ 2147483647 h 294"/>
                                <a:gd name="T34" fmla="*/ 2147483647 w 300"/>
                                <a:gd name="T35" fmla="*/ 2147483647 h 294"/>
                                <a:gd name="T36" fmla="*/ 2147483647 w 300"/>
                                <a:gd name="T37" fmla="*/ 2147483647 h 294"/>
                                <a:gd name="T38" fmla="*/ 2147483647 w 300"/>
                                <a:gd name="T39" fmla="*/ 2147483647 h 294"/>
                                <a:gd name="T40" fmla="*/ 2147483647 w 300"/>
                                <a:gd name="T41" fmla="*/ 2147483647 h 294"/>
                                <a:gd name="T42" fmla="*/ 2147483647 w 300"/>
                                <a:gd name="T43" fmla="*/ 2147483647 h 294"/>
                                <a:gd name="T44" fmla="*/ 2147483647 w 300"/>
                                <a:gd name="T45" fmla="*/ 2147483647 h 294"/>
                                <a:gd name="T46" fmla="*/ 2147483647 w 300"/>
                                <a:gd name="T47" fmla="*/ 2147483647 h 294"/>
                                <a:gd name="T48" fmla="*/ 2147483647 w 300"/>
                                <a:gd name="T49" fmla="*/ 2147483647 h 294"/>
                                <a:gd name="T50" fmla="*/ 2147483647 w 300"/>
                                <a:gd name="T51" fmla="*/ 2147483647 h 294"/>
                                <a:gd name="T52" fmla="*/ 2147483647 w 300"/>
                                <a:gd name="T53" fmla="*/ 2147483647 h 294"/>
                                <a:gd name="T54" fmla="*/ 2147483647 w 300"/>
                                <a:gd name="T55" fmla="*/ 2147483647 h 294"/>
                                <a:gd name="T56" fmla="*/ 2147483647 w 300"/>
                                <a:gd name="T57" fmla="*/ 2147483647 h 294"/>
                                <a:gd name="T58" fmla="*/ 2147483647 w 300"/>
                                <a:gd name="T59" fmla="*/ 2147483647 h 294"/>
                                <a:gd name="T60" fmla="*/ 2147483647 w 300"/>
                                <a:gd name="T61" fmla="*/ 2147483647 h 294"/>
                                <a:gd name="T62" fmla="*/ 2147483647 w 300"/>
                                <a:gd name="T63" fmla="*/ 2147483647 h 294"/>
                                <a:gd name="T64" fmla="*/ 2147483647 w 300"/>
                                <a:gd name="T65" fmla="*/ 2147483647 h 294"/>
                                <a:gd name="T66" fmla="*/ 0 w 300"/>
                                <a:gd name="T67" fmla="*/ 2147483647 h 294"/>
                                <a:gd name="T68" fmla="*/ 0 w 300"/>
                                <a:gd name="T69" fmla="*/ 2147483647 h 294"/>
                                <a:gd name="T70" fmla="*/ 2147483647 w 300"/>
                                <a:gd name="T71" fmla="*/ 2147483647 h 294"/>
                                <a:gd name="T72" fmla="*/ 2147483647 w 300"/>
                                <a:gd name="T73" fmla="*/ 2147483647 h 294"/>
                                <a:gd name="T74" fmla="*/ 2147483647 w 300"/>
                                <a:gd name="T75" fmla="*/ 2147483647 h 294"/>
                                <a:gd name="T76" fmla="*/ 2147483647 w 300"/>
                                <a:gd name="T77" fmla="*/ 2147483647 h 294"/>
                                <a:gd name="T78" fmla="*/ 2147483647 w 300"/>
                                <a:gd name="T79" fmla="*/ 2147483647 h 294"/>
                                <a:gd name="T80" fmla="*/ 2147483647 w 300"/>
                                <a:gd name="T81" fmla="*/ 2147483647 h 294"/>
                                <a:gd name="T82" fmla="*/ 2147483647 w 300"/>
                                <a:gd name="T83" fmla="*/ 2147483647 h 294"/>
                                <a:gd name="T84" fmla="*/ 2147483647 w 300"/>
                                <a:gd name="T85" fmla="*/ 2147483647 h 294"/>
                                <a:gd name="T86" fmla="*/ 2147483647 w 300"/>
                                <a:gd name="T87" fmla="*/ 2147483647 h 294"/>
                                <a:gd name="T88" fmla="*/ 2147483647 w 300"/>
                                <a:gd name="T89" fmla="*/ 2147483647 h 294"/>
                                <a:gd name="T90" fmla="*/ 2147483647 w 300"/>
                                <a:gd name="T91" fmla="*/ 2147483647 h 294"/>
                                <a:gd name="T92" fmla="*/ 2147483647 w 300"/>
                                <a:gd name="T93" fmla="*/ 2147483647 h 294"/>
                                <a:gd name="T94" fmla="*/ 2147483647 w 300"/>
                                <a:gd name="T95" fmla="*/ 2147483647 h 294"/>
                                <a:gd name="T96" fmla="*/ 2147483647 w 300"/>
                                <a:gd name="T97" fmla="*/ 2147483647 h 294"/>
                                <a:gd name="T98" fmla="*/ 2147483647 w 300"/>
                                <a:gd name="T99" fmla="*/ 0 h 29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00" h="294">
                                  <a:moveTo>
                                    <a:pt x="258" y="0"/>
                                  </a:moveTo>
                                  <a:lnTo>
                                    <a:pt x="276" y="30"/>
                                  </a:lnTo>
                                  <a:lnTo>
                                    <a:pt x="282" y="42"/>
                                  </a:lnTo>
                                  <a:lnTo>
                                    <a:pt x="288" y="60"/>
                                  </a:lnTo>
                                  <a:lnTo>
                                    <a:pt x="294" y="72"/>
                                  </a:lnTo>
                                  <a:lnTo>
                                    <a:pt x="294" y="78"/>
                                  </a:lnTo>
                                  <a:lnTo>
                                    <a:pt x="300" y="84"/>
                                  </a:lnTo>
                                  <a:lnTo>
                                    <a:pt x="294" y="84"/>
                                  </a:lnTo>
                                  <a:lnTo>
                                    <a:pt x="282" y="84"/>
                                  </a:lnTo>
                                  <a:lnTo>
                                    <a:pt x="276" y="84"/>
                                  </a:lnTo>
                                  <a:lnTo>
                                    <a:pt x="264" y="90"/>
                                  </a:lnTo>
                                  <a:lnTo>
                                    <a:pt x="258" y="90"/>
                                  </a:lnTo>
                                  <a:lnTo>
                                    <a:pt x="264" y="96"/>
                                  </a:lnTo>
                                  <a:lnTo>
                                    <a:pt x="264" y="102"/>
                                  </a:lnTo>
                                  <a:lnTo>
                                    <a:pt x="264" y="114"/>
                                  </a:lnTo>
                                  <a:lnTo>
                                    <a:pt x="270" y="120"/>
                                  </a:lnTo>
                                  <a:lnTo>
                                    <a:pt x="270" y="126"/>
                                  </a:lnTo>
                                  <a:lnTo>
                                    <a:pt x="270" y="132"/>
                                  </a:lnTo>
                                  <a:lnTo>
                                    <a:pt x="264" y="138"/>
                                  </a:lnTo>
                                  <a:lnTo>
                                    <a:pt x="264" y="144"/>
                                  </a:lnTo>
                                  <a:lnTo>
                                    <a:pt x="264" y="150"/>
                                  </a:lnTo>
                                  <a:lnTo>
                                    <a:pt x="264" y="156"/>
                                  </a:lnTo>
                                  <a:lnTo>
                                    <a:pt x="258" y="162"/>
                                  </a:lnTo>
                                  <a:lnTo>
                                    <a:pt x="258" y="168"/>
                                  </a:lnTo>
                                  <a:lnTo>
                                    <a:pt x="252" y="168"/>
                                  </a:lnTo>
                                  <a:lnTo>
                                    <a:pt x="252" y="174"/>
                                  </a:lnTo>
                                  <a:lnTo>
                                    <a:pt x="252" y="180"/>
                                  </a:lnTo>
                                  <a:lnTo>
                                    <a:pt x="246" y="180"/>
                                  </a:lnTo>
                                  <a:lnTo>
                                    <a:pt x="246" y="186"/>
                                  </a:lnTo>
                                  <a:lnTo>
                                    <a:pt x="246" y="192"/>
                                  </a:lnTo>
                                  <a:lnTo>
                                    <a:pt x="240" y="192"/>
                                  </a:lnTo>
                                  <a:lnTo>
                                    <a:pt x="240" y="198"/>
                                  </a:lnTo>
                                  <a:lnTo>
                                    <a:pt x="240" y="204"/>
                                  </a:lnTo>
                                  <a:lnTo>
                                    <a:pt x="234" y="204"/>
                                  </a:lnTo>
                                  <a:lnTo>
                                    <a:pt x="234" y="210"/>
                                  </a:lnTo>
                                  <a:lnTo>
                                    <a:pt x="228" y="210"/>
                                  </a:lnTo>
                                  <a:lnTo>
                                    <a:pt x="228" y="216"/>
                                  </a:lnTo>
                                  <a:lnTo>
                                    <a:pt x="222" y="216"/>
                                  </a:lnTo>
                                  <a:lnTo>
                                    <a:pt x="222" y="222"/>
                                  </a:lnTo>
                                  <a:lnTo>
                                    <a:pt x="222" y="228"/>
                                  </a:lnTo>
                                  <a:lnTo>
                                    <a:pt x="222" y="240"/>
                                  </a:lnTo>
                                  <a:lnTo>
                                    <a:pt x="222" y="246"/>
                                  </a:lnTo>
                                  <a:lnTo>
                                    <a:pt x="228" y="246"/>
                                  </a:lnTo>
                                  <a:lnTo>
                                    <a:pt x="222" y="252"/>
                                  </a:lnTo>
                                  <a:lnTo>
                                    <a:pt x="222" y="258"/>
                                  </a:lnTo>
                                  <a:lnTo>
                                    <a:pt x="222" y="264"/>
                                  </a:lnTo>
                                  <a:lnTo>
                                    <a:pt x="222" y="270"/>
                                  </a:lnTo>
                                  <a:lnTo>
                                    <a:pt x="222" y="276"/>
                                  </a:lnTo>
                                  <a:lnTo>
                                    <a:pt x="216" y="276"/>
                                  </a:lnTo>
                                  <a:lnTo>
                                    <a:pt x="216" y="282"/>
                                  </a:lnTo>
                                  <a:lnTo>
                                    <a:pt x="216" y="288"/>
                                  </a:lnTo>
                                  <a:lnTo>
                                    <a:pt x="216" y="294"/>
                                  </a:lnTo>
                                  <a:lnTo>
                                    <a:pt x="210" y="294"/>
                                  </a:lnTo>
                                  <a:lnTo>
                                    <a:pt x="204" y="294"/>
                                  </a:lnTo>
                                  <a:lnTo>
                                    <a:pt x="198" y="294"/>
                                  </a:lnTo>
                                  <a:lnTo>
                                    <a:pt x="192" y="288"/>
                                  </a:lnTo>
                                  <a:lnTo>
                                    <a:pt x="186" y="288"/>
                                  </a:lnTo>
                                  <a:lnTo>
                                    <a:pt x="180" y="288"/>
                                  </a:lnTo>
                                  <a:lnTo>
                                    <a:pt x="180" y="282"/>
                                  </a:lnTo>
                                  <a:lnTo>
                                    <a:pt x="174" y="282"/>
                                  </a:lnTo>
                                  <a:lnTo>
                                    <a:pt x="168" y="282"/>
                                  </a:lnTo>
                                  <a:lnTo>
                                    <a:pt x="162" y="282"/>
                                  </a:lnTo>
                                  <a:lnTo>
                                    <a:pt x="156" y="282"/>
                                  </a:lnTo>
                                  <a:lnTo>
                                    <a:pt x="144" y="282"/>
                                  </a:lnTo>
                                  <a:lnTo>
                                    <a:pt x="138" y="282"/>
                                  </a:lnTo>
                                  <a:lnTo>
                                    <a:pt x="132" y="282"/>
                                  </a:lnTo>
                                  <a:lnTo>
                                    <a:pt x="126" y="282"/>
                                  </a:lnTo>
                                  <a:lnTo>
                                    <a:pt x="120" y="282"/>
                                  </a:lnTo>
                                  <a:lnTo>
                                    <a:pt x="120" y="276"/>
                                  </a:lnTo>
                                  <a:lnTo>
                                    <a:pt x="114" y="276"/>
                                  </a:lnTo>
                                  <a:lnTo>
                                    <a:pt x="114" y="270"/>
                                  </a:lnTo>
                                  <a:lnTo>
                                    <a:pt x="114" y="264"/>
                                  </a:lnTo>
                                  <a:lnTo>
                                    <a:pt x="108" y="264"/>
                                  </a:lnTo>
                                  <a:lnTo>
                                    <a:pt x="102" y="264"/>
                                  </a:lnTo>
                                  <a:lnTo>
                                    <a:pt x="102" y="258"/>
                                  </a:lnTo>
                                  <a:lnTo>
                                    <a:pt x="96" y="258"/>
                                  </a:lnTo>
                                  <a:lnTo>
                                    <a:pt x="90" y="258"/>
                                  </a:lnTo>
                                  <a:lnTo>
                                    <a:pt x="84" y="258"/>
                                  </a:lnTo>
                                  <a:lnTo>
                                    <a:pt x="84" y="264"/>
                                  </a:lnTo>
                                  <a:lnTo>
                                    <a:pt x="78" y="264"/>
                                  </a:lnTo>
                                  <a:lnTo>
                                    <a:pt x="72" y="264"/>
                                  </a:lnTo>
                                  <a:lnTo>
                                    <a:pt x="66" y="264"/>
                                  </a:lnTo>
                                  <a:lnTo>
                                    <a:pt x="66" y="270"/>
                                  </a:lnTo>
                                  <a:lnTo>
                                    <a:pt x="60" y="270"/>
                                  </a:lnTo>
                                  <a:lnTo>
                                    <a:pt x="54" y="270"/>
                                  </a:lnTo>
                                  <a:lnTo>
                                    <a:pt x="48" y="270"/>
                                  </a:lnTo>
                                  <a:lnTo>
                                    <a:pt x="42" y="270"/>
                                  </a:lnTo>
                                  <a:lnTo>
                                    <a:pt x="36" y="270"/>
                                  </a:lnTo>
                                  <a:lnTo>
                                    <a:pt x="30" y="270"/>
                                  </a:lnTo>
                                  <a:lnTo>
                                    <a:pt x="24" y="270"/>
                                  </a:lnTo>
                                  <a:lnTo>
                                    <a:pt x="18" y="270"/>
                                  </a:lnTo>
                                  <a:lnTo>
                                    <a:pt x="12" y="264"/>
                                  </a:lnTo>
                                  <a:lnTo>
                                    <a:pt x="6" y="264"/>
                                  </a:lnTo>
                                  <a:lnTo>
                                    <a:pt x="6" y="258"/>
                                  </a:lnTo>
                                  <a:lnTo>
                                    <a:pt x="6" y="252"/>
                                  </a:lnTo>
                                  <a:lnTo>
                                    <a:pt x="6" y="246"/>
                                  </a:lnTo>
                                  <a:lnTo>
                                    <a:pt x="6" y="240"/>
                                  </a:lnTo>
                                  <a:lnTo>
                                    <a:pt x="6" y="234"/>
                                  </a:lnTo>
                                  <a:lnTo>
                                    <a:pt x="6" y="228"/>
                                  </a:lnTo>
                                  <a:lnTo>
                                    <a:pt x="6" y="222"/>
                                  </a:lnTo>
                                  <a:lnTo>
                                    <a:pt x="6" y="216"/>
                                  </a:lnTo>
                                  <a:lnTo>
                                    <a:pt x="0" y="228"/>
                                  </a:lnTo>
                                  <a:lnTo>
                                    <a:pt x="0" y="222"/>
                                  </a:lnTo>
                                  <a:lnTo>
                                    <a:pt x="0" y="216"/>
                                  </a:lnTo>
                                  <a:lnTo>
                                    <a:pt x="0" y="210"/>
                                  </a:lnTo>
                                  <a:lnTo>
                                    <a:pt x="6" y="210"/>
                                  </a:lnTo>
                                  <a:lnTo>
                                    <a:pt x="6" y="204"/>
                                  </a:lnTo>
                                  <a:lnTo>
                                    <a:pt x="6" y="198"/>
                                  </a:lnTo>
                                  <a:lnTo>
                                    <a:pt x="12" y="192"/>
                                  </a:lnTo>
                                  <a:lnTo>
                                    <a:pt x="12" y="186"/>
                                  </a:lnTo>
                                  <a:lnTo>
                                    <a:pt x="18" y="186"/>
                                  </a:lnTo>
                                  <a:lnTo>
                                    <a:pt x="18" y="180"/>
                                  </a:lnTo>
                                  <a:lnTo>
                                    <a:pt x="18" y="174"/>
                                  </a:lnTo>
                                  <a:lnTo>
                                    <a:pt x="18" y="168"/>
                                  </a:lnTo>
                                  <a:lnTo>
                                    <a:pt x="24" y="168"/>
                                  </a:lnTo>
                                  <a:lnTo>
                                    <a:pt x="24" y="162"/>
                                  </a:lnTo>
                                  <a:lnTo>
                                    <a:pt x="30" y="156"/>
                                  </a:lnTo>
                                  <a:lnTo>
                                    <a:pt x="36" y="156"/>
                                  </a:lnTo>
                                  <a:lnTo>
                                    <a:pt x="36" y="150"/>
                                  </a:lnTo>
                                  <a:lnTo>
                                    <a:pt x="42" y="150"/>
                                  </a:lnTo>
                                  <a:lnTo>
                                    <a:pt x="42" y="144"/>
                                  </a:lnTo>
                                  <a:lnTo>
                                    <a:pt x="48" y="144"/>
                                  </a:lnTo>
                                  <a:lnTo>
                                    <a:pt x="54" y="138"/>
                                  </a:lnTo>
                                  <a:lnTo>
                                    <a:pt x="60" y="138"/>
                                  </a:lnTo>
                                  <a:lnTo>
                                    <a:pt x="66" y="132"/>
                                  </a:lnTo>
                                  <a:lnTo>
                                    <a:pt x="66" y="126"/>
                                  </a:lnTo>
                                  <a:lnTo>
                                    <a:pt x="72" y="126"/>
                                  </a:lnTo>
                                  <a:lnTo>
                                    <a:pt x="72" y="120"/>
                                  </a:lnTo>
                                  <a:lnTo>
                                    <a:pt x="78" y="120"/>
                                  </a:lnTo>
                                  <a:lnTo>
                                    <a:pt x="78" y="114"/>
                                  </a:lnTo>
                                  <a:lnTo>
                                    <a:pt x="78" y="108"/>
                                  </a:lnTo>
                                  <a:lnTo>
                                    <a:pt x="78" y="102"/>
                                  </a:lnTo>
                                  <a:lnTo>
                                    <a:pt x="78" y="96"/>
                                  </a:lnTo>
                                  <a:lnTo>
                                    <a:pt x="72" y="96"/>
                                  </a:lnTo>
                                  <a:lnTo>
                                    <a:pt x="72" y="90"/>
                                  </a:lnTo>
                                  <a:lnTo>
                                    <a:pt x="66" y="90"/>
                                  </a:lnTo>
                                  <a:lnTo>
                                    <a:pt x="60" y="84"/>
                                  </a:lnTo>
                                  <a:lnTo>
                                    <a:pt x="60" y="78"/>
                                  </a:lnTo>
                                  <a:lnTo>
                                    <a:pt x="54" y="78"/>
                                  </a:lnTo>
                                  <a:lnTo>
                                    <a:pt x="54" y="72"/>
                                  </a:lnTo>
                                  <a:lnTo>
                                    <a:pt x="54" y="66"/>
                                  </a:lnTo>
                                  <a:lnTo>
                                    <a:pt x="48" y="66"/>
                                  </a:lnTo>
                                  <a:lnTo>
                                    <a:pt x="48" y="60"/>
                                  </a:lnTo>
                                  <a:lnTo>
                                    <a:pt x="48" y="54"/>
                                  </a:lnTo>
                                  <a:lnTo>
                                    <a:pt x="42" y="48"/>
                                  </a:lnTo>
                                  <a:lnTo>
                                    <a:pt x="42" y="42"/>
                                  </a:lnTo>
                                  <a:lnTo>
                                    <a:pt x="42" y="30"/>
                                  </a:lnTo>
                                  <a:lnTo>
                                    <a:pt x="60" y="30"/>
                                  </a:lnTo>
                                  <a:lnTo>
                                    <a:pt x="192" y="12"/>
                                  </a:lnTo>
                                  <a:lnTo>
                                    <a:pt x="258" y="0"/>
                                  </a:lnTo>
                                  <a:close/>
                                </a:path>
                              </a:pathLst>
                            </a:custGeom>
                            <a:solidFill>
                              <a:srgbClr val="FF33CC"/>
                            </a:solidFill>
                            <a:ln w="9525">
                              <a:solidFill>
                                <a:schemeClr val="tx1"/>
                              </a:solidFill>
                              <a:prstDash val="solid"/>
                              <a:round/>
                              <a:headEnd/>
                              <a:tailEnd/>
                            </a:ln>
                          </wps:spPr>
                          <wps:bodyPr/>
                        </wps:wsp>
                        <wps:wsp>
                          <wps:cNvPr id="574" name="Freeform 116"/>
                          <wps:cNvSpPr>
                            <a:spLocks/>
                          </wps:cNvSpPr>
                          <wps:spPr bwMode="auto">
                            <a:xfrm>
                              <a:off x="11727189" y="5127495"/>
                              <a:ext cx="910642" cy="804673"/>
                            </a:xfrm>
                            <a:custGeom>
                              <a:avLst/>
                              <a:gdLst>
                                <a:gd name="T0" fmla="*/ 2147483647 w 252"/>
                                <a:gd name="T1" fmla="*/ 2147483647 h 228"/>
                                <a:gd name="T2" fmla="*/ 2147483647 w 252"/>
                                <a:gd name="T3" fmla="*/ 2147483647 h 228"/>
                                <a:gd name="T4" fmla="*/ 2147483647 w 252"/>
                                <a:gd name="T5" fmla="*/ 2147483647 h 228"/>
                                <a:gd name="T6" fmla="*/ 2147483647 w 252"/>
                                <a:gd name="T7" fmla="*/ 2147483647 h 228"/>
                                <a:gd name="T8" fmla="*/ 2147483647 w 252"/>
                                <a:gd name="T9" fmla="*/ 2147483647 h 228"/>
                                <a:gd name="T10" fmla="*/ 2147483647 w 252"/>
                                <a:gd name="T11" fmla="*/ 2147483647 h 228"/>
                                <a:gd name="T12" fmla="*/ 2147483647 w 252"/>
                                <a:gd name="T13" fmla="*/ 2147483647 h 228"/>
                                <a:gd name="T14" fmla="*/ 2147483647 w 252"/>
                                <a:gd name="T15" fmla="*/ 2147483647 h 228"/>
                                <a:gd name="T16" fmla="*/ 2147483647 w 252"/>
                                <a:gd name="T17" fmla="*/ 2147483647 h 228"/>
                                <a:gd name="T18" fmla="*/ 2147483647 w 252"/>
                                <a:gd name="T19" fmla="*/ 2147483647 h 228"/>
                                <a:gd name="T20" fmla="*/ 2147483647 w 252"/>
                                <a:gd name="T21" fmla="*/ 2147483647 h 228"/>
                                <a:gd name="T22" fmla="*/ 2147483647 w 252"/>
                                <a:gd name="T23" fmla="*/ 2147483647 h 228"/>
                                <a:gd name="T24" fmla="*/ 2147483647 w 252"/>
                                <a:gd name="T25" fmla="*/ 2147483647 h 228"/>
                                <a:gd name="T26" fmla="*/ 2147483647 w 252"/>
                                <a:gd name="T27" fmla="*/ 2147483647 h 228"/>
                                <a:gd name="T28" fmla="*/ 2147483647 w 252"/>
                                <a:gd name="T29" fmla="*/ 2147483647 h 228"/>
                                <a:gd name="T30" fmla="*/ 2147483647 w 252"/>
                                <a:gd name="T31" fmla="*/ 2147483647 h 228"/>
                                <a:gd name="T32" fmla="*/ 2147483647 w 252"/>
                                <a:gd name="T33" fmla="*/ 2147483647 h 228"/>
                                <a:gd name="T34" fmla="*/ 2147483647 w 252"/>
                                <a:gd name="T35" fmla="*/ 2147483647 h 228"/>
                                <a:gd name="T36" fmla="*/ 2147483647 w 252"/>
                                <a:gd name="T37" fmla="*/ 2147483647 h 228"/>
                                <a:gd name="T38" fmla="*/ 2147483647 w 252"/>
                                <a:gd name="T39" fmla="*/ 2147483647 h 228"/>
                                <a:gd name="T40" fmla="*/ 2147483647 w 252"/>
                                <a:gd name="T41" fmla="*/ 2147483647 h 228"/>
                                <a:gd name="T42" fmla="*/ 2147483647 w 252"/>
                                <a:gd name="T43" fmla="*/ 2147483647 h 228"/>
                                <a:gd name="T44" fmla="*/ 2147483647 w 252"/>
                                <a:gd name="T45" fmla="*/ 2147483647 h 228"/>
                                <a:gd name="T46" fmla="*/ 2147483647 w 252"/>
                                <a:gd name="T47" fmla="*/ 2147483647 h 228"/>
                                <a:gd name="T48" fmla="*/ 2147483647 w 252"/>
                                <a:gd name="T49" fmla="*/ 2147483647 h 228"/>
                                <a:gd name="T50" fmla="*/ 2147483647 w 252"/>
                                <a:gd name="T51" fmla="*/ 2147483647 h 228"/>
                                <a:gd name="T52" fmla="*/ 2147483647 w 252"/>
                                <a:gd name="T53" fmla="*/ 2147483647 h 228"/>
                                <a:gd name="T54" fmla="*/ 2147483647 w 252"/>
                                <a:gd name="T55" fmla="*/ 2147483647 h 228"/>
                                <a:gd name="T56" fmla="*/ 2147483647 w 252"/>
                                <a:gd name="T57" fmla="*/ 2147483647 h 228"/>
                                <a:gd name="T58" fmla="*/ 2147483647 w 252"/>
                                <a:gd name="T59" fmla="*/ 2147483647 h 228"/>
                                <a:gd name="T60" fmla="*/ 2147483647 w 252"/>
                                <a:gd name="T61" fmla="*/ 2147483647 h 228"/>
                                <a:gd name="T62" fmla="*/ 2147483647 w 252"/>
                                <a:gd name="T63" fmla="*/ 2147483647 h 228"/>
                                <a:gd name="T64" fmla="*/ 2147483647 w 252"/>
                                <a:gd name="T65" fmla="*/ 2147483647 h 228"/>
                                <a:gd name="T66" fmla="*/ 0 w 252"/>
                                <a:gd name="T67" fmla="*/ 2147483647 h 228"/>
                                <a:gd name="T68" fmla="*/ 2147483647 w 252"/>
                                <a:gd name="T69" fmla="*/ 2147483647 h 228"/>
                                <a:gd name="T70" fmla="*/ 2147483647 w 252"/>
                                <a:gd name="T71" fmla="*/ 2147483647 h 228"/>
                                <a:gd name="T72" fmla="*/ 2147483647 w 252"/>
                                <a:gd name="T73" fmla="*/ 2147483647 h 228"/>
                                <a:gd name="T74" fmla="*/ 2147483647 w 252"/>
                                <a:gd name="T75" fmla="*/ 2147483647 h 228"/>
                                <a:gd name="T76" fmla="*/ 0 w 252"/>
                                <a:gd name="T77" fmla="*/ 2147483647 h 228"/>
                                <a:gd name="T78" fmla="*/ 2147483647 w 252"/>
                                <a:gd name="T79" fmla="*/ 2147483647 h 228"/>
                                <a:gd name="T80" fmla="*/ 2147483647 w 252"/>
                                <a:gd name="T81" fmla="*/ 2147483647 h 228"/>
                                <a:gd name="T82" fmla="*/ 2147483647 w 252"/>
                                <a:gd name="T83" fmla="*/ 2147483647 h 228"/>
                                <a:gd name="T84" fmla="*/ 2147483647 w 252"/>
                                <a:gd name="T85" fmla="*/ 2147483647 h 228"/>
                                <a:gd name="T86" fmla="*/ 2147483647 w 252"/>
                                <a:gd name="T87" fmla="*/ 2147483647 h 228"/>
                                <a:gd name="T88" fmla="*/ 2147483647 w 252"/>
                                <a:gd name="T89" fmla="*/ 2147483647 h 22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52" h="228">
                                  <a:moveTo>
                                    <a:pt x="222" y="0"/>
                                  </a:moveTo>
                                  <a:lnTo>
                                    <a:pt x="222" y="6"/>
                                  </a:lnTo>
                                  <a:lnTo>
                                    <a:pt x="222" y="12"/>
                                  </a:lnTo>
                                  <a:lnTo>
                                    <a:pt x="216" y="18"/>
                                  </a:lnTo>
                                  <a:lnTo>
                                    <a:pt x="216" y="24"/>
                                  </a:lnTo>
                                  <a:lnTo>
                                    <a:pt x="216" y="36"/>
                                  </a:lnTo>
                                  <a:lnTo>
                                    <a:pt x="216" y="42"/>
                                  </a:lnTo>
                                  <a:lnTo>
                                    <a:pt x="222" y="48"/>
                                  </a:lnTo>
                                  <a:lnTo>
                                    <a:pt x="222" y="54"/>
                                  </a:lnTo>
                                  <a:lnTo>
                                    <a:pt x="222" y="60"/>
                                  </a:lnTo>
                                  <a:lnTo>
                                    <a:pt x="228" y="60"/>
                                  </a:lnTo>
                                  <a:lnTo>
                                    <a:pt x="228" y="66"/>
                                  </a:lnTo>
                                  <a:lnTo>
                                    <a:pt x="228" y="72"/>
                                  </a:lnTo>
                                  <a:lnTo>
                                    <a:pt x="234" y="72"/>
                                  </a:lnTo>
                                  <a:lnTo>
                                    <a:pt x="234" y="78"/>
                                  </a:lnTo>
                                  <a:lnTo>
                                    <a:pt x="240" y="84"/>
                                  </a:lnTo>
                                  <a:lnTo>
                                    <a:pt x="246" y="84"/>
                                  </a:lnTo>
                                  <a:lnTo>
                                    <a:pt x="246" y="90"/>
                                  </a:lnTo>
                                  <a:lnTo>
                                    <a:pt x="252" y="90"/>
                                  </a:lnTo>
                                  <a:lnTo>
                                    <a:pt x="252" y="96"/>
                                  </a:lnTo>
                                  <a:lnTo>
                                    <a:pt x="252" y="102"/>
                                  </a:lnTo>
                                  <a:lnTo>
                                    <a:pt x="252" y="108"/>
                                  </a:lnTo>
                                  <a:lnTo>
                                    <a:pt x="252" y="114"/>
                                  </a:lnTo>
                                  <a:lnTo>
                                    <a:pt x="246" y="114"/>
                                  </a:lnTo>
                                  <a:lnTo>
                                    <a:pt x="246" y="120"/>
                                  </a:lnTo>
                                  <a:lnTo>
                                    <a:pt x="240" y="120"/>
                                  </a:lnTo>
                                  <a:lnTo>
                                    <a:pt x="240" y="126"/>
                                  </a:lnTo>
                                  <a:lnTo>
                                    <a:pt x="234" y="132"/>
                                  </a:lnTo>
                                  <a:lnTo>
                                    <a:pt x="228" y="132"/>
                                  </a:lnTo>
                                  <a:lnTo>
                                    <a:pt x="222" y="138"/>
                                  </a:lnTo>
                                  <a:lnTo>
                                    <a:pt x="216" y="138"/>
                                  </a:lnTo>
                                  <a:lnTo>
                                    <a:pt x="216" y="144"/>
                                  </a:lnTo>
                                  <a:lnTo>
                                    <a:pt x="210" y="144"/>
                                  </a:lnTo>
                                  <a:lnTo>
                                    <a:pt x="210" y="150"/>
                                  </a:lnTo>
                                  <a:lnTo>
                                    <a:pt x="204" y="150"/>
                                  </a:lnTo>
                                  <a:lnTo>
                                    <a:pt x="198" y="156"/>
                                  </a:lnTo>
                                  <a:lnTo>
                                    <a:pt x="198" y="162"/>
                                  </a:lnTo>
                                  <a:lnTo>
                                    <a:pt x="192" y="162"/>
                                  </a:lnTo>
                                  <a:lnTo>
                                    <a:pt x="192" y="168"/>
                                  </a:lnTo>
                                  <a:lnTo>
                                    <a:pt x="192" y="174"/>
                                  </a:lnTo>
                                  <a:lnTo>
                                    <a:pt x="192" y="180"/>
                                  </a:lnTo>
                                  <a:lnTo>
                                    <a:pt x="186" y="180"/>
                                  </a:lnTo>
                                  <a:lnTo>
                                    <a:pt x="186" y="186"/>
                                  </a:lnTo>
                                  <a:lnTo>
                                    <a:pt x="180" y="192"/>
                                  </a:lnTo>
                                  <a:lnTo>
                                    <a:pt x="180" y="198"/>
                                  </a:lnTo>
                                  <a:lnTo>
                                    <a:pt x="180" y="204"/>
                                  </a:lnTo>
                                  <a:lnTo>
                                    <a:pt x="174" y="204"/>
                                  </a:lnTo>
                                  <a:lnTo>
                                    <a:pt x="174" y="210"/>
                                  </a:lnTo>
                                  <a:lnTo>
                                    <a:pt x="174" y="216"/>
                                  </a:lnTo>
                                  <a:lnTo>
                                    <a:pt x="174" y="222"/>
                                  </a:lnTo>
                                  <a:lnTo>
                                    <a:pt x="162" y="228"/>
                                  </a:lnTo>
                                  <a:lnTo>
                                    <a:pt x="156" y="228"/>
                                  </a:lnTo>
                                  <a:lnTo>
                                    <a:pt x="156" y="222"/>
                                  </a:lnTo>
                                  <a:lnTo>
                                    <a:pt x="156" y="216"/>
                                  </a:lnTo>
                                  <a:lnTo>
                                    <a:pt x="156" y="210"/>
                                  </a:lnTo>
                                  <a:lnTo>
                                    <a:pt x="150" y="210"/>
                                  </a:lnTo>
                                  <a:lnTo>
                                    <a:pt x="144" y="210"/>
                                  </a:lnTo>
                                  <a:lnTo>
                                    <a:pt x="138" y="204"/>
                                  </a:lnTo>
                                  <a:lnTo>
                                    <a:pt x="138" y="198"/>
                                  </a:lnTo>
                                  <a:lnTo>
                                    <a:pt x="132" y="198"/>
                                  </a:lnTo>
                                  <a:lnTo>
                                    <a:pt x="126" y="198"/>
                                  </a:lnTo>
                                  <a:lnTo>
                                    <a:pt x="126" y="192"/>
                                  </a:lnTo>
                                  <a:lnTo>
                                    <a:pt x="120" y="192"/>
                                  </a:lnTo>
                                  <a:lnTo>
                                    <a:pt x="120" y="186"/>
                                  </a:lnTo>
                                  <a:lnTo>
                                    <a:pt x="126" y="186"/>
                                  </a:lnTo>
                                  <a:lnTo>
                                    <a:pt x="126" y="180"/>
                                  </a:lnTo>
                                  <a:lnTo>
                                    <a:pt x="132" y="180"/>
                                  </a:lnTo>
                                  <a:lnTo>
                                    <a:pt x="126" y="180"/>
                                  </a:lnTo>
                                  <a:lnTo>
                                    <a:pt x="126" y="174"/>
                                  </a:lnTo>
                                  <a:lnTo>
                                    <a:pt x="126" y="168"/>
                                  </a:lnTo>
                                  <a:lnTo>
                                    <a:pt x="120" y="168"/>
                                  </a:lnTo>
                                  <a:lnTo>
                                    <a:pt x="114" y="162"/>
                                  </a:lnTo>
                                  <a:lnTo>
                                    <a:pt x="114" y="156"/>
                                  </a:lnTo>
                                  <a:lnTo>
                                    <a:pt x="108" y="156"/>
                                  </a:lnTo>
                                  <a:lnTo>
                                    <a:pt x="108" y="150"/>
                                  </a:lnTo>
                                  <a:lnTo>
                                    <a:pt x="114" y="150"/>
                                  </a:lnTo>
                                  <a:lnTo>
                                    <a:pt x="114" y="144"/>
                                  </a:lnTo>
                                  <a:lnTo>
                                    <a:pt x="108" y="138"/>
                                  </a:lnTo>
                                  <a:lnTo>
                                    <a:pt x="102" y="138"/>
                                  </a:lnTo>
                                  <a:lnTo>
                                    <a:pt x="102" y="144"/>
                                  </a:lnTo>
                                  <a:lnTo>
                                    <a:pt x="96" y="144"/>
                                  </a:lnTo>
                                  <a:lnTo>
                                    <a:pt x="90" y="144"/>
                                  </a:lnTo>
                                  <a:lnTo>
                                    <a:pt x="90" y="138"/>
                                  </a:lnTo>
                                  <a:lnTo>
                                    <a:pt x="90" y="132"/>
                                  </a:lnTo>
                                  <a:lnTo>
                                    <a:pt x="84" y="132"/>
                                  </a:lnTo>
                                  <a:lnTo>
                                    <a:pt x="78" y="132"/>
                                  </a:lnTo>
                                  <a:lnTo>
                                    <a:pt x="72" y="132"/>
                                  </a:lnTo>
                                  <a:lnTo>
                                    <a:pt x="66" y="132"/>
                                  </a:lnTo>
                                  <a:lnTo>
                                    <a:pt x="60" y="132"/>
                                  </a:lnTo>
                                  <a:lnTo>
                                    <a:pt x="54" y="132"/>
                                  </a:lnTo>
                                  <a:lnTo>
                                    <a:pt x="54" y="138"/>
                                  </a:lnTo>
                                  <a:lnTo>
                                    <a:pt x="48" y="132"/>
                                  </a:lnTo>
                                  <a:lnTo>
                                    <a:pt x="42" y="132"/>
                                  </a:lnTo>
                                  <a:lnTo>
                                    <a:pt x="36" y="132"/>
                                  </a:lnTo>
                                  <a:lnTo>
                                    <a:pt x="36" y="126"/>
                                  </a:lnTo>
                                  <a:lnTo>
                                    <a:pt x="30" y="126"/>
                                  </a:lnTo>
                                  <a:lnTo>
                                    <a:pt x="24" y="126"/>
                                  </a:lnTo>
                                  <a:lnTo>
                                    <a:pt x="18" y="126"/>
                                  </a:lnTo>
                                  <a:lnTo>
                                    <a:pt x="12" y="126"/>
                                  </a:lnTo>
                                  <a:lnTo>
                                    <a:pt x="6" y="126"/>
                                  </a:lnTo>
                                  <a:lnTo>
                                    <a:pt x="6" y="120"/>
                                  </a:lnTo>
                                  <a:lnTo>
                                    <a:pt x="0" y="114"/>
                                  </a:lnTo>
                                  <a:lnTo>
                                    <a:pt x="6" y="114"/>
                                  </a:lnTo>
                                  <a:lnTo>
                                    <a:pt x="6" y="108"/>
                                  </a:lnTo>
                                  <a:lnTo>
                                    <a:pt x="6" y="102"/>
                                  </a:lnTo>
                                  <a:lnTo>
                                    <a:pt x="6" y="96"/>
                                  </a:lnTo>
                                  <a:lnTo>
                                    <a:pt x="12" y="96"/>
                                  </a:lnTo>
                                  <a:lnTo>
                                    <a:pt x="12" y="90"/>
                                  </a:lnTo>
                                  <a:lnTo>
                                    <a:pt x="12" y="84"/>
                                  </a:lnTo>
                                  <a:lnTo>
                                    <a:pt x="12" y="78"/>
                                  </a:lnTo>
                                  <a:lnTo>
                                    <a:pt x="18" y="78"/>
                                  </a:lnTo>
                                  <a:lnTo>
                                    <a:pt x="12" y="78"/>
                                  </a:lnTo>
                                  <a:lnTo>
                                    <a:pt x="12" y="72"/>
                                  </a:lnTo>
                                  <a:lnTo>
                                    <a:pt x="12" y="66"/>
                                  </a:lnTo>
                                  <a:lnTo>
                                    <a:pt x="6" y="66"/>
                                  </a:lnTo>
                                  <a:lnTo>
                                    <a:pt x="6" y="60"/>
                                  </a:lnTo>
                                  <a:lnTo>
                                    <a:pt x="0" y="54"/>
                                  </a:lnTo>
                                  <a:lnTo>
                                    <a:pt x="6" y="48"/>
                                  </a:lnTo>
                                  <a:lnTo>
                                    <a:pt x="6" y="42"/>
                                  </a:lnTo>
                                  <a:lnTo>
                                    <a:pt x="42" y="36"/>
                                  </a:lnTo>
                                  <a:lnTo>
                                    <a:pt x="54" y="36"/>
                                  </a:lnTo>
                                  <a:lnTo>
                                    <a:pt x="60" y="36"/>
                                  </a:lnTo>
                                  <a:lnTo>
                                    <a:pt x="90" y="30"/>
                                  </a:lnTo>
                                  <a:lnTo>
                                    <a:pt x="96" y="24"/>
                                  </a:lnTo>
                                  <a:lnTo>
                                    <a:pt x="102" y="24"/>
                                  </a:lnTo>
                                  <a:lnTo>
                                    <a:pt x="108" y="24"/>
                                  </a:lnTo>
                                  <a:lnTo>
                                    <a:pt x="114" y="24"/>
                                  </a:lnTo>
                                  <a:lnTo>
                                    <a:pt x="120" y="24"/>
                                  </a:lnTo>
                                  <a:lnTo>
                                    <a:pt x="126" y="18"/>
                                  </a:lnTo>
                                  <a:lnTo>
                                    <a:pt x="150" y="18"/>
                                  </a:lnTo>
                                  <a:lnTo>
                                    <a:pt x="156" y="18"/>
                                  </a:lnTo>
                                  <a:lnTo>
                                    <a:pt x="168" y="12"/>
                                  </a:lnTo>
                                  <a:lnTo>
                                    <a:pt x="180" y="12"/>
                                  </a:lnTo>
                                  <a:lnTo>
                                    <a:pt x="186" y="12"/>
                                  </a:lnTo>
                                  <a:lnTo>
                                    <a:pt x="192" y="6"/>
                                  </a:lnTo>
                                  <a:lnTo>
                                    <a:pt x="204" y="6"/>
                                  </a:lnTo>
                                  <a:lnTo>
                                    <a:pt x="222" y="0"/>
                                  </a:lnTo>
                                  <a:close/>
                                </a:path>
                              </a:pathLst>
                            </a:custGeom>
                            <a:solidFill>
                              <a:srgbClr val="FF33CC"/>
                            </a:solidFill>
                            <a:ln w="9525">
                              <a:solidFill>
                                <a:schemeClr val="tx1"/>
                              </a:solidFill>
                              <a:prstDash val="solid"/>
                              <a:round/>
                              <a:headEnd/>
                              <a:tailEnd/>
                            </a:ln>
                          </wps:spPr>
                          <wps:bodyPr/>
                        </wps:wsp>
                        <wps:wsp>
                          <wps:cNvPr id="575" name="Freeform 117"/>
                          <wps:cNvSpPr>
                            <a:spLocks/>
                          </wps:cNvSpPr>
                          <wps:spPr bwMode="auto">
                            <a:xfrm>
                              <a:off x="14003797" y="5381601"/>
                              <a:ext cx="2254924" cy="1185837"/>
                            </a:xfrm>
                            <a:custGeom>
                              <a:avLst/>
                              <a:gdLst>
                                <a:gd name="T0" fmla="*/ 2147483647 w 624"/>
                                <a:gd name="T1" fmla="*/ 2147483647 h 336"/>
                                <a:gd name="T2" fmla="*/ 2147483647 w 624"/>
                                <a:gd name="T3" fmla="*/ 2147483647 h 336"/>
                                <a:gd name="T4" fmla="*/ 2147483647 w 624"/>
                                <a:gd name="T5" fmla="*/ 2147483647 h 336"/>
                                <a:gd name="T6" fmla="*/ 2147483647 w 624"/>
                                <a:gd name="T7" fmla="*/ 2147483647 h 336"/>
                                <a:gd name="T8" fmla="*/ 2147483647 w 624"/>
                                <a:gd name="T9" fmla="*/ 2147483647 h 336"/>
                                <a:gd name="T10" fmla="*/ 2147483647 w 624"/>
                                <a:gd name="T11" fmla="*/ 2147483647 h 336"/>
                                <a:gd name="T12" fmla="*/ 2147483647 w 624"/>
                                <a:gd name="T13" fmla="*/ 2147483647 h 336"/>
                                <a:gd name="T14" fmla="*/ 2147483647 w 624"/>
                                <a:gd name="T15" fmla="*/ 2147483647 h 336"/>
                                <a:gd name="T16" fmla="*/ 2147483647 w 624"/>
                                <a:gd name="T17" fmla="*/ 2147483647 h 336"/>
                                <a:gd name="T18" fmla="*/ 2147483647 w 624"/>
                                <a:gd name="T19" fmla="*/ 2147483647 h 336"/>
                                <a:gd name="T20" fmla="*/ 2147483647 w 624"/>
                                <a:gd name="T21" fmla="*/ 2147483647 h 336"/>
                                <a:gd name="T22" fmla="*/ 2147483647 w 624"/>
                                <a:gd name="T23" fmla="*/ 2147483647 h 336"/>
                                <a:gd name="T24" fmla="*/ 2147483647 w 624"/>
                                <a:gd name="T25" fmla="*/ 2147483647 h 336"/>
                                <a:gd name="T26" fmla="*/ 2147483647 w 624"/>
                                <a:gd name="T27" fmla="*/ 2147483647 h 336"/>
                                <a:gd name="T28" fmla="*/ 2147483647 w 624"/>
                                <a:gd name="T29" fmla="*/ 2147483647 h 336"/>
                                <a:gd name="T30" fmla="*/ 2147483647 w 624"/>
                                <a:gd name="T31" fmla="*/ 2147483647 h 336"/>
                                <a:gd name="T32" fmla="*/ 2147483647 w 624"/>
                                <a:gd name="T33" fmla="*/ 2147483647 h 336"/>
                                <a:gd name="T34" fmla="*/ 2147483647 w 624"/>
                                <a:gd name="T35" fmla="*/ 2147483647 h 336"/>
                                <a:gd name="T36" fmla="*/ 2147483647 w 624"/>
                                <a:gd name="T37" fmla="*/ 2147483647 h 336"/>
                                <a:gd name="T38" fmla="*/ 2147483647 w 624"/>
                                <a:gd name="T39" fmla="*/ 2147483647 h 336"/>
                                <a:gd name="T40" fmla="*/ 2147483647 w 624"/>
                                <a:gd name="T41" fmla="*/ 2147483647 h 336"/>
                                <a:gd name="T42" fmla="*/ 2147483647 w 624"/>
                                <a:gd name="T43" fmla="*/ 2147483647 h 336"/>
                                <a:gd name="T44" fmla="*/ 2147483647 w 624"/>
                                <a:gd name="T45" fmla="*/ 2147483647 h 336"/>
                                <a:gd name="T46" fmla="*/ 2147483647 w 624"/>
                                <a:gd name="T47" fmla="*/ 2147483647 h 336"/>
                                <a:gd name="T48" fmla="*/ 2147483647 w 624"/>
                                <a:gd name="T49" fmla="*/ 2147483647 h 336"/>
                                <a:gd name="T50" fmla="*/ 2147483647 w 624"/>
                                <a:gd name="T51" fmla="*/ 2147483647 h 336"/>
                                <a:gd name="T52" fmla="*/ 0 w 624"/>
                                <a:gd name="T53" fmla="*/ 2147483647 h 336"/>
                                <a:gd name="T54" fmla="*/ 2147483647 w 624"/>
                                <a:gd name="T55" fmla="*/ 2147483647 h 336"/>
                                <a:gd name="T56" fmla="*/ 2147483647 w 624"/>
                                <a:gd name="T57" fmla="*/ 2147483647 h 336"/>
                                <a:gd name="T58" fmla="*/ 2147483647 w 624"/>
                                <a:gd name="T59" fmla="*/ 2147483647 h 336"/>
                                <a:gd name="T60" fmla="*/ 2147483647 w 624"/>
                                <a:gd name="T61" fmla="*/ 2147483647 h 336"/>
                                <a:gd name="T62" fmla="*/ 2147483647 w 624"/>
                                <a:gd name="T63" fmla="*/ 2147483647 h 336"/>
                                <a:gd name="T64" fmla="*/ 2147483647 w 624"/>
                                <a:gd name="T65" fmla="*/ 2147483647 h 336"/>
                                <a:gd name="T66" fmla="*/ 2147483647 w 624"/>
                                <a:gd name="T67" fmla="*/ 2147483647 h 336"/>
                                <a:gd name="T68" fmla="*/ 2147483647 w 624"/>
                                <a:gd name="T69" fmla="*/ 2147483647 h 336"/>
                                <a:gd name="T70" fmla="*/ 2147483647 w 624"/>
                                <a:gd name="T71" fmla="*/ 2147483647 h 336"/>
                                <a:gd name="T72" fmla="*/ 2147483647 w 624"/>
                                <a:gd name="T73" fmla="*/ 2147483647 h 336"/>
                                <a:gd name="T74" fmla="*/ 2147483647 w 624"/>
                                <a:gd name="T75" fmla="*/ 2147483647 h 336"/>
                                <a:gd name="T76" fmla="*/ 2147483647 w 624"/>
                                <a:gd name="T77" fmla="*/ 2147483647 h 336"/>
                                <a:gd name="T78" fmla="*/ 2147483647 w 624"/>
                                <a:gd name="T79" fmla="*/ 2147483647 h 336"/>
                                <a:gd name="T80" fmla="*/ 2147483647 w 624"/>
                                <a:gd name="T81" fmla="*/ 2147483647 h 336"/>
                                <a:gd name="T82" fmla="*/ 2147483647 w 624"/>
                                <a:gd name="T83" fmla="*/ 2147483647 h 336"/>
                                <a:gd name="T84" fmla="*/ 2147483647 w 624"/>
                                <a:gd name="T85" fmla="*/ 2147483647 h 336"/>
                                <a:gd name="T86" fmla="*/ 2147483647 w 624"/>
                                <a:gd name="T87" fmla="*/ 2147483647 h 336"/>
                                <a:gd name="T88" fmla="*/ 2147483647 w 624"/>
                                <a:gd name="T89" fmla="*/ 2147483647 h 336"/>
                                <a:gd name="T90" fmla="*/ 2147483647 w 624"/>
                                <a:gd name="T91" fmla="*/ 2147483647 h 336"/>
                                <a:gd name="T92" fmla="*/ 2147483647 w 624"/>
                                <a:gd name="T93" fmla="*/ 2147483647 h 336"/>
                                <a:gd name="T94" fmla="*/ 2147483647 w 624"/>
                                <a:gd name="T95" fmla="*/ 2147483647 h 336"/>
                                <a:gd name="T96" fmla="*/ 2147483647 w 624"/>
                                <a:gd name="T97" fmla="*/ 2147483647 h 3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624" h="336">
                                  <a:moveTo>
                                    <a:pt x="360" y="0"/>
                                  </a:moveTo>
                                  <a:lnTo>
                                    <a:pt x="366" y="12"/>
                                  </a:lnTo>
                                  <a:lnTo>
                                    <a:pt x="384" y="30"/>
                                  </a:lnTo>
                                  <a:lnTo>
                                    <a:pt x="396" y="24"/>
                                  </a:lnTo>
                                  <a:lnTo>
                                    <a:pt x="420" y="48"/>
                                  </a:lnTo>
                                  <a:lnTo>
                                    <a:pt x="432" y="60"/>
                                  </a:lnTo>
                                  <a:lnTo>
                                    <a:pt x="438" y="66"/>
                                  </a:lnTo>
                                  <a:lnTo>
                                    <a:pt x="444" y="78"/>
                                  </a:lnTo>
                                  <a:lnTo>
                                    <a:pt x="462" y="96"/>
                                  </a:lnTo>
                                  <a:lnTo>
                                    <a:pt x="474" y="108"/>
                                  </a:lnTo>
                                  <a:lnTo>
                                    <a:pt x="498" y="126"/>
                                  </a:lnTo>
                                  <a:lnTo>
                                    <a:pt x="516" y="144"/>
                                  </a:lnTo>
                                  <a:lnTo>
                                    <a:pt x="516" y="150"/>
                                  </a:lnTo>
                                  <a:lnTo>
                                    <a:pt x="522" y="156"/>
                                  </a:lnTo>
                                  <a:lnTo>
                                    <a:pt x="528" y="162"/>
                                  </a:lnTo>
                                  <a:lnTo>
                                    <a:pt x="534" y="168"/>
                                  </a:lnTo>
                                  <a:lnTo>
                                    <a:pt x="540" y="180"/>
                                  </a:lnTo>
                                  <a:lnTo>
                                    <a:pt x="546" y="186"/>
                                  </a:lnTo>
                                  <a:lnTo>
                                    <a:pt x="570" y="210"/>
                                  </a:lnTo>
                                  <a:lnTo>
                                    <a:pt x="576" y="216"/>
                                  </a:lnTo>
                                  <a:lnTo>
                                    <a:pt x="600" y="240"/>
                                  </a:lnTo>
                                  <a:lnTo>
                                    <a:pt x="606" y="240"/>
                                  </a:lnTo>
                                  <a:lnTo>
                                    <a:pt x="606" y="246"/>
                                  </a:lnTo>
                                  <a:lnTo>
                                    <a:pt x="624" y="264"/>
                                  </a:lnTo>
                                  <a:lnTo>
                                    <a:pt x="594" y="276"/>
                                  </a:lnTo>
                                  <a:lnTo>
                                    <a:pt x="576" y="276"/>
                                  </a:lnTo>
                                  <a:lnTo>
                                    <a:pt x="570" y="282"/>
                                  </a:lnTo>
                                  <a:lnTo>
                                    <a:pt x="546" y="288"/>
                                  </a:lnTo>
                                  <a:lnTo>
                                    <a:pt x="540" y="288"/>
                                  </a:lnTo>
                                  <a:lnTo>
                                    <a:pt x="510" y="300"/>
                                  </a:lnTo>
                                  <a:lnTo>
                                    <a:pt x="498" y="300"/>
                                  </a:lnTo>
                                  <a:lnTo>
                                    <a:pt x="468" y="312"/>
                                  </a:lnTo>
                                  <a:lnTo>
                                    <a:pt x="456" y="312"/>
                                  </a:lnTo>
                                  <a:lnTo>
                                    <a:pt x="444" y="318"/>
                                  </a:lnTo>
                                  <a:lnTo>
                                    <a:pt x="420" y="324"/>
                                  </a:lnTo>
                                  <a:lnTo>
                                    <a:pt x="390" y="330"/>
                                  </a:lnTo>
                                  <a:lnTo>
                                    <a:pt x="384" y="336"/>
                                  </a:lnTo>
                                  <a:lnTo>
                                    <a:pt x="366" y="336"/>
                                  </a:lnTo>
                                  <a:lnTo>
                                    <a:pt x="360" y="312"/>
                                  </a:lnTo>
                                  <a:lnTo>
                                    <a:pt x="360" y="306"/>
                                  </a:lnTo>
                                  <a:lnTo>
                                    <a:pt x="360" y="300"/>
                                  </a:lnTo>
                                  <a:lnTo>
                                    <a:pt x="360" y="294"/>
                                  </a:lnTo>
                                  <a:lnTo>
                                    <a:pt x="360" y="288"/>
                                  </a:lnTo>
                                  <a:lnTo>
                                    <a:pt x="360" y="282"/>
                                  </a:lnTo>
                                  <a:lnTo>
                                    <a:pt x="306" y="288"/>
                                  </a:lnTo>
                                  <a:lnTo>
                                    <a:pt x="300" y="288"/>
                                  </a:lnTo>
                                  <a:lnTo>
                                    <a:pt x="288" y="294"/>
                                  </a:lnTo>
                                  <a:lnTo>
                                    <a:pt x="276" y="294"/>
                                  </a:lnTo>
                                  <a:lnTo>
                                    <a:pt x="270" y="294"/>
                                  </a:lnTo>
                                  <a:lnTo>
                                    <a:pt x="264" y="294"/>
                                  </a:lnTo>
                                  <a:lnTo>
                                    <a:pt x="234" y="300"/>
                                  </a:lnTo>
                                  <a:lnTo>
                                    <a:pt x="192" y="306"/>
                                  </a:lnTo>
                                  <a:lnTo>
                                    <a:pt x="180" y="306"/>
                                  </a:lnTo>
                                  <a:lnTo>
                                    <a:pt x="162" y="306"/>
                                  </a:lnTo>
                                  <a:lnTo>
                                    <a:pt x="96" y="318"/>
                                  </a:lnTo>
                                  <a:lnTo>
                                    <a:pt x="90" y="318"/>
                                  </a:lnTo>
                                  <a:lnTo>
                                    <a:pt x="90" y="312"/>
                                  </a:lnTo>
                                  <a:lnTo>
                                    <a:pt x="84" y="300"/>
                                  </a:lnTo>
                                  <a:lnTo>
                                    <a:pt x="78" y="294"/>
                                  </a:lnTo>
                                  <a:lnTo>
                                    <a:pt x="66" y="258"/>
                                  </a:lnTo>
                                  <a:lnTo>
                                    <a:pt x="60" y="252"/>
                                  </a:lnTo>
                                  <a:lnTo>
                                    <a:pt x="60" y="246"/>
                                  </a:lnTo>
                                  <a:lnTo>
                                    <a:pt x="60" y="240"/>
                                  </a:lnTo>
                                  <a:lnTo>
                                    <a:pt x="54" y="240"/>
                                  </a:lnTo>
                                  <a:lnTo>
                                    <a:pt x="54" y="234"/>
                                  </a:lnTo>
                                  <a:lnTo>
                                    <a:pt x="48" y="228"/>
                                  </a:lnTo>
                                  <a:lnTo>
                                    <a:pt x="48" y="222"/>
                                  </a:lnTo>
                                  <a:lnTo>
                                    <a:pt x="48" y="216"/>
                                  </a:lnTo>
                                  <a:lnTo>
                                    <a:pt x="42" y="210"/>
                                  </a:lnTo>
                                  <a:lnTo>
                                    <a:pt x="42" y="204"/>
                                  </a:lnTo>
                                  <a:lnTo>
                                    <a:pt x="36" y="204"/>
                                  </a:lnTo>
                                  <a:lnTo>
                                    <a:pt x="36" y="192"/>
                                  </a:lnTo>
                                  <a:lnTo>
                                    <a:pt x="30" y="186"/>
                                  </a:lnTo>
                                  <a:lnTo>
                                    <a:pt x="30" y="180"/>
                                  </a:lnTo>
                                  <a:lnTo>
                                    <a:pt x="24" y="168"/>
                                  </a:lnTo>
                                  <a:lnTo>
                                    <a:pt x="18" y="156"/>
                                  </a:lnTo>
                                  <a:lnTo>
                                    <a:pt x="12" y="150"/>
                                  </a:lnTo>
                                  <a:lnTo>
                                    <a:pt x="12" y="138"/>
                                  </a:lnTo>
                                  <a:lnTo>
                                    <a:pt x="6" y="132"/>
                                  </a:lnTo>
                                  <a:lnTo>
                                    <a:pt x="6" y="126"/>
                                  </a:lnTo>
                                  <a:lnTo>
                                    <a:pt x="0" y="120"/>
                                  </a:lnTo>
                                  <a:lnTo>
                                    <a:pt x="18" y="114"/>
                                  </a:lnTo>
                                  <a:lnTo>
                                    <a:pt x="30" y="114"/>
                                  </a:lnTo>
                                  <a:lnTo>
                                    <a:pt x="36" y="114"/>
                                  </a:lnTo>
                                  <a:lnTo>
                                    <a:pt x="42" y="114"/>
                                  </a:lnTo>
                                  <a:lnTo>
                                    <a:pt x="54" y="108"/>
                                  </a:lnTo>
                                  <a:lnTo>
                                    <a:pt x="78" y="108"/>
                                  </a:lnTo>
                                  <a:lnTo>
                                    <a:pt x="120" y="96"/>
                                  </a:lnTo>
                                  <a:lnTo>
                                    <a:pt x="126" y="96"/>
                                  </a:lnTo>
                                  <a:lnTo>
                                    <a:pt x="126" y="90"/>
                                  </a:lnTo>
                                  <a:lnTo>
                                    <a:pt x="132" y="84"/>
                                  </a:lnTo>
                                  <a:lnTo>
                                    <a:pt x="138" y="72"/>
                                  </a:lnTo>
                                  <a:lnTo>
                                    <a:pt x="138" y="66"/>
                                  </a:lnTo>
                                  <a:lnTo>
                                    <a:pt x="144" y="54"/>
                                  </a:lnTo>
                                  <a:lnTo>
                                    <a:pt x="150" y="60"/>
                                  </a:lnTo>
                                  <a:lnTo>
                                    <a:pt x="150" y="66"/>
                                  </a:lnTo>
                                  <a:lnTo>
                                    <a:pt x="156" y="72"/>
                                  </a:lnTo>
                                  <a:lnTo>
                                    <a:pt x="162" y="72"/>
                                  </a:lnTo>
                                  <a:lnTo>
                                    <a:pt x="162" y="78"/>
                                  </a:lnTo>
                                  <a:lnTo>
                                    <a:pt x="168" y="78"/>
                                  </a:lnTo>
                                  <a:lnTo>
                                    <a:pt x="168" y="84"/>
                                  </a:lnTo>
                                  <a:lnTo>
                                    <a:pt x="174" y="84"/>
                                  </a:lnTo>
                                  <a:lnTo>
                                    <a:pt x="180" y="84"/>
                                  </a:lnTo>
                                  <a:lnTo>
                                    <a:pt x="186" y="90"/>
                                  </a:lnTo>
                                  <a:lnTo>
                                    <a:pt x="192" y="90"/>
                                  </a:lnTo>
                                  <a:lnTo>
                                    <a:pt x="198" y="96"/>
                                  </a:lnTo>
                                  <a:lnTo>
                                    <a:pt x="204" y="96"/>
                                  </a:lnTo>
                                  <a:lnTo>
                                    <a:pt x="210" y="102"/>
                                  </a:lnTo>
                                  <a:lnTo>
                                    <a:pt x="210" y="96"/>
                                  </a:lnTo>
                                  <a:lnTo>
                                    <a:pt x="210" y="90"/>
                                  </a:lnTo>
                                  <a:lnTo>
                                    <a:pt x="210" y="84"/>
                                  </a:lnTo>
                                  <a:lnTo>
                                    <a:pt x="216" y="84"/>
                                  </a:lnTo>
                                  <a:lnTo>
                                    <a:pt x="216" y="78"/>
                                  </a:lnTo>
                                  <a:lnTo>
                                    <a:pt x="222" y="78"/>
                                  </a:lnTo>
                                  <a:lnTo>
                                    <a:pt x="222" y="72"/>
                                  </a:lnTo>
                                  <a:lnTo>
                                    <a:pt x="228" y="72"/>
                                  </a:lnTo>
                                  <a:lnTo>
                                    <a:pt x="228" y="66"/>
                                  </a:lnTo>
                                  <a:lnTo>
                                    <a:pt x="228" y="60"/>
                                  </a:lnTo>
                                  <a:lnTo>
                                    <a:pt x="234" y="60"/>
                                  </a:lnTo>
                                  <a:lnTo>
                                    <a:pt x="240" y="60"/>
                                  </a:lnTo>
                                  <a:lnTo>
                                    <a:pt x="240" y="66"/>
                                  </a:lnTo>
                                  <a:lnTo>
                                    <a:pt x="246" y="66"/>
                                  </a:lnTo>
                                  <a:lnTo>
                                    <a:pt x="246" y="60"/>
                                  </a:lnTo>
                                  <a:lnTo>
                                    <a:pt x="252" y="60"/>
                                  </a:lnTo>
                                  <a:lnTo>
                                    <a:pt x="252" y="66"/>
                                  </a:lnTo>
                                  <a:lnTo>
                                    <a:pt x="258" y="66"/>
                                  </a:lnTo>
                                  <a:lnTo>
                                    <a:pt x="258" y="60"/>
                                  </a:lnTo>
                                  <a:lnTo>
                                    <a:pt x="264" y="60"/>
                                  </a:lnTo>
                                  <a:lnTo>
                                    <a:pt x="264" y="66"/>
                                  </a:lnTo>
                                  <a:lnTo>
                                    <a:pt x="270" y="66"/>
                                  </a:lnTo>
                                  <a:lnTo>
                                    <a:pt x="276" y="72"/>
                                  </a:lnTo>
                                  <a:lnTo>
                                    <a:pt x="276" y="66"/>
                                  </a:lnTo>
                                  <a:lnTo>
                                    <a:pt x="276" y="72"/>
                                  </a:lnTo>
                                  <a:lnTo>
                                    <a:pt x="282" y="72"/>
                                  </a:lnTo>
                                  <a:lnTo>
                                    <a:pt x="282" y="66"/>
                                  </a:lnTo>
                                  <a:lnTo>
                                    <a:pt x="288" y="66"/>
                                  </a:lnTo>
                                  <a:lnTo>
                                    <a:pt x="300" y="66"/>
                                  </a:lnTo>
                                  <a:lnTo>
                                    <a:pt x="306" y="66"/>
                                  </a:lnTo>
                                  <a:lnTo>
                                    <a:pt x="312" y="66"/>
                                  </a:lnTo>
                                  <a:lnTo>
                                    <a:pt x="324" y="60"/>
                                  </a:lnTo>
                                  <a:lnTo>
                                    <a:pt x="330" y="54"/>
                                  </a:lnTo>
                                  <a:lnTo>
                                    <a:pt x="342" y="48"/>
                                  </a:lnTo>
                                  <a:lnTo>
                                    <a:pt x="348" y="42"/>
                                  </a:lnTo>
                                  <a:lnTo>
                                    <a:pt x="354" y="30"/>
                                  </a:lnTo>
                                  <a:lnTo>
                                    <a:pt x="354" y="24"/>
                                  </a:lnTo>
                                  <a:lnTo>
                                    <a:pt x="354" y="12"/>
                                  </a:lnTo>
                                  <a:lnTo>
                                    <a:pt x="354" y="6"/>
                                  </a:lnTo>
                                  <a:lnTo>
                                    <a:pt x="360" y="0"/>
                                  </a:lnTo>
                                  <a:close/>
                                </a:path>
                              </a:pathLst>
                            </a:custGeom>
                            <a:solidFill>
                              <a:srgbClr val="FF33CC"/>
                            </a:solidFill>
                            <a:ln w="9525">
                              <a:solidFill>
                                <a:schemeClr val="tx1"/>
                              </a:solidFill>
                              <a:prstDash val="solid"/>
                              <a:round/>
                              <a:headEnd/>
                              <a:tailEnd/>
                            </a:ln>
                          </wps:spPr>
                          <wps:bodyPr/>
                        </wps:wsp>
                        <wps:wsp>
                          <wps:cNvPr id="576" name="Freeform 118"/>
                          <wps:cNvSpPr>
                            <a:spLocks/>
                          </wps:cNvSpPr>
                          <wps:spPr bwMode="auto">
                            <a:xfrm>
                              <a:off x="8301440" y="5423952"/>
                              <a:ext cx="1235871" cy="1207011"/>
                            </a:xfrm>
                            <a:custGeom>
                              <a:avLst/>
                              <a:gdLst>
                                <a:gd name="T0" fmla="*/ 2147483647 w 342"/>
                                <a:gd name="T1" fmla="*/ 2147483647 h 342"/>
                                <a:gd name="T2" fmla="*/ 2147483647 w 342"/>
                                <a:gd name="T3" fmla="*/ 2147483647 h 342"/>
                                <a:gd name="T4" fmla="*/ 2147483647 w 342"/>
                                <a:gd name="T5" fmla="*/ 2147483647 h 342"/>
                                <a:gd name="T6" fmla="*/ 2147483647 w 342"/>
                                <a:gd name="T7" fmla="*/ 2147483647 h 342"/>
                                <a:gd name="T8" fmla="*/ 2147483647 w 342"/>
                                <a:gd name="T9" fmla="*/ 2147483647 h 342"/>
                                <a:gd name="T10" fmla="*/ 2147483647 w 342"/>
                                <a:gd name="T11" fmla="*/ 2147483647 h 342"/>
                                <a:gd name="T12" fmla="*/ 2147483647 w 342"/>
                                <a:gd name="T13" fmla="*/ 2147483647 h 342"/>
                                <a:gd name="T14" fmla="*/ 2147483647 w 342"/>
                                <a:gd name="T15" fmla="*/ 2147483647 h 342"/>
                                <a:gd name="T16" fmla="*/ 2147483647 w 342"/>
                                <a:gd name="T17" fmla="*/ 2147483647 h 342"/>
                                <a:gd name="T18" fmla="*/ 2147483647 w 342"/>
                                <a:gd name="T19" fmla="*/ 2147483647 h 342"/>
                                <a:gd name="T20" fmla="*/ 2147483647 w 342"/>
                                <a:gd name="T21" fmla="*/ 2147483647 h 342"/>
                                <a:gd name="T22" fmla="*/ 2147483647 w 342"/>
                                <a:gd name="T23" fmla="*/ 2147483647 h 342"/>
                                <a:gd name="T24" fmla="*/ 2147483647 w 342"/>
                                <a:gd name="T25" fmla="*/ 2147483647 h 342"/>
                                <a:gd name="T26" fmla="*/ 2147483647 w 342"/>
                                <a:gd name="T27" fmla="*/ 2147483647 h 342"/>
                                <a:gd name="T28" fmla="*/ 2147483647 w 342"/>
                                <a:gd name="T29" fmla="*/ 2147483647 h 342"/>
                                <a:gd name="T30" fmla="*/ 2147483647 w 342"/>
                                <a:gd name="T31" fmla="*/ 2147483647 h 342"/>
                                <a:gd name="T32" fmla="*/ 2147483647 w 342"/>
                                <a:gd name="T33" fmla="*/ 2147483647 h 342"/>
                                <a:gd name="T34" fmla="*/ 2147483647 w 342"/>
                                <a:gd name="T35" fmla="*/ 2147483647 h 342"/>
                                <a:gd name="T36" fmla="*/ 2147483647 w 342"/>
                                <a:gd name="T37" fmla="*/ 2147483647 h 342"/>
                                <a:gd name="T38" fmla="*/ 2147483647 w 342"/>
                                <a:gd name="T39" fmla="*/ 2147483647 h 342"/>
                                <a:gd name="T40" fmla="*/ 2147483647 w 342"/>
                                <a:gd name="T41" fmla="*/ 2147483647 h 342"/>
                                <a:gd name="T42" fmla="*/ 2147483647 w 342"/>
                                <a:gd name="T43" fmla="*/ 2147483647 h 342"/>
                                <a:gd name="T44" fmla="*/ 2147483647 w 342"/>
                                <a:gd name="T45" fmla="*/ 2147483647 h 342"/>
                                <a:gd name="T46" fmla="*/ 2147483647 w 342"/>
                                <a:gd name="T47" fmla="*/ 2147483647 h 342"/>
                                <a:gd name="T48" fmla="*/ 0 w 342"/>
                                <a:gd name="T49" fmla="*/ 2147483647 h 342"/>
                                <a:gd name="T50" fmla="*/ 2147483647 w 342"/>
                                <a:gd name="T51" fmla="*/ 2147483647 h 342"/>
                                <a:gd name="T52" fmla="*/ 2147483647 w 342"/>
                                <a:gd name="T53" fmla="*/ 2147483647 h 342"/>
                                <a:gd name="T54" fmla="*/ 2147483647 w 342"/>
                                <a:gd name="T55" fmla="*/ 2147483647 h 342"/>
                                <a:gd name="T56" fmla="*/ 2147483647 w 342"/>
                                <a:gd name="T57" fmla="*/ 2147483647 h 342"/>
                                <a:gd name="T58" fmla="*/ 2147483647 w 342"/>
                                <a:gd name="T59" fmla="*/ 2147483647 h 342"/>
                                <a:gd name="T60" fmla="*/ 2147483647 w 342"/>
                                <a:gd name="T61" fmla="*/ 2147483647 h 342"/>
                                <a:gd name="T62" fmla="*/ 2147483647 w 342"/>
                                <a:gd name="T63" fmla="*/ 2147483647 h 342"/>
                                <a:gd name="T64" fmla="*/ 2147483647 w 342"/>
                                <a:gd name="T65" fmla="*/ 2147483647 h 342"/>
                                <a:gd name="T66" fmla="*/ 2147483647 w 342"/>
                                <a:gd name="T67" fmla="*/ 2147483647 h 342"/>
                                <a:gd name="T68" fmla="*/ 2147483647 w 342"/>
                                <a:gd name="T69" fmla="*/ 2147483647 h 342"/>
                                <a:gd name="T70" fmla="*/ 2147483647 w 342"/>
                                <a:gd name="T71" fmla="*/ 2147483647 h 342"/>
                                <a:gd name="T72" fmla="*/ 2147483647 w 342"/>
                                <a:gd name="T73" fmla="*/ 2147483647 h 342"/>
                                <a:gd name="T74" fmla="*/ 2147483647 w 342"/>
                                <a:gd name="T75" fmla="*/ 2147483647 h 342"/>
                                <a:gd name="T76" fmla="*/ 2147483647 w 342"/>
                                <a:gd name="T77" fmla="*/ 2147483647 h 342"/>
                                <a:gd name="T78" fmla="*/ 2147483647 w 342"/>
                                <a:gd name="T79" fmla="*/ 2147483647 h 342"/>
                                <a:gd name="T80" fmla="*/ 2147483647 w 342"/>
                                <a:gd name="T81" fmla="*/ 0 h 342"/>
                                <a:gd name="T82" fmla="*/ 2147483647 w 342"/>
                                <a:gd name="T83" fmla="*/ 2147483647 h 34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42" h="342">
                                  <a:moveTo>
                                    <a:pt x="186" y="6"/>
                                  </a:moveTo>
                                  <a:lnTo>
                                    <a:pt x="198" y="42"/>
                                  </a:lnTo>
                                  <a:lnTo>
                                    <a:pt x="198" y="48"/>
                                  </a:lnTo>
                                  <a:lnTo>
                                    <a:pt x="198" y="54"/>
                                  </a:lnTo>
                                  <a:lnTo>
                                    <a:pt x="198" y="60"/>
                                  </a:lnTo>
                                  <a:lnTo>
                                    <a:pt x="198" y="72"/>
                                  </a:lnTo>
                                  <a:lnTo>
                                    <a:pt x="204" y="84"/>
                                  </a:lnTo>
                                  <a:lnTo>
                                    <a:pt x="204" y="90"/>
                                  </a:lnTo>
                                  <a:lnTo>
                                    <a:pt x="204" y="108"/>
                                  </a:lnTo>
                                  <a:lnTo>
                                    <a:pt x="216" y="120"/>
                                  </a:lnTo>
                                  <a:lnTo>
                                    <a:pt x="222" y="126"/>
                                  </a:lnTo>
                                  <a:lnTo>
                                    <a:pt x="228" y="138"/>
                                  </a:lnTo>
                                  <a:lnTo>
                                    <a:pt x="234" y="144"/>
                                  </a:lnTo>
                                  <a:lnTo>
                                    <a:pt x="240" y="150"/>
                                  </a:lnTo>
                                  <a:lnTo>
                                    <a:pt x="276" y="198"/>
                                  </a:lnTo>
                                  <a:lnTo>
                                    <a:pt x="288" y="210"/>
                                  </a:lnTo>
                                  <a:lnTo>
                                    <a:pt x="318" y="204"/>
                                  </a:lnTo>
                                  <a:lnTo>
                                    <a:pt x="324" y="204"/>
                                  </a:lnTo>
                                  <a:lnTo>
                                    <a:pt x="336" y="204"/>
                                  </a:lnTo>
                                  <a:lnTo>
                                    <a:pt x="342" y="204"/>
                                  </a:lnTo>
                                  <a:lnTo>
                                    <a:pt x="342" y="210"/>
                                  </a:lnTo>
                                  <a:lnTo>
                                    <a:pt x="336" y="222"/>
                                  </a:lnTo>
                                  <a:lnTo>
                                    <a:pt x="318" y="264"/>
                                  </a:lnTo>
                                  <a:lnTo>
                                    <a:pt x="312" y="288"/>
                                  </a:lnTo>
                                  <a:lnTo>
                                    <a:pt x="288" y="276"/>
                                  </a:lnTo>
                                  <a:lnTo>
                                    <a:pt x="234" y="300"/>
                                  </a:lnTo>
                                  <a:lnTo>
                                    <a:pt x="228" y="300"/>
                                  </a:lnTo>
                                  <a:lnTo>
                                    <a:pt x="216" y="306"/>
                                  </a:lnTo>
                                  <a:lnTo>
                                    <a:pt x="210" y="312"/>
                                  </a:lnTo>
                                  <a:lnTo>
                                    <a:pt x="204" y="312"/>
                                  </a:lnTo>
                                  <a:lnTo>
                                    <a:pt x="198" y="318"/>
                                  </a:lnTo>
                                  <a:lnTo>
                                    <a:pt x="192" y="318"/>
                                  </a:lnTo>
                                  <a:lnTo>
                                    <a:pt x="192" y="324"/>
                                  </a:lnTo>
                                  <a:lnTo>
                                    <a:pt x="186" y="324"/>
                                  </a:lnTo>
                                  <a:lnTo>
                                    <a:pt x="162" y="330"/>
                                  </a:lnTo>
                                  <a:lnTo>
                                    <a:pt x="114" y="336"/>
                                  </a:lnTo>
                                  <a:lnTo>
                                    <a:pt x="108" y="336"/>
                                  </a:lnTo>
                                  <a:lnTo>
                                    <a:pt x="90" y="336"/>
                                  </a:lnTo>
                                  <a:lnTo>
                                    <a:pt x="84" y="336"/>
                                  </a:lnTo>
                                  <a:lnTo>
                                    <a:pt x="78" y="336"/>
                                  </a:lnTo>
                                  <a:lnTo>
                                    <a:pt x="66" y="336"/>
                                  </a:lnTo>
                                  <a:lnTo>
                                    <a:pt x="60" y="342"/>
                                  </a:lnTo>
                                  <a:lnTo>
                                    <a:pt x="30" y="300"/>
                                  </a:lnTo>
                                  <a:lnTo>
                                    <a:pt x="24" y="288"/>
                                  </a:lnTo>
                                  <a:lnTo>
                                    <a:pt x="18" y="264"/>
                                  </a:lnTo>
                                  <a:lnTo>
                                    <a:pt x="18" y="258"/>
                                  </a:lnTo>
                                  <a:lnTo>
                                    <a:pt x="12" y="252"/>
                                  </a:lnTo>
                                  <a:lnTo>
                                    <a:pt x="6" y="210"/>
                                  </a:lnTo>
                                  <a:lnTo>
                                    <a:pt x="6" y="192"/>
                                  </a:lnTo>
                                  <a:lnTo>
                                    <a:pt x="0" y="162"/>
                                  </a:lnTo>
                                  <a:lnTo>
                                    <a:pt x="0" y="150"/>
                                  </a:lnTo>
                                  <a:lnTo>
                                    <a:pt x="6" y="150"/>
                                  </a:lnTo>
                                  <a:lnTo>
                                    <a:pt x="12" y="132"/>
                                  </a:lnTo>
                                  <a:lnTo>
                                    <a:pt x="18" y="114"/>
                                  </a:lnTo>
                                  <a:lnTo>
                                    <a:pt x="24" y="114"/>
                                  </a:lnTo>
                                  <a:lnTo>
                                    <a:pt x="24" y="108"/>
                                  </a:lnTo>
                                  <a:lnTo>
                                    <a:pt x="30" y="96"/>
                                  </a:lnTo>
                                  <a:lnTo>
                                    <a:pt x="42" y="96"/>
                                  </a:lnTo>
                                  <a:lnTo>
                                    <a:pt x="60" y="90"/>
                                  </a:lnTo>
                                  <a:lnTo>
                                    <a:pt x="66" y="90"/>
                                  </a:lnTo>
                                  <a:lnTo>
                                    <a:pt x="72" y="90"/>
                                  </a:lnTo>
                                  <a:lnTo>
                                    <a:pt x="78" y="90"/>
                                  </a:lnTo>
                                  <a:lnTo>
                                    <a:pt x="90" y="90"/>
                                  </a:lnTo>
                                  <a:lnTo>
                                    <a:pt x="90" y="84"/>
                                  </a:lnTo>
                                  <a:lnTo>
                                    <a:pt x="84" y="78"/>
                                  </a:lnTo>
                                  <a:lnTo>
                                    <a:pt x="84" y="72"/>
                                  </a:lnTo>
                                  <a:lnTo>
                                    <a:pt x="90" y="72"/>
                                  </a:lnTo>
                                  <a:lnTo>
                                    <a:pt x="84" y="54"/>
                                  </a:lnTo>
                                  <a:lnTo>
                                    <a:pt x="84" y="48"/>
                                  </a:lnTo>
                                  <a:lnTo>
                                    <a:pt x="84" y="42"/>
                                  </a:lnTo>
                                  <a:lnTo>
                                    <a:pt x="90" y="42"/>
                                  </a:lnTo>
                                  <a:lnTo>
                                    <a:pt x="90" y="36"/>
                                  </a:lnTo>
                                  <a:lnTo>
                                    <a:pt x="84" y="36"/>
                                  </a:lnTo>
                                  <a:lnTo>
                                    <a:pt x="84" y="30"/>
                                  </a:lnTo>
                                  <a:lnTo>
                                    <a:pt x="90" y="30"/>
                                  </a:lnTo>
                                  <a:lnTo>
                                    <a:pt x="96" y="24"/>
                                  </a:lnTo>
                                  <a:lnTo>
                                    <a:pt x="108" y="18"/>
                                  </a:lnTo>
                                  <a:lnTo>
                                    <a:pt x="114" y="18"/>
                                  </a:lnTo>
                                  <a:lnTo>
                                    <a:pt x="120" y="12"/>
                                  </a:lnTo>
                                  <a:lnTo>
                                    <a:pt x="126" y="6"/>
                                  </a:lnTo>
                                  <a:lnTo>
                                    <a:pt x="144" y="0"/>
                                  </a:lnTo>
                                  <a:lnTo>
                                    <a:pt x="162" y="0"/>
                                  </a:lnTo>
                                  <a:lnTo>
                                    <a:pt x="180" y="6"/>
                                  </a:lnTo>
                                  <a:lnTo>
                                    <a:pt x="186" y="6"/>
                                  </a:lnTo>
                                  <a:close/>
                                </a:path>
                              </a:pathLst>
                            </a:custGeom>
                            <a:solidFill>
                              <a:srgbClr val="92D050"/>
                            </a:solidFill>
                            <a:ln w="9525">
                              <a:solidFill>
                                <a:schemeClr val="tx1"/>
                              </a:solidFill>
                              <a:prstDash val="solid"/>
                              <a:round/>
                              <a:headEnd/>
                              <a:tailEnd/>
                            </a:ln>
                          </wps:spPr>
                          <wps:bodyPr/>
                        </wps:wsp>
                        <wps:wsp>
                          <wps:cNvPr id="577" name="Freeform 119"/>
                          <wps:cNvSpPr>
                            <a:spLocks/>
                          </wps:cNvSpPr>
                          <wps:spPr bwMode="auto">
                            <a:xfrm>
                              <a:off x="6718657" y="5445127"/>
                              <a:ext cx="1105780" cy="1228187"/>
                            </a:xfrm>
                            <a:custGeom>
                              <a:avLst/>
                              <a:gdLst>
                                <a:gd name="T0" fmla="*/ 2147483647 w 306"/>
                                <a:gd name="T1" fmla="*/ 2147483647 h 348"/>
                                <a:gd name="T2" fmla="*/ 2147483647 w 306"/>
                                <a:gd name="T3" fmla="*/ 2147483647 h 348"/>
                                <a:gd name="T4" fmla="*/ 2147483647 w 306"/>
                                <a:gd name="T5" fmla="*/ 2147483647 h 348"/>
                                <a:gd name="T6" fmla="*/ 2147483647 w 306"/>
                                <a:gd name="T7" fmla="*/ 2147483647 h 348"/>
                                <a:gd name="T8" fmla="*/ 2147483647 w 306"/>
                                <a:gd name="T9" fmla="*/ 2147483647 h 348"/>
                                <a:gd name="T10" fmla="*/ 2147483647 w 306"/>
                                <a:gd name="T11" fmla="*/ 0 h 348"/>
                                <a:gd name="T12" fmla="*/ 2147483647 w 306"/>
                                <a:gd name="T13" fmla="*/ 2147483647 h 348"/>
                                <a:gd name="T14" fmla="*/ 2147483647 w 306"/>
                                <a:gd name="T15" fmla="*/ 2147483647 h 348"/>
                                <a:gd name="T16" fmla="*/ 2147483647 w 306"/>
                                <a:gd name="T17" fmla="*/ 2147483647 h 348"/>
                                <a:gd name="T18" fmla="*/ 2147483647 w 306"/>
                                <a:gd name="T19" fmla="*/ 2147483647 h 348"/>
                                <a:gd name="T20" fmla="*/ 2147483647 w 306"/>
                                <a:gd name="T21" fmla="*/ 2147483647 h 348"/>
                                <a:gd name="T22" fmla="*/ 2147483647 w 306"/>
                                <a:gd name="T23" fmla="*/ 2147483647 h 348"/>
                                <a:gd name="T24" fmla="*/ 2147483647 w 306"/>
                                <a:gd name="T25" fmla="*/ 2147483647 h 348"/>
                                <a:gd name="T26" fmla="*/ 2147483647 w 306"/>
                                <a:gd name="T27" fmla="*/ 2147483647 h 348"/>
                                <a:gd name="T28" fmla="*/ 2147483647 w 306"/>
                                <a:gd name="T29" fmla="*/ 2147483647 h 348"/>
                                <a:gd name="T30" fmla="*/ 2147483647 w 306"/>
                                <a:gd name="T31" fmla="*/ 2147483647 h 348"/>
                                <a:gd name="T32" fmla="*/ 2147483647 w 306"/>
                                <a:gd name="T33" fmla="*/ 2147483647 h 348"/>
                                <a:gd name="T34" fmla="*/ 2147483647 w 306"/>
                                <a:gd name="T35" fmla="*/ 2147483647 h 348"/>
                                <a:gd name="T36" fmla="*/ 2147483647 w 306"/>
                                <a:gd name="T37" fmla="*/ 2147483647 h 348"/>
                                <a:gd name="T38" fmla="*/ 2147483647 w 306"/>
                                <a:gd name="T39" fmla="*/ 2147483647 h 348"/>
                                <a:gd name="T40" fmla="*/ 2147483647 w 306"/>
                                <a:gd name="T41" fmla="*/ 2147483647 h 348"/>
                                <a:gd name="T42" fmla="*/ 2147483647 w 306"/>
                                <a:gd name="T43" fmla="*/ 2147483647 h 348"/>
                                <a:gd name="T44" fmla="*/ 2147483647 w 306"/>
                                <a:gd name="T45" fmla="*/ 2147483647 h 348"/>
                                <a:gd name="T46" fmla="*/ 2147483647 w 306"/>
                                <a:gd name="T47" fmla="*/ 2147483647 h 348"/>
                                <a:gd name="T48" fmla="*/ 2147483647 w 306"/>
                                <a:gd name="T49" fmla="*/ 2147483647 h 348"/>
                                <a:gd name="T50" fmla="*/ 2147483647 w 306"/>
                                <a:gd name="T51" fmla="*/ 2147483647 h 348"/>
                                <a:gd name="T52" fmla="*/ 2147483647 w 306"/>
                                <a:gd name="T53" fmla="*/ 2147483647 h 348"/>
                                <a:gd name="T54" fmla="*/ 2147483647 w 306"/>
                                <a:gd name="T55" fmla="*/ 2147483647 h 348"/>
                                <a:gd name="T56" fmla="*/ 2147483647 w 306"/>
                                <a:gd name="T57" fmla="*/ 2147483647 h 348"/>
                                <a:gd name="T58" fmla="*/ 2147483647 w 306"/>
                                <a:gd name="T59" fmla="*/ 2147483647 h 348"/>
                                <a:gd name="T60" fmla="*/ 2147483647 w 306"/>
                                <a:gd name="T61" fmla="*/ 2147483647 h 348"/>
                                <a:gd name="T62" fmla="*/ 2147483647 w 306"/>
                                <a:gd name="T63" fmla="*/ 2147483647 h 348"/>
                                <a:gd name="T64" fmla="*/ 2147483647 w 306"/>
                                <a:gd name="T65" fmla="*/ 2147483647 h 348"/>
                                <a:gd name="T66" fmla="*/ 2147483647 w 306"/>
                                <a:gd name="T67" fmla="*/ 2147483647 h 348"/>
                                <a:gd name="T68" fmla="*/ 2147483647 w 306"/>
                                <a:gd name="T69" fmla="*/ 2147483647 h 348"/>
                                <a:gd name="T70" fmla="*/ 0 w 306"/>
                                <a:gd name="T71" fmla="*/ 2147483647 h 348"/>
                                <a:gd name="T72" fmla="*/ 0 w 306"/>
                                <a:gd name="T73" fmla="*/ 2147483647 h 348"/>
                                <a:gd name="T74" fmla="*/ 2147483647 w 306"/>
                                <a:gd name="T75" fmla="*/ 2147483647 h 34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06" h="348">
                                  <a:moveTo>
                                    <a:pt x="36" y="30"/>
                                  </a:moveTo>
                                  <a:lnTo>
                                    <a:pt x="48" y="24"/>
                                  </a:lnTo>
                                  <a:lnTo>
                                    <a:pt x="66" y="24"/>
                                  </a:lnTo>
                                  <a:lnTo>
                                    <a:pt x="72" y="24"/>
                                  </a:lnTo>
                                  <a:lnTo>
                                    <a:pt x="78" y="24"/>
                                  </a:lnTo>
                                  <a:lnTo>
                                    <a:pt x="108" y="18"/>
                                  </a:lnTo>
                                  <a:lnTo>
                                    <a:pt x="114" y="18"/>
                                  </a:lnTo>
                                  <a:lnTo>
                                    <a:pt x="174" y="12"/>
                                  </a:lnTo>
                                  <a:lnTo>
                                    <a:pt x="234" y="6"/>
                                  </a:lnTo>
                                  <a:lnTo>
                                    <a:pt x="246" y="6"/>
                                  </a:lnTo>
                                  <a:lnTo>
                                    <a:pt x="252" y="6"/>
                                  </a:lnTo>
                                  <a:lnTo>
                                    <a:pt x="276" y="0"/>
                                  </a:lnTo>
                                  <a:lnTo>
                                    <a:pt x="276" y="6"/>
                                  </a:lnTo>
                                  <a:lnTo>
                                    <a:pt x="288" y="72"/>
                                  </a:lnTo>
                                  <a:lnTo>
                                    <a:pt x="288" y="78"/>
                                  </a:lnTo>
                                  <a:lnTo>
                                    <a:pt x="294" y="120"/>
                                  </a:lnTo>
                                  <a:lnTo>
                                    <a:pt x="300" y="150"/>
                                  </a:lnTo>
                                  <a:lnTo>
                                    <a:pt x="300" y="156"/>
                                  </a:lnTo>
                                  <a:lnTo>
                                    <a:pt x="306" y="180"/>
                                  </a:lnTo>
                                  <a:lnTo>
                                    <a:pt x="306" y="186"/>
                                  </a:lnTo>
                                  <a:lnTo>
                                    <a:pt x="288" y="186"/>
                                  </a:lnTo>
                                  <a:lnTo>
                                    <a:pt x="276" y="186"/>
                                  </a:lnTo>
                                  <a:lnTo>
                                    <a:pt x="258" y="186"/>
                                  </a:lnTo>
                                  <a:lnTo>
                                    <a:pt x="258" y="198"/>
                                  </a:lnTo>
                                  <a:lnTo>
                                    <a:pt x="264" y="222"/>
                                  </a:lnTo>
                                  <a:lnTo>
                                    <a:pt x="270" y="240"/>
                                  </a:lnTo>
                                  <a:lnTo>
                                    <a:pt x="270" y="264"/>
                                  </a:lnTo>
                                  <a:lnTo>
                                    <a:pt x="270" y="270"/>
                                  </a:lnTo>
                                  <a:lnTo>
                                    <a:pt x="276" y="288"/>
                                  </a:lnTo>
                                  <a:lnTo>
                                    <a:pt x="276" y="306"/>
                                  </a:lnTo>
                                  <a:lnTo>
                                    <a:pt x="282" y="330"/>
                                  </a:lnTo>
                                  <a:lnTo>
                                    <a:pt x="276" y="330"/>
                                  </a:lnTo>
                                  <a:lnTo>
                                    <a:pt x="264" y="336"/>
                                  </a:lnTo>
                                  <a:lnTo>
                                    <a:pt x="216" y="342"/>
                                  </a:lnTo>
                                  <a:lnTo>
                                    <a:pt x="210" y="342"/>
                                  </a:lnTo>
                                  <a:lnTo>
                                    <a:pt x="204" y="342"/>
                                  </a:lnTo>
                                  <a:lnTo>
                                    <a:pt x="180" y="348"/>
                                  </a:lnTo>
                                  <a:lnTo>
                                    <a:pt x="174" y="348"/>
                                  </a:lnTo>
                                  <a:lnTo>
                                    <a:pt x="156" y="348"/>
                                  </a:lnTo>
                                  <a:lnTo>
                                    <a:pt x="150" y="348"/>
                                  </a:lnTo>
                                  <a:lnTo>
                                    <a:pt x="144" y="348"/>
                                  </a:lnTo>
                                  <a:lnTo>
                                    <a:pt x="90" y="342"/>
                                  </a:lnTo>
                                  <a:lnTo>
                                    <a:pt x="60" y="336"/>
                                  </a:lnTo>
                                  <a:lnTo>
                                    <a:pt x="54" y="336"/>
                                  </a:lnTo>
                                  <a:lnTo>
                                    <a:pt x="42" y="336"/>
                                  </a:lnTo>
                                  <a:lnTo>
                                    <a:pt x="30" y="336"/>
                                  </a:lnTo>
                                  <a:lnTo>
                                    <a:pt x="30" y="330"/>
                                  </a:lnTo>
                                  <a:lnTo>
                                    <a:pt x="30" y="312"/>
                                  </a:lnTo>
                                  <a:lnTo>
                                    <a:pt x="30" y="300"/>
                                  </a:lnTo>
                                  <a:lnTo>
                                    <a:pt x="24" y="288"/>
                                  </a:lnTo>
                                  <a:lnTo>
                                    <a:pt x="24" y="276"/>
                                  </a:lnTo>
                                  <a:lnTo>
                                    <a:pt x="24" y="264"/>
                                  </a:lnTo>
                                  <a:lnTo>
                                    <a:pt x="24" y="252"/>
                                  </a:lnTo>
                                  <a:lnTo>
                                    <a:pt x="24" y="246"/>
                                  </a:lnTo>
                                  <a:lnTo>
                                    <a:pt x="24" y="240"/>
                                  </a:lnTo>
                                  <a:lnTo>
                                    <a:pt x="24" y="234"/>
                                  </a:lnTo>
                                  <a:lnTo>
                                    <a:pt x="18" y="234"/>
                                  </a:lnTo>
                                  <a:lnTo>
                                    <a:pt x="18" y="222"/>
                                  </a:lnTo>
                                  <a:lnTo>
                                    <a:pt x="18" y="210"/>
                                  </a:lnTo>
                                  <a:lnTo>
                                    <a:pt x="18" y="186"/>
                                  </a:lnTo>
                                  <a:lnTo>
                                    <a:pt x="18" y="180"/>
                                  </a:lnTo>
                                  <a:lnTo>
                                    <a:pt x="12" y="168"/>
                                  </a:lnTo>
                                  <a:lnTo>
                                    <a:pt x="12" y="156"/>
                                  </a:lnTo>
                                  <a:lnTo>
                                    <a:pt x="12" y="144"/>
                                  </a:lnTo>
                                  <a:lnTo>
                                    <a:pt x="12" y="138"/>
                                  </a:lnTo>
                                  <a:lnTo>
                                    <a:pt x="12" y="120"/>
                                  </a:lnTo>
                                  <a:lnTo>
                                    <a:pt x="6" y="108"/>
                                  </a:lnTo>
                                  <a:lnTo>
                                    <a:pt x="6" y="96"/>
                                  </a:lnTo>
                                  <a:lnTo>
                                    <a:pt x="6" y="84"/>
                                  </a:lnTo>
                                  <a:lnTo>
                                    <a:pt x="6" y="72"/>
                                  </a:lnTo>
                                  <a:lnTo>
                                    <a:pt x="0" y="54"/>
                                  </a:lnTo>
                                  <a:lnTo>
                                    <a:pt x="0" y="42"/>
                                  </a:lnTo>
                                  <a:lnTo>
                                    <a:pt x="0" y="36"/>
                                  </a:lnTo>
                                  <a:lnTo>
                                    <a:pt x="0" y="30"/>
                                  </a:lnTo>
                                  <a:lnTo>
                                    <a:pt x="6" y="30"/>
                                  </a:lnTo>
                                  <a:lnTo>
                                    <a:pt x="12" y="30"/>
                                  </a:lnTo>
                                  <a:lnTo>
                                    <a:pt x="36" y="30"/>
                                  </a:lnTo>
                                  <a:close/>
                                </a:path>
                              </a:pathLst>
                            </a:custGeom>
                            <a:solidFill>
                              <a:srgbClr val="FF33CC"/>
                            </a:solidFill>
                            <a:ln w="9525">
                              <a:solidFill>
                                <a:schemeClr val="tx1"/>
                              </a:solidFill>
                              <a:prstDash val="solid"/>
                              <a:round/>
                              <a:headEnd/>
                              <a:tailEnd/>
                            </a:ln>
                          </wps:spPr>
                          <wps:bodyPr/>
                        </wps:wsp>
                        <wps:wsp>
                          <wps:cNvPr id="578" name="Freeform 120"/>
                          <wps:cNvSpPr>
                            <a:spLocks/>
                          </wps:cNvSpPr>
                          <wps:spPr bwMode="auto">
                            <a:xfrm>
                              <a:off x="16974227" y="5487479"/>
                              <a:ext cx="910642" cy="1397591"/>
                            </a:xfrm>
                            <a:custGeom>
                              <a:avLst/>
                              <a:gdLst>
                                <a:gd name="T0" fmla="*/ 2147483647 w 252"/>
                                <a:gd name="T1" fmla="*/ 2147483647 h 396"/>
                                <a:gd name="T2" fmla="*/ 2147483647 w 252"/>
                                <a:gd name="T3" fmla="*/ 2147483647 h 396"/>
                                <a:gd name="T4" fmla="*/ 2147483647 w 252"/>
                                <a:gd name="T5" fmla="*/ 2147483647 h 396"/>
                                <a:gd name="T6" fmla="*/ 2147483647 w 252"/>
                                <a:gd name="T7" fmla="*/ 2147483647 h 396"/>
                                <a:gd name="T8" fmla="*/ 2147483647 w 252"/>
                                <a:gd name="T9" fmla="*/ 2147483647 h 396"/>
                                <a:gd name="T10" fmla="*/ 2147483647 w 252"/>
                                <a:gd name="T11" fmla="*/ 2147483647 h 396"/>
                                <a:gd name="T12" fmla="*/ 2147483647 w 252"/>
                                <a:gd name="T13" fmla="*/ 2147483647 h 396"/>
                                <a:gd name="T14" fmla="*/ 2147483647 w 252"/>
                                <a:gd name="T15" fmla="*/ 2147483647 h 396"/>
                                <a:gd name="T16" fmla="*/ 2147483647 w 252"/>
                                <a:gd name="T17" fmla="*/ 2147483647 h 396"/>
                                <a:gd name="T18" fmla="*/ 2147483647 w 252"/>
                                <a:gd name="T19" fmla="*/ 2147483647 h 396"/>
                                <a:gd name="T20" fmla="*/ 2147483647 w 252"/>
                                <a:gd name="T21" fmla="*/ 2147483647 h 396"/>
                                <a:gd name="T22" fmla="*/ 2147483647 w 252"/>
                                <a:gd name="T23" fmla="*/ 2147483647 h 396"/>
                                <a:gd name="T24" fmla="*/ 2147483647 w 252"/>
                                <a:gd name="T25" fmla="*/ 2147483647 h 396"/>
                                <a:gd name="T26" fmla="*/ 2147483647 w 252"/>
                                <a:gd name="T27" fmla="*/ 2147483647 h 396"/>
                                <a:gd name="T28" fmla="*/ 2147483647 w 252"/>
                                <a:gd name="T29" fmla="*/ 2147483647 h 396"/>
                                <a:gd name="T30" fmla="*/ 2147483647 w 252"/>
                                <a:gd name="T31" fmla="*/ 2147483647 h 396"/>
                                <a:gd name="T32" fmla="*/ 2147483647 w 252"/>
                                <a:gd name="T33" fmla="*/ 2147483647 h 396"/>
                                <a:gd name="T34" fmla="*/ 2147483647 w 252"/>
                                <a:gd name="T35" fmla="*/ 2147483647 h 396"/>
                                <a:gd name="T36" fmla="*/ 2147483647 w 252"/>
                                <a:gd name="T37" fmla="*/ 2147483647 h 396"/>
                                <a:gd name="T38" fmla="*/ 2147483647 w 252"/>
                                <a:gd name="T39" fmla="*/ 2147483647 h 396"/>
                                <a:gd name="T40" fmla="*/ 2147483647 w 252"/>
                                <a:gd name="T41" fmla="*/ 2147483647 h 396"/>
                                <a:gd name="T42" fmla="*/ 2147483647 w 252"/>
                                <a:gd name="T43" fmla="*/ 2147483647 h 396"/>
                                <a:gd name="T44" fmla="*/ 2147483647 w 252"/>
                                <a:gd name="T45" fmla="*/ 2147483647 h 396"/>
                                <a:gd name="T46" fmla="*/ 2147483647 w 252"/>
                                <a:gd name="T47" fmla="*/ 2147483647 h 396"/>
                                <a:gd name="T48" fmla="*/ 2147483647 w 252"/>
                                <a:gd name="T49" fmla="*/ 2147483647 h 396"/>
                                <a:gd name="T50" fmla="*/ 2147483647 w 252"/>
                                <a:gd name="T51" fmla="*/ 2147483647 h 396"/>
                                <a:gd name="T52" fmla="*/ 2147483647 w 252"/>
                                <a:gd name="T53" fmla="*/ 2147483647 h 396"/>
                                <a:gd name="T54" fmla="*/ 2147483647 w 252"/>
                                <a:gd name="T55" fmla="*/ 2147483647 h 396"/>
                                <a:gd name="T56" fmla="*/ 2147483647 w 252"/>
                                <a:gd name="T57" fmla="*/ 2147483647 h 396"/>
                                <a:gd name="T58" fmla="*/ 2147483647 w 252"/>
                                <a:gd name="T59" fmla="*/ 2147483647 h 396"/>
                                <a:gd name="T60" fmla="*/ 2147483647 w 252"/>
                                <a:gd name="T61" fmla="*/ 2147483647 h 396"/>
                                <a:gd name="T62" fmla="*/ 2147483647 w 252"/>
                                <a:gd name="T63" fmla="*/ 2147483647 h 396"/>
                                <a:gd name="T64" fmla="*/ 2147483647 w 252"/>
                                <a:gd name="T65" fmla="*/ 2147483647 h 396"/>
                                <a:gd name="T66" fmla="*/ 2147483647 w 252"/>
                                <a:gd name="T67" fmla="*/ 2147483647 h 396"/>
                                <a:gd name="T68" fmla="*/ 2147483647 w 252"/>
                                <a:gd name="T69" fmla="*/ 2147483647 h 396"/>
                                <a:gd name="T70" fmla="*/ 2147483647 w 252"/>
                                <a:gd name="T71" fmla="*/ 2147483647 h 396"/>
                                <a:gd name="T72" fmla="*/ 2147483647 w 252"/>
                                <a:gd name="T73" fmla="*/ 2147483647 h 396"/>
                                <a:gd name="T74" fmla="*/ 2147483647 w 252"/>
                                <a:gd name="T75" fmla="*/ 2147483647 h 396"/>
                                <a:gd name="T76" fmla="*/ 2147483647 w 252"/>
                                <a:gd name="T77" fmla="*/ 2147483647 h 396"/>
                                <a:gd name="T78" fmla="*/ 0 w 252"/>
                                <a:gd name="T79" fmla="*/ 2147483647 h 396"/>
                                <a:gd name="T80" fmla="*/ 2147483647 w 252"/>
                                <a:gd name="T81" fmla="*/ 2147483647 h 396"/>
                                <a:gd name="T82" fmla="*/ 2147483647 w 252"/>
                                <a:gd name="T83" fmla="*/ 2147483647 h 396"/>
                                <a:gd name="T84" fmla="*/ 2147483647 w 252"/>
                                <a:gd name="T85" fmla="*/ 2147483647 h 396"/>
                                <a:gd name="T86" fmla="*/ 2147483647 w 252"/>
                                <a:gd name="T87" fmla="*/ 2147483647 h 396"/>
                                <a:gd name="T88" fmla="*/ 2147483647 w 252"/>
                                <a:gd name="T89" fmla="*/ 2147483647 h 396"/>
                                <a:gd name="T90" fmla="*/ 2147483647 w 252"/>
                                <a:gd name="T91" fmla="*/ 2147483647 h 396"/>
                                <a:gd name="T92" fmla="*/ 2147483647 w 252"/>
                                <a:gd name="T93" fmla="*/ 2147483647 h 396"/>
                                <a:gd name="T94" fmla="*/ 2147483647 w 252"/>
                                <a:gd name="T95" fmla="*/ 2147483647 h 396"/>
                                <a:gd name="T96" fmla="*/ 2147483647 w 252"/>
                                <a:gd name="T97" fmla="*/ 2147483647 h 396"/>
                                <a:gd name="T98" fmla="*/ 2147483647 w 252"/>
                                <a:gd name="T99" fmla="*/ 2147483647 h 396"/>
                                <a:gd name="T100" fmla="*/ 2147483647 w 252"/>
                                <a:gd name="T101" fmla="*/ 2147483647 h 396"/>
                                <a:gd name="T102" fmla="*/ 2147483647 w 252"/>
                                <a:gd name="T103" fmla="*/ 2147483647 h 396"/>
                                <a:gd name="T104" fmla="*/ 2147483647 w 252"/>
                                <a:gd name="T105" fmla="*/ 2147483647 h 39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52" h="396">
                                  <a:moveTo>
                                    <a:pt x="234" y="48"/>
                                  </a:moveTo>
                                  <a:lnTo>
                                    <a:pt x="234" y="54"/>
                                  </a:lnTo>
                                  <a:lnTo>
                                    <a:pt x="234" y="60"/>
                                  </a:lnTo>
                                  <a:lnTo>
                                    <a:pt x="234" y="66"/>
                                  </a:lnTo>
                                  <a:lnTo>
                                    <a:pt x="234" y="72"/>
                                  </a:lnTo>
                                  <a:lnTo>
                                    <a:pt x="240" y="78"/>
                                  </a:lnTo>
                                  <a:lnTo>
                                    <a:pt x="240" y="84"/>
                                  </a:lnTo>
                                  <a:lnTo>
                                    <a:pt x="246" y="90"/>
                                  </a:lnTo>
                                  <a:lnTo>
                                    <a:pt x="246" y="96"/>
                                  </a:lnTo>
                                  <a:lnTo>
                                    <a:pt x="246" y="102"/>
                                  </a:lnTo>
                                  <a:lnTo>
                                    <a:pt x="240" y="108"/>
                                  </a:lnTo>
                                  <a:lnTo>
                                    <a:pt x="240" y="114"/>
                                  </a:lnTo>
                                  <a:lnTo>
                                    <a:pt x="240" y="120"/>
                                  </a:lnTo>
                                  <a:lnTo>
                                    <a:pt x="240" y="126"/>
                                  </a:lnTo>
                                  <a:lnTo>
                                    <a:pt x="240" y="132"/>
                                  </a:lnTo>
                                  <a:lnTo>
                                    <a:pt x="240" y="138"/>
                                  </a:lnTo>
                                  <a:lnTo>
                                    <a:pt x="240" y="144"/>
                                  </a:lnTo>
                                  <a:lnTo>
                                    <a:pt x="246" y="150"/>
                                  </a:lnTo>
                                  <a:lnTo>
                                    <a:pt x="246" y="156"/>
                                  </a:lnTo>
                                  <a:lnTo>
                                    <a:pt x="246" y="162"/>
                                  </a:lnTo>
                                  <a:lnTo>
                                    <a:pt x="240" y="162"/>
                                  </a:lnTo>
                                  <a:lnTo>
                                    <a:pt x="240" y="168"/>
                                  </a:lnTo>
                                  <a:lnTo>
                                    <a:pt x="240" y="174"/>
                                  </a:lnTo>
                                  <a:lnTo>
                                    <a:pt x="240" y="180"/>
                                  </a:lnTo>
                                  <a:lnTo>
                                    <a:pt x="234" y="180"/>
                                  </a:lnTo>
                                  <a:lnTo>
                                    <a:pt x="240" y="186"/>
                                  </a:lnTo>
                                  <a:lnTo>
                                    <a:pt x="240" y="192"/>
                                  </a:lnTo>
                                  <a:lnTo>
                                    <a:pt x="240" y="198"/>
                                  </a:lnTo>
                                  <a:lnTo>
                                    <a:pt x="234" y="198"/>
                                  </a:lnTo>
                                  <a:lnTo>
                                    <a:pt x="234" y="204"/>
                                  </a:lnTo>
                                  <a:lnTo>
                                    <a:pt x="228" y="210"/>
                                  </a:lnTo>
                                  <a:lnTo>
                                    <a:pt x="228" y="216"/>
                                  </a:lnTo>
                                  <a:lnTo>
                                    <a:pt x="228" y="222"/>
                                  </a:lnTo>
                                  <a:lnTo>
                                    <a:pt x="240" y="228"/>
                                  </a:lnTo>
                                  <a:lnTo>
                                    <a:pt x="234" y="246"/>
                                  </a:lnTo>
                                  <a:lnTo>
                                    <a:pt x="252" y="258"/>
                                  </a:lnTo>
                                  <a:lnTo>
                                    <a:pt x="222" y="306"/>
                                  </a:lnTo>
                                  <a:lnTo>
                                    <a:pt x="210" y="324"/>
                                  </a:lnTo>
                                  <a:lnTo>
                                    <a:pt x="186" y="306"/>
                                  </a:lnTo>
                                  <a:lnTo>
                                    <a:pt x="186" y="312"/>
                                  </a:lnTo>
                                  <a:lnTo>
                                    <a:pt x="180" y="342"/>
                                  </a:lnTo>
                                  <a:lnTo>
                                    <a:pt x="174" y="366"/>
                                  </a:lnTo>
                                  <a:lnTo>
                                    <a:pt x="174" y="390"/>
                                  </a:lnTo>
                                  <a:lnTo>
                                    <a:pt x="162" y="396"/>
                                  </a:lnTo>
                                  <a:lnTo>
                                    <a:pt x="150" y="390"/>
                                  </a:lnTo>
                                  <a:lnTo>
                                    <a:pt x="120" y="372"/>
                                  </a:lnTo>
                                  <a:lnTo>
                                    <a:pt x="120" y="378"/>
                                  </a:lnTo>
                                  <a:lnTo>
                                    <a:pt x="114" y="378"/>
                                  </a:lnTo>
                                  <a:lnTo>
                                    <a:pt x="108" y="378"/>
                                  </a:lnTo>
                                  <a:lnTo>
                                    <a:pt x="108" y="384"/>
                                  </a:lnTo>
                                  <a:lnTo>
                                    <a:pt x="102" y="384"/>
                                  </a:lnTo>
                                  <a:lnTo>
                                    <a:pt x="102" y="378"/>
                                  </a:lnTo>
                                  <a:lnTo>
                                    <a:pt x="96" y="372"/>
                                  </a:lnTo>
                                  <a:lnTo>
                                    <a:pt x="96" y="366"/>
                                  </a:lnTo>
                                  <a:lnTo>
                                    <a:pt x="90" y="366"/>
                                  </a:lnTo>
                                  <a:lnTo>
                                    <a:pt x="84" y="366"/>
                                  </a:lnTo>
                                  <a:lnTo>
                                    <a:pt x="90" y="360"/>
                                  </a:lnTo>
                                  <a:lnTo>
                                    <a:pt x="84" y="360"/>
                                  </a:lnTo>
                                  <a:lnTo>
                                    <a:pt x="84" y="354"/>
                                  </a:lnTo>
                                  <a:lnTo>
                                    <a:pt x="78" y="354"/>
                                  </a:lnTo>
                                  <a:lnTo>
                                    <a:pt x="78" y="360"/>
                                  </a:lnTo>
                                  <a:lnTo>
                                    <a:pt x="72" y="360"/>
                                  </a:lnTo>
                                  <a:lnTo>
                                    <a:pt x="66" y="360"/>
                                  </a:lnTo>
                                  <a:lnTo>
                                    <a:pt x="60" y="360"/>
                                  </a:lnTo>
                                  <a:lnTo>
                                    <a:pt x="60" y="354"/>
                                  </a:lnTo>
                                  <a:lnTo>
                                    <a:pt x="54" y="354"/>
                                  </a:lnTo>
                                  <a:lnTo>
                                    <a:pt x="48" y="354"/>
                                  </a:lnTo>
                                  <a:lnTo>
                                    <a:pt x="48" y="360"/>
                                  </a:lnTo>
                                  <a:lnTo>
                                    <a:pt x="42" y="360"/>
                                  </a:lnTo>
                                  <a:lnTo>
                                    <a:pt x="42" y="354"/>
                                  </a:lnTo>
                                  <a:lnTo>
                                    <a:pt x="36" y="354"/>
                                  </a:lnTo>
                                  <a:lnTo>
                                    <a:pt x="30" y="354"/>
                                  </a:lnTo>
                                  <a:lnTo>
                                    <a:pt x="24" y="354"/>
                                  </a:lnTo>
                                  <a:lnTo>
                                    <a:pt x="18" y="354"/>
                                  </a:lnTo>
                                  <a:lnTo>
                                    <a:pt x="12" y="354"/>
                                  </a:lnTo>
                                  <a:lnTo>
                                    <a:pt x="18" y="342"/>
                                  </a:lnTo>
                                  <a:lnTo>
                                    <a:pt x="18" y="336"/>
                                  </a:lnTo>
                                  <a:lnTo>
                                    <a:pt x="12" y="306"/>
                                  </a:lnTo>
                                  <a:lnTo>
                                    <a:pt x="6" y="264"/>
                                  </a:lnTo>
                                  <a:lnTo>
                                    <a:pt x="0" y="246"/>
                                  </a:lnTo>
                                  <a:lnTo>
                                    <a:pt x="12" y="222"/>
                                  </a:lnTo>
                                  <a:lnTo>
                                    <a:pt x="12" y="216"/>
                                  </a:lnTo>
                                  <a:lnTo>
                                    <a:pt x="18" y="210"/>
                                  </a:lnTo>
                                  <a:lnTo>
                                    <a:pt x="18" y="204"/>
                                  </a:lnTo>
                                  <a:lnTo>
                                    <a:pt x="18" y="198"/>
                                  </a:lnTo>
                                  <a:lnTo>
                                    <a:pt x="18" y="180"/>
                                  </a:lnTo>
                                  <a:lnTo>
                                    <a:pt x="24" y="168"/>
                                  </a:lnTo>
                                  <a:lnTo>
                                    <a:pt x="24" y="150"/>
                                  </a:lnTo>
                                  <a:lnTo>
                                    <a:pt x="18" y="144"/>
                                  </a:lnTo>
                                  <a:lnTo>
                                    <a:pt x="18" y="138"/>
                                  </a:lnTo>
                                  <a:lnTo>
                                    <a:pt x="12" y="138"/>
                                  </a:lnTo>
                                  <a:lnTo>
                                    <a:pt x="12" y="132"/>
                                  </a:lnTo>
                                  <a:lnTo>
                                    <a:pt x="36" y="156"/>
                                  </a:lnTo>
                                  <a:lnTo>
                                    <a:pt x="42" y="150"/>
                                  </a:lnTo>
                                  <a:lnTo>
                                    <a:pt x="90" y="24"/>
                                  </a:lnTo>
                                  <a:lnTo>
                                    <a:pt x="132" y="18"/>
                                  </a:lnTo>
                                  <a:lnTo>
                                    <a:pt x="192" y="0"/>
                                  </a:lnTo>
                                  <a:lnTo>
                                    <a:pt x="204" y="6"/>
                                  </a:lnTo>
                                  <a:lnTo>
                                    <a:pt x="210" y="12"/>
                                  </a:lnTo>
                                  <a:lnTo>
                                    <a:pt x="216" y="12"/>
                                  </a:lnTo>
                                  <a:lnTo>
                                    <a:pt x="216" y="18"/>
                                  </a:lnTo>
                                  <a:lnTo>
                                    <a:pt x="222" y="24"/>
                                  </a:lnTo>
                                  <a:lnTo>
                                    <a:pt x="222" y="30"/>
                                  </a:lnTo>
                                  <a:lnTo>
                                    <a:pt x="228" y="36"/>
                                  </a:lnTo>
                                  <a:lnTo>
                                    <a:pt x="228" y="42"/>
                                  </a:lnTo>
                                  <a:lnTo>
                                    <a:pt x="234" y="42"/>
                                  </a:lnTo>
                                  <a:lnTo>
                                    <a:pt x="234" y="48"/>
                                  </a:lnTo>
                                  <a:close/>
                                </a:path>
                              </a:pathLst>
                            </a:custGeom>
                            <a:solidFill>
                              <a:srgbClr val="C00000"/>
                            </a:solidFill>
                            <a:ln w="9525">
                              <a:solidFill>
                                <a:schemeClr val="tx1"/>
                              </a:solidFill>
                              <a:prstDash val="solid"/>
                              <a:round/>
                              <a:headEnd/>
                              <a:tailEnd/>
                            </a:ln>
                          </wps:spPr>
                          <wps:bodyPr/>
                        </wps:wsp>
                        <wps:wsp>
                          <wps:cNvPr id="579" name="Freeform 121"/>
                          <wps:cNvSpPr>
                            <a:spLocks/>
                          </wps:cNvSpPr>
                          <wps:spPr bwMode="auto">
                            <a:xfrm>
                              <a:off x="5981471" y="5551008"/>
                              <a:ext cx="845596" cy="1185837"/>
                            </a:xfrm>
                            <a:custGeom>
                              <a:avLst/>
                              <a:gdLst>
                                <a:gd name="T0" fmla="*/ 2147483647 w 234"/>
                                <a:gd name="T1" fmla="*/ 2147483647 h 336"/>
                                <a:gd name="T2" fmla="*/ 2147483647 w 234"/>
                                <a:gd name="T3" fmla="*/ 2147483647 h 336"/>
                                <a:gd name="T4" fmla="*/ 2147483647 w 234"/>
                                <a:gd name="T5" fmla="*/ 2147483647 h 336"/>
                                <a:gd name="T6" fmla="*/ 2147483647 w 234"/>
                                <a:gd name="T7" fmla="*/ 2147483647 h 336"/>
                                <a:gd name="T8" fmla="*/ 2147483647 w 234"/>
                                <a:gd name="T9" fmla="*/ 2147483647 h 336"/>
                                <a:gd name="T10" fmla="*/ 2147483647 w 234"/>
                                <a:gd name="T11" fmla="*/ 2147483647 h 336"/>
                                <a:gd name="T12" fmla="*/ 2147483647 w 234"/>
                                <a:gd name="T13" fmla="*/ 2147483647 h 336"/>
                                <a:gd name="T14" fmla="*/ 2147483647 w 234"/>
                                <a:gd name="T15" fmla="*/ 2147483647 h 336"/>
                                <a:gd name="T16" fmla="*/ 2147483647 w 234"/>
                                <a:gd name="T17" fmla="*/ 2147483647 h 336"/>
                                <a:gd name="T18" fmla="*/ 2147483647 w 234"/>
                                <a:gd name="T19" fmla="*/ 2147483647 h 336"/>
                                <a:gd name="T20" fmla="*/ 2147483647 w 234"/>
                                <a:gd name="T21" fmla="*/ 2147483647 h 336"/>
                                <a:gd name="T22" fmla="*/ 2147483647 w 234"/>
                                <a:gd name="T23" fmla="*/ 2147483647 h 336"/>
                                <a:gd name="T24" fmla="*/ 2147483647 w 234"/>
                                <a:gd name="T25" fmla="*/ 2147483647 h 336"/>
                                <a:gd name="T26" fmla="*/ 2147483647 w 234"/>
                                <a:gd name="T27" fmla="*/ 2147483647 h 336"/>
                                <a:gd name="T28" fmla="*/ 2147483647 w 234"/>
                                <a:gd name="T29" fmla="*/ 2147483647 h 336"/>
                                <a:gd name="T30" fmla="*/ 2147483647 w 234"/>
                                <a:gd name="T31" fmla="*/ 2147483647 h 336"/>
                                <a:gd name="T32" fmla="*/ 2147483647 w 234"/>
                                <a:gd name="T33" fmla="*/ 2147483647 h 336"/>
                                <a:gd name="T34" fmla="*/ 2147483647 w 234"/>
                                <a:gd name="T35" fmla="*/ 2147483647 h 336"/>
                                <a:gd name="T36" fmla="*/ 2147483647 w 234"/>
                                <a:gd name="T37" fmla="*/ 2147483647 h 336"/>
                                <a:gd name="T38" fmla="*/ 2147483647 w 234"/>
                                <a:gd name="T39" fmla="*/ 2147483647 h 336"/>
                                <a:gd name="T40" fmla="*/ 2147483647 w 234"/>
                                <a:gd name="T41" fmla="*/ 2147483647 h 336"/>
                                <a:gd name="T42" fmla="*/ 2147483647 w 234"/>
                                <a:gd name="T43" fmla="*/ 2147483647 h 336"/>
                                <a:gd name="T44" fmla="*/ 2147483647 w 234"/>
                                <a:gd name="T45" fmla="*/ 2147483647 h 336"/>
                                <a:gd name="T46" fmla="*/ 2147483647 w 234"/>
                                <a:gd name="T47" fmla="*/ 2147483647 h 336"/>
                                <a:gd name="T48" fmla="*/ 2147483647 w 234"/>
                                <a:gd name="T49" fmla="*/ 2147483647 h 336"/>
                                <a:gd name="T50" fmla="*/ 2147483647 w 234"/>
                                <a:gd name="T51" fmla="*/ 2147483647 h 336"/>
                                <a:gd name="T52" fmla="*/ 2147483647 w 234"/>
                                <a:gd name="T53" fmla="*/ 2147483647 h 336"/>
                                <a:gd name="T54" fmla="*/ 2147483647 w 234"/>
                                <a:gd name="T55" fmla="*/ 2147483647 h 336"/>
                                <a:gd name="T56" fmla="*/ 2147483647 w 234"/>
                                <a:gd name="T57" fmla="*/ 2147483647 h 336"/>
                                <a:gd name="T58" fmla="*/ 2147483647 w 234"/>
                                <a:gd name="T59" fmla="*/ 2147483647 h 336"/>
                                <a:gd name="T60" fmla="*/ 2147483647 w 234"/>
                                <a:gd name="T61" fmla="*/ 2147483647 h 336"/>
                                <a:gd name="T62" fmla="*/ 2147483647 w 234"/>
                                <a:gd name="T63" fmla="*/ 2147483647 h 336"/>
                                <a:gd name="T64" fmla="*/ 2147483647 w 234"/>
                                <a:gd name="T65" fmla="*/ 2147483647 h 336"/>
                                <a:gd name="T66" fmla="*/ 2147483647 w 234"/>
                                <a:gd name="T67" fmla="*/ 2147483647 h 336"/>
                                <a:gd name="T68" fmla="*/ 2147483647 w 234"/>
                                <a:gd name="T69" fmla="*/ 2147483647 h 336"/>
                                <a:gd name="T70" fmla="*/ 0 w 234"/>
                                <a:gd name="T71" fmla="*/ 2147483647 h 336"/>
                                <a:gd name="T72" fmla="*/ 0 w 234"/>
                                <a:gd name="T73" fmla="*/ 2147483647 h 336"/>
                                <a:gd name="T74" fmla="*/ 2147483647 w 234"/>
                                <a:gd name="T75" fmla="*/ 2147483647 h 336"/>
                                <a:gd name="T76" fmla="*/ 2147483647 w 234"/>
                                <a:gd name="T77" fmla="*/ 2147483647 h 336"/>
                                <a:gd name="T78" fmla="*/ 2147483647 w 234"/>
                                <a:gd name="T79" fmla="*/ 2147483647 h 336"/>
                                <a:gd name="T80" fmla="*/ 2147483647 w 234"/>
                                <a:gd name="T81" fmla="*/ 2147483647 h 336"/>
                                <a:gd name="T82" fmla="*/ 2147483647 w 234"/>
                                <a:gd name="T83" fmla="*/ 2147483647 h 336"/>
                                <a:gd name="T84" fmla="*/ 2147483647 w 234"/>
                                <a:gd name="T85" fmla="*/ 2147483647 h 336"/>
                                <a:gd name="T86" fmla="*/ 2147483647 w 234"/>
                                <a:gd name="T87" fmla="*/ 2147483647 h 336"/>
                                <a:gd name="T88" fmla="*/ 2147483647 w 234"/>
                                <a:gd name="T89" fmla="*/ 2147483647 h 336"/>
                                <a:gd name="T90" fmla="*/ 2147483647 w 234"/>
                                <a:gd name="T91" fmla="*/ 2147483647 h 336"/>
                                <a:gd name="T92" fmla="*/ 2147483647 w 234"/>
                                <a:gd name="T93" fmla="*/ 2147483647 h 3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234" h="336">
                                  <a:moveTo>
                                    <a:pt x="204" y="0"/>
                                  </a:moveTo>
                                  <a:lnTo>
                                    <a:pt x="204" y="6"/>
                                  </a:lnTo>
                                  <a:lnTo>
                                    <a:pt x="204" y="12"/>
                                  </a:lnTo>
                                  <a:lnTo>
                                    <a:pt x="204" y="24"/>
                                  </a:lnTo>
                                  <a:lnTo>
                                    <a:pt x="210" y="42"/>
                                  </a:lnTo>
                                  <a:lnTo>
                                    <a:pt x="210" y="54"/>
                                  </a:lnTo>
                                  <a:lnTo>
                                    <a:pt x="210" y="66"/>
                                  </a:lnTo>
                                  <a:lnTo>
                                    <a:pt x="210" y="78"/>
                                  </a:lnTo>
                                  <a:lnTo>
                                    <a:pt x="216" y="90"/>
                                  </a:lnTo>
                                  <a:lnTo>
                                    <a:pt x="216" y="108"/>
                                  </a:lnTo>
                                  <a:lnTo>
                                    <a:pt x="216" y="114"/>
                                  </a:lnTo>
                                  <a:lnTo>
                                    <a:pt x="216" y="126"/>
                                  </a:lnTo>
                                  <a:lnTo>
                                    <a:pt x="216" y="138"/>
                                  </a:lnTo>
                                  <a:lnTo>
                                    <a:pt x="222" y="150"/>
                                  </a:lnTo>
                                  <a:lnTo>
                                    <a:pt x="222" y="156"/>
                                  </a:lnTo>
                                  <a:lnTo>
                                    <a:pt x="222" y="180"/>
                                  </a:lnTo>
                                  <a:lnTo>
                                    <a:pt x="222" y="192"/>
                                  </a:lnTo>
                                  <a:lnTo>
                                    <a:pt x="222" y="204"/>
                                  </a:lnTo>
                                  <a:lnTo>
                                    <a:pt x="228" y="204"/>
                                  </a:lnTo>
                                  <a:lnTo>
                                    <a:pt x="228" y="210"/>
                                  </a:lnTo>
                                  <a:lnTo>
                                    <a:pt x="228" y="216"/>
                                  </a:lnTo>
                                  <a:lnTo>
                                    <a:pt x="228" y="222"/>
                                  </a:lnTo>
                                  <a:lnTo>
                                    <a:pt x="228" y="234"/>
                                  </a:lnTo>
                                  <a:lnTo>
                                    <a:pt x="228" y="246"/>
                                  </a:lnTo>
                                  <a:lnTo>
                                    <a:pt x="228" y="258"/>
                                  </a:lnTo>
                                  <a:lnTo>
                                    <a:pt x="234" y="270"/>
                                  </a:lnTo>
                                  <a:lnTo>
                                    <a:pt x="234" y="282"/>
                                  </a:lnTo>
                                  <a:lnTo>
                                    <a:pt x="234" y="300"/>
                                  </a:lnTo>
                                  <a:lnTo>
                                    <a:pt x="234" y="306"/>
                                  </a:lnTo>
                                  <a:lnTo>
                                    <a:pt x="228" y="312"/>
                                  </a:lnTo>
                                  <a:lnTo>
                                    <a:pt x="216" y="312"/>
                                  </a:lnTo>
                                  <a:lnTo>
                                    <a:pt x="198" y="312"/>
                                  </a:lnTo>
                                  <a:lnTo>
                                    <a:pt x="192" y="312"/>
                                  </a:lnTo>
                                  <a:lnTo>
                                    <a:pt x="186" y="318"/>
                                  </a:lnTo>
                                  <a:lnTo>
                                    <a:pt x="174" y="318"/>
                                  </a:lnTo>
                                  <a:lnTo>
                                    <a:pt x="162" y="318"/>
                                  </a:lnTo>
                                  <a:lnTo>
                                    <a:pt x="150" y="318"/>
                                  </a:lnTo>
                                  <a:lnTo>
                                    <a:pt x="132" y="324"/>
                                  </a:lnTo>
                                  <a:lnTo>
                                    <a:pt x="120" y="324"/>
                                  </a:lnTo>
                                  <a:lnTo>
                                    <a:pt x="114" y="324"/>
                                  </a:lnTo>
                                  <a:lnTo>
                                    <a:pt x="108" y="324"/>
                                  </a:lnTo>
                                  <a:lnTo>
                                    <a:pt x="102" y="330"/>
                                  </a:lnTo>
                                  <a:lnTo>
                                    <a:pt x="84" y="330"/>
                                  </a:lnTo>
                                  <a:lnTo>
                                    <a:pt x="72" y="330"/>
                                  </a:lnTo>
                                  <a:lnTo>
                                    <a:pt x="66" y="330"/>
                                  </a:lnTo>
                                  <a:lnTo>
                                    <a:pt x="54" y="330"/>
                                  </a:lnTo>
                                  <a:lnTo>
                                    <a:pt x="48" y="330"/>
                                  </a:lnTo>
                                  <a:lnTo>
                                    <a:pt x="42" y="336"/>
                                  </a:lnTo>
                                  <a:lnTo>
                                    <a:pt x="42" y="318"/>
                                  </a:lnTo>
                                  <a:lnTo>
                                    <a:pt x="36" y="300"/>
                                  </a:lnTo>
                                  <a:lnTo>
                                    <a:pt x="36" y="282"/>
                                  </a:lnTo>
                                  <a:lnTo>
                                    <a:pt x="36" y="270"/>
                                  </a:lnTo>
                                  <a:lnTo>
                                    <a:pt x="30" y="258"/>
                                  </a:lnTo>
                                  <a:lnTo>
                                    <a:pt x="30" y="246"/>
                                  </a:lnTo>
                                  <a:lnTo>
                                    <a:pt x="30" y="234"/>
                                  </a:lnTo>
                                  <a:lnTo>
                                    <a:pt x="24" y="216"/>
                                  </a:lnTo>
                                  <a:lnTo>
                                    <a:pt x="24" y="204"/>
                                  </a:lnTo>
                                  <a:lnTo>
                                    <a:pt x="18" y="186"/>
                                  </a:lnTo>
                                  <a:lnTo>
                                    <a:pt x="18" y="180"/>
                                  </a:lnTo>
                                  <a:lnTo>
                                    <a:pt x="18" y="168"/>
                                  </a:lnTo>
                                  <a:lnTo>
                                    <a:pt x="18" y="156"/>
                                  </a:lnTo>
                                  <a:lnTo>
                                    <a:pt x="18" y="144"/>
                                  </a:lnTo>
                                  <a:lnTo>
                                    <a:pt x="12" y="126"/>
                                  </a:lnTo>
                                  <a:lnTo>
                                    <a:pt x="12" y="120"/>
                                  </a:lnTo>
                                  <a:lnTo>
                                    <a:pt x="12" y="114"/>
                                  </a:lnTo>
                                  <a:lnTo>
                                    <a:pt x="12" y="102"/>
                                  </a:lnTo>
                                  <a:lnTo>
                                    <a:pt x="6" y="84"/>
                                  </a:lnTo>
                                  <a:lnTo>
                                    <a:pt x="6" y="72"/>
                                  </a:lnTo>
                                  <a:lnTo>
                                    <a:pt x="6" y="66"/>
                                  </a:lnTo>
                                  <a:lnTo>
                                    <a:pt x="6" y="60"/>
                                  </a:lnTo>
                                  <a:lnTo>
                                    <a:pt x="6" y="54"/>
                                  </a:lnTo>
                                  <a:lnTo>
                                    <a:pt x="0" y="48"/>
                                  </a:lnTo>
                                  <a:lnTo>
                                    <a:pt x="0" y="42"/>
                                  </a:lnTo>
                                  <a:lnTo>
                                    <a:pt x="0" y="30"/>
                                  </a:lnTo>
                                  <a:lnTo>
                                    <a:pt x="12" y="24"/>
                                  </a:lnTo>
                                  <a:lnTo>
                                    <a:pt x="24" y="24"/>
                                  </a:lnTo>
                                  <a:lnTo>
                                    <a:pt x="30" y="24"/>
                                  </a:lnTo>
                                  <a:lnTo>
                                    <a:pt x="36" y="24"/>
                                  </a:lnTo>
                                  <a:lnTo>
                                    <a:pt x="48" y="24"/>
                                  </a:lnTo>
                                  <a:lnTo>
                                    <a:pt x="54" y="24"/>
                                  </a:lnTo>
                                  <a:lnTo>
                                    <a:pt x="60" y="24"/>
                                  </a:lnTo>
                                  <a:lnTo>
                                    <a:pt x="66" y="18"/>
                                  </a:lnTo>
                                  <a:lnTo>
                                    <a:pt x="72" y="18"/>
                                  </a:lnTo>
                                  <a:lnTo>
                                    <a:pt x="84" y="18"/>
                                  </a:lnTo>
                                  <a:lnTo>
                                    <a:pt x="96" y="18"/>
                                  </a:lnTo>
                                  <a:lnTo>
                                    <a:pt x="102" y="12"/>
                                  </a:lnTo>
                                  <a:lnTo>
                                    <a:pt x="114" y="12"/>
                                  </a:lnTo>
                                  <a:lnTo>
                                    <a:pt x="126" y="12"/>
                                  </a:lnTo>
                                  <a:lnTo>
                                    <a:pt x="138" y="12"/>
                                  </a:lnTo>
                                  <a:lnTo>
                                    <a:pt x="150" y="6"/>
                                  </a:lnTo>
                                  <a:lnTo>
                                    <a:pt x="168" y="6"/>
                                  </a:lnTo>
                                  <a:lnTo>
                                    <a:pt x="180" y="6"/>
                                  </a:lnTo>
                                  <a:lnTo>
                                    <a:pt x="192" y="6"/>
                                  </a:lnTo>
                                  <a:lnTo>
                                    <a:pt x="198" y="6"/>
                                  </a:lnTo>
                                  <a:lnTo>
                                    <a:pt x="204" y="0"/>
                                  </a:lnTo>
                                  <a:close/>
                                </a:path>
                              </a:pathLst>
                            </a:custGeom>
                            <a:solidFill>
                              <a:schemeClr val="accent1">
                                <a:lumMod val="60000"/>
                                <a:lumOff val="40000"/>
                              </a:schemeClr>
                            </a:solidFill>
                            <a:ln w="9525">
                              <a:solidFill>
                                <a:schemeClr val="tx1"/>
                              </a:solidFill>
                              <a:prstDash val="solid"/>
                              <a:round/>
                              <a:headEnd/>
                              <a:tailEnd/>
                            </a:ln>
                          </wps:spPr>
                          <wps:bodyPr/>
                        </wps:wsp>
                        <wps:wsp>
                          <wps:cNvPr id="580" name="Freeform 122"/>
                          <wps:cNvSpPr>
                            <a:spLocks/>
                          </wps:cNvSpPr>
                          <wps:spPr bwMode="auto">
                            <a:xfrm>
                              <a:off x="11401960" y="5551008"/>
                              <a:ext cx="1842968" cy="1312889"/>
                            </a:xfrm>
                            <a:custGeom>
                              <a:avLst/>
                              <a:gdLst>
                                <a:gd name="T0" fmla="*/ 2147483647 w 510"/>
                                <a:gd name="T1" fmla="*/ 2147483647 h 372"/>
                                <a:gd name="T2" fmla="*/ 2147483647 w 510"/>
                                <a:gd name="T3" fmla="*/ 2147483647 h 372"/>
                                <a:gd name="T4" fmla="*/ 2147483647 w 510"/>
                                <a:gd name="T5" fmla="*/ 2147483647 h 372"/>
                                <a:gd name="T6" fmla="*/ 2147483647 w 510"/>
                                <a:gd name="T7" fmla="*/ 2147483647 h 372"/>
                                <a:gd name="T8" fmla="*/ 2147483647 w 510"/>
                                <a:gd name="T9" fmla="*/ 2147483647 h 372"/>
                                <a:gd name="T10" fmla="*/ 2147483647 w 510"/>
                                <a:gd name="T11" fmla="*/ 2147483647 h 372"/>
                                <a:gd name="T12" fmla="*/ 2147483647 w 510"/>
                                <a:gd name="T13" fmla="*/ 2147483647 h 372"/>
                                <a:gd name="T14" fmla="*/ 2147483647 w 510"/>
                                <a:gd name="T15" fmla="*/ 2147483647 h 372"/>
                                <a:gd name="T16" fmla="*/ 2147483647 w 510"/>
                                <a:gd name="T17" fmla="*/ 2147483647 h 372"/>
                                <a:gd name="T18" fmla="*/ 2147483647 w 510"/>
                                <a:gd name="T19" fmla="*/ 2147483647 h 372"/>
                                <a:gd name="T20" fmla="*/ 2147483647 w 510"/>
                                <a:gd name="T21" fmla="*/ 2147483647 h 372"/>
                                <a:gd name="T22" fmla="*/ 2147483647 w 510"/>
                                <a:gd name="T23" fmla="*/ 2147483647 h 372"/>
                                <a:gd name="T24" fmla="*/ 2147483647 w 510"/>
                                <a:gd name="T25" fmla="*/ 2147483647 h 372"/>
                                <a:gd name="T26" fmla="*/ 2147483647 w 510"/>
                                <a:gd name="T27" fmla="*/ 2147483647 h 372"/>
                                <a:gd name="T28" fmla="*/ 2147483647 w 510"/>
                                <a:gd name="T29" fmla="*/ 2147483647 h 372"/>
                                <a:gd name="T30" fmla="*/ 2147483647 w 510"/>
                                <a:gd name="T31" fmla="*/ 2147483647 h 372"/>
                                <a:gd name="T32" fmla="*/ 2147483647 w 510"/>
                                <a:gd name="T33" fmla="*/ 2147483647 h 372"/>
                                <a:gd name="T34" fmla="*/ 2147483647 w 510"/>
                                <a:gd name="T35" fmla="*/ 2147483647 h 372"/>
                                <a:gd name="T36" fmla="*/ 2147483647 w 510"/>
                                <a:gd name="T37" fmla="*/ 2147483647 h 372"/>
                                <a:gd name="T38" fmla="*/ 2147483647 w 510"/>
                                <a:gd name="T39" fmla="*/ 2147483647 h 372"/>
                                <a:gd name="T40" fmla="*/ 2147483647 w 510"/>
                                <a:gd name="T41" fmla="*/ 2147483647 h 372"/>
                                <a:gd name="T42" fmla="*/ 2147483647 w 510"/>
                                <a:gd name="T43" fmla="*/ 2147483647 h 372"/>
                                <a:gd name="T44" fmla="*/ 2147483647 w 510"/>
                                <a:gd name="T45" fmla="*/ 2147483647 h 372"/>
                                <a:gd name="T46" fmla="*/ 2147483647 w 510"/>
                                <a:gd name="T47" fmla="*/ 2147483647 h 372"/>
                                <a:gd name="T48" fmla="*/ 2147483647 w 510"/>
                                <a:gd name="T49" fmla="*/ 2147483647 h 372"/>
                                <a:gd name="T50" fmla="*/ 2147483647 w 510"/>
                                <a:gd name="T51" fmla="*/ 2147483647 h 372"/>
                                <a:gd name="T52" fmla="*/ 2147483647 w 510"/>
                                <a:gd name="T53" fmla="*/ 2147483647 h 372"/>
                                <a:gd name="T54" fmla="*/ 2147483647 w 510"/>
                                <a:gd name="T55" fmla="*/ 2147483647 h 372"/>
                                <a:gd name="T56" fmla="*/ 2147483647 w 510"/>
                                <a:gd name="T57" fmla="*/ 2147483647 h 372"/>
                                <a:gd name="T58" fmla="*/ 2147483647 w 510"/>
                                <a:gd name="T59" fmla="*/ 2147483647 h 372"/>
                                <a:gd name="T60" fmla="*/ 2147483647 w 510"/>
                                <a:gd name="T61" fmla="*/ 2147483647 h 372"/>
                                <a:gd name="T62" fmla="*/ 2147483647 w 510"/>
                                <a:gd name="T63" fmla="*/ 2147483647 h 372"/>
                                <a:gd name="T64" fmla="*/ 2147483647 w 510"/>
                                <a:gd name="T65" fmla="*/ 2147483647 h 372"/>
                                <a:gd name="T66" fmla="*/ 2147483647 w 510"/>
                                <a:gd name="T67" fmla="*/ 2147483647 h 372"/>
                                <a:gd name="T68" fmla="*/ 2147483647 w 510"/>
                                <a:gd name="T69" fmla="*/ 2147483647 h 372"/>
                                <a:gd name="T70" fmla="*/ 2147483647 w 510"/>
                                <a:gd name="T71" fmla="*/ 2147483647 h 372"/>
                                <a:gd name="T72" fmla="*/ 2147483647 w 510"/>
                                <a:gd name="T73" fmla="*/ 2147483647 h 372"/>
                                <a:gd name="T74" fmla="*/ 2147483647 w 510"/>
                                <a:gd name="T75" fmla="*/ 2147483647 h 372"/>
                                <a:gd name="T76" fmla="*/ 2147483647 w 510"/>
                                <a:gd name="T77" fmla="*/ 2147483647 h 372"/>
                                <a:gd name="T78" fmla="*/ 2147483647 w 510"/>
                                <a:gd name="T79" fmla="*/ 2147483647 h 372"/>
                                <a:gd name="T80" fmla="*/ 2147483647 w 510"/>
                                <a:gd name="T81" fmla="*/ 2147483647 h 372"/>
                                <a:gd name="T82" fmla="*/ 2147483647 w 510"/>
                                <a:gd name="T83" fmla="*/ 2147483647 h 372"/>
                                <a:gd name="T84" fmla="*/ 2147483647 w 510"/>
                                <a:gd name="T85" fmla="*/ 2147483647 h 372"/>
                                <a:gd name="T86" fmla="*/ 2147483647 w 510"/>
                                <a:gd name="T87" fmla="*/ 2147483647 h 372"/>
                                <a:gd name="T88" fmla="*/ 2147483647 w 510"/>
                                <a:gd name="T89" fmla="*/ 2147483647 h 372"/>
                                <a:gd name="T90" fmla="*/ 2147483647 w 510"/>
                                <a:gd name="T91" fmla="*/ 2147483647 h 372"/>
                                <a:gd name="T92" fmla="*/ 2147483647 w 510"/>
                                <a:gd name="T93" fmla="*/ 2147483647 h 372"/>
                                <a:gd name="T94" fmla="*/ 2147483647 w 510"/>
                                <a:gd name="T95" fmla="*/ 2147483647 h 372"/>
                                <a:gd name="T96" fmla="*/ 2147483647 w 510"/>
                                <a:gd name="T97" fmla="*/ 2147483647 h 372"/>
                                <a:gd name="T98" fmla="*/ 2147483647 w 510"/>
                                <a:gd name="T99" fmla="*/ 2147483647 h 372"/>
                                <a:gd name="T100" fmla="*/ 2147483647 w 510"/>
                                <a:gd name="T101" fmla="*/ 2147483647 h 372"/>
                                <a:gd name="T102" fmla="*/ 2147483647 w 510"/>
                                <a:gd name="T103" fmla="*/ 2147483647 h 372"/>
                                <a:gd name="T104" fmla="*/ 2147483647 w 510"/>
                                <a:gd name="T105" fmla="*/ 2147483647 h 372"/>
                                <a:gd name="T106" fmla="*/ 2147483647 w 510"/>
                                <a:gd name="T107" fmla="*/ 2147483647 h 372"/>
                                <a:gd name="T108" fmla="*/ 2147483647 w 510"/>
                                <a:gd name="T109" fmla="*/ 2147483647 h 372"/>
                                <a:gd name="T110" fmla="*/ 0 w 510"/>
                                <a:gd name="T111" fmla="*/ 2147483647 h 372"/>
                                <a:gd name="T112" fmla="*/ 0 w 510"/>
                                <a:gd name="T113" fmla="*/ 2147483647 h 372"/>
                                <a:gd name="T114" fmla="*/ 2147483647 w 510"/>
                                <a:gd name="T115" fmla="*/ 2147483647 h 372"/>
                                <a:gd name="T116" fmla="*/ 2147483647 w 510"/>
                                <a:gd name="T117" fmla="*/ 2147483647 h 372"/>
                                <a:gd name="T118" fmla="*/ 2147483647 w 510"/>
                                <a:gd name="T119" fmla="*/ 2147483647 h 372"/>
                                <a:gd name="T120" fmla="*/ 2147483647 w 510"/>
                                <a:gd name="T121" fmla="*/ 2147483647 h 372"/>
                                <a:gd name="T122" fmla="*/ 2147483647 w 510"/>
                                <a:gd name="T123" fmla="*/ 0 h 37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10" h="372">
                                  <a:moveTo>
                                    <a:pt x="96" y="0"/>
                                  </a:moveTo>
                                  <a:lnTo>
                                    <a:pt x="96" y="6"/>
                                  </a:lnTo>
                                  <a:lnTo>
                                    <a:pt x="102" y="6"/>
                                  </a:lnTo>
                                  <a:lnTo>
                                    <a:pt x="108" y="6"/>
                                  </a:lnTo>
                                  <a:lnTo>
                                    <a:pt x="114" y="6"/>
                                  </a:lnTo>
                                  <a:lnTo>
                                    <a:pt x="120" y="6"/>
                                  </a:lnTo>
                                  <a:lnTo>
                                    <a:pt x="126" y="6"/>
                                  </a:lnTo>
                                  <a:lnTo>
                                    <a:pt x="126" y="12"/>
                                  </a:lnTo>
                                  <a:lnTo>
                                    <a:pt x="132" y="12"/>
                                  </a:lnTo>
                                  <a:lnTo>
                                    <a:pt x="138" y="12"/>
                                  </a:lnTo>
                                  <a:lnTo>
                                    <a:pt x="144" y="18"/>
                                  </a:lnTo>
                                  <a:lnTo>
                                    <a:pt x="144" y="12"/>
                                  </a:lnTo>
                                  <a:lnTo>
                                    <a:pt x="150" y="12"/>
                                  </a:lnTo>
                                  <a:lnTo>
                                    <a:pt x="156" y="12"/>
                                  </a:lnTo>
                                  <a:lnTo>
                                    <a:pt x="162" y="12"/>
                                  </a:lnTo>
                                  <a:lnTo>
                                    <a:pt x="168" y="12"/>
                                  </a:lnTo>
                                  <a:lnTo>
                                    <a:pt x="174" y="12"/>
                                  </a:lnTo>
                                  <a:lnTo>
                                    <a:pt x="180" y="12"/>
                                  </a:lnTo>
                                  <a:lnTo>
                                    <a:pt x="180" y="18"/>
                                  </a:lnTo>
                                  <a:lnTo>
                                    <a:pt x="180" y="24"/>
                                  </a:lnTo>
                                  <a:lnTo>
                                    <a:pt x="186" y="24"/>
                                  </a:lnTo>
                                  <a:lnTo>
                                    <a:pt x="192" y="24"/>
                                  </a:lnTo>
                                  <a:lnTo>
                                    <a:pt x="192" y="18"/>
                                  </a:lnTo>
                                  <a:lnTo>
                                    <a:pt x="198" y="18"/>
                                  </a:lnTo>
                                  <a:lnTo>
                                    <a:pt x="204" y="24"/>
                                  </a:lnTo>
                                  <a:lnTo>
                                    <a:pt x="204" y="30"/>
                                  </a:lnTo>
                                  <a:lnTo>
                                    <a:pt x="198" y="30"/>
                                  </a:lnTo>
                                  <a:lnTo>
                                    <a:pt x="198" y="36"/>
                                  </a:lnTo>
                                  <a:lnTo>
                                    <a:pt x="204" y="36"/>
                                  </a:lnTo>
                                  <a:lnTo>
                                    <a:pt x="204" y="42"/>
                                  </a:lnTo>
                                  <a:lnTo>
                                    <a:pt x="210" y="48"/>
                                  </a:lnTo>
                                  <a:lnTo>
                                    <a:pt x="216" y="48"/>
                                  </a:lnTo>
                                  <a:lnTo>
                                    <a:pt x="216" y="54"/>
                                  </a:lnTo>
                                  <a:lnTo>
                                    <a:pt x="216" y="60"/>
                                  </a:lnTo>
                                  <a:lnTo>
                                    <a:pt x="222" y="60"/>
                                  </a:lnTo>
                                  <a:lnTo>
                                    <a:pt x="216" y="60"/>
                                  </a:lnTo>
                                  <a:lnTo>
                                    <a:pt x="216" y="66"/>
                                  </a:lnTo>
                                  <a:lnTo>
                                    <a:pt x="210" y="66"/>
                                  </a:lnTo>
                                  <a:lnTo>
                                    <a:pt x="210" y="72"/>
                                  </a:lnTo>
                                  <a:lnTo>
                                    <a:pt x="216" y="72"/>
                                  </a:lnTo>
                                  <a:lnTo>
                                    <a:pt x="216" y="78"/>
                                  </a:lnTo>
                                  <a:lnTo>
                                    <a:pt x="222" y="78"/>
                                  </a:lnTo>
                                  <a:lnTo>
                                    <a:pt x="228" y="78"/>
                                  </a:lnTo>
                                  <a:lnTo>
                                    <a:pt x="228" y="84"/>
                                  </a:lnTo>
                                  <a:lnTo>
                                    <a:pt x="234" y="90"/>
                                  </a:lnTo>
                                  <a:lnTo>
                                    <a:pt x="240" y="90"/>
                                  </a:lnTo>
                                  <a:lnTo>
                                    <a:pt x="246" y="90"/>
                                  </a:lnTo>
                                  <a:lnTo>
                                    <a:pt x="246" y="96"/>
                                  </a:lnTo>
                                  <a:lnTo>
                                    <a:pt x="246" y="102"/>
                                  </a:lnTo>
                                  <a:lnTo>
                                    <a:pt x="246" y="108"/>
                                  </a:lnTo>
                                  <a:lnTo>
                                    <a:pt x="252" y="108"/>
                                  </a:lnTo>
                                  <a:lnTo>
                                    <a:pt x="264" y="102"/>
                                  </a:lnTo>
                                  <a:lnTo>
                                    <a:pt x="270" y="90"/>
                                  </a:lnTo>
                                  <a:lnTo>
                                    <a:pt x="270" y="96"/>
                                  </a:lnTo>
                                  <a:lnTo>
                                    <a:pt x="270" y="102"/>
                                  </a:lnTo>
                                  <a:lnTo>
                                    <a:pt x="270" y="108"/>
                                  </a:lnTo>
                                  <a:lnTo>
                                    <a:pt x="270" y="114"/>
                                  </a:lnTo>
                                  <a:lnTo>
                                    <a:pt x="270" y="120"/>
                                  </a:lnTo>
                                  <a:lnTo>
                                    <a:pt x="270" y="126"/>
                                  </a:lnTo>
                                  <a:lnTo>
                                    <a:pt x="270" y="132"/>
                                  </a:lnTo>
                                  <a:lnTo>
                                    <a:pt x="270" y="138"/>
                                  </a:lnTo>
                                  <a:lnTo>
                                    <a:pt x="276" y="138"/>
                                  </a:lnTo>
                                  <a:lnTo>
                                    <a:pt x="282" y="144"/>
                                  </a:lnTo>
                                  <a:lnTo>
                                    <a:pt x="288" y="144"/>
                                  </a:lnTo>
                                  <a:lnTo>
                                    <a:pt x="294" y="144"/>
                                  </a:lnTo>
                                  <a:lnTo>
                                    <a:pt x="300" y="144"/>
                                  </a:lnTo>
                                  <a:lnTo>
                                    <a:pt x="306" y="144"/>
                                  </a:lnTo>
                                  <a:lnTo>
                                    <a:pt x="312" y="144"/>
                                  </a:lnTo>
                                  <a:lnTo>
                                    <a:pt x="318" y="144"/>
                                  </a:lnTo>
                                  <a:lnTo>
                                    <a:pt x="324" y="144"/>
                                  </a:lnTo>
                                  <a:lnTo>
                                    <a:pt x="330" y="144"/>
                                  </a:lnTo>
                                  <a:lnTo>
                                    <a:pt x="330" y="138"/>
                                  </a:lnTo>
                                  <a:lnTo>
                                    <a:pt x="336" y="138"/>
                                  </a:lnTo>
                                  <a:lnTo>
                                    <a:pt x="342" y="138"/>
                                  </a:lnTo>
                                  <a:lnTo>
                                    <a:pt x="348" y="138"/>
                                  </a:lnTo>
                                  <a:lnTo>
                                    <a:pt x="348" y="132"/>
                                  </a:lnTo>
                                  <a:lnTo>
                                    <a:pt x="354" y="132"/>
                                  </a:lnTo>
                                  <a:lnTo>
                                    <a:pt x="360" y="132"/>
                                  </a:lnTo>
                                  <a:lnTo>
                                    <a:pt x="366" y="132"/>
                                  </a:lnTo>
                                  <a:lnTo>
                                    <a:pt x="366" y="138"/>
                                  </a:lnTo>
                                  <a:lnTo>
                                    <a:pt x="372" y="138"/>
                                  </a:lnTo>
                                  <a:lnTo>
                                    <a:pt x="378" y="138"/>
                                  </a:lnTo>
                                  <a:lnTo>
                                    <a:pt x="378" y="144"/>
                                  </a:lnTo>
                                  <a:lnTo>
                                    <a:pt x="378" y="150"/>
                                  </a:lnTo>
                                  <a:lnTo>
                                    <a:pt x="384" y="150"/>
                                  </a:lnTo>
                                  <a:lnTo>
                                    <a:pt x="384" y="156"/>
                                  </a:lnTo>
                                  <a:lnTo>
                                    <a:pt x="390" y="156"/>
                                  </a:lnTo>
                                  <a:lnTo>
                                    <a:pt x="396" y="156"/>
                                  </a:lnTo>
                                  <a:lnTo>
                                    <a:pt x="402" y="156"/>
                                  </a:lnTo>
                                  <a:lnTo>
                                    <a:pt x="408" y="156"/>
                                  </a:lnTo>
                                  <a:lnTo>
                                    <a:pt x="420" y="156"/>
                                  </a:lnTo>
                                  <a:lnTo>
                                    <a:pt x="426" y="156"/>
                                  </a:lnTo>
                                  <a:lnTo>
                                    <a:pt x="432" y="156"/>
                                  </a:lnTo>
                                  <a:lnTo>
                                    <a:pt x="438" y="156"/>
                                  </a:lnTo>
                                  <a:lnTo>
                                    <a:pt x="444" y="156"/>
                                  </a:lnTo>
                                  <a:lnTo>
                                    <a:pt x="444" y="162"/>
                                  </a:lnTo>
                                  <a:lnTo>
                                    <a:pt x="450" y="162"/>
                                  </a:lnTo>
                                  <a:lnTo>
                                    <a:pt x="456" y="162"/>
                                  </a:lnTo>
                                  <a:lnTo>
                                    <a:pt x="462" y="168"/>
                                  </a:lnTo>
                                  <a:lnTo>
                                    <a:pt x="468" y="168"/>
                                  </a:lnTo>
                                  <a:lnTo>
                                    <a:pt x="474" y="168"/>
                                  </a:lnTo>
                                  <a:lnTo>
                                    <a:pt x="480" y="168"/>
                                  </a:lnTo>
                                  <a:lnTo>
                                    <a:pt x="486" y="174"/>
                                  </a:lnTo>
                                  <a:lnTo>
                                    <a:pt x="492" y="174"/>
                                  </a:lnTo>
                                  <a:lnTo>
                                    <a:pt x="492" y="180"/>
                                  </a:lnTo>
                                  <a:lnTo>
                                    <a:pt x="498" y="180"/>
                                  </a:lnTo>
                                  <a:lnTo>
                                    <a:pt x="498" y="186"/>
                                  </a:lnTo>
                                  <a:lnTo>
                                    <a:pt x="504" y="186"/>
                                  </a:lnTo>
                                  <a:lnTo>
                                    <a:pt x="504" y="192"/>
                                  </a:lnTo>
                                  <a:lnTo>
                                    <a:pt x="504" y="198"/>
                                  </a:lnTo>
                                  <a:lnTo>
                                    <a:pt x="504" y="204"/>
                                  </a:lnTo>
                                  <a:lnTo>
                                    <a:pt x="510" y="204"/>
                                  </a:lnTo>
                                  <a:lnTo>
                                    <a:pt x="510" y="210"/>
                                  </a:lnTo>
                                  <a:lnTo>
                                    <a:pt x="510" y="216"/>
                                  </a:lnTo>
                                  <a:lnTo>
                                    <a:pt x="510" y="222"/>
                                  </a:lnTo>
                                  <a:lnTo>
                                    <a:pt x="510" y="228"/>
                                  </a:lnTo>
                                  <a:lnTo>
                                    <a:pt x="510" y="234"/>
                                  </a:lnTo>
                                  <a:lnTo>
                                    <a:pt x="504" y="234"/>
                                  </a:lnTo>
                                  <a:lnTo>
                                    <a:pt x="504" y="240"/>
                                  </a:lnTo>
                                  <a:lnTo>
                                    <a:pt x="504" y="246"/>
                                  </a:lnTo>
                                  <a:lnTo>
                                    <a:pt x="504" y="252"/>
                                  </a:lnTo>
                                  <a:lnTo>
                                    <a:pt x="498" y="252"/>
                                  </a:lnTo>
                                  <a:lnTo>
                                    <a:pt x="498" y="258"/>
                                  </a:lnTo>
                                  <a:lnTo>
                                    <a:pt x="498" y="264"/>
                                  </a:lnTo>
                                  <a:lnTo>
                                    <a:pt x="498" y="270"/>
                                  </a:lnTo>
                                  <a:lnTo>
                                    <a:pt x="498" y="276"/>
                                  </a:lnTo>
                                  <a:lnTo>
                                    <a:pt x="498" y="282"/>
                                  </a:lnTo>
                                  <a:lnTo>
                                    <a:pt x="498" y="288"/>
                                  </a:lnTo>
                                  <a:lnTo>
                                    <a:pt x="498" y="294"/>
                                  </a:lnTo>
                                  <a:lnTo>
                                    <a:pt x="498" y="300"/>
                                  </a:lnTo>
                                  <a:lnTo>
                                    <a:pt x="498" y="306"/>
                                  </a:lnTo>
                                  <a:lnTo>
                                    <a:pt x="498" y="312"/>
                                  </a:lnTo>
                                  <a:lnTo>
                                    <a:pt x="498" y="318"/>
                                  </a:lnTo>
                                  <a:lnTo>
                                    <a:pt x="492" y="318"/>
                                  </a:lnTo>
                                  <a:lnTo>
                                    <a:pt x="486" y="318"/>
                                  </a:lnTo>
                                  <a:lnTo>
                                    <a:pt x="480" y="318"/>
                                  </a:lnTo>
                                  <a:lnTo>
                                    <a:pt x="474" y="318"/>
                                  </a:lnTo>
                                  <a:lnTo>
                                    <a:pt x="468" y="318"/>
                                  </a:lnTo>
                                  <a:lnTo>
                                    <a:pt x="456" y="324"/>
                                  </a:lnTo>
                                  <a:lnTo>
                                    <a:pt x="444" y="324"/>
                                  </a:lnTo>
                                  <a:lnTo>
                                    <a:pt x="438" y="324"/>
                                  </a:lnTo>
                                  <a:lnTo>
                                    <a:pt x="432" y="330"/>
                                  </a:lnTo>
                                  <a:lnTo>
                                    <a:pt x="426" y="330"/>
                                  </a:lnTo>
                                  <a:lnTo>
                                    <a:pt x="420" y="330"/>
                                  </a:lnTo>
                                  <a:lnTo>
                                    <a:pt x="408" y="330"/>
                                  </a:lnTo>
                                  <a:lnTo>
                                    <a:pt x="402" y="330"/>
                                  </a:lnTo>
                                  <a:lnTo>
                                    <a:pt x="396" y="336"/>
                                  </a:lnTo>
                                  <a:lnTo>
                                    <a:pt x="390" y="336"/>
                                  </a:lnTo>
                                  <a:lnTo>
                                    <a:pt x="384" y="336"/>
                                  </a:lnTo>
                                  <a:lnTo>
                                    <a:pt x="378" y="336"/>
                                  </a:lnTo>
                                  <a:lnTo>
                                    <a:pt x="372" y="342"/>
                                  </a:lnTo>
                                  <a:lnTo>
                                    <a:pt x="366" y="342"/>
                                  </a:lnTo>
                                  <a:lnTo>
                                    <a:pt x="360" y="342"/>
                                  </a:lnTo>
                                  <a:lnTo>
                                    <a:pt x="354" y="342"/>
                                  </a:lnTo>
                                  <a:lnTo>
                                    <a:pt x="348" y="342"/>
                                  </a:lnTo>
                                  <a:lnTo>
                                    <a:pt x="342" y="342"/>
                                  </a:lnTo>
                                  <a:lnTo>
                                    <a:pt x="336" y="348"/>
                                  </a:lnTo>
                                  <a:lnTo>
                                    <a:pt x="324" y="348"/>
                                  </a:lnTo>
                                  <a:lnTo>
                                    <a:pt x="318" y="348"/>
                                  </a:lnTo>
                                  <a:lnTo>
                                    <a:pt x="306" y="354"/>
                                  </a:lnTo>
                                  <a:lnTo>
                                    <a:pt x="300" y="354"/>
                                  </a:lnTo>
                                  <a:lnTo>
                                    <a:pt x="294" y="354"/>
                                  </a:lnTo>
                                  <a:lnTo>
                                    <a:pt x="288" y="354"/>
                                  </a:lnTo>
                                  <a:lnTo>
                                    <a:pt x="282" y="354"/>
                                  </a:lnTo>
                                  <a:lnTo>
                                    <a:pt x="276" y="354"/>
                                  </a:lnTo>
                                  <a:lnTo>
                                    <a:pt x="270" y="354"/>
                                  </a:lnTo>
                                  <a:lnTo>
                                    <a:pt x="270" y="360"/>
                                  </a:lnTo>
                                  <a:lnTo>
                                    <a:pt x="264" y="360"/>
                                  </a:lnTo>
                                  <a:lnTo>
                                    <a:pt x="258" y="360"/>
                                  </a:lnTo>
                                  <a:lnTo>
                                    <a:pt x="252" y="360"/>
                                  </a:lnTo>
                                  <a:lnTo>
                                    <a:pt x="246" y="360"/>
                                  </a:lnTo>
                                  <a:lnTo>
                                    <a:pt x="234" y="360"/>
                                  </a:lnTo>
                                  <a:lnTo>
                                    <a:pt x="222" y="366"/>
                                  </a:lnTo>
                                  <a:lnTo>
                                    <a:pt x="216" y="366"/>
                                  </a:lnTo>
                                  <a:lnTo>
                                    <a:pt x="204" y="366"/>
                                  </a:lnTo>
                                  <a:lnTo>
                                    <a:pt x="192" y="372"/>
                                  </a:lnTo>
                                  <a:lnTo>
                                    <a:pt x="192" y="366"/>
                                  </a:lnTo>
                                  <a:lnTo>
                                    <a:pt x="186" y="354"/>
                                  </a:lnTo>
                                  <a:lnTo>
                                    <a:pt x="186" y="342"/>
                                  </a:lnTo>
                                  <a:lnTo>
                                    <a:pt x="186" y="330"/>
                                  </a:lnTo>
                                  <a:lnTo>
                                    <a:pt x="186" y="324"/>
                                  </a:lnTo>
                                  <a:lnTo>
                                    <a:pt x="186" y="312"/>
                                  </a:lnTo>
                                  <a:lnTo>
                                    <a:pt x="180" y="300"/>
                                  </a:lnTo>
                                  <a:lnTo>
                                    <a:pt x="180" y="276"/>
                                  </a:lnTo>
                                  <a:lnTo>
                                    <a:pt x="180" y="264"/>
                                  </a:lnTo>
                                  <a:lnTo>
                                    <a:pt x="180" y="252"/>
                                  </a:lnTo>
                                  <a:lnTo>
                                    <a:pt x="174" y="252"/>
                                  </a:lnTo>
                                  <a:lnTo>
                                    <a:pt x="168" y="240"/>
                                  </a:lnTo>
                                  <a:lnTo>
                                    <a:pt x="162" y="234"/>
                                  </a:lnTo>
                                  <a:lnTo>
                                    <a:pt x="156" y="204"/>
                                  </a:lnTo>
                                  <a:lnTo>
                                    <a:pt x="150" y="192"/>
                                  </a:lnTo>
                                  <a:lnTo>
                                    <a:pt x="150" y="186"/>
                                  </a:lnTo>
                                  <a:lnTo>
                                    <a:pt x="138" y="186"/>
                                  </a:lnTo>
                                  <a:lnTo>
                                    <a:pt x="108" y="192"/>
                                  </a:lnTo>
                                  <a:lnTo>
                                    <a:pt x="102" y="192"/>
                                  </a:lnTo>
                                  <a:lnTo>
                                    <a:pt x="96" y="192"/>
                                  </a:lnTo>
                                  <a:lnTo>
                                    <a:pt x="90" y="192"/>
                                  </a:lnTo>
                                  <a:lnTo>
                                    <a:pt x="84" y="192"/>
                                  </a:lnTo>
                                  <a:lnTo>
                                    <a:pt x="78" y="192"/>
                                  </a:lnTo>
                                  <a:lnTo>
                                    <a:pt x="72" y="192"/>
                                  </a:lnTo>
                                  <a:lnTo>
                                    <a:pt x="66" y="192"/>
                                  </a:lnTo>
                                  <a:lnTo>
                                    <a:pt x="60" y="198"/>
                                  </a:lnTo>
                                  <a:lnTo>
                                    <a:pt x="54" y="198"/>
                                  </a:lnTo>
                                  <a:lnTo>
                                    <a:pt x="48" y="198"/>
                                  </a:lnTo>
                                  <a:lnTo>
                                    <a:pt x="48" y="204"/>
                                  </a:lnTo>
                                  <a:lnTo>
                                    <a:pt x="42" y="204"/>
                                  </a:lnTo>
                                  <a:lnTo>
                                    <a:pt x="36" y="204"/>
                                  </a:lnTo>
                                  <a:lnTo>
                                    <a:pt x="30" y="204"/>
                                  </a:lnTo>
                                  <a:lnTo>
                                    <a:pt x="24" y="204"/>
                                  </a:lnTo>
                                  <a:lnTo>
                                    <a:pt x="18" y="204"/>
                                  </a:lnTo>
                                  <a:lnTo>
                                    <a:pt x="12" y="204"/>
                                  </a:lnTo>
                                  <a:lnTo>
                                    <a:pt x="12" y="198"/>
                                  </a:lnTo>
                                  <a:lnTo>
                                    <a:pt x="12" y="192"/>
                                  </a:lnTo>
                                  <a:lnTo>
                                    <a:pt x="6" y="180"/>
                                  </a:lnTo>
                                  <a:lnTo>
                                    <a:pt x="6" y="174"/>
                                  </a:lnTo>
                                  <a:lnTo>
                                    <a:pt x="6" y="162"/>
                                  </a:lnTo>
                                  <a:lnTo>
                                    <a:pt x="6" y="150"/>
                                  </a:lnTo>
                                  <a:lnTo>
                                    <a:pt x="6" y="138"/>
                                  </a:lnTo>
                                  <a:lnTo>
                                    <a:pt x="6" y="126"/>
                                  </a:lnTo>
                                  <a:lnTo>
                                    <a:pt x="6" y="120"/>
                                  </a:lnTo>
                                  <a:lnTo>
                                    <a:pt x="6" y="114"/>
                                  </a:lnTo>
                                  <a:lnTo>
                                    <a:pt x="0" y="102"/>
                                  </a:lnTo>
                                  <a:lnTo>
                                    <a:pt x="0" y="90"/>
                                  </a:lnTo>
                                  <a:lnTo>
                                    <a:pt x="0" y="84"/>
                                  </a:lnTo>
                                  <a:lnTo>
                                    <a:pt x="0" y="66"/>
                                  </a:lnTo>
                                  <a:lnTo>
                                    <a:pt x="0" y="54"/>
                                  </a:lnTo>
                                  <a:lnTo>
                                    <a:pt x="0" y="48"/>
                                  </a:lnTo>
                                  <a:lnTo>
                                    <a:pt x="0" y="42"/>
                                  </a:lnTo>
                                  <a:lnTo>
                                    <a:pt x="6" y="42"/>
                                  </a:lnTo>
                                  <a:lnTo>
                                    <a:pt x="12" y="42"/>
                                  </a:lnTo>
                                  <a:lnTo>
                                    <a:pt x="18" y="36"/>
                                  </a:lnTo>
                                  <a:lnTo>
                                    <a:pt x="24" y="36"/>
                                  </a:lnTo>
                                  <a:lnTo>
                                    <a:pt x="30" y="36"/>
                                  </a:lnTo>
                                  <a:lnTo>
                                    <a:pt x="42" y="36"/>
                                  </a:lnTo>
                                  <a:lnTo>
                                    <a:pt x="48" y="30"/>
                                  </a:lnTo>
                                  <a:lnTo>
                                    <a:pt x="54" y="30"/>
                                  </a:lnTo>
                                  <a:lnTo>
                                    <a:pt x="54" y="24"/>
                                  </a:lnTo>
                                  <a:lnTo>
                                    <a:pt x="54" y="18"/>
                                  </a:lnTo>
                                  <a:lnTo>
                                    <a:pt x="54" y="12"/>
                                  </a:lnTo>
                                  <a:lnTo>
                                    <a:pt x="60" y="12"/>
                                  </a:lnTo>
                                  <a:lnTo>
                                    <a:pt x="66" y="12"/>
                                  </a:lnTo>
                                  <a:lnTo>
                                    <a:pt x="66" y="6"/>
                                  </a:lnTo>
                                  <a:lnTo>
                                    <a:pt x="72" y="6"/>
                                  </a:lnTo>
                                  <a:lnTo>
                                    <a:pt x="78" y="6"/>
                                  </a:lnTo>
                                  <a:lnTo>
                                    <a:pt x="84" y="6"/>
                                  </a:lnTo>
                                  <a:lnTo>
                                    <a:pt x="90" y="6"/>
                                  </a:lnTo>
                                  <a:lnTo>
                                    <a:pt x="96" y="6"/>
                                  </a:lnTo>
                                  <a:lnTo>
                                    <a:pt x="96" y="0"/>
                                  </a:lnTo>
                                  <a:close/>
                                </a:path>
                              </a:pathLst>
                            </a:custGeom>
                            <a:solidFill>
                              <a:srgbClr val="FF33CC"/>
                            </a:solidFill>
                            <a:ln w="9525">
                              <a:solidFill>
                                <a:schemeClr val="tx1"/>
                              </a:solidFill>
                              <a:prstDash val="solid"/>
                              <a:round/>
                              <a:headEnd/>
                              <a:tailEnd/>
                            </a:ln>
                          </wps:spPr>
                          <wps:bodyPr/>
                        </wps:wsp>
                        <wps:wsp>
                          <wps:cNvPr id="581" name="Freeform 123"/>
                          <wps:cNvSpPr>
                            <a:spLocks/>
                          </wps:cNvSpPr>
                          <wps:spPr bwMode="auto">
                            <a:xfrm>
                              <a:off x="16171992" y="5699237"/>
                              <a:ext cx="888961" cy="1037605"/>
                            </a:xfrm>
                            <a:custGeom>
                              <a:avLst/>
                              <a:gdLst>
                                <a:gd name="T0" fmla="*/ 2147483647 w 246"/>
                                <a:gd name="T1" fmla="*/ 2147483647 h 294"/>
                                <a:gd name="T2" fmla="*/ 2147483647 w 246"/>
                                <a:gd name="T3" fmla="*/ 2147483647 h 294"/>
                                <a:gd name="T4" fmla="*/ 2147483647 w 246"/>
                                <a:gd name="T5" fmla="*/ 2147483647 h 294"/>
                                <a:gd name="T6" fmla="*/ 2147483647 w 246"/>
                                <a:gd name="T7" fmla="*/ 2147483647 h 294"/>
                                <a:gd name="T8" fmla="*/ 2147483647 w 246"/>
                                <a:gd name="T9" fmla="*/ 2147483647 h 294"/>
                                <a:gd name="T10" fmla="*/ 2147483647 w 246"/>
                                <a:gd name="T11" fmla="*/ 2147483647 h 294"/>
                                <a:gd name="T12" fmla="*/ 2147483647 w 246"/>
                                <a:gd name="T13" fmla="*/ 2147483647 h 294"/>
                                <a:gd name="T14" fmla="*/ 2147483647 w 246"/>
                                <a:gd name="T15" fmla="*/ 2147483647 h 294"/>
                                <a:gd name="T16" fmla="*/ 2147483647 w 246"/>
                                <a:gd name="T17" fmla="*/ 2147483647 h 294"/>
                                <a:gd name="T18" fmla="*/ 2147483647 w 246"/>
                                <a:gd name="T19" fmla="*/ 2147483647 h 294"/>
                                <a:gd name="T20" fmla="*/ 2147483647 w 246"/>
                                <a:gd name="T21" fmla="*/ 2147483647 h 294"/>
                                <a:gd name="T22" fmla="*/ 2147483647 w 246"/>
                                <a:gd name="T23" fmla="*/ 2147483647 h 294"/>
                                <a:gd name="T24" fmla="*/ 2147483647 w 246"/>
                                <a:gd name="T25" fmla="*/ 2147483647 h 294"/>
                                <a:gd name="T26" fmla="*/ 2147483647 w 246"/>
                                <a:gd name="T27" fmla="*/ 2147483647 h 294"/>
                                <a:gd name="T28" fmla="*/ 2147483647 w 246"/>
                                <a:gd name="T29" fmla="*/ 2147483647 h 294"/>
                                <a:gd name="T30" fmla="*/ 2147483647 w 246"/>
                                <a:gd name="T31" fmla="*/ 2147483647 h 294"/>
                                <a:gd name="T32" fmla="*/ 2147483647 w 246"/>
                                <a:gd name="T33" fmla="*/ 2147483647 h 294"/>
                                <a:gd name="T34" fmla="*/ 2147483647 w 246"/>
                                <a:gd name="T35" fmla="*/ 2147483647 h 294"/>
                                <a:gd name="T36" fmla="*/ 2147483647 w 246"/>
                                <a:gd name="T37" fmla="*/ 2147483647 h 294"/>
                                <a:gd name="T38" fmla="*/ 2147483647 w 246"/>
                                <a:gd name="T39" fmla="*/ 2147483647 h 294"/>
                                <a:gd name="T40" fmla="*/ 2147483647 w 246"/>
                                <a:gd name="T41" fmla="*/ 2147483647 h 294"/>
                                <a:gd name="T42" fmla="*/ 2147483647 w 246"/>
                                <a:gd name="T43" fmla="*/ 2147483647 h 294"/>
                                <a:gd name="T44" fmla="*/ 2147483647 w 246"/>
                                <a:gd name="T45" fmla="*/ 2147483647 h 294"/>
                                <a:gd name="T46" fmla="*/ 2147483647 w 246"/>
                                <a:gd name="T47" fmla="*/ 2147483647 h 294"/>
                                <a:gd name="T48" fmla="*/ 2147483647 w 246"/>
                                <a:gd name="T49" fmla="*/ 2147483647 h 294"/>
                                <a:gd name="T50" fmla="*/ 2147483647 w 246"/>
                                <a:gd name="T51" fmla="*/ 2147483647 h 294"/>
                                <a:gd name="T52" fmla="*/ 2147483647 w 246"/>
                                <a:gd name="T53" fmla="*/ 2147483647 h 294"/>
                                <a:gd name="T54" fmla="*/ 2147483647 w 246"/>
                                <a:gd name="T55" fmla="*/ 2147483647 h 294"/>
                                <a:gd name="T56" fmla="*/ 2147483647 w 246"/>
                                <a:gd name="T57" fmla="*/ 2147483647 h 294"/>
                                <a:gd name="T58" fmla="*/ 2147483647 w 246"/>
                                <a:gd name="T59" fmla="*/ 2147483647 h 294"/>
                                <a:gd name="T60" fmla="*/ 2147483647 w 246"/>
                                <a:gd name="T61" fmla="*/ 2147483647 h 294"/>
                                <a:gd name="T62" fmla="*/ 2147483647 w 246"/>
                                <a:gd name="T63" fmla="*/ 2147483647 h 294"/>
                                <a:gd name="T64" fmla="*/ 2147483647 w 246"/>
                                <a:gd name="T65" fmla="*/ 2147483647 h 294"/>
                                <a:gd name="T66" fmla="*/ 2147483647 w 246"/>
                                <a:gd name="T67" fmla="*/ 2147483647 h 294"/>
                                <a:gd name="T68" fmla="*/ 0 w 246"/>
                                <a:gd name="T69" fmla="*/ 2147483647 h 294"/>
                                <a:gd name="T70" fmla="*/ 2147483647 w 246"/>
                                <a:gd name="T71" fmla="*/ 2147483647 h 294"/>
                                <a:gd name="T72" fmla="*/ 2147483647 w 246"/>
                                <a:gd name="T73" fmla="*/ 2147483647 h 294"/>
                                <a:gd name="T74" fmla="*/ 2147483647 w 246"/>
                                <a:gd name="T75" fmla="*/ 2147483647 h 294"/>
                                <a:gd name="T76" fmla="*/ 2147483647 w 246"/>
                                <a:gd name="T77" fmla="*/ 2147483647 h 294"/>
                                <a:gd name="T78" fmla="*/ 2147483647 w 246"/>
                                <a:gd name="T79" fmla="*/ 2147483647 h 294"/>
                                <a:gd name="T80" fmla="*/ 2147483647 w 246"/>
                                <a:gd name="T81" fmla="*/ 2147483647 h 294"/>
                                <a:gd name="T82" fmla="*/ 2147483647 w 246"/>
                                <a:gd name="T83" fmla="*/ 2147483647 h 294"/>
                                <a:gd name="T84" fmla="*/ 2147483647 w 246"/>
                                <a:gd name="T85" fmla="*/ 2147483647 h 294"/>
                                <a:gd name="T86" fmla="*/ 2147483647 w 246"/>
                                <a:gd name="T87" fmla="*/ 2147483647 h 294"/>
                                <a:gd name="T88" fmla="*/ 2147483647 w 246"/>
                                <a:gd name="T89" fmla="*/ 2147483647 h 294"/>
                                <a:gd name="T90" fmla="*/ 2147483647 w 246"/>
                                <a:gd name="T91" fmla="*/ 0 h 29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46" h="294">
                                  <a:moveTo>
                                    <a:pt x="84" y="0"/>
                                  </a:moveTo>
                                  <a:lnTo>
                                    <a:pt x="96" y="6"/>
                                  </a:lnTo>
                                  <a:lnTo>
                                    <a:pt x="156" y="24"/>
                                  </a:lnTo>
                                  <a:lnTo>
                                    <a:pt x="180" y="36"/>
                                  </a:lnTo>
                                  <a:lnTo>
                                    <a:pt x="222" y="48"/>
                                  </a:lnTo>
                                  <a:lnTo>
                                    <a:pt x="228" y="54"/>
                                  </a:lnTo>
                                  <a:lnTo>
                                    <a:pt x="234" y="54"/>
                                  </a:lnTo>
                                  <a:lnTo>
                                    <a:pt x="234" y="66"/>
                                  </a:lnTo>
                                  <a:lnTo>
                                    <a:pt x="234" y="72"/>
                                  </a:lnTo>
                                  <a:lnTo>
                                    <a:pt x="234" y="78"/>
                                  </a:lnTo>
                                  <a:lnTo>
                                    <a:pt x="240" y="78"/>
                                  </a:lnTo>
                                  <a:lnTo>
                                    <a:pt x="240" y="84"/>
                                  </a:lnTo>
                                  <a:lnTo>
                                    <a:pt x="246" y="90"/>
                                  </a:lnTo>
                                  <a:lnTo>
                                    <a:pt x="246" y="108"/>
                                  </a:lnTo>
                                  <a:lnTo>
                                    <a:pt x="240" y="120"/>
                                  </a:lnTo>
                                  <a:lnTo>
                                    <a:pt x="240" y="138"/>
                                  </a:lnTo>
                                  <a:lnTo>
                                    <a:pt x="240" y="144"/>
                                  </a:lnTo>
                                  <a:lnTo>
                                    <a:pt x="240" y="150"/>
                                  </a:lnTo>
                                  <a:lnTo>
                                    <a:pt x="234" y="156"/>
                                  </a:lnTo>
                                  <a:lnTo>
                                    <a:pt x="234" y="162"/>
                                  </a:lnTo>
                                  <a:lnTo>
                                    <a:pt x="222" y="186"/>
                                  </a:lnTo>
                                  <a:lnTo>
                                    <a:pt x="228" y="204"/>
                                  </a:lnTo>
                                  <a:lnTo>
                                    <a:pt x="234" y="246"/>
                                  </a:lnTo>
                                  <a:lnTo>
                                    <a:pt x="240" y="276"/>
                                  </a:lnTo>
                                  <a:lnTo>
                                    <a:pt x="240" y="282"/>
                                  </a:lnTo>
                                  <a:lnTo>
                                    <a:pt x="234" y="294"/>
                                  </a:lnTo>
                                  <a:lnTo>
                                    <a:pt x="234" y="288"/>
                                  </a:lnTo>
                                  <a:lnTo>
                                    <a:pt x="228" y="288"/>
                                  </a:lnTo>
                                  <a:lnTo>
                                    <a:pt x="222" y="288"/>
                                  </a:lnTo>
                                  <a:lnTo>
                                    <a:pt x="222" y="294"/>
                                  </a:lnTo>
                                  <a:lnTo>
                                    <a:pt x="222" y="288"/>
                                  </a:lnTo>
                                  <a:lnTo>
                                    <a:pt x="216" y="288"/>
                                  </a:lnTo>
                                  <a:lnTo>
                                    <a:pt x="210" y="288"/>
                                  </a:lnTo>
                                  <a:lnTo>
                                    <a:pt x="204" y="288"/>
                                  </a:lnTo>
                                  <a:lnTo>
                                    <a:pt x="204" y="282"/>
                                  </a:lnTo>
                                  <a:lnTo>
                                    <a:pt x="198" y="282"/>
                                  </a:lnTo>
                                  <a:lnTo>
                                    <a:pt x="192" y="282"/>
                                  </a:lnTo>
                                  <a:lnTo>
                                    <a:pt x="186" y="282"/>
                                  </a:lnTo>
                                  <a:lnTo>
                                    <a:pt x="186" y="276"/>
                                  </a:lnTo>
                                  <a:lnTo>
                                    <a:pt x="180" y="276"/>
                                  </a:lnTo>
                                  <a:lnTo>
                                    <a:pt x="174" y="276"/>
                                  </a:lnTo>
                                  <a:lnTo>
                                    <a:pt x="174" y="270"/>
                                  </a:lnTo>
                                  <a:lnTo>
                                    <a:pt x="168" y="270"/>
                                  </a:lnTo>
                                  <a:lnTo>
                                    <a:pt x="162" y="270"/>
                                  </a:lnTo>
                                  <a:lnTo>
                                    <a:pt x="156" y="270"/>
                                  </a:lnTo>
                                  <a:lnTo>
                                    <a:pt x="156" y="264"/>
                                  </a:lnTo>
                                  <a:lnTo>
                                    <a:pt x="150" y="264"/>
                                  </a:lnTo>
                                  <a:lnTo>
                                    <a:pt x="144" y="258"/>
                                  </a:lnTo>
                                  <a:lnTo>
                                    <a:pt x="138" y="258"/>
                                  </a:lnTo>
                                  <a:lnTo>
                                    <a:pt x="132" y="258"/>
                                  </a:lnTo>
                                  <a:lnTo>
                                    <a:pt x="132" y="252"/>
                                  </a:lnTo>
                                  <a:lnTo>
                                    <a:pt x="126" y="252"/>
                                  </a:lnTo>
                                  <a:lnTo>
                                    <a:pt x="120" y="252"/>
                                  </a:lnTo>
                                  <a:lnTo>
                                    <a:pt x="114" y="252"/>
                                  </a:lnTo>
                                  <a:lnTo>
                                    <a:pt x="120" y="252"/>
                                  </a:lnTo>
                                  <a:lnTo>
                                    <a:pt x="120" y="258"/>
                                  </a:lnTo>
                                  <a:lnTo>
                                    <a:pt x="120" y="264"/>
                                  </a:lnTo>
                                  <a:lnTo>
                                    <a:pt x="114" y="264"/>
                                  </a:lnTo>
                                  <a:lnTo>
                                    <a:pt x="108" y="264"/>
                                  </a:lnTo>
                                  <a:lnTo>
                                    <a:pt x="102" y="258"/>
                                  </a:lnTo>
                                  <a:lnTo>
                                    <a:pt x="96" y="258"/>
                                  </a:lnTo>
                                  <a:lnTo>
                                    <a:pt x="90" y="258"/>
                                  </a:lnTo>
                                  <a:lnTo>
                                    <a:pt x="96" y="264"/>
                                  </a:lnTo>
                                  <a:lnTo>
                                    <a:pt x="90" y="264"/>
                                  </a:lnTo>
                                  <a:lnTo>
                                    <a:pt x="66" y="258"/>
                                  </a:lnTo>
                                  <a:lnTo>
                                    <a:pt x="42" y="252"/>
                                  </a:lnTo>
                                  <a:lnTo>
                                    <a:pt x="36" y="252"/>
                                  </a:lnTo>
                                  <a:lnTo>
                                    <a:pt x="18" y="246"/>
                                  </a:lnTo>
                                  <a:lnTo>
                                    <a:pt x="0" y="246"/>
                                  </a:lnTo>
                                  <a:lnTo>
                                    <a:pt x="0" y="240"/>
                                  </a:lnTo>
                                  <a:lnTo>
                                    <a:pt x="0" y="234"/>
                                  </a:lnTo>
                                  <a:lnTo>
                                    <a:pt x="6" y="228"/>
                                  </a:lnTo>
                                  <a:lnTo>
                                    <a:pt x="6" y="222"/>
                                  </a:lnTo>
                                  <a:lnTo>
                                    <a:pt x="6" y="216"/>
                                  </a:lnTo>
                                  <a:lnTo>
                                    <a:pt x="12" y="210"/>
                                  </a:lnTo>
                                  <a:lnTo>
                                    <a:pt x="12" y="204"/>
                                  </a:lnTo>
                                  <a:lnTo>
                                    <a:pt x="12" y="198"/>
                                  </a:lnTo>
                                  <a:lnTo>
                                    <a:pt x="18" y="186"/>
                                  </a:lnTo>
                                  <a:lnTo>
                                    <a:pt x="24" y="180"/>
                                  </a:lnTo>
                                  <a:lnTo>
                                    <a:pt x="24" y="174"/>
                                  </a:lnTo>
                                  <a:lnTo>
                                    <a:pt x="30" y="156"/>
                                  </a:lnTo>
                                  <a:lnTo>
                                    <a:pt x="36" y="138"/>
                                  </a:lnTo>
                                  <a:lnTo>
                                    <a:pt x="36" y="132"/>
                                  </a:lnTo>
                                  <a:lnTo>
                                    <a:pt x="42" y="132"/>
                                  </a:lnTo>
                                  <a:lnTo>
                                    <a:pt x="54" y="90"/>
                                  </a:lnTo>
                                  <a:lnTo>
                                    <a:pt x="54" y="84"/>
                                  </a:lnTo>
                                  <a:lnTo>
                                    <a:pt x="54" y="78"/>
                                  </a:lnTo>
                                  <a:lnTo>
                                    <a:pt x="66" y="60"/>
                                  </a:lnTo>
                                  <a:lnTo>
                                    <a:pt x="66" y="54"/>
                                  </a:lnTo>
                                  <a:lnTo>
                                    <a:pt x="72" y="36"/>
                                  </a:lnTo>
                                  <a:lnTo>
                                    <a:pt x="84" y="6"/>
                                  </a:lnTo>
                                  <a:lnTo>
                                    <a:pt x="84" y="0"/>
                                  </a:lnTo>
                                  <a:close/>
                                </a:path>
                              </a:pathLst>
                            </a:custGeom>
                            <a:solidFill>
                              <a:srgbClr val="FFC000"/>
                            </a:solidFill>
                            <a:ln w="9525">
                              <a:solidFill>
                                <a:schemeClr val="tx1"/>
                              </a:solidFill>
                              <a:prstDash val="solid"/>
                              <a:round/>
                              <a:headEnd/>
                              <a:tailEnd/>
                            </a:ln>
                          </wps:spPr>
                          <wps:bodyPr/>
                        </wps:wsp>
                        <wps:wsp>
                          <wps:cNvPr id="582" name="Freeform 124"/>
                          <wps:cNvSpPr>
                            <a:spLocks/>
                          </wps:cNvSpPr>
                          <wps:spPr bwMode="auto">
                            <a:xfrm>
                              <a:off x="10426273" y="5868642"/>
                              <a:ext cx="1040734" cy="952904"/>
                            </a:xfrm>
                            <a:custGeom>
                              <a:avLst/>
                              <a:gdLst>
                                <a:gd name="T0" fmla="*/ 2147483647 w 288"/>
                                <a:gd name="T1" fmla="*/ 2147483647 h 270"/>
                                <a:gd name="T2" fmla="*/ 2147483647 w 288"/>
                                <a:gd name="T3" fmla="*/ 2147483647 h 270"/>
                                <a:gd name="T4" fmla="*/ 2147483647 w 288"/>
                                <a:gd name="T5" fmla="*/ 2147483647 h 270"/>
                                <a:gd name="T6" fmla="*/ 2147483647 w 288"/>
                                <a:gd name="T7" fmla="*/ 2147483647 h 270"/>
                                <a:gd name="T8" fmla="*/ 2147483647 w 288"/>
                                <a:gd name="T9" fmla="*/ 2147483647 h 270"/>
                                <a:gd name="T10" fmla="*/ 2147483647 w 288"/>
                                <a:gd name="T11" fmla="*/ 2147483647 h 270"/>
                                <a:gd name="T12" fmla="*/ 2147483647 w 288"/>
                                <a:gd name="T13" fmla="*/ 2147483647 h 270"/>
                                <a:gd name="T14" fmla="*/ 2147483647 w 288"/>
                                <a:gd name="T15" fmla="*/ 2147483647 h 270"/>
                                <a:gd name="T16" fmla="*/ 2147483647 w 288"/>
                                <a:gd name="T17" fmla="*/ 2147483647 h 270"/>
                                <a:gd name="T18" fmla="*/ 2147483647 w 288"/>
                                <a:gd name="T19" fmla="*/ 2147483647 h 270"/>
                                <a:gd name="T20" fmla="*/ 2147483647 w 288"/>
                                <a:gd name="T21" fmla="*/ 2147483647 h 270"/>
                                <a:gd name="T22" fmla="*/ 2147483647 w 288"/>
                                <a:gd name="T23" fmla="*/ 2147483647 h 270"/>
                                <a:gd name="T24" fmla="*/ 2147483647 w 288"/>
                                <a:gd name="T25" fmla="*/ 2147483647 h 270"/>
                                <a:gd name="T26" fmla="*/ 2147483647 w 288"/>
                                <a:gd name="T27" fmla="*/ 2147483647 h 270"/>
                                <a:gd name="T28" fmla="*/ 2147483647 w 288"/>
                                <a:gd name="T29" fmla="*/ 2147483647 h 270"/>
                                <a:gd name="T30" fmla="*/ 2147483647 w 288"/>
                                <a:gd name="T31" fmla="*/ 2147483647 h 270"/>
                                <a:gd name="T32" fmla="*/ 2147483647 w 288"/>
                                <a:gd name="T33" fmla="*/ 2147483647 h 270"/>
                                <a:gd name="T34" fmla="*/ 2147483647 w 288"/>
                                <a:gd name="T35" fmla="*/ 2147483647 h 270"/>
                                <a:gd name="T36" fmla="*/ 2147483647 w 288"/>
                                <a:gd name="T37" fmla="*/ 2147483647 h 270"/>
                                <a:gd name="T38" fmla="*/ 2147483647 w 288"/>
                                <a:gd name="T39" fmla="*/ 2147483647 h 270"/>
                                <a:gd name="T40" fmla="*/ 2147483647 w 288"/>
                                <a:gd name="T41" fmla="*/ 2147483647 h 270"/>
                                <a:gd name="T42" fmla="*/ 2147483647 w 288"/>
                                <a:gd name="T43" fmla="*/ 2147483647 h 270"/>
                                <a:gd name="T44" fmla="*/ 2147483647 w 288"/>
                                <a:gd name="T45" fmla="*/ 2147483647 h 270"/>
                                <a:gd name="T46" fmla="*/ 2147483647 w 288"/>
                                <a:gd name="T47" fmla="*/ 2147483647 h 270"/>
                                <a:gd name="T48" fmla="*/ 2147483647 w 288"/>
                                <a:gd name="T49" fmla="*/ 2147483647 h 270"/>
                                <a:gd name="T50" fmla="*/ 2147483647 w 288"/>
                                <a:gd name="T51" fmla="*/ 2147483647 h 270"/>
                                <a:gd name="T52" fmla="*/ 2147483647 w 288"/>
                                <a:gd name="T53" fmla="*/ 2147483647 h 270"/>
                                <a:gd name="T54" fmla="*/ 2147483647 w 288"/>
                                <a:gd name="T55" fmla="*/ 2147483647 h 270"/>
                                <a:gd name="T56" fmla="*/ 2147483647 w 288"/>
                                <a:gd name="T57" fmla="*/ 2147483647 h 270"/>
                                <a:gd name="T58" fmla="*/ 2147483647 w 288"/>
                                <a:gd name="T59" fmla="*/ 2147483647 h 270"/>
                                <a:gd name="T60" fmla="*/ 2147483647 w 288"/>
                                <a:gd name="T61" fmla="*/ 2147483647 h 270"/>
                                <a:gd name="T62" fmla="*/ 2147483647 w 288"/>
                                <a:gd name="T63" fmla="*/ 2147483647 h 270"/>
                                <a:gd name="T64" fmla="*/ 2147483647 w 288"/>
                                <a:gd name="T65" fmla="*/ 2147483647 h 270"/>
                                <a:gd name="T66" fmla="*/ 2147483647 w 288"/>
                                <a:gd name="T67" fmla="*/ 2147483647 h 270"/>
                                <a:gd name="T68" fmla="*/ 2147483647 w 288"/>
                                <a:gd name="T69" fmla="*/ 2147483647 h 270"/>
                                <a:gd name="T70" fmla="*/ 2147483647 w 288"/>
                                <a:gd name="T71" fmla="*/ 2147483647 h 270"/>
                                <a:gd name="T72" fmla="*/ 2147483647 w 288"/>
                                <a:gd name="T73" fmla="*/ 2147483647 h 270"/>
                                <a:gd name="T74" fmla="*/ 2147483647 w 288"/>
                                <a:gd name="T75" fmla="*/ 2147483647 h 270"/>
                                <a:gd name="T76" fmla="*/ 2147483647 w 288"/>
                                <a:gd name="T77" fmla="*/ 2147483647 h 270"/>
                                <a:gd name="T78" fmla="*/ 2147483647 w 288"/>
                                <a:gd name="T79" fmla="*/ 2147483647 h 270"/>
                                <a:gd name="T80" fmla="*/ 2147483647 w 288"/>
                                <a:gd name="T81" fmla="*/ 2147483647 h 270"/>
                                <a:gd name="T82" fmla="*/ 2147483647 w 288"/>
                                <a:gd name="T83" fmla="*/ 2147483647 h 270"/>
                                <a:gd name="T84" fmla="*/ 2147483647 w 288"/>
                                <a:gd name="T85" fmla="*/ 2147483647 h 270"/>
                                <a:gd name="T86" fmla="*/ 2147483647 w 288"/>
                                <a:gd name="T87" fmla="*/ 0 h 27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88" h="270">
                                  <a:moveTo>
                                    <a:pt x="270" y="0"/>
                                  </a:moveTo>
                                  <a:lnTo>
                                    <a:pt x="270" y="12"/>
                                  </a:lnTo>
                                  <a:lnTo>
                                    <a:pt x="276" y="24"/>
                                  </a:lnTo>
                                  <a:lnTo>
                                    <a:pt x="276" y="30"/>
                                  </a:lnTo>
                                  <a:lnTo>
                                    <a:pt x="276" y="36"/>
                                  </a:lnTo>
                                  <a:lnTo>
                                    <a:pt x="276" y="48"/>
                                  </a:lnTo>
                                  <a:lnTo>
                                    <a:pt x="276" y="60"/>
                                  </a:lnTo>
                                  <a:lnTo>
                                    <a:pt x="276" y="72"/>
                                  </a:lnTo>
                                  <a:lnTo>
                                    <a:pt x="276" y="84"/>
                                  </a:lnTo>
                                  <a:lnTo>
                                    <a:pt x="276" y="90"/>
                                  </a:lnTo>
                                  <a:lnTo>
                                    <a:pt x="282" y="102"/>
                                  </a:lnTo>
                                  <a:lnTo>
                                    <a:pt x="282" y="108"/>
                                  </a:lnTo>
                                  <a:lnTo>
                                    <a:pt x="282" y="114"/>
                                  </a:lnTo>
                                  <a:lnTo>
                                    <a:pt x="282" y="138"/>
                                  </a:lnTo>
                                  <a:lnTo>
                                    <a:pt x="282" y="144"/>
                                  </a:lnTo>
                                  <a:lnTo>
                                    <a:pt x="282" y="168"/>
                                  </a:lnTo>
                                  <a:lnTo>
                                    <a:pt x="288" y="186"/>
                                  </a:lnTo>
                                  <a:lnTo>
                                    <a:pt x="288" y="198"/>
                                  </a:lnTo>
                                  <a:lnTo>
                                    <a:pt x="288" y="216"/>
                                  </a:lnTo>
                                  <a:lnTo>
                                    <a:pt x="288" y="222"/>
                                  </a:lnTo>
                                  <a:lnTo>
                                    <a:pt x="288" y="234"/>
                                  </a:lnTo>
                                  <a:lnTo>
                                    <a:pt x="288" y="240"/>
                                  </a:lnTo>
                                  <a:lnTo>
                                    <a:pt x="288" y="246"/>
                                  </a:lnTo>
                                  <a:lnTo>
                                    <a:pt x="288" y="258"/>
                                  </a:lnTo>
                                  <a:lnTo>
                                    <a:pt x="288" y="264"/>
                                  </a:lnTo>
                                  <a:lnTo>
                                    <a:pt x="288" y="270"/>
                                  </a:lnTo>
                                  <a:lnTo>
                                    <a:pt x="282" y="270"/>
                                  </a:lnTo>
                                  <a:lnTo>
                                    <a:pt x="276" y="270"/>
                                  </a:lnTo>
                                  <a:lnTo>
                                    <a:pt x="264" y="270"/>
                                  </a:lnTo>
                                  <a:lnTo>
                                    <a:pt x="258" y="270"/>
                                  </a:lnTo>
                                  <a:lnTo>
                                    <a:pt x="252" y="270"/>
                                  </a:lnTo>
                                  <a:lnTo>
                                    <a:pt x="246" y="270"/>
                                  </a:lnTo>
                                  <a:lnTo>
                                    <a:pt x="234" y="270"/>
                                  </a:lnTo>
                                  <a:lnTo>
                                    <a:pt x="222" y="270"/>
                                  </a:lnTo>
                                  <a:lnTo>
                                    <a:pt x="216" y="270"/>
                                  </a:lnTo>
                                  <a:lnTo>
                                    <a:pt x="210" y="270"/>
                                  </a:lnTo>
                                  <a:lnTo>
                                    <a:pt x="198" y="264"/>
                                  </a:lnTo>
                                  <a:lnTo>
                                    <a:pt x="192" y="264"/>
                                  </a:lnTo>
                                  <a:lnTo>
                                    <a:pt x="162" y="246"/>
                                  </a:lnTo>
                                  <a:lnTo>
                                    <a:pt x="150" y="246"/>
                                  </a:lnTo>
                                  <a:lnTo>
                                    <a:pt x="132" y="240"/>
                                  </a:lnTo>
                                  <a:lnTo>
                                    <a:pt x="108" y="234"/>
                                  </a:lnTo>
                                  <a:lnTo>
                                    <a:pt x="60" y="222"/>
                                  </a:lnTo>
                                  <a:lnTo>
                                    <a:pt x="48" y="216"/>
                                  </a:lnTo>
                                  <a:lnTo>
                                    <a:pt x="30" y="210"/>
                                  </a:lnTo>
                                  <a:lnTo>
                                    <a:pt x="24" y="210"/>
                                  </a:lnTo>
                                  <a:lnTo>
                                    <a:pt x="18" y="186"/>
                                  </a:lnTo>
                                  <a:lnTo>
                                    <a:pt x="18" y="180"/>
                                  </a:lnTo>
                                  <a:lnTo>
                                    <a:pt x="6" y="174"/>
                                  </a:lnTo>
                                  <a:lnTo>
                                    <a:pt x="6" y="168"/>
                                  </a:lnTo>
                                  <a:lnTo>
                                    <a:pt x="0" y="168"/>
                                  </a:lnTo>
                                  <a:lnTo>
                                    <a:pt x="6" y="144"/>
                                  </a:lnTo>
                                  <a:lnTo>
                                    <a:pt x="18" y="150"/>
                                  </a:lnTo>
                                  <a:lnTo>
                                    <a:pt x="18" y="126"/>
                                  </a:lnTo>
                                  <a:lnTo>
                                    <a:pt x="18" y="108"/>
                                  </a:lnTo>
                                  <a:lnTo>
                                    <a:pt x="24" y="108"/>
                                  </a:lnTo>
                                  <a:lnTo>
                                    <a:pt x="30" y="108"/>
                                  </a:lnTo>
                                  <a:lnTo>
                                    <a:pt x="36" y="114"/>
                                  </a:lnTo>
                                  <a:lnTo>
                                    <a:pt x="36" y="90"/>
                                  </a:lnTo>
                                  <a:lnTo>
                                    <a:pt x="36" y="84"/>
                                  </a:lnTo>
                                  <a:lnTo>
                                    <a:pt x="36" y="78"/>
                                  </a:lnTo>
                                  <a:lnTo>
                                    <a:pt x="36" y="72"/>
                                  </a:lnTo>
                                  <a:lnTo>
                                    <a:pt x="36" y="54"/>
                                  </a:lnTo>
                                  <a:lnTo>
                                    <a:pt x="30" y="42"/>
                                  </a:lnTo>
                                  <a:lnTo>
                                    <a:pt x="30" y="36"/>
                                  </a:lnTo>
                                  <a:lnTo>
                                    <a:pt x="36" y="36"/>
                                  </a:lnTo>
                                  <a:lnTo>
                                    <a:pt x="42" y="36"/>
                                  </a:lnTo>
                                  <a:lnTo>
                                    <a:pt x="54" y="30"/>
                                  </a:lnTo>
                                  <a:lnTo>
                                    <a:pt x="78" y="24"/>
                                  </a:lnTo>
                                  <a:lnTo>
                                    <a:pt x="78" y="54"/>
                                  </a:lnTo>
                                  <a:lnTo>
                                    <a:pt x="84" y="48"/>
                                  </a:lnTo>
                                  <a:lnTo>
                                    <a:pt x="84" y="60"/>
                                  </a:lnTo>
                                  <a:lnTo>
                                    <a:pt x="84" y="66"/>
                                  </a:lnTo>
                                  <a:lnTo>
                                    <a:pt x="84" y="72"/>
                                  </a:lnTo>
                                  <a:lnTo>
                                    <a:pt x="90" y="78"/>
                                  </a:lnTo>
                                  <a:lnTo>
                                    <a:pt x="96" y="84"/>
                                  </a:lnTo>
                                  <a:lnTo>
                                    <a:pt x="102" y="84"/>
                                  </a:lnTo>
                                  <a:lnTo>
                                    <a:pt x="102" y="78"/>
                                  </a:lnTo>
                                  <a:lnTo>
                                    <a:pt x="114" y="72"/>
                                  </a:lnTo>
                                  <a:lnTo>
                                    <a:pt x="114" y="66"/>
                                  </a:lnTo>
                                  <a:lnTo>
                                    <a:pt x="120" y="60"/>
                                  </a:lnTo>
                                  <a:lnTo>
                                    <a:pt x="126" y="54"/>
                                  </a:lnTo>
                                  <a:lnTo>
                                    <a:pt x="138" y="42"/>
                                  </a:lnTo>
                                  <a:lnTo>
                                    <a:pt x="150" y="18"/>
                                  </a:lnTo>
                                  <a:lnTo>
                                    <a:pt x="174" y="12"/>
                                  </a:lnTo>
                                  <a:lnTo>
                                    <a:pt x="198" y="12"/>
                                  </a:lnTo>
                                  <a:lnTo>
                                    <a:pt x="234" y="6"/>
                                  </a:lnTo>
                                  <a:lnTo>
                                    <a:pt x="252" y="0"/>
                                  </a:lnTo>
                                  <a:lnTo>
                                    <a:pt x="270" y="0"/>
                                  </a:lnTo>
                                  <a:close/>
                                </a:path>
                              </a:pathLst>
                            </a:custGeom>
                            <a:solidFill>
                              <a:srgbClr val="FF33CC"/>
                            </a:solidFill>
                            <a:ln w="9525">
                              <a:solidFill>
                                <a:schemeClr val="tx1"/>
                              </a:solidFill>
                              <a:prstDash val="solid"/>
                              <a:round/>
                              <a:headEnd/>
                              <a:tailEnd/>
                            </a:ln>
                          </wps:spPr>
                          <wps:bodyPr/>
                        </wps:wsp>
                        <wps:wsp>
                          <wps:cNvPr id="583" name="Freeform 125"/>
                          <wps:cNvSpPr>
                            <a:spLocks/>
                          </wps:cNvSpPr>
                          <wps:spPr bwMode="auto">
                            <a:xfrm>
                              <a:off x="17516276" y="5932169"/>
                              <a:ext cx="1626147" cy="1249362"/>
                            </a:xfrm>
                            <a:custGeom>
                              <a:avLst/>
                              <a:gdLst>
                                <a:gd name="T0" fmla="*/ 2147483647 w 450"/>
                                <a:gd name="T1" fmla="*/ 2147483647 h 354"/>
                                <a:gd name="T2" fmla="*/ 2147483647 w 450"/>
                                <a:gd name="T3" fmla="*/ 2147483647 h 354"/>
                                <a:gd name="T4" fmla="*/ 2147483647 w 450"/>
                                <a:gd name="T5" fmla="*/ 2147483647 h 354"/>
                                <a:gd name="T6" fmla="*/ 2147483647 w 450"/>
                                <a:gd name="T7" fmla="*/ 2147483647 h 354"/>
                                <a:gd name="T8" fmla="*/ 2147483647 w 450"/>
                                <a:gd name="T9" fmla="*/ 2147483647 h 354"/>
                                <a:gd name="T10" fmla="*/ 2147483647 w 450"/>
                                <a:gd name="T11" fmla="*/ 2147483647 h 354"/>
                                <a:gd name="T12" fmla="*/ 2147483647 w 450"/>
                                <a:gd name="T13" fmla="*/ 2147483647 h 354"/>
                                <a:gd name="T14" fmla="*/ 2147483647 w 450"/>
                                <a:gd name="T15" fmla="*/ 2147483647 h 354"/>
                                <a:gd name="T16" fmla="*/ 2147483647 w 450"/>
                                <a:gd name="T17" fmla="*/ 2147483647 h 354"/>
                                <a:gd name="T18" fmla="*/ 2147483647 w 450"/>
                                <a:gd name="T19" fmla="*/ 2147483647 h 354"/>
                                <a:gd name="T20" fmla="*/ 2147483647 w 450"/>
                                <a:gd name="T21" fmla="*/ 2147483647 h 354"/>
                                <a:gd name="T22" fmla="*/ 2147483647 w 450"/>
                                <a:gd name="T23" fmla="*/ 2147483647 h 354"/>
                                <a:gd name="T24" fmla="*/ 2147483647 w 450"/>
                                <a:gd name="T25" fmla="*/ 2147483647 h 354"/>
                                <a:gd name="T26" fmla="*/ 2147483647 w 450"/>
                                <a:gd name="T27" fmla="*/ 2147483647 h 354"/>
                                <a:gd name="T28" fmla="*/ 2147483647 w 450"/>
                                <a:gd name="T29" fmla="*/ 2147483647 h 354"/>
                                <a:gd name="T30" fmla="*/ 2147483647 w 450"/>
                                <a:gd name="T31" fmla="*/ 2147483647 h 354"/>
                                <a:gd name="T32" fmla="*/ 2147483647 w 450"/>
                                <a:gd name="T33" fmla="*/ 2147483647 h 354"/>
                                <a:gd name="T34" fmla="*/ 2147483647 w 450"/>
                                <a:gd name="T35" fmla="*/ 2147483647 h 354"/>
                                <a:gd name="T36" fmla="*/ 2147483647 w 450"/>
                                <a:gd name="T37" fmla="*/ 2147483647 h 354"/>
                                <a:gd name="T38" fmla="*/ 2147483647 w 450"/>
                                <a:gd name="T39" fmla="*/ 2147483647 h 354"/>
                                <a:gd name="T40" fmla="*/ 2147483647 w 450"/>
                                <a:gd name="T41" fmla="*/ 2147483647 h 354"/>
                                <a:gd name="T42" fmla="*/ 2147483647 w 450"/>
                                <a:gd name="T43" fmla="*/ 2147483647 h 354"/>
                                <a:gd name="T44" fmla="*/ 2147483647 w 450"/>
                                <a:gd name="T45" fmla="*/ 2147483647 h 354"/>
                                <a:gd name="T46" fmla="*/ 2147483647 w 450"/>
                                <a:gd name="T47" fmla="*/ 2147483647 h 354"/>
                                <a:gd name="T48" fmla="*/ 2147483647 w 450"/>
                                <a:gd name="T49" fmla="*/ 2147483647 h 354"/>
                                <a:gd name="T50" fmla="*/ 2147483647 w 450"/>
                                <a:gd name="T51" fmla="*/ 2147483647 h 354"/>
                                <a:gd name="T52" fmla="*/ 2147483647 w 450"/>
                                <a:gd name="T53" fmla="*/ 2147483647 h 354"/>
                                <a:gd name="T54" fmla="*/ 2147483647 w 450"/>
                                <a:gd name="T55" fmla="*/ 2147483647 h 354"/>
                                <a:gd name="T56" fmla="*/ 2147483647 w 450"/>
                                <a:gd name="T57" fmla="*/ 2147483647 h 354"/>
                                <a:gd name="T58" fmla="*/ 2147483647 w 450"/>
                                <a:gd name="T59" fmla="*/ 2147483647 h 354"/>
                                <a:gd name="T60" fmla="*/ 2147483647 w 450"/>
                                <a:gd name="T61" fmla="*/ 2147483647 h 354"/>
                                <a:gd name="T62" fmla="*/ 2147483647 w 450"/>
                                <a:gd name="T63" fmla="*/ 2147483647 h 354"/>
                                <a:gd name="T64" fmla="*/ 2147483647 w 450"/>
                                <a:gd name="T65" fmla="*/ 2147483647 h 354"/>
                                <a:gd name="T66" fmla="*/ 2147483647 w 450"/>
                                <a:gd name="T67" fmla="*/ 2147483647 h 354"/>
                                <a:gd name="T68" fmla="*/ 2147483647 w 450"/>
                                <a:gd name="T69" fmla="*/ 2147483647 h 354"/>
                                <a:gd name="T70" fmla="*/ 2147483647 w 450"/>
                                <a:gd name="T71" fmla="*/ 2147483647 h 354"/>
                                <a:gd name="T72" fmla="*/ 2147483647 w 450"/>
                                <a:gd name="T73" fmla="*/ 2147483647 h 354"/>
                                <a:gd name="T74" fmla="*/ 2147483647 w 450"/>
                                <a:gd name="T75" fmla="*/ 2147483647 h 354"/>
                                <a:gd name="T76" fmla="*/ 2147483647 w 450"/>
                                <a:gd name="T77" fmla="*/ 2147483647 h 354"/>
                                <a:gd name="T78" fmla="*/ 2147483647 w 450"/>
                                <a:gd name="T79" fmla="*/ 2147483647 h 354"/>
                                <a:gd name="T80" fmla="*/ 2147483647 w 450"/>
                                <a:gd name="T81" fmla="*/ 2147483647 h 354"/>
                                <a:gd name="T82" fmla="*/ 2147483647 w 450"/>
                                <a:gd name="T83" fmla="*/ 2147483647 h 354"/>
                                <a:gd name="T84" fmla="*/ 2147483647 w 450"/>
                                <a:gd name="T85" fmla="*/ 2147483647 h 354"/>
                                <a:gd name="T86" fmla="*/ 2147483647 w 450"/>
                                <a:gd name="T87" fmla="*/ 2147483647 h 35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450" h="354">
                                  <a:moveTo>
                                    <a:pt x="90" y="48"/>
                                  </a:moveTo>
                                  <a:lnTo>
                                    <a:pt x="96" y="48"/>
                                  </a:lnTo>
                                  <a:lnTo>
                                    <a:pt x="102" y="54"/>
                                  </a:lnTo>
                                  <a:lnTo>
                                    <a:pt x="108" y="54"/>
                                  </a:lnTo>
                                  <a:lnTo>
                                    <a:pt x="114" y="54"/>
                                  </a:lnTo>
                                  <a:lnTo>
                                    <a:pt x="120" y="54"/>
                                  </a:lnTo>
                                  <a:lnTo>
                                    <a:pt x="126" y="54"/>
                                  </a:lnTo>
                                  <a:lnTo>
                                    <a:pt x="126" y="48"/>
                                  </a:lnTo>
                                  <a:lnTo>
                                    <a:pt x="132" y="48"/>
                                  </a:lnTo>
                                  <a:lnTo>
                                    <a:pt x="138" y="54"/>
                                  </a:lnTo>
                                  <a:lnTo>
                                    <a:pt x="144" y="54"/>
                                  </a:lnTo>
                                  <a:lnTo>
                                    <a:pt x="150" y="54"/>
                                  </a:lnTo>
                                  <a:lnTo>
                                    <a:pt x="156" y="54"/>
                                  </a:lnTo>
                                  <a:lnTo>
                                    <a:pt x="162" y="48"/>
                                  </a:lnTo>
                                  <a:lnTo>
                                    <a:pt x="162" y="42"/>
                                  </a:lnTo>
                                  <a:lnTo>
                                    <a:pt x="168" y="36"/>
                                  </a:lnTo>
                                  <a:lnTo>
                                    <a:pt x="168" y="30"/>
                                  </a:lnTo>
                                  <a:lnTo>
                                    <a:pt x="168" y="24"/>
                                  </a:lnTo>
                                  <a:lnTo>
                                    <a:pt x="174" y="18"/>
                                  </a:lnTo>
                                  <a:lnTo>
                                    <a:pt x="174" y="12"/>
                                  </a:lnTo>
                                  <a:lnTo>
                                    <a:pt x="174" y="6"/>
                                  </a:lnTo>
                                  <a:lnTo>
                                    <a:pt x="180" y="0"/>
                                  </a:lnTo>
                                  <a:lnTo>
                                    <a:pt x="180" y="6"/>
                                  </a:lnTo>
                                  <a:lnTo>
                                    <a:pt x="186" y="6"/>
                                  </a:lnTo>
                                  <a:lnTo>
                                    <a:pt x="192" y="12"/>
                                  </a:lnTo>
                                  <a:lnTo>
                                    <a:pt x="198" y="12"/>
                                  </a:lnTo>
                                  <a:lnTo>
                                    <a:pt x="204" y="18"/>
                                  </a:lnTo>
                                  <a:lnTo>
                                    <a:pt x="210" y="18"/>
                                  </a:lnTo>
                                  <a:lnTo>
                                    <a:pt x="216" y="12"/>
                                  </a:lnTo>
                                  <a:lnTo>
                                    <a:pt x="222" y="12"/>
                                  </a:lnTo>
                                  <a:lnTo>
                                    <a:pt x="222" y="18"/>
                                  </a:lnTo>
                                  <a:lnTo>
                                    <a:pt x="228" y="18"/>
                                  </a:lnTo>
                                  <a:lnTo>
                                    <a:pt x="240" y="18"/>
                                  </a:lnTo>
                                  <a:lnTo>
                                    <a:pt x="252" y="18"/>
                                  </a:lnTo>
                                  <a:lnTo>
                                    <a:pt x="282" y="12"/>
                                  </a:lnTo>
                                  <a:lnTo>
                                    <a:pt x="312" y="12"/>
                                  </a:lnTo>
                                  <a:lnTo>
                                    <a:pt x="318" y="12"/>
                                  </a:lnTo>
                                  <a:lnTo>
                                    <a:pt x="324" y="18"/>
                                  </a:lnTo>
                                  <a:lnTo>
                                    <a:pt x="330" y="24"/>
                                  </a:lnTo>
                                  <a:lnTo>
                                    <a:pt x="360" y="66"/>
                                  </a:lnTo>
                                  <a:lnTo>
                                    <a:pt x="378" y="78"/>
                                  </a:lnTo>
                                  <a:lnTo>
                                    <a:pt x="408" y="120"/>
                                  </a:lnTo>
                                  <a:lnTo>
                                    <a:pt x="426" y="138"/>
                                  </a:lnTo>
                                  <a:lnTo>
                                    <a:pt x="444" y="156"/>
                                  </a:lnTo>
                                  <a:lnTo>
                                    <a:pt x="450" y="168"/>
                                  </a:lnTo>
                                  <a:lnTo>
                                    <a:pt x="444" y="162"/>
                                  </a:lnTo>
                                  <a:lnTo>
                                    <a:pt x="438" y="162"/>
                                  </a:lnTo>
                                  <a:lnTo>
                                    <a:pt x="414" y="162"/>
                                  </a:lnTo>
                                  <a:lnTo>
                                    <a:pt x="402" y="156"/>
                                  </a:lnTo>
                                  <a:lnTo>
                                    <a:pt x="396" y="156"/>
                                  </a:lnTo>
                                  <a:lnTo>
                                    <a:pt x="378" y="156"/>
                                  </a:lnTo>
                                  <a:lnTo>
                                    <a:pt x="336" y="150"/>
                                  </a:lnTo>
                                  <a:lnTo>
                                    <a:pt x="330" y="144"/>
                                  </a:lnTo>
                                  <a:lnTo>
                                    <a:pt x="324" y="144"/>
                                  </a:lnTo>
                                  <a:lnTo>
                                    <a:pt x="294" y="144"/>
                                  </a:lnTo>
                                  <a:lnTo>
                                    <a:pt x="288" y="138"/>
                                  </a:lnTo>
                                  <a:lnTo>
                                    <a:pt x="288" y="144"/>
                                  </a:lnTo>
                                  <a:lnTo>
                                    <a:pt x="294" y="156"/>
                                  </a:lnTo>
                                  <a:lnTo>
                                    <a:pt x="294" y="174"/>
                                  </a:lnTo>
                                  <a:lnTo>
                                    <a:pt x="300" y="204"/>
                                  </a:lnTo>
                                  <a:lnTo>
                                    <a:pt x="300" y="210"/>
                                  </a:lnTo>
                                  <a:lnTo>
                                    <a:pt x="300" y="216"/>
                                  </a:lnTo>
                                  <a:lnTo>
                                    <a:pt x="306" y="234"/>
                                  </a:lnTo>
                                  <a:lnTo>
                                    <a:pt x="318" y="276"/>
                                  </a:lnTo>
                                  <a:lnTo>
                                    <a:pt x="276" y="282"/>
                                  </a:lnTo>
                                  <a:lnTo>
                                    <a:pt x="210" y="288"/>
                                  </a:lnTo>
                                  <a:lnTo>
                                    <a:pt x="186" y="288"/>
                                  </a:lnTo>
                                  <a:lnTo>
                                    <a:pt x="180" y="288"/>
                                  </a:lnTo>
                                  <a:lnTo>
                                    <a:pt x="174" y="288"/>
                                  </a:lnTo>
                                  <a:lnTo>
                                    <a:pt x="162" y="288"/>
                                  </a:lnTo>
                                  <a:lnTo>
                                    <a:pt x="150" y="294"/>
                                  </a:lnTo>
                                  <a:lnTo>
                                    <a:pt x="144" y="294"/>
                                  </a:lnTo>
                                  <a:lnTo>
                                    <a:pt x="138" y="294"/>
                                  </a:lnTo>
                                  <a:lnTo>
                                    <a:pt x="138" y="288"/>
                                  </a:lnTo>
                                  <a:lnTo>
                                    <a:pt x="132" y="288"/>
                                  </a:lnTo>
                                  <a:lnTo>
                                    <a:pt x="126" y="288"/>
                                  </a:lnTo>
                                  <a:lnTo>
                                    <a:pt x="120" y="288"/>
                                  </a:lnTo>
                                  <a:lnTo>
                                    <a:pt x="108" y="294"/>
                                  </a:lnTo>
                                  <a:lnTo>
                                    <a:pt x="108" y="288"/>
                                  </a:lnTo>
                                  <a:lnTo>
                                    <a:pt x="102" y="288"/>
                                  </a:lnTo>
                                  <a:lnTo>
                                    <a:pt x="96" y="288"/>
                                  </a:lnTo>
                                  <a:lnTo>
                                    <a:pt x="90" y="288"/>
                                  </a:lnTo>
                                  <a:lnTo>
                                    <a:pt x="84" y="288"/>
                                  </a:lnTo>
                                  <a:lnTo>
                                    <a:pt x="78" y="288"/>
                                  </a:lnTo>
                                  <a:lnTo>
                                    <a:pt x="72" y="288"/>
                                  </a:lnTo>
                                  <a:lnTo>
                                    <a:pt x="66" y="288"/>
                                  </a:lnTo>
                                  <a:lnTo>
                                    <a:pt x="66" y="294"/>
                                  </a:lnTo>
                                  <a:lnTo>
                                    <a:pt x="60" y="300"/>
                                  </a:lnTo>
                                  <a:lnTo>
                                    <a:pt x="60" y="306"/>
                                  </a:lnTo>
                                  <a:lnTo>
                                    <a:pt x="60" y="312"/>
                                  </a:lnTo>
                                  <a:lnTo>
                                    <a:pt x="60" y="318"/>
                                  </a:lnTo>
                                  <a:lnTo>
                                    <a:pt x="60" y="324"/>
                                  </a:lnTo>
                                  <a:lnTo>
                                    <a:pt x="54" y="330"/>
                                  </a:lnTo>
                                  <a:lnTo>
                                    <a:pt x="54" y="336"/>
                                  </a:lnTo>
                                  <a:lnTo>
                                    <a:pt x="48" y="336"/>
                                  </a:lnTo>
                                  <a:lnTo>
                                    <a:pt x="48" y="342"/>
                                  </a:lnTo>
                                  <a:lnTo>
                                    <a:pt x="48" y="348"/>
                                  </a:lnTo>
                                  <a:lnTo>
                                    <a:pt x="42" y="354"/>
                                  </a:lnTo>
                                  <a:lnTo>
                                    <a:pt x="36" y="354"/>
                                  </a:lnTo>
                                  <a:lnTo>
                                    <a:pt x="30" y="348"/>
                                  </a:lnTo>
                                  <a:lnTo>
                                    <a:pt x="30" y="342"/>
                                  </a:lnTo>
                                  <a:lnTo>
                                    <a:pt x="24" y="330"/>
                                  </a:lnTo>
                                  <a:lnTo>
                                    <a:pt x="24" y="312"/>
                                  </a:lnTo>
                                  <a:lnTo>
                                    <a:pt x="18" y="300"/>
                                  </a:lnTo>
                                  <a:lnTo>
                                    <a:pt x="18" y="294"/>
                                  </a:lnTo>
                                  <a:lnTo>
                                    <a:pt x="12" y="294"/>
                                  </a:lnTo>
                                  <a:lnTo>
                                    <a:pt x="12" y="288"/>
                                  </a:lnTo>
                                  <a:lnTo>
                                    <a:pt x="6" y="288"/>
                                  </a:lnTo>
                                  <a:lnTo>
                                    <a:pt x="6" y="282"/>
                                  </a:lnTo>
                                  <a:lnTo>
                                    <a:pt x="6" y="276"/>
                                  </a:lnTo>
                                  <a:lnTo>
                                    <a:pt x="6" y="270"/>
                                  </a:lnTo>
                                  <a:lnTo>
                                    <a:pt x="0" y="264"/>
                                  </a:lnTo>
                                  <a:lnTo>
                                    <a:pt x="12" y="270"/>
                                  </a:lnTo>
                                  <a:lnTo>
                                    <a:pt x="24" y="264"/>
                                  </a:lnTo>
                                  <a:lnTo>
                                    <a:pt x="24" y="240"/>
                                  </a:lnTo>
                                  <a:lnTo>
                                    <a:pt x="30" y="216"/>
                                  </a:lnTo>
                                  <a:lnTo>
                                    <a:pt x="36" y="186"/>
                                  </a:lnTo>
                                  <a:lnTo>
                                    <a:pt x="36" y="180"/>
                                  </a:lnTo>
                                  <a:lnTo>
                                    <a:pt x="60" y="198"/>
                                  </a:lnTo>
                                  <a:lnTo>
                                    <a:pt x="72" y="180"/>
                                  </a:lnTo>
                                  <a:lnTo>
                                    <a:pt x="102" y="132"/>
                                  </a:lnTo>
                                  <a:lnTo>
                                    <a:pt x="84" y="120"/>
                                  </a:lnTo>
                                  <a:lnTo>
                                    <a:pt x="90" y="102"/>
                                  </a:lnTo>
                                  <a:lnTo>
                                    <a:pt x="78" y="96"/>
                                  </a:lnTo>
                                  <a:lnTo>
                                    <a:pt x="78" y="90"/>
                                  </a:lnTo>
                                  <a:lnTo>
                                    <a:pt x="78" y="84"/>
                                  </a:lnTo>
                                  <a:lnTo>
                                    <a:pt x="84" y="78"/>
                                  </a:lnTo>
                                  <a:lnTo>
                                    <a:pt x="84" y="72"/>
                                  </a:lnTo>
                                  <a:lnTo>
                                    <a:pt x="90" y="72"/>
                                  </a:lnTo>
                                  <a:lnTo>
                                    <a:pt x="90" y="66"/>
                                  </a:lnTo>
                                  <a:lnTo>
                                    <a:pt x="90" y="60"/>
                                  </a:lnTo>
                                  <a:lnTo>
                                    <a:pt x="84" y="54"/>
                                  </a:lnTo>
                                  <a:lnTo>
                                    <a:pt x="90" y="54"/>
                                  </a:lnTo>
                                  <a:lnTo>
                                    <a:pt x="90" y="48"/>
                                  </a:lnTo>
                                  <a:close/>
                                </a:path>
                              </a:pathLst>
                            </a:custGeom>
                            <a:solidFill>
                              <a:srgbClr val="C00000"/>
                            </a:solidFill>
                            <a:ln w="9525">
                              <a:solidFill>
                                <a:schemeClr val="tx1"/>
                              </a:solidFill>
                              <a:prstDash val="solid"/>
                              <a:round/>
                              <a:headEnd/>
                              <a:tailEnd/>
                            </a:ln>
                          </wps:spPr>
                          <wps:bodyPr/>
                        </wps:wsp>
                        <wps:wsp>
                          <wps:cNvPr id="584" name="Freeform 126"/>
                          <wps:cNvSpPr>
                            <a:spLocks/>
                          </wps:cNvSpPr>
                          <wps:spPr bwMode="auto">
                            <a:xfrm>
                              <a:off x="7650981" y="5953344"/>
                              <a:ext cx="867278" cy="974079"/>
                            </a:xfrm>
                            <a:custGeom>
                              <a:avLst/>
                              <a:gdLst>
                                <a:gd name="T0" fmla="*/ 2147483647 w 240"/>
                                <a:gd name="T1" fmla="*/ 2147483647 h 276"/>
                                <a:gd name="T2" fmla="*/ 2147483647 w 240"/>
                                <a:gd name="T3" fmla="*/ 2147483647 h 276"/>
                                <a:gd name="T4" fmla="*/ 2147483647 w 240"/>
                                <a:gd name="T5" fmla="*/ 2147483647 h 276"/>
                                <a:gd name="T6" fmla="*/ 2147483647 w 240"/>
                                <a:gd name="T7" fmla="*/ 2147483647 h 276"/>
                                <a:gd name="T8" fmla="*/ 2147483647 w 240"/>
                                <a:gd name="T9" fmla="*/ 2147483647 h 276"/>
                                <a:gd name="T10" fmla="*/ 2147483647 w 240"/>
                                <a:gd name="T11" fmla="*/ 2147483647 h 276"/>
                                <a:gd name="T12" fmla="*/ 2147483647 w 240"/>
                                <a:gd name="T13" fmla="*/ 2147483647 h 276"/>
                                <a:gd name="T14" fmla="*/ 2147483647 w 240"/>
                                <a:gd name="T15" fmla="*/ 2147483647 h 276"/>
                                <a:gd name="T16" fmla="*/ 2147483647 w 240"/>
                                <a:gd name="T17" fmla="*/ 2147483647 h 276"/>
                                <a:gd name="T18" fmla="*/ 2147483647 w 240"/>
                                <a:gd name="T19" fmla="*/ 2147483647 h 276"/>
                                <a:gd name="T20" fmla="*/ 2147483647 w 240"/>
                                <a:gd name="T21" fmla="*/ 2147483647 h 276"/>
                                <a:gd name="T22" fmla="*/ 2147483647 w 240"/>
                                <a:gd name="T23" fmla="*/ 2147483647 h 276"/>
                                <a:gd name="T24" fmla="*/ 2147483647 w 240"/>
                                <a:gd name="T25" fmla="*/ 2147483647 h 276"/>
                                <a:gd name="T26" fmla="*/ 2147483647 w 240"/>
                                <a:gd name="T27" fmla="*/ 2147483647 h 276"/>
                                <a:gd name="T28" fmla="*/ 2147483647 w 240"/>
                                <a:gd name="T29" fmla="*/ 2147483647 h 276"/>
                                <a:gd name="T30" fmla="*/ 2147483647 w 240"/>
                                <a:gd name="T31" fmla="*/ 2147483647 h 276"/>
                                <a:gd name="T32" fmla="*/ 2147483647 w 240"/>
                                <a:gd name="T33" fmla="*/ 2147483647 h 276"/>
                                <a:gd name="T34" fmla="*/ 2147483647 w 240"/>
                                <a:gd name="T35" fmla="*/ 2147483647 h 276"/>
                                <a:gd name="T36" fmla="*/ 2147483647 w 240"/>
                                <a:gd name="T37" fmla="*/ 2147483647 h 276"/>
                                <a:gd name="T38" fmla="*/ 2147483647 w 240"/>
                                <a:gd name="T39" fmla="*/ 2147483647 h 276"/>
                                <a:gd name="T40" fmla="*/ 2147483647 w 240"/>
                                <a:gd name="T41" fmla="*/ 2147483647 h 276"/>
                                <a:gd name="T42" fmla="*/ 2147483647 w 240"/>
                                <a:gd name="T43" fmla="*/ 2147483647 h 276"/>
                                <a:gd name="T44" fmla="*/ 2147483647 w 240"/>
                                <a:gd name="T45" fmla="*/ 2147483647 h 276"/>
                                <a:gd name="T46" fmla="*/ 2147483647 w 240"/>
                                <a:gd name="T47" fmla="*/ 2147483647 h 276"/>
                                <a:gd name="T48" fmla="*/ 2147483647 w 240"/>
                                <a:gd name="T49" fmla="*/ 2147483647 h 276"/>
                                <a:gd name="T50" fmla="*/ 2147483647 w 240"/>
                                <a:gd name="T51" fmla="*/ 2147483647 h 276"/>
                                <a:gd name="T52" fmla="*/ 2147483647 w 240"/>
                                <a:gd name="T53" fmla="*/ 2147483647 h 276"/>
                                <a:gd name="T54" fmla="*/ 2147483647 w 240"/>
                                <a:gd name="T55" fmla="*/ 2147483647 h 276"/>
                                <a:gd name="T56" fmla="*/ 2147483647 w 240"/>
                                <a:gd name="T57" fmla="*/ 2147483647 h 276"/>
                                <a:gd name="T58" fmla="*/ 2147483647 w 240"/>
                                <a:gd name="T59" fmla="*/ 2147483647 h 276"/>
                                <a:gd name="T60" fmla="*/ 2147483647 w 240"/>
                                <a:gd name="T61" fmla="*/ 2147483647 h 276"/>
                                <a:gd name="T62" fmla="*/ 2147483647 w 240"/>
                                <a:gd name="T63" fmla="*/ 2147483647 h 276"/>
                                <a:gd name="T64" fmla="*/ 2147483647 w 240"/>
                                <a:gd name="T65" fmla="*/ 2147483647 h 276"/>
                                <a:gd name="T66" fmla="*/ 0 w 240"/>
                                <a:gd name="T67" fmla="*/ 2147483647 h 276"/>
                                <a:gd name="T68" fmla="*/ 2147483647 w 240"/>
                                <a:gd name="T69" fmla="*/ 2147483647 h 276"/>
                                <a:gd name="T70" fmla="*/ 2147483647 w 240"/>
                                <a:gd name="T71" fmla="*/ 2147483647 h 276"/>
                                <a:gd name="T72" fmla="*/ 2147483647 w 240"/>
                                <a:gd name="T73" fmla="*/ 2147483647 h 276"/>
                                <a:gd name="T74" fmla="*/ 2147483647 w 240"/>
                                <a:gd name="T75" fmla="*/ 2147483647 h 276"/>
                                <a:gd name="T76" fmla="*/ 2147483647 w 240"/>
                                <a:gd name="T77" fmla="*/ 2147483647 h 276"/>
                                <a:gd name="T78" fmla="*/ 2147483647 w 240"/>
                                <a:gd name="T79" fmla="*/ 0 h 27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40" h="276">
                                  <a:moveTo>
                                    <a:pt x="180" y="0"/>
                                  </a:moveTo>
                                  <a:lnTo>
                                    <a:pt x="180" y="12"/>
                                  </a:lnTo>
                                  <a:lnTo>
                                    <a:pt x="186" y="42"/>
                                  </a:lnTo>
                                  <a:lnTo>
                                    <a:pt x="186" y="60"/>
                                  </a:lnTo>
                                  <a:lnTo>
                                    <a:pt x="192" y="102"/>
                                  </a:lnTo>
                                  <a:lnTo>
                                    <a:pt x="198" y="108"/>
                                  </a:lnTo>
                                  <a:lnTo>
                                    <a:pt x="198" y="114"/>
                                  </a:lnTo>
                                  <a:lnTo>
                                    <a:pt x="204" y="138"/>
                                  </a:lnTo>
                                  <a:lnTo>
                                    <a:pt x="210" y="150"/>
                                  </a:lnTo>
                                  <a:lnTo>
                                    <a:pt x="240" y="192"/>
                                  </a:lnTo>
                                  <a:lnTo>
                                    <a:pt x="234" y="192"/>
                                  </a:lnTo>
                                  <a:lnTo>
                                    <a:pt x="228" y="192"/>
                                  </a:lnTo>
                                  <a:lnTo>
                                    <a:pt x="210" y="192"/>
                                  </a:lnTo>
                                  <a:lnTo>
                                    <a:pt x="204" y="192"/>
                                  </a:lnTo>
                                  <a:lnTo>
                                    <a:pt x="180" y="192"/>
                                  </a:lnTo>
                                  <a:lnTo>
                                    <a:pt x="174" y="198"/>
                                  </a:lnTo>
                                  <a:lnTo>
                                    <a:pt x="174" y="204"/>
                                  </a:lnTo>
                                  <a:lnTo>
                                    <a:pt x="174" y="210"/>
                                  </a:lnTo>
                                  <a:lnTo>
                                    <a:pt x="174" y="216"/>
                                  </a:lnTo>
                                  <a:lnTo>
                                    <a:pt x="174" y="222"/>
                                  </a:lnTo>
                                  <a:lnTo>
                                    <a:pt x="174" y="228"/>
                                  </a:lnTo>
                                  <a:lnTo>
                                    <a:pt x="174" y="234"/>
                                  </a:lnTo>
                                  <a:lnTo>
                                    <a:pt x="168" y="234"/>
                                  </a:lnTo>
                                  <a:lnTo>
                                    <a:pt x="168" y="240"/>
                                  </a:lnTo>
                                  <a:lnTo>
                                    <a:pt x="162" y="240"/>
                                  </a:lnTo>
                                  <a:lnTo>
                                    <a:pt x="162" y="246"/>
                                  </a:lnTo>
                                  <a:lnTo>
                                    <a:pt x="156" y="246"/>
                                  </a:lnTo>
                                  <a:lnTo>
                                    <a:pt x="156" y="252"/>
                                  </a:lnTo>
                                  <a:lnTo>
                                    <a:pt x="156" y="258"/>
                                  </a:lnTo>
                                  <a:lnTo>
                                    <a:pt x="150" y="264"/>
                                  </a:lnTo>
                                  <a:lnTo>
                                    <a:pt x="150" y="270"/>
                                  </a:lnTo>
                                  <a:lnTo>
                                    <a:pt x="138" y="276"/>
                                  </a:lnTo>
                                  <a:lnTo>
                                    <a:pt x="132" y="276"/>
                                  </a:lnTo>
                                  <a:lnTo>
                                    <a:pt x="102" y="276"/>
                                  </a:lnTo>
                                  <a:lnTo>
                                    <a:pt x="96" y="276"/>
                                  </a:lnTo>
                                  <a:lnTo>
                                    <a:pt x="90" y="276"/>
                                  </a:lnTo>
                                  <a:lnTo>
                                    <a:pt x="78" y="276"/>
                                  </a:lnTo>
                                  <a:lnTo>
                                    <a:pt x="66" y="276"/>
                                  </a:lnTo>
                                  <a:lnTo>
                                    <a:pt x="60" y="276"/>
                                  </a:lnTo>
                                  <a:lnTo>
                                    <a:pt x="54" y="276"/>
                                  </a:lnTo>
                                  <a:lnTo>
                                    <a:pt x="48" y="276"/>
                                  </a:lnTo>
                                  <a:lnTo>
                                    <a:pt x="42" y="276"/>
                                  </a:lnTo>
                                  <a:lnTo>
                                    <a:pt x="24" y="270"/>
                                  </a:lnTo>
                                  <a:lnTo>
                                    <a:pt x="18" y="270"/>
                                  </a:lnTo>
                                  <a:lnTo>
                                    <a:pt x="18" y="264"/>
                                  </a:lnTo>
                                  <a:lnTo>
                                    <a:pt x="18" y="258"/>
                                  </a:lnTo>
                                  <a:lnTo>
                                    <a:pt x="18" y="252"/>
                                  </a:lnTo>
                                  <a:lnTo>
                                    <a:pt x="18" y="246"/>
                                  </a:lnTo>
                                  <a:lnTo>
                                    <a:pt x="12" y="246"/>
                                  </a:lnTo>
                                  <a:lnTo>
                                    <a:pt x="12" y="240"/>
                                  </a:lnTo>
                                  <a:lnTo>
                                    <a:pt x="12" y="234"/>
                                  </a:lnTo>
                                  <a:lnTo>
                                    <a:pt x="18" y="234"/>
                                  </a:lnTo>
                                  <a:lnTo>
                                    <a:pt x="18" y="228"/>
                                  </a:lnTo>
                                  <a:lnTo>
                                    <a:pt x="18" y="222"/>
                                  </a:lnTo>
                                  <a:lnTo>
                                    <a:pt x="18" y="216"/>
                                  </a:lnTo>
                                  <a:lnTo>
                                    <a:pt x="18" y="210"/>
                                  </a:lnTo>
                                  <a:lnTo>
                                    <a:pt x="18" y="204"/>
                                  </a:lnTo>
                                  <a:lnTo>
                                    <a:pt x="18" y="198"/>
                                  </a:lnTo>
                                  <a:lnTo>
                                    <a:pt x="24" y="198"/>
                                  </a:lnTo>
                                  <a:lnTo>
                                    <a:pt x="24" y="192"/>
                                  </a:lnTo>
                                  <a:lnTo>
                                    <a:pt x="24" y="186"/>
                                  </a:lnTo>
                                  <a:lnTo>
                                    <a:pt x="18" y="162"/>
                                  </a:lnTo>
                                  <a:lnTo>
                                    <a:pt x="18" y="144"/>
                                  </a:lnTo>
                                  <a:lnTo>
                                    <a:pt x="12" y="126"/>
                                  </a:lnTo>
                                  <a:lnTo>
                                    <a:pt x="12" y="120"/>
                                  </a:lnTo>
                                  <a:lnTo>
                                    <a:pt x="12" y="96"/>
                                  </a:lnTo>
                                  <a:lnTo>
                                    <a:pt x="6" y="78"/>
                                  </a:lnTo>
                                  <a:lnTo>
                                    <a:pt x="0" y="54"/>
                                  </a:lnTo>
                                  <a:lnTo>
                                    <a:pt x="0" y="42"/>
                                  </a:lnTo>
                                  <a:lnTo>
                                    <a:pt x="18" y="42"/>
                                  </a:lnTo>
                                  <a:lnTo>
                                    <a:pt x="30" y="42"/>
                                  </a:lnTo>
                                  <a:lnTo>
                                    <a:pt x="48" y="42"/>
                                  </a:lnTo>
                                  <a:lnTo>
                                    <a:pt x="54" y="42"/>
                                  </a:lnTo>
                                  <a:lnTo>
                                    <a:pt x="84" y="30"/>
                                  </a:lnTo>
                                  <a:lnTo>
                                    <a:pt x="102" y="30"/>
                                  </a:lnTo>
                                  <a:lnTo>
                                    <a:pt x="114" y="24"/>
                                  </a:lnTo>
                                  <a:lnTo>
                                    <a:pt x="120" y="18"/>
                                  </a:lnTo>
                                  <a:lnTo>
                                    <a:pt x="126" y="18"/>
                                  </a:lnTo>
                                  <a:lnTo>
                                    <a:pt x="168" y="6"/>
                                  </a:lnTo>
                                  <a:lnTo>
                                    <a:pt x="180" y="0"/>
                                  </a:lnTo>
                                  <a:close/>
                                </a:path>
                              </a:pathLst>
                            </a:custGeom>
                            <a:solidFill>
                              <a:srgbClr val="00B050"/>
                            </a:solidFill>
                            <a:ln w="9525">
                              <a:solidFill>
                                <a:schemeClr val="tx1"/>
                              </a:solidFill>
                              <a:prstDash val="solid"/>
                              <a:round/>
                              <a:headEnd/>
                              <a:tailEnd/>
                            </a:ln>
                          </wps:spPr>
                          <wps:bodyPr/>
                        </wps:wsp>
                        <wps:wsp>
                          <wps:cNvPr id="585" name="Freeform 127"/>
                          <wps:cNvSpPr>
                            <a:spLocks/>
                          </wps:cNvSpPr>
                          <wps:spPr bwMode="auto">
                            <a:xfrm>
                              <a:off x="5461102" y="5995695"/>
                              <a:ext cx="867278" cy="1164659"/>
                            </a:xfrm>
                            <a:custGeom>
                              <a:avLst/>
                              <a:gdLst>
                                <a:gd name="T0" fmla="*/ 2147483647 w 240"/>
                                <a:gd name="T1" fmla="*/ 2147483647 h 330"/>
                                <a:gd name="T2" fmla="*/ 2147483647 w 240"/>
                                <a:gd name="T3" fmla="*/ 2147483647 h 330"/>
                                <a:gd name="T4" fmla="*/ 2147483647 w 240"/>
                                <a:gd name="T5" fmla="*/ 2147483647 h 330"/>
                                <a:gd name="T6" fmla="*/ 2147483647 w 240"/>
                                <a:gd name="T7" fmla="*/ 2147483647 h 330"/>
                                <a:gd name="T8" fmla="*/ 2147483647 w 240"/>
                                <a:gd name="T9" fmla="*/ 2147483647 h 330"/>
                                <a:gd name="T10" fmla="*/ 2147483647 w 240"/>
                                <a:gd name="T11" fmla="*/ 2147483647 h 330"/>
                                <a:gd name="T12" fmla="*/ 2147483647 w 240"/>
                                <a:gd name="T13" fmla="*/ 2147483647 h 330"/>
                                <a:gd name="T14" fmla="*/ 2147483647 w 240"/>
                                <a:gd name="T15" fmla="*/ 2147483647 h 330"/>
                                <a:gd name="T16" fmla="*/ 2147483647 w 240"/>
                                <a:gd name="T17" fmla="*/ 2147483647 h 330"/>
                                <a:gd name="T18" fmla="*/ 2147483647 w 240"/>
                                <a:gd name="T19" fmla="*/ 2147483647 h 330"/>
                                <a:gd name="T20" fmla="*/ 2147483647 w 240"/>
                                <a:gd name="T21" fmla="*/ 2147483647 h 330"/>
                                <a:gd name="T22" fmla="*/ 2147483647 w 240"/>
                                <a:gd name="T23" fmla="*/ 2147483647 h 330"/>
                                <a:gd name="T24" fmla="*/ 2147483647 w 240"/>
                                <a:gd name="T25" fmla="*/ 2147483647 h 330"/>
                                <a:gd name="T26" fmla="*/ 2147483647 w 240"/>
                                <a:gd name="T27" fmla="*/ 2147483647 h 330"/>
                                <a:gd name="T28" fmla="*/ 2147483647 w 240"/>
                                <a:gd name="T29" fmla="*/ 2147483647 h 330"/>
                                <a:gd name="T30" fmla="*/ 2147483647 w 240"/>
                                <a:gd name="T31" fmla="*/ 2147483647 h 330"/>
                                <a:gd name="T32" fmla="*/ 2147483647 w 240"/>
                                <a:gd name="T33" fmla="*/ 2147483647 h 330"/>
                                <a:gd name="T34" fmla="*/ 2147483647 w 240"/>
                                <a:gd name="T35" fmla="*/ 2147483647 h 330"/>
                                <a:gd name="T36" fmla="*/ 2147483647 w 240"/>
                                <a:gd name="T37" fmla="*/ 2147483647 h 330"/>
                                <a:gd name="T38" fmla="*/ 2147483647 w 240"/>
                                <a:gd name="T39" fmla="*/ 2147483647 h 330"/>
                                <a:gd name="T40" fmla="*/ 2147483647 w 240"/>
                                <a:gd name="T41" fmla="*/ 2147483647 h 330"/>
                                <a:gd name="T42" fmla="*/ 2147483647 w 240"/>
                                <a:gd name="T43" fmla="*/ 2147483647 h 330"/>
                                <a:gd name="T44" fmla="*/ 2147483647 w 240"/>
                                <a:gd name="T45" fmla="*/ 2147483647 h 330"/>
                                <a:gd name="T46" fmla="*/ 2147483647 w 240"/>
                                <a:gd name="T47" fmla="*/ 2147483647 h 330"/>
                                <a:gd name="T48" fmla="*/ 2147483647 w 240"/>
                                <a:gd name="T49" fmla="*/ 2147483647 h 330"/>
                                <a:gd name="T50" fmla="*/ 2147483647 w 240"/>
                                <a:gd name="T51" fmla="*/ 2147483647 h 330"/>
                                <a:gd name="T52" fmla="*/ 2147483647 w 240"/>
                                <a:gd name="T53" fmla="*/ 2147483647 h 330"/>
                                <a:gd name="T54" fmla="*/ 2147483647 w 240"/>
                                <a:gd name="T55" fmla="*/ 2147483647 h 330"/>
                                <a:gd name="T56" fmla="*/ 2147483647 w 240"/>
                                <a:gd name="T57" fmla="*/ 2147483647 h 330"/>
                                <a:gd name="T58" fmla="*/ 2147483647 w 240"/>
                                <a:gd name="T59" fmla="*/ 2147483647 h 330"/>
                                <a:gd name="T60" fmla="*/ 2147483647 w 240"/>
                                <a:gd name="T61" fmla="*/ 2147483647 h 330"/>
                                <a:gd name="T62" fmla="*/ 2147483647 w 240"/>
                                <a:gd name="T63" fmla="*/ 2147483647 h 330"/>
                                <a:gd name="T64" fmla="*/ 2147483647 w 240"/>
                                <a:gd name="T65" fmla="*/ 2147483647 h 330"/>
                                <a:gd name="T66" fmla="*/ 2147483647 w 240"/>
                                <a:gd name="T67" fmla="*/ 2147483647 h 330"/>
                                <a:gd name="T68" fmla="*/ 2147483647 w 240"/>
                                <a:gd name="T69" fmla="*/ 2147483647 h 330"/>
                                <a:gd name="T70" fmla="*/ 2147483647 w 240"/>
                                <a:gd name="T71" fmla="*/ 2147483647 h 330"/>
                                <a:gd name="T72" fmla="*/ 2147483647 w 240"/>
                                <a:gd name="T73" fmla="*/ 2147483647 h 330"/>
                                <a:gd name="T74" fmla="*/ 2147483647 w 240"/>
                                <a:gd name="T75" fmla="*/ 2147483647 h 330"/>
                                <a:gd name="T76" fmla="*/ 2147483647 w 240"/>
                                <a:gd name="T77" fmla="*/ 2147483647 h 330"/>
                                <a:gd name="T78" fmla="*/ 2147483647 w 240"/>
                                <a:gd name="T79" fmla="*/ 2147483647 h 330"/>
                                <a:gd name="T80" fmla="*/ 0 w 240"/>
                                <a:gd name="T81" fmla="*/ 2147483647 h 330"/>
                                <a:gd name="T82" fmla="*/ 0 w 240"/>
                                <a:gd name="T83" fmla="*/ 2147483647 h 330"/>
                                <a:gd name="T84" fmla="*/ 0 w 240"/>
                                <a:gd name="T85" fmla="*/ 2147483647 h 330"/>
                                <a:gd name="T86" fmla="*/ 2147483647 w 240"/>
                                <a:gd name="T87" fmla="*/ 2147483647 h 330"/>
                                <a:gd name="T88" fmla="*/ 2147483647 w 240"/>
                                <a:gd name="T89" fmla="*/ 2147483647 h 330"/>
                                <a:gd name="T90" fmla="*/ 2147483647 w 240"/>
                                <a:gd name="T91" fmla="*/ 2147483647 h 330"/>
                                <a:gd name="T92" fmla="*/ 2147483647 w 240"/>
                                <a:gd name="T93" fmla="*/ 2147483647 h 330"/>
                                <a:gd name="T94" fmla="*/ 2147483647 w 240"/>
                                <a:gd name="T95" fmla="*/ 2147483647 h 330"/>
                                <a:gd name="T96" fmla="*/ 2147483647 w 240"/>
                                <a:gd name="T97" fmla="*/ 2147483647 h 330"/>
                                <a:gd name="T98" fmla="*/ 2147483647 w 240"/>
                                <a:gd name="T99" fmla="*/ 2147483647 h 330"/>
                                <a:gd name="T100" fmla="*/ 2147483647 w 240"/>
                                <a:gd name="T101" fmla="*/ 0 h 33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40" h="330">
                                  <a:moveTo>
                                    <a:pt x="156" y="0"/>
                                  </a:moveTo>
                                  <a:lnTo>
                                    <a:pt x="162" y="18"/>
                                  </a:lnTo>
                                  <a:lnTo>
                                    <a:pt x="162" y="30"/>
                                  </a:lnTo>
                                  <a:lnTo>
                                    <a:pt x="162" y="42"/>
                                  </a:lnTo>
                                  <a:lnTo>
                                    <a:pt x="162" y="54"/>
                                  </a:lnTo>
                                  <a:lnTo>
                                    <a:pt x="162" y="60"/>
                                  </a:lnTo>
                                  <a:lnTo>
                                    <a:pt x="168" y="78"/>
                                  </a:lnTo>
                                  <a:lnTo>
                                    <a:pt x="168" y="90"/>
                                  </a:lnTo>
                                  <a:lnTo>
                                    <a:pt x="174" y="108"/>
                                  </a:lnTo>
                                  <a:lnTo>
                                    <a:pt x="174" y="120"/>
                                  </a:lnTo>
                                  <a:lnTo>
                                    <a:pt x="174" y="132"/>
                                  </a:lnTo>
                                  <a:lnTo>
                                    <a:pt x="180" y="144"/>
                                  </a:lnTo>
                                  <a:lnTo>
                                    <a:pt x="180" y="156"/>
                                  </a:lnTo>
                                  <a:lnTo>
                                    <a:pt x="180" y="174"/>
                                  </a:lnTo>
                                  <a:lnTo>
                                    <a:pt x="186" y="192"/>
                                  </a:lnTo>
                                  <a:lnTo>
                                    <a:pt x="186" y="210"/>
                                  </a:lnTo>
                                  <a:lnTo>
                                    <a:pt x="192" y="204"/>
                                  </a:lnTo>
                                  <a:lnTo>
                                    <a:pt x="198" y="204"/>
                                  </a:lnTo>
                                  <a:lnTo>
                                    <a:pt x="210" y="204"/>
                                  </a:lnTo>
                                  <a:lnTo>
                                    <a:pt x="216" y="204"/>
                                  </a:lnTo>
                                  <a:lnTo>
                                    <a:pt x="210" y="210"/>
                                  </a:lnTo>
                                  <a:lnTo>
                                    <a:pt x="210" y="216"/>
                                  </a:lnTo>
                                  <a:lnTo>
                                    <a:pt x="210" y="222"/>
                                  </a:lnTo>
                                  <a:lnTo>
                                    <a:pt x="210" y="228"/>
                                  </a:lnTo>
                                  <a:lnTo>
                                    <a:pt x="204" y="228"/>
                                  </a:lnTo>
                                  <a:lnTo>
                                    <a:pt x="204" y="234"/>
                                  </a:lnTo>
                                  <a:lnTo>
                                    <a:pt x="198" y="234"/>
                                  </a:lnTo>
                                  <a:lnTo>
                                    <a:pt x="198" y="240"/>
                                  </a:lnTo>
                                  <a:lnTo>
                                    <a:pt x="198" y="246"/>
                                  </a:lnTo>
                                  <a:lnTo>
                                    <a:pt x="204" y="252"/>
                                  </a:lnTo>
                                  <a:lnTo>
                                    <a:pt x="204" y="258"/>
                                  </a:lnTo>
                                  <a:lnTo>
                                    <a:pt x="198" y="264"/>
                                  </a:lnTo>
                                  <a:lnTo>
                                    <a:pt x="198" y="270"/>
                                  </a:lnTo>
                                  <a:lnTo>
                                    <a:pt x="198" y="276"/>
                                  </a:lnTo>
                                  <a:lnTo>
                                    <a:pt x="204" y="276"/>
                                  </a:lnTo>
                                  <a:lnTo>
                                    <a:pt x="204" y="282"/>
                                  </a:lnTo>
                                  <a:lnTo>
                                    <a:pt x="210" y="282"/>
                                  </a:lnTo>
                                  <a:lnTo>
                                    <a:pt x="210" y="288"/>
                                  </a:lnTo>
                                  <a:lnTo>
                                    <a:pt x="210" y="294"/>
                                  </a:lnTo>
                                  <a:lnTo>
                                    <a:pt x="210" y="300"/>
                                  </a:lnTo>
                                  <a:lnTo>
                                    <a:pt x="216" y="300"/>
                                  </a:lnTo>
                                  <a:lnTo>
                                    <a:pt x="216" y="306"/>
                                  </a:lnTo>
                                  <a:lnTo>
                                    <a:pt x="222" y="306"/>
                                  </a:lnTo>
                                  <a:lnTo>
                                    <a:pt x="222" y="312"/>
                                  </a:lnTo>
                                  <a:lnTo>
                                    <a:pt x="228" y="312"/>
                                  </a:lnTo>
                                  <a:lnTo>
                                    <a:pt x="228" y="318"/>
                                  </a:lnTo>
                                  <a:lnTo>
                                    <a:pt x="234" y="324"/>
                                  </a:lnTo>
                                  <a:lnTo>
                                    <a:pt x="240" y="324"/>
                                  </a:lnTo>
                                  <a:lnTo>
                                    <a:pt x="234" y="324"/>
                                  </a:lnTo>
                                  <a:lnTo>
                                    <a:pt x="234" y="330"/>
                                  </a:lnTo>
                                  <a:lnTo>
                                    <a:pt x="228" y="330"/>
                                  </a:lnTo>
                                  <a:lnTo>
                                    <a:pt x="222" y="330"/>
                                  </a:lnTo>
                                  <a:lnTo>
                                    <a:pt x="216" y="330"/>
                                  </a:lnTo>
                                  <a:lnTo>
                                    <a:pt x="216" y="324"/>
                                  </a:lnTo>
                                  <a:lnTo>
                                    <a:pt x="210" y="324"/>
                                  </a:lnTo>
                                  <a:lnTo>
                                    <a:pt x="204" y="324"/>
                                  </a:lnTo>
                                  <a:lnTo>
                                    <a:pt x="198" y="324"/>
                                  </a:lnTo>
                                  <a:lnTo>
                                    <a:pt x="192" y="324"/>
                                  </a:lnTo>
                                  <a:lnTo>
                                    <a:pt x="192" y="318"/>
                                  </a:lnTo>
                                  <a:lnTo>
                                    <a:pt x="186" y="318"/>
                                  </a:lnTo>
                                  <a:lnTo>
                                    <a:pt x="186" y="312"/>
                                  </a:lnTo>
                                  <a:lnTo>
                                    <a:pt x="180" y="312"/>
                                  </a:lnTo>
                                  <a:lnTo>
                                    <a:pt x="180" y="306"/>
                                  </a:lnTo>
                                  <a:lnTo>
                                    <a:pt x="174" y="306"/>
                                  </a:lnTo>
                                  <a:lnTo>
                                    <a:pt x="174" y="300"/>
                                  </a:lnTo>
                                  <a:lnTo>
                                    <a:pt x="168" y="300"/>
                                  </a:lnTo>
                                  <a:lnTo>
                                    <a:pt x="162" y="300"/>
                                  </a:lnTo>
                                  <a:lnTo>
                                    <a:pt x="156" y="300"/>
                                  </a:lnTo>
                                  <a:lnTo>
                                    <a:pt x="150" y="300"/>
                                  </a:lnTo>
                                  <a:lnTo>
                                    <a:pt x="150" y="294"/>
                                  </a:lnTo>
                                  <a:lnTo>
                                    <a:pt x="144" y="294"/>
                                  </a:lnTo>
                                  <a:lnTo>
                                    <a:pt x="138" y="294"/>
                                  </a:lnTo>
                                  <a:lnTo>
                                    <a:pt x="138" y="288"/>
                                  </a:lnTo>
                                  <a:lnTo>
                                    <a:pt x="132" y="288"/>
                                  </a:lnTo>
                                  <a:lnTo>
                                    <a:pt x="126" y="288"/>
                                  </a:lnTo>
                                  <a:lnTo>
                                    <a:pt x="126" y="282"/>
                                  </a:lnTo>
                                  <a:lnTo>
                                    <a:pt x="120" y="282"/>
                                  </a:lnTo>
                                  <a:lnTo>
                                    <a:pt x="114" y="282"/>
                                  </a:lnTo>
                                  <a:lnTo>
                                    <a:pt x="114" y="276"/>
                                  </a:lnTo>
                                  <a:lnTo>
                                    <a:pt x="108" y="276"/>
                                  </a:lnTo>
                                  <a:lnTo>
                                    <a:pt x="108" y="270"/>
                                  </a:lnTo>
                                  <a:lnTo>
                                    <a:pt x="102" y="270"/>
                                  </a:lnTo>
                                  <a:lnTo>
                                    <a:pt x="102" y="264"/>
                                  </a:lnTo>
                                  <a:lnTo>
                                    <a:pt x="90" y="264"/>
                                  </a:lnTo>
                                  <a:lnTo>
                                    <a:pt x="84" y="264"/>
                                  </a:lnTo>
                                  <a:lnTo>
                                    <a:pt x="78" y="258"/>
                                  </a:lnTo>
                                  <a:lnTo>
                                    <a:pt x="72" y="258"/>
                                  </a:lnTo>
                                  <a:lnTo>
                                    <a:pt x="72" y="252"/>
                                  </a:lnTo>
                                  <a:lnTo>
                                    <a:pt x="72" y="246"/>
                                  </a:lnTo>
                                  <a:lnTo>
                                    <a:pt x="72" y="240"/>
                                  </a:lnTo>
                                  <a:lnTo>
                                    <a:pt x="72" y="234"/>
                                  </a:lnTo>
                                  <a:lnTo>
                                    <a:pt x="72" y="228"/>
                                  </a:lnTo>
                                  <a:lnTo>
                                    <a:pt x="72" y="222"/>
                                  </a:lnTo>
                                  <a:lnTo>
                                    <a:pt x="66" y="216"/>
                                  </a:lnTo>
                                  <a:lnTo>
                                    <a:pt x="66" y="210"/>
                                  </a:lnTo>
                                  <a:lnTo>
                                    <a:pt x="60" y="210"/>
                                  </a:lnTo>
                                  <a:lnTo>
                                    <a:pt x="54" y="210"/>
                                  </a:lnTo>
                                  <a:lnTo>
                                    <a:pt x="54" y="204"/>
                                  </a:lnTo>
                                  <a:lnTo>
                                    <a:pt x="48" y="204"/>
                                  </a:lnTo>
                                  <a:lnTo>
                                    <a:pt x="42" y="204"/>
                                  </a:lnTo>
                                  <a:lnTo>
                                    <a:pt x="42" y="198"/>
                                  </a:lnTo>
                                  <a:lnTo>
                                    <a:pt x="42" y="192"/>
                                  </a:lnTo>
                                  <a:lnTo>
                                    <a:pt x="42" y="186"/>
                                  </a:lnTo>
                                  <a:lnTo>
                                    <a:pt x="48" y="186"/>
                                  </a:lnTo>
                                  <a:lnTo>
                                    <a:pt x="48" y="180"/>
                                  </a:lnTo>
                                  <a:lnTo>
                                    <a:pt x="48" y="174"/>
                                  </a:lnTo>
                                  <a:lnTo>
                                    <a:pt x="48" y="168"/>
                                  </a:lnTo>
                                  <a:lnTo>
                                    <a:pt x="42" y="168"/>
                                  </a:lnTo>
                                  <a:lnTo>
                                    <a:pt x="36" y="168"/>
                                  </a:lnTo>
                                  <a:lnTo>
                                    <a:pt x="30" y="162"/>
                                  </a:lnTo>
                                  <a:lnTo>
                                    <a:pt x="24" y="162"/>
                                  </a:lnTo>
                                  <a:lnTo>
                                    <a:pt x="24" y="156"/>
                                  </a:lnTo>
                                  <a:lnTo>
                                    <a:pt x="18" y="156"/>
                                  </a:lnTo>
                                  <a:lnTo>
                                    <a:pt x="12" y="156"/>
                                  </a:lnTo>
                                  <a:lnTo>
                                    <a:pt x="12" y="150"/>
                                  </a:lnTo>
                                  <a:lnTo>
                                    <a:pt x="12" y="144"/>
                                  </a:lnTo>
                                  <a:lnTo>
                                    <a:pt x="6" y="144"/>
                                  </a:lnTo>
                                  <a:lnTo>
                                    <a:pt x="6" y="138"/>
                                  </a:lnTo>
                                  <a:lnTo>
                                    <a:pt x="6" y="132"/>
                                  </a:lnTo>
                                  <a:lnTo>
                                    <a:pt x="6" y="126"/>
                                  </a:lnTo>
                                  <a:lnTo>
                                    <a:pt x="0" y="120"/>
                                  </a:lnTo>
                                  <a:lnTo>
                                    <a:pt x="0" y="114"/>
                                  </a:lnTo>
                                  <a:lnTo>
                                    <a:pt x="0" y="108"/>
                                  </a:lnTo>
                                  <a:lnTo>
                                    <a:pt x="0" y="102"/>
                                  </a:lnTo>
                                  <a:lnTo>
                                    <a:pt x="0" y="96"/>
                                  </a:lnTo>
                                  <a:lnTo>
                                    <a:pt x="0" y="90"/>
                                  </a:lnTo>
                                  <a:lnTo>
                                    <a:pt x="6" y="90"/>
                                  </a:lnTo>
                                  <a:lnTo>
                                    <a:pt x="6" y="84"/>
                                  </a:lnTo>
                                  <a:lnTo>
                                    <a:pt x="0" y="84"/>
                                  </a:lnTo>
                                  <a:lnTo>
                                    <a:pt x="6" y="84"/>
                                  </a:lnTo>
                                  <a:lnTo>
                                    <a:pt x="6" y="78"/>
                                  </a:lnTo>
                                  <a:lnTo>
                                    <a:pt x="12" y="78"/>
                                  </a:lnTo>
                                  <a:lnTo>
                                    <a:pt x="12" y="72"/>
                                  </a:lnTo>
                                  <a:lnTo>
                                    <a:pt x="18" y="72"/>
                                  </a:lnTo>
                                  <a:lnTo>
                                    <a:pt x="24" y="72"/>
                                  </a:lnTo>
                                  <a:lnTo>
                                    <a:pt x="30" y="72"/>
                                  </a:lnTo>
                                  <a:lnTo>
                                    <a:pt x="36" y="72"/>
                                  </a:lnTo>
                                  <a:lnTo>
                                    <a:pt x="36" y="66"/>
                                  </a:lnTo>
                                  <a:lnTo>
                                    <a:pt x="36" y="60"/>
                                  </a:lnTo>
                                  <a:lnTo>
                                    <a:pt x="42" y="66"/>
                                  </a:lnTo>
                                  <a:lnTo>
                                    <a:pt x="42" y="60"/>
                                  </a:lnTo>
                                  <a:lnTo>
                                    <a:pt x="42" y="66"/>
                                  </a:lnTo>
                                  <a:lnTo>
                                    <a:pt x="42" y="60"/>
                                  </a:lnTo>
                                  <a:lnTo>
                                    <a:pt x="42" y="54"/>
                                  </a:lnTo>
                                  <a:lnTo>
                                    <a:pt x="36" y="54"/>
                                  </a:lnTo>
                                  <a:lnTo>
                                    <a:pt x="36" y="48"/>
                                  </a:lnTo>
                                  <a:lnTo>
                                    <a:pt x="36" y="42"/>
                                  </a:lnTo>
                                  <a:lnTo>
                                    <a:pt x="36" y="36"/>
                                  </a:lnTo>
                                  <a:lnTo>
                                    <a:pt x="36" y="30"/>
                                  </a:lnTo>
                                  <a:lnTo>
                                    <a:pt x="48" y="24"/>
                                  </a:lnTo>
                                  <a:lnTo>
                                    <a:pt x="78" y="6"/>
                                  </a:lnTo>
                                  <a:lnTo>
                                    <a:pt x="84" y="0"/>
                                  </a:lnTo>
                                  <a:lnTo>
                                    <a:pt x="156" y="0"/>
                                  </a:lnTo>
                                  <a:close/>
                                </a:path>
                              </a:pathLst>
                            </a:custGeom>
                            <a:solidFill>
                              <a:schemeClr val="accent1">
                                <a:lumMod val="60000"/>
                                <a:lumOff val="40000"/>
                              </a:schemeClr>
                            </a:solidFill>
                            <a:ln w="9525">
                              <a:solidFill>
                                <a:schemeClr val="tx1"/>
                              </a:solidFill>
                              <a:prstDash val="solid"/>
                              <a:round/>
                              <a:headEnd/>
                              <a:tailEnd/>
                            </a:ln>
                          </wps:spPr>
                          <wps:bodyPr/>
                        </wps:wsp>
                        <wps:wsp>
                          <wps:cNvPr id="586" name="Freeform 128"/>
                          <wps:cNvSpPr>
                            <a:spLocks/>
                          </wps:cNvSpPr>
                          <wps:spPr bwMode="auto">
                            <a:xfrm>
                              <a:off x="9428903" y="6038045"/>
                              <a:ext cx="1127461" cy="1376416"/>
                            </a:xfrm>
                            <a:custGeom>
                              <a:avLst/>
                              <a:gdLst>
                                <a:gd name="T0" fmla="*/ 2147483647 w 312"/>
                                <a:gd name="T1" fmla="*/ 2147483647 h 390"/>
                                <a:gd name="T2" fmla="*/ 2147483647 w 312"/>
                                <a:gd name="T3" fmla="*/ 2147483647 h 390"/>
                                <a:gd name="T4" fmla="*/ 2147483647 w 312"/>
                                <a:gd name="T5" fmla="*/ 2147483647 h 390"/>
                                <a:gd name="T6" fmla="*/ 2147483647 w 312"/>
                                <a:gd name="T7" fmla="*/ 2147483647 h 390"/>
                                <a:gd name="T8" fmla="*/ 2147483647 w 312"/>
                                <a:gd name="T9" fmla="*/ 2147483647 h 390"/>
                                <a:gd name="T10" fmla="*/ 2147483647 w 312"/>
                                <a:gd name="T11" fmla="*/ 0 h 390"/>
                                <a:gd name="T12" fmla="*/ 2147483647 w 312"/>
                                <a:gd name="T13" fmla="*/ 0 h 390"/>
                                <a:gd name="T14" fmla="*/ 2147483647 w 312"/>
                                <a:gd name="T15" fmla="*/ 2147483647 h 390"/>
                                <a:gd name="T16" fmla="*/ 2147483647 w 312"/>
                                <a:gd name="T17" fmla="*/ 2147483647 h 390"/>
                                <a:gd name="T18" fmla="*/ 2147483647 w 312"/>
                                <a:gd name="T19" fmla="*/ 2147483647 h 390"/>
                                <a:gd name="T20" fmla="*/ 2147483647 w 312"/>
                                <a:gd name="T21" fmla="*/ 2147483647 h 390"/>
                                <a:gd name="T22" fmla="*/ 2147483647 w 312"/>
                                <a:gd name="T23" fmla="*/ 2147483647 h 390"/>
                                <a:gd name="T24" fmla="*/ 2147483647 w 312"/>
                                <a:gd name="T25" fmla="*/ 2147483647 h 390"/>
                                <a:gd name="T26" fmla="*/ 2147483647 w 312"/>
                                <a:gd name="T27" fmla="*/ 2147483647 h 390"/>
                                <a:gd name="T28" fmla="*/ 2147483647 w 312"/>
                                <a:gd name="T29" fmla="*/ 2147483647 h 390"/>
                                <a:gd name="T30" fmla="*/ 2147483647 w 312"/>
                                <a:gd name="T31" fmla="*/ 2147483647 h 390"/>
                                <a:gd name="T32" fmla="*/ 2147483647 w 312"/>
                                <a:gd name="T33" fmla="*/ 2147483647 h 390"/>
                                <a:gd name="T34" fmla="*/ 2147483647 w 312"/>
                                <a:gd name="T35" fmla="*/ 2147483647 h 390"/>
                                <a:gd name="T36" fmla="*/ 2147483647 w 312"/>
                                <a:gd name="T37" fmla="*/ 2147483647 h 390"/>
                                <a:gd name="T38" fmla="*/ 2147483647 w 312"/>
                                <a:gd name="T39" fmla="*/ 2147483647 h 390"/>
                                <a:gd name="T40" fmla="*/ 2147483647 w 312"/>
                                <a:gd name="T41" fmla="*/ 2147483647 h 390"/>
                                <a:gd name="T42" fmla="*/ 2147483647 w 312"/>
                                <a:gd name="T43" fmla="*/ 2147483647 h 390"/>
                                <a:gd name="T44" fmla="*/ 2147483647 w 312"/>
                                <a:gd name="T45" fmla="*/ 2147483647 h 390"/>
                                <a:gd name="T46" fmla="*/ 2147483647 w 312"/>
                                <a:gd name="T47" fmla="*/ 2147483647 h 390"/>
                                <a:gd name="T48" fmla="*/ 2147483647 w 312"/>
                                <a:gd name="T49" fmla="*/ 2147483647 h 390"/>
                                <a:gd name="T50" fmla="*/ 2147483647 w 312"/>
                                <a:gd name="T51" fmla="*/ 2147483647 h 390"/>
                                <a:gd name="T52" fmla="*/ 2147483647 w 312"/>
                                <a:gd name="T53" fmla="*/ 2147483647 h 390"/>
                                <a:gd name="T54" fmla="*/ 2147483647 w 312"/>
                                <a:gd name="T55" fmla="*/ 2147483647 h 390"/>
                                <a:gd name="T56" fmla="*/ 2147483647 w 312"/>
                                <a:gd name="T57" fmla="*/ 2147483647 h 390"/>
                                <a:gd name="T58" fmla="*/ 2147483647 w 312"/>
                                <a:gd name="T59" fmla="*/ 2147483647 h 390"/>
                                <a:gd name="T60" fmla="*/ 2147483647 w 312"/>
                                <a:gd name="T61" fmla="*/ 2147483647 h 390"/>
                                <a:gd name="T62" fmla="*/ 2147483647 w 312"/>
                                <a:gd name="T63" fmla="*/ 2147483647 h 390"/>
                                <a:gd name="T64" fmla="*/ 2147483647 w 312"/>
                                <a:gd name="T65" fmla="*/ 2147483647 h 390"/>
                                <a:gd name="T66" fmla="*/ 2147483647 w 312"/>
                                <a:gd name="T67" fmla="*/ 2147483647 h 390"/>
                                <a:gd name="T68" fmla="*/ 2147483647 w 312"/>
                                <a:gd name="T69" fmla="*/ 2147483647 h 390"/>
                                <a:gd name="T70" fmla="*/ 2147483647 w 312"/>
                                <a:gd name="T71" fmla="*/ 2147483647 h 390"/>
                                <a:gd name="T72" fmla="*/ 2147483647 w 312"/>
                                <a:gd name="T73" fmla="*/ 2147483647 h 390"/>
                                <a:gd name="T74" fmla="*/ 2147483647 w 312"/>
                                <a:gd name="T75" fmla="*/ 2147483647 h 390"/>
                                <a:gd name="T76" fmla="*/ 2147483647 w 312"/>
                                <a:gd name="T77" fmla="*/ 2147483647 h 390"/>
                                <a:gd name="T78" fmla="*/ 2147483647 w 312"/>
                                <a:gd name="T79" fmla="*/ 2147483647 h 390"/>
                                <a:gd name="T80" fmla="*/ 2147483647 w 312"/>
                                <a:gd name="T81" fmla="*/ 2147483647 h 390"/>
                                <a:gd name="T82" fmla="*/ 2147483647 w 312"/>
                                <a:gd name="T83" fmla="*/ 2147483647 h 390"/>
                                <a:gd name="T84" fmla="*/ 2147483647 w 312"/>
                                <a:gd name="T85" fmla="*/ 2147483647 h 390"/>
                                <a:gd name="T86" fmla="*/ 2147483647 w 312"/>
                                <a:gd name="T87" fmla="*/ 2147483647 h 390"/>
                                <a:gd name="T88" fmla="*/ 2147483647 w 312"/>
                                <a:gd name="T89" fmla="*/ 2147483647 h 390"/>
                                <a:gd name="T90" fmla="*/ 2147483647 w 312"/>
                                <a:gd name="T91" fmla="*/ 2147483647 h 390"/>
                                <a:gd name="T92" fmla="*/ 2147483647 w 312"/>
                                <a:gd name="T93" fmla="*/ 2147483647 h 390"/>
                                <a:gd name="T94" fmla="*/ 2147483647 w 312"/>
                                <a:gd name="T95" fmla="*/ 2147483647 h 390"/>
                                <a:gd name="T96" fmla="*/ 2147483647 w 312"/>
                                <a:gd name="T97" fmla="*/ 2147483647 h 390"/>
                                <a:gd name="T98" fmla="*/ 2147483647 w 312"/>
                                <a:gd name="T99" fmla="*/ 2147483647 h 390"/>
                                <a:gd name="T100" fmla="*/ 2147483647 w 312"/>
                                <a:gd name="T101" fmla="*/ 2147483647 h 390"/>
                                <a:gd name="T102" fmla="*/ 2147483647 w 312"/>
                                <a:gd name="T103" fmla="*/ 2147483647 h 390"/>
                                <a:gd name="T104" fmla="*/ 2147483647 w 312"/>
                                <a:gd name="T105" fmla="*/ 2147483647 h 390"/>
                                <a:gd name="T106" fmla="*/ 2147483647 w 312"/>
                                <a:gd name="T107" fmla="*/ 2147483647 h 390"/>
                                <a:gd name="T108" fmla="*/ 2147483647 w 312"/>
                                <a:gd name="T109" fmla="*/ 2147483647 h 390"/>
                                <a:gd name="T110" fmla="*/ 2147483647 w 312"/>
                                <a:gd name="T111" fmla="*/ 2147483647 h 390"/>
                                <a:gd name="T112" fmla="*/ 2147483647 w 312"/>
                                <a:gd name="T113" fmla="*/ 2147483647 h 39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12" h="390">
                                  <a:moveTo>
                                    <a:pt x="30" y="30"/>
                                  </a:moveTo>
                                  <a:lnTo>
                                    <a:pt x="42" y="24"/>
                                  </a:lnTo>
                                  <a:lnTo>
                                    <a:pt x="60" y="24"/>
                                  </a:lnTo>
                                  <a:lnTo>
                                    <a:pt x="84" y="18"/>
                                  </a:lnTo>
                                  <a:lnTo>
                                    <a:pt x="96" y="18"/>
                                  </a:lnTo>
                                  <a:lnTo>
                                    <a:pt x="108" y="18"/>
                                  </a:lnTo>
                                  <a:lnTo>
                                    <a:pt x="120" y="12"/>
                                  </a:lnTo>
                                  <a:lnTo>
                                    <a:pt x="144" y="12"/>
                                  </a:lnTo>
                                  <a:lnTo>
                                    <a:pt x="162" y="6"/>
                                  </a:lnTo>
                                  <a:lnTo>
                                    <a:pt x="174" y="6"/>
                                  </a:lnTo>
                                  <a:lnTo>
                                    <a:pt x="186" y="6"/>
                                  </a:lnTo>
                                  <a:lnTo>
                                    <a:pt x="204" y="0"/>
                                  </a:lnTo>
                                  <a:lnTo>
                                    <a:pt x="222" y="0"/>
                                  </a:lnTo>
                                  <a:lnTo>
                                    <a:pt x="228" y="0"/>
                                  </a:lnTo>
                                  <a:lnTo>
                                    <a:pt x="228" y="6"/>
                                  </a:lnTo>
                                  <a:lnTo>
                                    <a:pt x="234" y="6"/>
                                  </a:lnTo>
                                  <a:lnTo>
                                    <a:pt x="234" y="12"/>
                                  </a:lnTo>
                                  <a:lnTo>
                                    <a:pt x="240" y="12"/>
                                  </a:lnTo>
                                  <a:lnTo>
                                    <a:pt x="240" y="18"/>
                                  </a:lnTo>
                                  <a:lnTo>
                                    <a:pt x="240" y="24"/>
                                  </a:lnTo>
                                  <a:lnTo>
                                    <a:pt x="246" y="24"/>
                                  </a:lnTo>
                                  <a:lnTo>
                                    <a:pt x="246" y="30"/>
                                  </a:lnTo>
                                  <a:lnTo>
                                    <a:pt x="252" y="30"/>
                                  </a:lnTo>
                                  <a:lnTo>
                                    <a:pt x="252" y="36"/>
                                  </a:lnTo>
                                  <a:lnTo>
                                    <a:pt x="258" y="42"/>
                                  </a:lnTo>
                                  <a:lnTo>
                                    <a:pt x="258" y="48"/>
                                  </a:lnTo>
                                  <a:lnTo>
                                    <a:pt x="270" y="54"/>
                                  </a:lnTo>
                                  <a:lnTo>
                                    <a:pt x="276" y="54"/>
                                  </a:lnTo>
                                  <a:lnTo>
                                    <a:pt x="282" y="54"/>
                                  </a:lnTo>
                                  <a:lnTo>
                                    <a:pt x="294" y="60"/>
                                  </a:lnTo>
                                  <a:lnTo>
                                    <a:pt x="294" y="78"/>
                                  </a:lnTo>
                                  <a:lnTo>
                                    <a:pt x="294" y="102"/>
                                  </a:lnTo>
                                  <a:lnTo>
                                    <a:pt x="282" y="96"/>
                                  </a:lnTo>
                                  <a:lnTo>
                                    <a:pt x="276" y="120"/>
                                  </a:lnTo>
                                  <a:lnTo>
                                    <a:pt x="282" y="120"/>
                                  </a:lnTo>
                                  <a:lnTo>
                                    <a:pt x="282" y="126"/>
                                  </a:lnTo>
                                  <a:lnTo>
                                    <a:pt x="294" y="132"/>
                                  </a:lnTo>
                                  <a:lnTo>
                                    <a:pt x="294" y="138"/>
                                  </a:lnTo>
                                  <a:lnTo>
                                    <a:pt x="300" y="162"/>
                                  </a:lnTo>
                                  <a:lnTo>
                                    <a:pt x="306" y="180"/>
                                  </a:lnTo>
                                  <a:lnTo>
                                    <a:pt x="312" y="204"/>
                                  </a:lnTo>
                                  <a:lnTo>
                                    <a:pt x="306" y="216"/>
                                  </a:lnTo>
                                  <a:lnTo>
                                    <a:pt x="300" y="216"/>
                                  </a:lnTo>
                                  <a:lnTo>
                                    <a:pt x="288" y="234"/>
                                  </a:lnTo>
                                  <a:lnTo>
                                    <a:pt x="276" y="258"/>
                                  </a:lnTo>
                                  <a:lnTo>
                                    <a:pt x="270" y="264"/>
                                  </a:lnTo>
                                  <a:lnTo>
                                    <a:pt x="264" y="282"/>
                                  </a:lnTo>
                                  <a:lnTo>
                                    <a:pt x="258" y="282"/>
                                  </a:lnTo>
                                  <a:lnTo>
                                    <a:pt x="258" y="294"/>
                                  </a:lnTo>
                                  <a:lnTo>
                                    <a:pt x="246" y="312"/>
                                  </a:lnTo>
                                  <a:lnTo>
                                    <a:pt x="246" y="318"/>
                                  </a:lnTo>
                                  <a:lnTo>
                                    <a:pt x="240" y="324"/>
                                  </a:lnTo>
                                  <a:lnTo>
                                    <a:pt x="240" y="330"/>
                                  </a:lnTo>
                                  <a:lnTo>
                                    <a:pt x="234" y="336"/>
                                  </a:lnTo>
                                  <a:lnTo>
                                    <a:pt x="234" y="342"/>
                                  </a:lnTo>
                                  <a:lnTo>
                                    <a:pt x="234" y="348"/>
                                  </a:lnTo>
                                  <a:lnTo>
                                    <a:pt x="234" y="354"/>
                                  </a:lnTo>
                                  <a:lnTo>
                                    <a:pt x="228" y="354"/>
                                  </a:lnTo>
                                  <a:lnTo>
                                    <a:pt x="228" y="360"/>
                                  </a:lnTo>
                                  <a:lnTo>
                                    <a:pt x="222" y="360"/>
                                  </a:lnTo>
                                  <a:lnTo>
                                    <a:pt x="222" y="366"/>
                                  </a:lnTo>
                                  <a:lnTo>
                                    <a:pt x="222" y="372"/>
                                  </a:lnTo>
                                  <a:lnTo>
                                    <a:pt x="216" y="372"/>
                                  </a:lnTo>
                                  <a:lnTo>
                                    <a:pt x="216" y="378"/>
                                  </a:lnTo>
                                  <a:lnTo>
                                    <a:pt x="210" y="384"/>
                                  </a:lnTo>
                                  <a:lnTo>
                                    <a:pt x="210" y="390"/>
                                  </a:lnTo>
                                  <a:lnTo>
                                    <a:pt x="174" y="372"/>
                                  </a:lnTo>
                                  <a:lnTo>
                                    <a:pt x="156" y="360"/>
                                  </a:lnTo>
                                  <a:lnTo>
                                    <a:pt x="144" y="354"/>
                                  </a:lnTo>
                                  <a:lnTo>
                                    <a:pt x="138" y="354"/>
                                  </a:lnTo>
                                  <a:lnTo>
                                    <a:pt x="138" y="348"/>
                                  </a:lnTo>
                                  <a:lnTo>
                                    <a:pt x="132" y="348"/>
                                  </a:lnTo>
                                  <a:lnTo>
                                    <a:pt x="126" y="348"/>
                                  </a:lnTo>
                                  <a:lnTo>
                                    <a:pt x="120" y="348"/>
                                  </a:lnTo>
                                  <a:lnTo>
                                    <a:pt x="114" y="348"/>
                                  </a:lnTo>
                                  <a:lnTo>
                                    <a:pt x="108" y="348"/>
                                  </a:lnTo>
                                  <a:lnTo>
                                    <a:pt x="102" y="342"/>
                                  </a:lnTo>
                                  <a:lnTo>
                                    <a:pt x="96" y="342"/>
                                  </a:lnTo>
                                  <a:lnTo>
                                    <a:pt x="90" y="342"/>
                                  </a:lnTo>
                                  <a:lnTo>
                                    <a:pt x="84" y="336"/>
                                  </a:lnTo>
                                  <a:lnTo>
                                    <a:pt x="72" y="336"/>
                                  </a:lnTo>
                                  <a:lnTo>
                                    <a:pt x="54" y="336"/>
                                  </a:lnTo>
                                  <a:lnTo>
                                    <a:pt x="48" y="330"/>
                                  </a:lnTo>
                                  <a:lnTo>
                                    <a:pt x="42" y="330"/>
                                  </a:lnTo>
                                  <a:lnTo>
                                    <a:pt x="48" y="324"/>
                                  </a:lnTo>
                                  <a:lnTo>
                                    <a:pt x="48" y="318"/>
                                  </a:lnTo>
                                  <a:lnTo>
                                    <a:pt x="48" y="312"/>
                                  </a:lnTo>
                                  <a:lnTo>
                                    <a:pt x="48" y="306"/>
                                  </a:lnTo>
                                  <a:lnTo>
                                    <a:pt x="48" y="300"/>
                                  </a:lnTo>
                                  <a:lnTo>
                                    <a:pt x="54" y="294"/>
                                  </a:lnTo>
                                  <a:lnTo>
                                    <a:pt x="54" y="288"/>
                                  </a:lnTo>
                                  <a:lnTo>
                                    <a:pt x="60" y="288"/>
                                  </a:lnTo>
                                  <a:lnTo>
                                    <a:pt x="60" y="282"/>
                                  </a:lnTo>
                                  <a:lnTo>
                                    <a:pt x="66" y="258"/>
                                  </a:lnTo>
                                  <a:lnTo>
                                    <a:pt x="66" y="252"/>
                                  </a:lnTo>
                                  <a:lnTo>
                                    <a:pt x="66" y="246"/>
                                  </a:lnTo>
                                  <a:lnTo>
                                    <a:pt x="72" y="246"/>
                                  </a:lnTo>
                                  <a:lnTo>
                                    <a:pt x="72" y="240"/>
                                  </a:lnTo>
                                  <a:lnTo>
                                    <a:pt x="72" y="234"/>
                                  </a:lnTo>
                                  <a:lnTo>
                                    <a:pt x="72" y="228"/>
                                  </a:lnTo>
                                  <a:lnTo>
                                    <a:pt x="78" y="228"/>
                                  </a:lnTo>
                                  <a:lnTo>
                                    <a:pt x="78" y="222"/>
                                  </a:lnTo>
                                  <a:lnTo>
                                    <a:pt x="78" y="216"/>
                                  </a:lnTo>
                                  <a:lnTo>
                                    <a:pt x="84" y="216"/>
                                  </a:lnTo>
                                  <a:lnTo>
                                    <a:pt x="84" y="210"/>
                                  </a:lnTo>
                                  <a:lnTo>
                                    <a:pt x="84" y="204"/>
                                  </a:lnTo>
                                  <a:lnTo>
                                    <a:pt x="84" y="198"/>
                                  </a:lnTo>
                                  <a:lnTo>
                                    <a:pt x="84" y="186"/>
                                  </a:lnTo>
                                  <a:lnTo>
                                    <a:pt x="54" y="138"/>
                                  </a:lnTo>
                                  <a:lnTo>
                                    <a:pt x="48" y="138"/>
                                  </a:lnTo>
                                  <a:lnTo>
                                    <a:pt x="0" y="114"/>
                                  </a:lnTo>
                                  <a:lnTo>
                                    <a:pt x="6" y="90"/>
                                  </a:lnTo>
                                  <a:lnTo>
                                    <a:pt x="24" y="48"/>
                                  </a:lnTo>
                                  <a:lnTo>
                                    <a:pt x="30" y="36"/>
                                  </a:lnTo>
                                  <a:lnTo>
                                    <a:pt x="30" y="30"/>
                                  </a:lnTo>
                                  <a:close/>
                                </a:path>
                              </a:pathLst>
                            </a:custGeom>
                            <a:solidFill>
                              <a:srgbClr val="00B050"/>
                            </a:solidFill>
                            <a:ln w="9525">
                              <a:solidFill>
                                <a:schemeClr val="tx1"/>
                              </a:solidFill>
                              <a:prstDash val="solid"/>
                              <a:round/>
                              <a:headEnd/>
                              <a:tailEnd/>
                            </a:ln>
                          </wps:spPr>
                          <wps:bodyPr/>
                        </wps:wsp>
                        <wps:wsp>
                          <wps:cNvPr id="587" name="Freeform 129"/>
                          <wps:cNvSpPr>
                            <a:spLocks/>
                          </wps:cNvSpPr>
                          <wps:spPr bwMode="auto">
                            <a:xfrm>
                              <a:off x="11445325" y="6207452"/>
                              <a:ext cx="650459" cy="783498"/>
                            </a:xfrm>
                            <a:custGeom>
                              <a:avLst/>
                              <a:gdLst>
                                <a:gd name="T0" fmla="*/ 2147483647 w 180"/>
                                <a:gd name="T1" fmla="*/ 2147483647 h 222"/>
                                <a:gd name="T2" fmla="*/ 2147483647 w 180"/>
                                <a:gd name="T3" fmla="*/ 2147483647 h 222"/>
                                <a:gd name="T4" fmla="*/ 2147483647 w 180"/>
                                <a:gd name="T5" fmla="*/ 2147483647 h 222"/>
                                <a:gd name="T6" fmla="*/ 2147483647 w 180"/>
                                <a:gd name="T7" fmla="*/ 2147483647 h 222"/>
                                <a:gd name="T8" fmla="*/ 2147483647 w 180"/>
                                <a:gd name="T9" fmla="*/ 2147483647 h 222"/>
                                <a:gd name="T10" fmla="*/ 2147483647 w 180"/>
                                <a:gd name="T11" fmla="*/ 2147483647 h 222"/>
                                <a:gd name="T12" fmla="*/ 2147483647 w 180"/>
                                <a:gd name="T13" fmla="*/ 2147483647 h 222"/>
                                <a:gd name="T14" fmla="*/ 2147483647 w 180"/>
                                <a:gd name="T15" fmla="*/ 2147483647 h 222"/>
                                <a:gd name="T16" fmla="*/ 2147483647 w 180"/>
                                <a:gd name="T17" fmla="*/ 2147483647 h 222"/>
                                <a:gd name="T18" fmla="*/ 2147483647 w 180"/>
                                <a:gd name="T19" fmla="*/ 0 h 222"/>
                                <a:gd name="T20" fmla="*/ 2147483647 w 180"/>
                                <a:gd name="T21" fmla="*/ 2147483647 h 222"/>
                                <a:gd name="T22" fmla="*/ 2147483647 w 180"/>
                                <a:gd name="T23" fmla="*/ 2147483647 h 222"/>
                                <a:gd name="T24" fmla="*/ 2147483647 w 180"/>
                                <a:gd name="T25" fmla="*/ 2147483647 h 222"/>
                                <a:gd name="T26" fmla="*/ 2147483647 w 180"/>
                                <a:gd name="T27" fmla="*/ 2147483647 h 222"/>
                                <a:gd name="T28" fmla="*/ 2147483647 w 180"/>
                                <a:gd name="T29" fmla="*/ 2147483647 h 222"/>
                                <a:gd name="T30" fmla="*/ 2147483647 w 180"/>
                                <a:gd name="T31" fmla="*/ 2147483647 h 222"/>
                                <a:gd name="T32" fmla="*/ 2147483647 w 180"/>
                                <a:gd name="T33" fmla="*/ 2147483647 h 222"/>
                                <a:gd name="T34" fmla="*/ 2147483647 w 180"/>
                                <a:gd name="T35" fmla="*/ 2147483647 h 222"/>
                                <a:gd name="T36" fmla="*/ 2147483647 w 180"/>
                                <a:gd name="T37" fmla="*/ 2147483647 h 222"/>
                                <a:gd name="T38" fmla="*/ 2147483647 w 180"/>
                                <a:gd name="T39" fmla="*/ 2147483647 h 222"/>
                                <a:gd name="T40" fmla="*/ 2147483647 w 180"/>
                                <a:gd name="T41" fmla="*/ 2147483647 h 222"/>
                                <a:gd name="T42" fmla="*/ 2147483647 w 180"/>
                                <a:gd name="T43" fmla="*/ 2147483647 h 222"/>
                                <a:gd name="T44" fmla="*/ 2147483647 w 180"/>
                                <a:gd name="T45" fmla="*/ 2147483647 h 222"/>
                                <a:gd name="T46" fmla="*/ 2147483647 w 180"/>
                                <a:gd name="T47" fmla="*/ 2147483647 h 222"/>
                                <a:gd name="T48" fmla="*/ 2147483647 w 180"/>
                                <a:gd name="T49" fmla="*/ 2147483647 h 222"/>
                                <a:gd name="T50" fmla="*/ 2147483647 w 180"/>
                                <a:gd name="T51" fmla="*/ 2147483647 h 222"/>
                                <a:gd name="T52" fmla="*/ 2147483647 w 180"/>
                                <a:gd name="T53" fmla="*/ 2147483647 h 222"/>
                                <a:gd name="T54" fmla="*/ 2147483647 w 180"/>
                                <a:gd name="T55" fmla="*/ 2147483647 h 222"/>
                                <a:gd name="T56" fmla="*/ 2147483647 w 180"/>
                                <a:gd name="T57" fmla="*/ 2147483647 h 222"/>
                                <a:gd name="T58" fmla="*/ 2147483647 w 180"/>
                                <a:gd name="T59" fmla="*/ 2147483647 h 222"/>
                                <a:gd name="T60" fmla="*/ 2147483647 w 180"/>
                                <a:gd name="T61" fmla="*/ 2147483647 h 222"/>
                                <a:gd name="T62" fmla="*/ 0 w 180"/>
                                <a:gd name="T63" fmla="*/ 2147483647 h 222"/>
                                <a:gd name="T64" fmla="*/ 0 w 180"/>
                                <a:gd name="T65" fmla="*/ 2147483647 h 22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80" h="222">
                                  <a:moveTo>
                                    <a:pt x="0" y="18"/>
                                  </a:moveTo>
                                  <a:lnTo>
                                    <a:pt x="6" y="18"/>
                                  </a:lnTo>
                                  <a:lnTo>
                                    <a:pt x="12" y="18"/>
                                  </a:lnTo>
                                  <a:lnTo>
                                    <a:pt x="18" y="18"/>
                                  </a:lnTo>
                                  <a:lnTo>
                                    <a:pt x="24" y="18"/>
                                  </a:lnTo>
                                  <a:lnTo>
                                    <a:pt x="30" y="18"/>
                                  </a:lnTo>
                                  <a:lnTo>
                                    <a:pt x="36" y="18"/>
                                  </a:lnTo>
                                  <a:lnTo>
                                    <a:pt x="36" y="12"/>
                                  </a:lnTo>
                                  <a:lnTo>
                                    <a:pt x="42" y="12"/>
                                  </a:lnTo>
                                  <a:lnTo>
                                    <a:pt x="48" y="12"/>
                                  </a:lnTo>
                                  <a:lnTo>
                                    <a:pt x="54" y="6"/>
                                  </a:lnTo>
                                  <a:lnTo>
                                    <a:pt x="60" y="6"/>
                                  </a:lnTo>
                                  <a:lnTo>
                                    <a:pt x="66" y="6"/>
                                  </a:lnTo>
                                  <a:lnTo>
                                    <a:pt x="72" y="6"/>
                                  </a:lnTo>
                                  <a:lnTo>
                                    <a:pt x="78" y="6"/>
                                  </a:lnTo>
                                  <a:lnTo>
                                    <a:pt x="84" y="6"/>
                                  </a:lnTo>
                                  <a:lnTo>
                                    <a:pt x="90" y="6"/>
                                  </a:lnTo>
                                  <a:lnTo>
                                    <a:pt x="96" y="6"/>
                                  </a:lnTo>
                                  <a:lnTo>
                                    <a:pt x="126" y="0"/>
                                  </a:lnTo>
                                  <a:lnTo>
                                    <a:pt x="138" y="0"/>
                                  </a:lnTo>
                                  <a:lnTo>
                                    <a:pt x="138" y="6"/>
                                  </a:lnTo>
                                  <a:lnTo>
                                    <a:pt x="144" y="18"/>
                                  </a:lnTo>
                                  <a:lnTo>
                                    <a:pt x="150" y="48"/>
                                  </a:lnTo>
                                  <a:lnTo>
                                    <a:pt x="156" y="54"/>
                                  </a:lnTo>
                                  <a:lnTo>
                                    <a:pt x="162" y="66"/>
                                  </a:lnTo>
                                  <a:lnTo>
                                    <a:pt x="168" y="66"/>
                                  </a:lnTo>
                                  <a:lnTo>
                                    <a:pt x="168" y="78"/>
                                  </a:lnTo>
                                  <a:lnTo>
                                    <a:pt x="168" y="90"/>
                                  </a:lnTo>
                                  <a:lnTo>
                                    <a:pt x="168" y="114"/>
                                  </a:lnTo>
                                  <a:lnTo>
                                    <a:pt x="174" y="126"/>
                                  </a:lnTo>
                                  <a:lnTo>
                                    <a:pt x="174" y="138"/>
                                  </a:lnTo>
                                  <a:lnTo>
                                    <a:pt x="174" y="144"/>
                                  </a:lnTo>
                                  <a:lnTo>
                                    <a:pt x="174" y="156"/>
                                  </a:lnTo>
                                  <a:lnTo>
                                    <a:pt x="174" y="168"/>
                                  </a:lnTo>
                                  <a:lnTo>
                                    <a:pt x="180" y="180"/>
                                  </a:lnTo>
                                  <a:lnTo>
                                    <a:pt x="174" y="186"/>
                                  </a:lnTo>
                                  <a:lnTo>
                                    <a:pt x="168" y="186"/>
                                  </a:lnTo>
                                  <a:lnTo>
                                    <a:pt x="156" y="186"/>
                                  </a:lnTo>
                                  <a:lnTo>
                                    <a:pt x="150" y="186"/>
                                  </a:lnTo>
                                  <a:lnTo>
                                    <a:pt x="138" y="192"/>
                                  </a:lnTo>
                                  <a:lnTo>
                                    <a:pt x="132" y="192"/>
                                  </a:lnTo>
                                  <a:lnTo>
                                    <a:pt x="120" y="192"/>
                                  </a:lnTo>
                                  <a:lnTo>
                                    <a:pt x="96" y="198"/>
                                  </a:lnTo>
                                  <a:lnTo>
                                    <a:pt x="90" y="198"/>
                                  </a:lnTo>
                                  <a:lnTo>
                                    <a:pt x="66" y="204"/>
                                  </a:lnTo>
                                  <a:lnTo>
                                    <a:pt x="42" y="210"/>
                                  </a:lnTo>
                                  <a:lnTo>
                                    <a:pt x="36" y="216"/>
                                  </a:lnTo>
                                  <a:lnTo>
                                    <a:pt x="24" y="216"/>
                                  </a:lnTo>
                                  <a:lnTo>
                                    <a:pt x="12" y="222"/>
                                  </a:lnTo>
                                  <a:lnTo>
                                    <a:pt x="12" y="204"/>
                                  </a:lnTo>
                                  <a:lnTo>
                                    <a:pt x="12" y="198"/>
                                  </a:lnTo>
                                  <a:lnTo>
                                    <a:pt x="12" y="192"/>
                                  </a:lnTo>
                                  <a:lnTo>
                                    <a:pt x="12" y="186"/>
                                  </a:lnTo>
                                  <a:lnTo>
                                    <a:pt x="6" y="174"/>
                                  </a:lnTo>
                                  <a:lnTo>
                                    <a:pt x="6" y="168"/>
                                  </a:lnTo>
                                  <a:lnTo>
                                    <a:pt x="6" y="162"/>
                                  </a:lnTo>
                                  <a:lnTo>
                                    <a:pt x="6" y="150"/>
                                  </a:lnTo>
                                  <a:lnTo>
                                    <a:pt x="6" y="144"/>
                                  </a:lnTo>
                                  <a:lnTo>
                                    <a:pt x="6" y="138"/>
                                  </a:lnTo>
                                  <a:lnTo>
                                    <a:pt x="6" y="126"/>
                                  </a:lnTo>
                                  <a:lnTo>
                                    <a:pt x="6" y="120"/>
                                  </a:lnTo>
                                  <a:lnTo>
                                    <a:pt x="6" y="102"/>
                                  </a:lnTo>
                                  <a:lnTo>
                                    <a:pt x="6" y="90"/>
                                  </a:lnTo>
                                  <a:lnTo>
                                    <a:pt x="0" y="72"/>
                                  </a:lnTo>
                                  <a:lnTo>
                                    <a:pt x="0" y="48"/>
                                  </a:lnTo>
                                  <a:lnTo>
                                    <a:pt x="0" y="42"/>
                                  </a:lnTo>
                                  <a:lnTo>
                                    <a:pt x="0" y="18"/>
                                  </a:lnTo>
                                  <a:close/>
                                </a:path>
                              </a:pathLst>
                            </a:custGeom>
                            <a:solidFill>
                              <a:srgbClr val="FF33CC"/>
                            </a:solidFill>
                            <a:ln w="9525">
                              <a:solidFill>
                                <a:schemeClr val="tx1"/>
                              </a:solidFill>
                              <a:prstDash val="solid"/>
                              <a:round/>
                              <a:headEnd/>
                              <a:tailEnd/>
                            </a:ln>
                          </wps:spPr>
                          <wps:bodyPr/>
                        </wps:wsp>
                        <wps:wsp>
                          <wps:cNvPr id="588" name="Freeform 130"/>
                          <wps:cNvSpPr>
                            <a:spLocks/>
                          </wps:cNvSpPr>
                          <wps:spPr bwMode="auto">
                            <a:xfrm>
                              <a:off x="15326396" y="6313330"/>
                              <a:ext cx="997371" cy="1270538"/>
                            </a:xfrm>
                            <a:custGeom>
                              <a:avLst/>
                              <a:gdLst>
                                <a:gd name="T0" fmla="*/ 2147483647 w 276"/>
                                <a:gd name="T1" fmla="*/ 2147483647 h 360"/>
                                <a:gd name="T2" fmla="*/ 2147483647 w 276"/>
                                <a:gd name="T3" fmla="*/ 2147483647 h 360"/>
                                <a:gd name="T4" fmla="*/ 2147483647 w 276"/>
                                <a:gd name="T5" fmla="*/ 2147483647 h 360"/>
                                <a:gd name="T6" fmla="*/ 2147483647 w 276"/>
                                <a:gd name="T7" fmla="*/ 2147483647 h 360"/>
                                <a:gd name="T8" fmla="*/ 2147483647 w 276"/>
                                <a:gd name="T9" fmla="*/ 2147483647 h 360"/>
                                <a:gd name="T10" fmla="*/ 2147483647 w 276"/>
                                <a:gd name="T11" fmla="*/ 2147483647 h 360"/>
                                <a:gd name="T12" fmla="*/ 2147483647 w 276"/>
                                <a:gd name="T13" fmla="*/ 2147483647 h 360"/>
                                <a:gd name="T14" fmla="*/ 2147483647 w 276"/>
                                <a:gd name="T15" fmla="*/ 2147483647 h 360"/>
                                <a:gd name="T16" fmla="*/ 2147483647 w 276"/>
                                <a:gd name="T17" fmla="*/ 2147483647 h 360"/>
                                <a:gd name="T18" fmla="*/ 2147483647 w 276"/>
                                <a:gd name="T19" fmla="*/ 2147483647 h 360"/>
                                <a:gd name="T20" fmla="*/ 2147483647 w 276"/>
                                <a:gd name="T21" fmla="*/ 2147483647 h 360"/>
                                <a:gd name="T22" fmla="*/ 2147483647 w 276"/>
                                <a:gd name="T23" fmla="*/ 2147483647 h 360"/>
                                <a:gd name="T24" fmla="*/ 2147483647 w 276"/>
                                <a:gd name="T25" fmla="*/ 2147483647 h 360"/>
                                <a:gd name="T26" fmla="*/ 2147483647 w 276"/>
                                <a:gd name="T27" fmla="*/ 2147483647 h 360"/>
                                <a:gd name="T28" fmla="*/ 2147483647 w 276"/>
                                <a:gd name="T29" fmla="*/ 2147483647 h 360"/>
                                <a:gd name="T30" fmla="*/ 2147483647 w 276"/>
                                <a:gd name="T31" fmla="*/ 2147483647 h 360"/>
                                <a:gd name="T32" fmla="*/ 2147483647 w 276"/>
                                <a:gd name="T33" fmla="*/ 2147483647 h 360"/>
                                <a:gd name="T34" fmla="*/ 2147483647 w 276"/>
                                <a:gd name="T35" fmla="*/ 2147483647 h 360"/>
                                <a:gd name="T36" fmla="*/ 2147483647 w 276"/>
                                <a:gd name="T37" fmla="*/ 2147483647 h 360"/>
                                <a:gd name="T38" fmla="*/ 2147483647 w 276"/>
                                <a:gd name="T39" fmla="*/ 2147483647 h 360"/>
                                <a:gd name="T40" fmla="*/ 2147483647 w 276"/>
                                <a:gd name="T41" fmla="*/ 2147483647 h 360"/>
                                <a:gd name="T42" fmla="*/ 2147483647 w 276"/>
                                <a:gd name="T43" fmla="*/ 2147483647 h 360"/>
                                <a:gd name="T44" fmla="*/ 2147483647 w 276"/>
                                <a:gd name="T45" fmla="*/ 2147483647 h 360"/>
                                <a:gd name="T46" fmla="*/ 2147483647 w 276"/>
                                <a:gd name="T47" fmla="*/ 2147483647 h 360"/>
                                <a:gd name="T48" fmla="*/ 2147483647 w 276"/>
                                <a:gd name="T49" fmla="*/ 2147483647 h 360"/>
                                <a:gd name="T50" fmla="*/ 2147483647 w 276"/>
                                <a:gd name="T51" fmla="*/ 2147483647 h 360"/>
                                <a:gd name="T52" fmla="*/ 2147483647 w 276"/>
                                <a:gd name="T53" fmla="*/ 2147483647 h 360"/>
                                <a:gd name="T54" fmla="*/ 2147483647 w 276"/>
                                <a:gd name="T55" fmla="*/ 2147483647 h 360"/>
                                <a:gd name="T56" fmla="*/ 2147483647 w 276"/>
                                <a:gd name="T57" fmla="*/ 2147483647 h 360"/>
                                <a:gd name="T58" fmla="*/ 2147483647 w 276"/>
                                <a:gd name="T59" fmla="*/ 2147483647 h 360"/>
                                <a:gd name="T60" fmla="*/ 2147483647 w 276"/>
                                <a:gd name="T61" fmla="*/ 2147483647 h 360"/>
                                <a:gd name="T62" fmla="*/ 2147483647 w 276"/>
                                <a:gd name="T63" fmla="*/ 2147483647 h 360"/>
                                <a:gd name="T64" fmla="*/ 2147483647 w 276"/>
                                <a:gd name="T65" fmla="*/ 2147483647 h 360"/>
                                <a:gd name="T66" fmla="*/ 2147483647 w 276"/>
                                <a:gd name="T67" fmla="*/ 2147483647 h 3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6" h="360">
                                  <a:moveTo>
                                    <a:pt x="258" y="0"/>
                                  </a:moveTo>
                                  <a:lnTo>
                                    <a:pt x="258" y="6"/>
                                  </a:lnTo>
                                  <a:lnTo>
                                    <a:pt x="252" y="12"/>
                                  </a:lnTo>
                                  <a:lnTo>
                                    <a:pt x="246" y="24"/>
                                  </a:lnTo>
                                  <a:lnTo>
                                    <a:pt x="246" y="30"/>
                                  </a:lnTo>
                                  <a:lnTo>
                                    <a:pt x="246" y="36"/>
                                  </a:lnTo>
                                  <a:lnTo>
                                    <a:pt x="240" y="42"/>
                                  </a:lnTo>
                                  <a:lnTo>
                                    <a:pt x="240" y="48"/>
                                  </a:lnTo>
                                  <a:lnTo>
                                    <a:pt x="240" y="54"/>
                                  </a:lnTo>
                                  <a:lnTo>
                                    <a:pt x="234" y="60"/>
                                  </a:lnTo>
                                  <a:lnTo>
                                    <a:pt x="234" y="66"/>
                                  </a:lnTo>
                                  <a:lnTo>
                                    <a:pt x="234" y="72"/>
                                  </a:lnTo>
                                  <a:lnTo>
                                    <a:pt x="234" y="78"/>
                                  </a:lnTo>
                                  <a:lnTo>
                                    <a:pt x="240" y="84"/>
                                  </a:lnTo>
                                  <a:lnTo>
                                    <a:pt x="240" y="90"/>
                                  </a:lnTo>
                                  <a:lnTo>
                                    <a:pt x="240" y="96"/>
                                  </a:lnTo>
                                  <a:lnTo>
                                    <a:pt x="246" y="96"/>
                                  </a:lnTo>
                                  <a:lnTo>
                                    <a:pt x="246" y="108"/>
                                  </a:lnTo>
                                  <a:lnTo>
                                    <a:pt x="252" y="114"/>
                                  </a:lnTo>
                                  <a:lnTo>
                                    <a:pt x="258" y="120"/>
                                  </a:lnTo>
                                  <a:lnTo>
                                    <a:pt x="258" y="126"/>
                                  </a:lnTo>
                                  <a:lnTo>
                                    <a:pt x="264" y="132"/>
                                  </a:lnTo>
                                  <a:lnTo>
                                    <a:pt x="258" y="132"/>
                                  </a:lnTo>
                                  <a:lnTo>
                                    <a:pt x="264" y="156"/>
                                  </a:lnTo>
                                  <a:lnTo>
                                    <a:pt x="264" y="180"/>
                                  </a:lnTo>
                                  <a:lnTo>
                                    <a:pt x="264" y="204"/>
                                  </a:lnTo>
                                  <a:lnTo>
                                    <a:pt x="276" y="270"/>
                                  </a:lnTo>
                                  <a:lnTo>
                                    <a:pt x="276" y="276"/>
                                  </a:lnTo>
                                  <a:lnTo>
                                    <a:pt x="252" y="276"/>
                                  </a:lnTo>
                                  <a:lnTo>
                                    <a:pt x="252" y="306"/>
                                  </a:lnTo>
                                  <a:lnTo>
                                    <a:pt x="252" y="312"/>
                                  </a:lnTo>
                                  <a:lnTo>
                                    <a:pt x="204" y="324"/>
                                  </a:lnTo>
                                  <a:lnTo>
                                    <a:pt x="186" y="324"/>
                                  </a:lnTo>
                                  <a:lnTo>
                                    <a:pt x="156" y="330"/>
                                  </a:lnTo>
                                  <a:lnTo>
                                    <a:pt x="114" y="330"/>
                                  </a:lnTo>
                                  <a:lnTo>
                                    <a:pt x="108" y="336"/>
                                  </a:lnTo>
                                  <a:lnTo>
                                    <a:pt x="90" y="336"/>
                                  </a:lnTo>
                                  <a:lnTo>
                                    <a:pt x="78" y="342"/>
                                  </a:lnTo>
                                  <a:lnTo>
                                    <a:pt x="42" y="360"/>
                                  </a:lnTo>
                                  <a:lnTo>
                                    <a:pt x="42" y="348"/>
                                  </a:lnTo>
                                  <a:lnTo>
                                    <a:pt x="36" y="312"/>
                                  </a:lnTo>
                                  <a:lnTo>
                                    <a:pt x="30" y="258"/>
                                  </a:lnTo>
                                  <a:lnTo>
                                    <a:pt x="30" y="240"/>
                                  </a:lnTo>
                                  <a:lnTo>
                                    <a:pt x="30" y="228"/>
                                  </a:lnTo>
                                  <a:lnTo>
                                    <a:pt x="24" y="210"/>
                                  </a:lnTo>
                                  <a:lnTo>
                                    <a:pt x="24" y="204"/>
                                  </a:lnTo>
                                  <a:lnTo>
                                    <a:pt x="18" y="204"/>
                                  </a:lnTo>
                                  <a:lnTo>
                                    <a:pt x="12" y="186"/>
                                  </a:lnTo>
                                  <a:lnTo>
                                    <a:pt x="12" y="174"/>
                                  </a:lnTo>
                                  <a:lnTo>
                                    <a:pt x="12" y="168"/>
                                  </a:lnTo>
                                  <a:lnTo>
                                    <a:pt x="12" y="156"/>
                                  </a:lnTo>
                                  <a:lnTo>
                                    <a:pt x="6" y="132"/>
                                  </a:lnTo>
                                  <a:lnTo>
                                    <a:pt x="6" y="126"/>
                                  </a:lnTo>
                                  <a:lnTo>
                                    <a:pt x="6" y="114"/>
                                  </a:lnTo>
                                  <a:lnTo>
                                    <a:pt x="0" y="72"/>
                                  </a:lnTo>
                                  <a:lnTo>
                                    <a:pt x="18" y="72"/>
                                  </a:lnTo>
                                  <a:lnTo>
                                    <a:pt x="24" y="66"/>
                                  </a:lnTo>
                                  <a:lnTo>
                                    <a:pt x="54" y="60"/>
                                  </a:lnTo>
                                  <a:lnTo>
                                    <a:pt x="78" y="54"/>
                                  </a:lnTo>
                                  <a:lnTo>
                                    <a:pt x="90" y="48"/>
                                  </a:lnTo>
                                  <a:lnTo>
                                    <a:pt x="102" y="48"/>
                                  </a:lnTo>
                                  <a:lnTo>
                                    <a:pt x="132" y="36"/>
                                  </a:lnTo>
                                  <a:lnTo>
                                    <a:pt x="144" y="36"/>
                                  </a:lnTo>
                                  <a:lnTo>
                                    <a:pt x="174" y="24"/>
                                  </a:lnTo>
                                  <a:lnTo>
                                    <a:pt x="180" y="24"/>
                                  </a:lnTo>
                                  <a:lnTo>
                                    <a:pt x="204" y="18"/>
                                  </a:lnTo>
                                  <a:lnTo>
                                    <a:pt x="210" y="12"/>
                                  </a:lnTo>
                                  <a:lnTo>
                                    <a:pt x="228" y="12"/>
                                  </a:lnTo>
                                  <a:lnTo>
                                    <a:pt x="258" y="0"/>
                                  </a:lnTo>
                                  <a:close/>
                                </a:path>
                              </a:pathLst>
                            </a:custGeom>
                            <a:solidFill>
                              <a:srgbClr val="00FFFF"/>
                            </a:solidFill>
                            <a:ln w="9525">
                              <a:solidFill>
                                <a:schemeClr val="tx1"/>
                              </a:solidFill>
                              <a:prstDash val="solid"/>
                              <a:round/>
                              <a:headEnd/>
                              <a:tailEnd/>
                            </a:ln>
                          </wps:spPr>
                          <wps:bodyPr/>
                        </wps:wsp>
                        <wps:wsp>
                          <wps:cNvPr id="589" name="Freeform 131"/>
                          <wps:cNvSpPr>
                            <a:spLocks/>
                          </wps:cNvSpPr>
                          <wps:spPr bwMode="auto">
                            <a:xfrm>
                              <a:off x="13808659" y="6313330"/>
                              <a:ext cx="1669510" cy="1376416"/>
                            </a:xfrm>
                            <a:custGeom>
                              <a:avLst/>
                              <a:gdLst>
                                <a:gd name="T0" fmla="*/ 2147483647 w 462"/>
                                <a:gd name="T1" fmla="*/ 2147483647 h 390"/>
                                <a:gd name="T2" fmla="*/ 2147483647 w 462"/>
                                <a:gd name="T3" fmla="*/ 2147483647 h 390"/>
                                <a:gd name="T4" fmla="*/ 2147483647 w 462"/>
                                <a:gd name="T5" fmla="*/ 2147483647 h 390"/>
                                <a:gd name="T6" fmla="*/ 2147483647 w 462"/>
                                <a:gd name="T7" fmla="*/ 2147483647 h 390"/>
                                <a:gd name="T8" fmla="*/ 2147483647 w 462"/>
                                <a:gd name="T9" fmla="*/ 2147483647 h 390"/>
                                <a:gd name="T10" fmla="*/ 2147483647 w 462"/>
                                <a:gd name="T11" fmla="*/ 2147483647 h 390"/>
                                <a:gd name="T12" fmla="*/ 2147483647 w 462"/>
                                <a:gd name="T13" fmla="*/ 2147483647 h 390"/>
                                <a:gd name="T14" fmla="*/ 2147483647 w 462"/>
                                <a:gd name="T15" fmla="*/ 2147483647 h 390"/>
                                <a:gd name="T16" fmla="*/ 2147483647 w 462"/>
                                <a:gd name="T17" fmla="*/ 2147483647 h 390"/>
                                <a:gd name="T18" fmla="*/ 2147483647 w 462"/>
                                <a:gd name="T19" fmla="*/ 2147483647 h 390"/>
                                <a:gd name="T20" fmla="*/ 2147483647 w 462"/>
                                <a:gd name="T21" fmla="*/ 2147483647 h 390"/>
                                <a:gd name="T22" fmla="*/ 2147483647 w 462"/>
                                <a:gd name="T23" fmla="*/ 2147483647 h 390"/>
                                <a:gd name="T24" fmla="*/ 2147483647 w 462"/>
                                <a:gd name="T25" fmla="*/ 2147483647 h 390"/>
                                <a:gd name="T26" fmla="*/ 2147483647 w 462"/>
                                <a:gd name="T27" fmla="*/ 2147483647 h 390"/>
                                <a:gd name="T28" fmla="*/ 2147483647 w 462"/>
                                <a:gd name="T29" fmla="*/ 2147483647 h 390"/>
                                <a:gd name="T30" fmla="*/ 2147483647 w 462"/>
                                <a:gd name="T31" fmla="*/ 2147483647 h 390"/>
                                <a:gd name="T32" fmla="*/ 2147483647 w 462"/>
                                <a:gd name="T33" fmla="*/ 2147483647 h 390"/>
                                <a:gd name="T34" fmla="*/ 2147483647 w 462"/>
                                <a:gd name="T35" fmla="*/ 2147483647 h 390"/>
                                <a:gd name="T36" fmla="*/ 2147483647 w 462"/>
                                <a:gd name="T37" fmla="*/ 2147483647 h 390"/>
                                <a:gd name="T38" fmla="*/ 2147483647 w 462"/>
                                <a:gd name="T39" fmla="*/ 2147483647 h 390"/>
                                <a:gd name="T40" fmla="*/ 2147483647 w 462"/>
                                <a:gd name="T41" fmla="*/ 2147483647 h 390"/>
                                <a:gd name="T42" fmla="*/ 2147483647 w 462"/>
                                <a:gd name="T43" fmla="*/ 2147483647 h 390"/>
                                <a:gd name="T44" fmla="*/ 2147483647 w 462"/>
                                <a:gd name="T45" fmla="*/ 2147483647 h 390"/>
                                <a:gd name="T46" fmla="*/ 2147483647 w 462"/>
                                <a:gd name="T47" fmla="*/ 2147483647 h 390"/>
                                <a:gd name="T48" fmla="*/ 2147483647 w 462"/>
                                <a:gd name="T49" fmla="*/ 2147483647 h 390"/>
                                <a:gd name="T50" fmla="*/ 2147483647 w 462"/>
                                <a:gd name="T51" fmla="*/ 2147483647 h 390"/>
                                <a:gd name="T52" fmla="*/ 2147483647 w 462"/>
                                <a:gd name="T53" fmla="*/ 2147483647 h 390"/>
                                <a:gd name="T54" fmla="*/ 2147483647 w 462"/>
                                <a:gd name="T55" fmla="*/ 2147483647 h 390"/>
                                <a:gd name="T56" fmla="*/ 2147483647 w 462"/>
                                <a:gd name="T57" fmla="*/ 2147483647 h 390"/>
                                <a:gd name="T58" fmla="*/ 2147483647 w 462"/>
                                <a:gd name="T59" fmla="*/ 2147483647 h 390"/>
                                <a:gd name="T60" fmla="*/ 2147483647 w 462"/>
                                <a:gd name="T61" fmla="*/ 2147483647 h 390"/>
                                <a:gd name="T62" fmla="*/ 2147483647 w 462"/>
                                <a:gd name="T63" fmla="*/ 2147483647 h 390"/>
                                <a:gd name="T64" fmla="*/ 2147483647 w 462"/>
                                <a:gd name="T65" fmla="*/ 2147483647 h 390"/>
                                <a:gd name="T66" fmla="*/ 2147483647 w 462"/>
                                <a:gd name="T67" fmla="*/ 2147483647 h 390"/>
                                <a:gd name="T68" fmla="*/ 2147483647 w 462"/>
                                <a:gd name="T69" fmla="*/ 2147483647 h 390"/>
                                <a:gd name="T70" fmla="*/ 2147483647 w 462"/>
                                <a:gd name="T71" fmla="*/ 2147483647 h 390"/>
                                <a:gd name="T72" fmla="*/ 2147483647 w 462"/>
                                <a:gd name="T73" fmla="*/ 2147483647 h 390"/>
                                <a:gd name="T74" fmla="*/ 0 w 462"/>
                                <a:gd name="T75" fmla="*/ 2147483647 h 390"/>
                                <a:gd name="T76" fmla="*/ 2147483647 w 462"/>
                                <a:gd name="T77" fmla="*/ 2147483647 h 390"/>
                                <a:gd name="T78" fmla="*/ 2147483647 w 462"/>
                                <a:gd name="T79" fmla="*/ 2147483647 h 390"/>
                                <a:gd name="T80" fmla="*/ 2147483647 w 462"/>
                                <a:gd name="T81" fmla="*/ 2147483647 h 390"/>
                                <a:gd name="T82" fmla="*/ 2147483647 w 462"/>
                                <a:gd name="T83" fmla="*/ 2147483647 h 390"/>
                                <a:gd name="T84" fmla="*/ 2147483647 w 462"/>
                                <a:gd name="T85" fmla="*/ 2147483647 h 390"/>
                                <a:gd name="T86" fmla="*/ 2147483647 w 462"/>
                                <a:gd name="T87" fmla="*/ 2147483647 h 390"/>
                                <a:gd name="T88" fmla="*/ 2147483647 w 462"/>
                                <a:gd name="T89" fmla="*/ 2147483647 h 390"/>
                                <a:gd name="T90" fmla="*/ 2147483647 w 462"/>
                                <a:gd name="T91" fmla="*/ 2147483647 h 390"/>
                                <a:gd name="T92" fmla="*/ 2147483647 w 462"/>
                                <a:gd name="T93" fmla="*/ 0 h 390"/>
                                <a:gd name="T94" fmla="*/ 2147483647 w 462"/>
                                <a:gd name="T95" fmla="*/ 2147483647 h 390"/>
                                <a:gd name="T96" fmla="*/ 2147483647 w 462"/>
                                <a:gd name="T97" fmla="*/ 2147483647 h 39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462" h="390">
                                  <a:moveTo>
                                    <a:pt x="144" y="54"/>
                                  </a:moveTo>
                                  <a:lnTo>
                                    <a:pt x="150" y="54"/>
                                  </a:lnTo>
                                  <a:lnTo>
                                    <a:pt x="216" y="42"/>
                                  </a:lnTo>
                                  <a:lnTo>
                                    <a:pt x="234" y="42"/>
                                  </a:lnTo>
                                  <a:lnTo>
                                    <a:pt x="246" y="42"/>
                                  </a:lnTo>
                                  <a:lnTo>
                                    <a:pt x="288" y="36"/>
                                  </a:lnTo>
                                  <a:lnTo>
                                    <a:pt x="318" y="30"/>
                                  </a:lnTo>
                                  <a:lnTo>
                                    <a:pt x="324" y="30"/>
                                  </a:lnTo>
                                  <a:lnTo>
                                    <a:pt x="330" y="30"/>
                                  </a:lnTo>
                                  <a:lnTo>
                                    <a:pt x="342" y="30"/>
                                  </a:lnTo>
                                  <a:lnTo>
                                    <a:pt x="354" y="24"/>
                                  </a:lnTo>
                                  <a:lnTo>
                                    <a:pt x="360" y="24"/>
                                  </a:lnTo>
                                  <a:lnTo>
                                    <a:pt x="414" y="18"/>
                                  </a:lnTo>
                                  <a:lnTo>
                                    <a:pt x="414" y="24"/>
                                  </a:lnTo>
                                  <a:lnTo>
                                    <a:pt x="414" y="30"/>
                                  </a:lnTo>
                                  <a:lnTo>
                                    <a:pt x="414" y="36"/>
                                  </a:lnTo>
                                  <a:lnTo>
                                    <a:pt x="414" y="42"/>
                                  </a:lnTo>
                                  <a:lnTo>
                                    <a:pt x="414" y="48"/>
                                  </a:lnTo>
                                  <a:lnTo>
                                    <a:pt x="420" y="72"/>
                                  </a:lnTo>
                                  <a:lnTo>
                                    <a:pt x="426" y="114"/>
                                  </a:lnTo>
                                  <a:lnTo>
                                    <a:pt x="426" y="126"/>
                                  </a:lnTo>
                                  <a:lnTo>
                                    <a:pt x="426" y="132"/>
                                  </a:lnTo>
                                  <a:lnTo>
                                    <a:pt x="432" y="156"/>
                                  </a:lnTo>
                                  <a:lnTo>
                                    <a:pt x="432" y="168"/>
                                  </a:lnTo>
                                  <a:lnTo>
                                    <a:pt x="432" y="174"/>
                                  </a:lnTo>
                                  <a:lnTo>
                                    <a:pt x="432" y="186"/>
                                  </a:lnTo>
                                  <a:lnTo>
                                    <a:pt x="438" y="204"/>
                                  </a:lnTo>
                                  <a:lnTo>
                                    <a:pt x="444" y="204"/>
                                  </a:lnTo>
                                  <a:lnTo>
                                    <a:pt x="444" y="210"/>
                                  </a:lnTo>
                                  <a:lnTo>
                                    <a:pt x="450" y="228"/>
                                  </a:lnTo>
                                  <a:lnTo>
                                    <a:pt x="450" y="240"/>
                                  </a:lnTo>
                                  <a:lnTo>
                                    <a:pt x="450" y="258"/>
                                  </a:lnTo>
                                  <a:lnTo>
                                    <a:pt x="456" y="312"/>
                                  </a:lnTo>
                                  <a:lnTo>
                                    <a:pt x="462" y="348"/>
                                  </a:lnTo>
                                  <a:lnTo>
                                    <a:pt x="438" y="348"/>
                                  </a:lnTo>
                                  <a:lnTo>
                                    <a:pt x="438" y="354"/>
                                  </a:lnTo>
                                  <a:lnTo>
                                    <a:pt x="390" y="360"/>
                                  </a:lnTo>
                                  <a:lnTo>
                                    <a:pt x="372" y="360"/>
                                  </a:lnTo>
                                  <a:lnTo>
                                    <a:pt x="348" y="366"/>
                                  </a:lnTo>
                                  <a:lnTo>
                                    <a:pt x="336" y="366"/>
                                  </a:lnTo>
                                  <a:lnTo>
                                    <a:pt x="312" y="372"/>
                                  </a:lnTo>
                                  <a:lnTo>
                                    <a:pt x="288" y="372"/>
                                  </a:lnTo>
                                  <a:lnTo>
                                    <a:pt x="282" y="372"/>
                                  </a:lnTo>
                                  <a:lnTo>
                                    <a:pt x="270" y="372"/>
                                  </a:lnTo>
                                  <a:lnTo>
                                    <a:pt x="264" y="378"/>
                                  </a:lnTo>
                                  <a:lnTo>
                                    <a:pt x="252" y="378"/>
                                  </a:lnTo>
                                  <a:lnTo>
                                    <a:pt x="246" y="378"/>
                                  </a:lnTo>
                                  <a:lnTo>
                                    <a:pt x="240" y="378"/>
                                  </a:lnTo>
                                  <a:lnTo>
                                    <a:pt x="222" y="384"/>
                                  </a:lnTo>
                                  <a:lnTo>
                                    <a:pt x="216" y="384"/>
                                  </a:lnTo>
                                  <a:lnTo>
                                    <a:pt x="210" y="384"/>
                                  </a:lnTo>
                                  <a:lnTo>
                                    <a:pt x="204" y="384"/>
                                  </a:lnTo>
                                  <a:lnTo>
                                    <a:pt x="198" y="384"/>
                                  </a:lnTo>
                                  <a:lnTo>
                                    <a:pt x="174" y="390"/>
                                  </a:lnTo>
                                  <a:lnTo>
                                    <a:pt x="168" y="390"/>
                                  </a:lnTo>
                                  <a:lnTo>
                                    <a:pt x="162" y="390"/>
                                  </a:lnTo>
                                  <a:lnTo>
                                    <a:pt x="156" y="390"/>
                                  </a:lnTo>
                                  <a:lnTo>
                                    <a:pt x="150" y="390"/>
                                  </a:lnTo>
                                  <a:lnTo>
                                    <a:pt x="144" y="390"/>
                                  </a:lnTo>
                                  <a:lnTo>
                                    <a:pt x="138" y="390"/>
                                  </a:lnTo>
                                  <a:lnTo>
                                    <a:pt x="138" y="384"/>
                                  </a:lnTo>
                                  <a:lnTo>
                                    <a:pt x="132" y="384"/>
                                  </a:lnTo>
                                  <a:lnTo>
                                    <a:pt x="132" y="378"/>
                                  </a:lnTo>
                                  <a:lnTo>
                                    <a:pt x="126" y="372"/>
                                  </a:lnTo>
                                  <a:lnTo>
                                    <a:pt x="120" y="366"/>
                                  </a:lnTo>
                                  <a:lnTo>
                                    <a:pt x="114" y="366"/>
                                  </a:lnTo>
                                  <a:lnTo>
                                    <a:pt x="108" y="366"/>
                                  </a:lnTo>
                                  <a:lnTo>
                                    <a:pt x="108" y="360"/>
                                  </a:lnTo>
                                  <a:lnTo>
                                    <a:pt x="102" y="360"/>
                                  </a:lnTo>
                                  <a:lnTo>
                                    <a:pt x="96" y="360"/>
                                  </a:lnTo>
                                  <a:lnTo>
                                    <a:pt x="96" y="354"/>
                                  </a:lnTo>
                                  <a:lnTo>
                                    <a:pt x="90" y="354"/>
                                  </a:lnTo>
                                  <a:lnTo>
                                    <a:pt x="84" y="354"/>
                                  </a:lnTo>
                                  <a:lnTo>
                                    <a:pt x="84" y="348"/>
                                  </a:lnTo>
                                  <a:lnTo>
                                    <a:pt x="78" y="342"/>
                                  </a:lnTo>
                                  <a:lnTo>
                                    <a:pt x="78" y="330"/>
                                  </a:lnTo>
                                  <a:lnTo>
                                    <a:pt x="66" y="312"/>
                                  </a:lnTo>
                                  <a:lnTo>
                                    <a:pt x="66" y="306"/>
                                  </a:lnTo>
                                  <a:lnTo>
                                    <a:pt x="66" y="300"/>
                                  </a:lnTo>
                                  <a:lnTo>
                                    <a:pt x="60" y="300"/>
                                  </a:lnTo>
                                  <a:lnTo>
                                    <a:pt x="60" y="294"/>
                                  </a:lnTo>
                                  <a:lnTo>
                                    <a:pt x="60" y="288"/>
                                  </a:lnTo>
                                  <a:lnTo>
                                    <a:pt x="60" y="282"/>
                                  </a:lnTo>
                                  <a:lnTo>
                                    <a:pt x="54" y="276"/>
                                  </a:lnTo>
                                  <a:lnTo>
                                    <a:pt x="54" y="270"/>
                                  </a:lnTo>
                                  <a:lnTo>
                                    <a:pt x="54" y="264"/>
                                  </a:lnTo>
                                  <a:lnTo>
                                    <a:pt x="54" y="258"/>
                                  </a:lnTo>
                                  <a:lnTo>
                                    <a:pt x="48" y="258"/>
                                  </a:lnTo>
                                  <a:lnTo>
                                    <a:pt x="48" y="252"/>
                                  </a:lnTo>
                                  <a:lnTo>
                                    <a:pt x="48" y="246"/>
                                  </a:lnTo>
                                  <a:lnTo>
                                    <a:pt x="48" y="240"/>
                                  </a:lnTo>
                                  <a:lnTo>
                                    <a:pt x="48" y="234"/>
                                  </a:lnTo>
                                  <a:lnTo>
                                    <a:pt x="42" y="234"/>
                                  </a:lnTo>
                                  <a:lnTo>
                                    <a:pt x="42" y="228"/>
                                  </a:lnTo>
                                  <a:lnTo>
                                    <a:pt x="36" y="222"/>
                                  </a:lnTo>
                                  <a:lnTo>
                                    <a:pt x="30" y="222"/>
                                  </a:lnTo>
                                  <a:lnTo>
                                    <a:pt x="30" y="216"/>
                                  </a:lnTo>
                                  <a:lnTo>
                                    <a:pt x="30" y="210"/>
                                  </a:lnTo>
                                  <a:lnTo>
                                    <a:pt x="30" y="204"/>
                                  </a:lnTo>
                                  <a:lnTo>
                                    <a:pt x="30" y="198"/>
                                  </a:lnTo>
                                  <a:lnTo>
                                    <a:pt x="30" y="186"/>
                                  </a:lnTo>
                                  <a:lnTo>
                                    <a:pt x="30" y="180"/>
                                  </a:lnTo>
                                  <a:lnTo>
                                    <a:pt x="30" y="174"/>
                                  </a:lnTo>
                                  <a:lnTo>
                                    <a:pt x="24" y="168"/>
                                  </a:lnTo>
                                  <a:lnTo>
                                    <a:pt x="18" y="168"/>
                                  </a:lnTo>
                                  <a:lnTo>
                                    <a:pt x="12" y="168"/>
                                  </a:lnTo>
                                  <a:lnTo>
                                    <a:pt x="6" y="168"/>
                                  </a:lnTo>
                                  <a:lnTo>
                                    <a:pt x="6" y="162"/>
                                  </a:lnTo>
                                  <a:lnTo>
                                    <a:pt x="6" y="156"/>
                                  </a:lnTo>
                                  <a:lnTo>
                                    <a:pt x="6" y="150"/>
                                  </a:lnTo>
                                  <a:lnTo>
                                    <a:pt x="6" y="144"/>
                                  </a:lnTo>
                                  <a:lnTo>
                                    <a:pt x="0" y="138"/>
                                  </a:lnTo>
                                  <a:lnTo>
                                    <a:pt x="0" y="132"/>
                                  </a:lnTo>
                                  <a:lnTo>
                                    <a:pt x="0" y="126"/>
                                  </a:lnTo>
                                  <a:lnTo>
                                    <a:pt x="6" y="126"/>
                                  </a:lnTo>
                                  <a:lnTo>
                                    <a:pt x="6" y="120"/>
                                  </a:lnTo>
                                  <a:lnTo>
                                    <a:pt x="6" y="114"/>
                                  </a:lnTo>
                                  <a:lnTo>
                                    <a:pt x="12" y="114"/>
                                  </a:lnTo>
                                  <a:lnTo>
                                    <a:pt x="12" y="108"/>
                                  </a:lnTo>
                                  <a:lnTo>
                                    <a:pt x="12" y="102"/>
                                  </a:lnTo>
                                  <a:lnTo>
                                    <a:pt x="12" y="96"/>
                                  </a:lnTo>
                                  <a:lnTo>
                                    <a:pt x="12" y="90"/>
                                  </a:lnTo>
                                  <a:lnTo>
                                    <a:pt x="12" y="84"/>
                                  </a:lnTo>
                                  <a:lnTo>
                                    <a:pt x="12" y="78"/>
                                  </a:lnTo>
                                  <a:lnTo>
                                    <a:pt x="18" y="72"/>
                                  </a:lnTo>
                                  <a:lnTo>
                                    <a:pt x="24" y="66"/>
                                  </a:lnTo>
                                  <a:lnTo>
                                    <a:pt x="24" y="60"/>
                                  </a:lnTo>
                                  <a:lnTo>
                                    <a:pt x="30" y="60"/>
                                  </a:lnTo>
                                  <a:lnTo>
                                    <a:pt x="30" y="54"/>
                                  </a:lnTo>
                                  <a:lnTo>
                                    <a:pt x="36" y="48"/>
                                  </a:lnTo>
                                  <a:lnTo>
                                    <a:pt x="42" y="42"/>
                                  </a:lnTo>
                                  <a:lnTo>
                                    <a:pt x="48" y="30"/>
                                  </a:lnTo>
                                  <a:lnTo>
                                    <a:pt x="54" y="30"/>
                                  </a:lnTo>
                                  <a:lnTo>
                                    <a:pt x="54" y="24"/>
                                  </a:lnTo>
                                  <a:lnTo>
                                    <a:pt x="60" y="24"/>
                                  </a:lnTo>
                                  <a:lnTo>
                                    <a:pt x="66" y="24"/>
                                  </a:lnTo>
                                  <a:lnTo>
                                    <a:pt x="66" y="18"/>
                                  </a:lnTo>
                                  <a:lnTo>
                                    <a:pt x="66" y="12"/>
                                  </a:lnTo>
                                  <a:lnTo>
                                    <a:pt x="72" y="12"/>
                                  </a:lnTo>
                                  <a:lnTo>
                                    <a:pt x="72" y="6"/>
                                  </a:lnTo>
                                  <a:lnTo>
                                    <a:pt x="72" y="0"/>
                                  </a:lnTo>
                                  <a:lnTo>
                                    <a:pt x="72" y="12"/>
                                  </a:lnTo>
                                  <a:lnTo>
                                    <a:pt x="78" y="12"/>
                                  </a:lnTo>
                                  <a:lnTo>
                                    <a:pt x="78" y="18"/>
                                  </a:lnTo>
                                  <a:lnTo>
                                    <a:pt x="96" y="60"/>
                                  </a:lnTo>
                                  <a:lnTo>
                                    <a:pt x="108" y="60"/>
                                  </a:lnTo>
                                  <a:lnTo>
                                    <a:pt x="120" y="54"/>
                                  </a:lnTo>
                                  <a:lnTo>
                                    <a:pt x="144" y="54"/>
                                  </a:lnTo>
                                  <a:close/>
                                </a:path>
                              </a:pathLst>
                            </a:custGeom>
                            <a:solidFill>
                              <a:schemeClr val="accent1">
                                <a:lumMod val="60000"/>
                                <a:lumOff val="40000"/>
                              </a:schemeClr>
                            </a:solidFill>
                            <a:ln w="9525">
                              <a:solidFill>
                                <a:schemeClr val="accent1"/>
                              </a:solidFill>
                              <a:prstDash val="solid"/>
                              <a:round/>
                              <a:headEnd/>
                              <a:tailEnd/>
                            </a:ln>
                          </wps:spPr>
                          <wps:bodyPr/>
                        </wps:wsp>
                        <wps:wsp>
                          <wps:cNvPr id="590" name="Freeform 132"/>
                          <wps:cNvSpPr>
                            <a:spLocks/>
                          </wps:cNvSpPr>
                          <wps:spPr bwMode="auto">
                            <a:xfrm>
                              <a:off x="4246912" y="6355681"/>
                              <a:ext cx="1019052" cy="1101133"/>
                            </a:xfrm>
                            <a:custGeom>
                              <a:avLst/>
                              <a:gdLst>
                                <a:gd name="T0" fmla="*/ 2147483647 w 282"/>
                                <a:gd name="T1" fmla="*/ 2147483647 h 312"/>
                                <a:gd name="T2" fmla="*/ 2147483647 w 282"/>
                                <a:gd name="T3" fmla="*/ 2147483647 h 312"/>
                                <a:gd name="T4" fmla="*/ 2147483647 w 282"/>
                                <a:gd name="T5" fmla="*/ 2147483647 h 312"/>
                                <a:gd name="T6" fmla="*/ 2147483647 w 282"/>
                                <a:gd name="T7" fmla="*/ 2147483647 h 312"/>
                                <a:gd name="T8" fmla="*/ 2147483647 w 282"/>
                                <a:gd name="T9" fmla="*/ 2147483647 h 312"/>
                                <a:gd name="T10" fmla="*/ 2147483647 w 282"/>
                                <a:gd name="T11" fmla="*/ 0 h 312"/>
                                <a:gd name="T12" fmla="*/ 2147483647 w 282"/>
                                <a:gd name="T13" fmla="*/ 2147483647 h 312"/>
                                <a:gd name="T14" fmla="*/ 2147483647 w 282"/>
                                <a:gd name="T15" fmla="*/ 2147483647 h 312"/>
                                <a:gd name="T16" fmla="*/ 2147483647 w 282"/>
                                <a:gd name="T17" fmla="*/ 2147483647 h 312"/>
                                <a:gd name="T18" fmla="*/ 2147483647 w 282"/>
                                <a:gd name="T19" fmla="*/ 2147483647 h 312"/>
                                <a:gd name="T20" fmla="*/ 2147483647 w 282"/>
                                <a:gd name="T21" fmla="*/ 2147483647 h 312"/>
                                <a:gd name="T22" fmla="*/ 2147483647 w 282"/>
                                <a:gd name="T23" fmla="*/ 2147483647 h 312"/>
                                <a:gd name="T24" fmla="*/ 2147483647 w 282"/>
                                <a:gd name="T25" fmla="*/ 2147483647 h 312"/>
                                <a:gd name="T26" fmla="*/ 2147483647 w 282"/>
                                <a:gd name="T27" fmla="*/ 2147483647 h 312"/>
                                <a:gd name="T28" fmla="*/ 2147483647 w 282"/>
                                <a:gd name="T29" fmla="*/ 2147483647 h 312"/>
                                <a:gd name="T30" fmla="*/ 2147483647 w 282"/>
                                <a:gd name="T31" fmla="*/ 2147483647 h 312"/>
                                <a:gd name="T32" fmla="*/ 2147483647 w 282"/>
                                <a:gd name="T33" fmla="*/ 2147483647 h 312"/>
                                <a:gd name="T34" fmla="*/ 2147483647 w 282"/>
                                <a:gd name="T35" fmla="*/ 2147483647 h 312"/>
                                <a:gd name="T36" fmla="*/ 2147483647 w 282"/>
                                <a:gd name="T37" fmla="*/ 2147483647 h 312"/>
                                <a:gd name="T38" fmla="*/ 2147483647 w 282"/>
                                <a:gd name="T39" fmla="*/ 2147483647 h 312"/>
                                <a:gd name="T40" fmla="*/ 2147483647 w 282"/>
                                <a:gd name="T41" fmla="*/ 2147483647 h 312"/>
                                <a:gd name="T42" fmla="*/ 2147483647 w 282"/>
                                <a:gd name="T43" fmla="*/ 2147483647 h 312"/>
                                <a:gd name="T44" fmla="*/ 2147483647 w 282"/>
                                <a:gd name="T45" fmla="*/ 2147483647 h 312"/>
                                <a:gd name="T46" fmla="*/ 2147483647 w 282"/>
                                <a:gd name="T47" fmla="*/ 2147483647 h 312"/>
                                <a:gd name="T48" fmla="*/ 2147483647 w 282"/>
                                <a:gd name="T49" fmla="*/ 2147483647 h 312"/>
                                <a:gd name="T50" fmla="*/ 2147483647 w 282"/>
                                <a:gd name="T51" fmla="*/ 2147483647 h 312"/>
                                <a:gd name="T52" fmla="*/ 2147483647 w 282"/>
                                <a:gd name="T53" fmla="*/ 2147483647 h 312"/>
                                <a:gd name="T54" fmla="*/ 2147483647 w 282"/>
                                <a:gd name="T55" fmla="*/ 2147483647 h 312"/>
                                <a:gd name="T56" fmla="*/ 2147483647 w 282"/>
                                <a:gd name="T57" fmla="*/ 2147483647 h 312"/>
                                <a:gd name="T58" fmla="*/ 2147483647 w 282"/>
                                <a:gd name="T59" fmla="*/ 2147483647 h 312"/>
                                <a:gd name="T60" fmla="*/ 2147483647 w 282"/>
                                <a:gd name="T61" fmla="*/ 2147483647 h 312"/>
                                <a:gd name="T62" fmla="*/ 2147483647 w 282"/>
                                <a:gd name="T63" fmla="*/ 2147483647 h 312"/>
                                <a:gd name="T64" fmla="*/ 2147483647 w 282"/>
                                <a:gd name="T65" fmla="*/ 2147483647 h 312"/>
                                <a:gd name="T66" fmla="*/ 2147483647 w 282"/>
                                <a:gd name="T67" fmla="*/ 2147483647 h 312"/>
                                <a:gd name="T68" fmla="*/ 2147483647 w 282"/>
                                <a:gd name="T69" fmla="*/ 2147483647 h 312"/>
                                <a:gd name="T70" fmla="*/ 2147483647 w 282"/>
                                <a:gd name="T71" fmla="*/ 2147483647 h 312"/>
                                <a:gd name="T72" fmla="*/ 2147483647 w 282"/>
                                <a:gd name="T73" fmla="*/ 2147483647 h 312"/>
                                <a:gd name="T74" fmla="*/ 2147483647 w 282"/>
                                <a:gd name="T75" fmla="*/ 2147483647 h 312"/>
                                <a:gd name="T76" fmla="*/ 2147483647 w 282"/>
                                <a:gd name="T77" fmla="*/ 2147483647 h 312"/>
                                <a:gd name="T78" fmla="*/ 2147483647 w 282"/>
                                <a:gd name="T79" fmla="*/ 2147483647 h 312"/>
                                <a:gd name="T80" fmla="*/ 2147483647 w 282"/>
                                <a:gd name="T81" fmla="*/ 2147483647 h 312"/>
                                <a:gd name="T82" fmla="*/ 0 w 282"/>
                                <a:gd name="T83" fmla="*/ 2147483647 h 312"/>
                                <a:gd name="T84" fmla="*/ 2147483647 w 282"/>
                                <a:gd name="T85" fmla="*/ 2147483647 h 312"/>
                                <a:gd name="T86" fmla="*/ 2147483647 w 282"/>
                                <a:gd name="T87" fmla="*/ 2147483647 h 312"/>
                                <a:gd name="T88" fmla="*/ 2147483647 w 282"/>
                                <a:gd name="T89" fmla="*/ 2147483647 h 312"/>
                                <a:gd name="T90" fmla="*/ 2147483647 w 282"/>
                                <a:gd name="T91" fmla="*/ 2147483647 h 312"/>
                                <a:gd name="T92" fmla="*/ 2147483647 w 282"/>
                                <a:gd name="T93" fmla="*/ 2147483647 h 312"/>
                                <a:gd name="T94" fmla="*/ 2147483647 w 282"/>
                                <a:gd name="T95" fmla="*/ 2147483647 h 312"/>
                                <a:gd name="T96" fmla="*/ 2147483647 w 282"/>
                                <a:gd name="T97" fmla="*/ 2147483647 h 312"/>
                                <a:gd name="T98" fmla="*/ 2147483647 w 282"/>
                                <a:gd name="T99" fmla="*/ 2147483647 h 312"/>
                                <a:gd name="T100" fmla="*/ 2147483647 w 282"/>
                                <a:gd name="T101" fmla="*/ 2147483647 h 312"/>
                                <a:gd name="T102" fmla="*/ 2147483647 w 282"/>
                                <a:gd name="T103" fmla="*/ 2147483647 h 31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82" h="312">
                                  <a:moveTo>
                                    <a:pt x="18" y="48"/>
                                  </a:moveTo>
                                  <a:lnTo>
                                    <a:pt x="30" y="48"/>
                                  </a:lnTo>
                                  <a:lnTo>
                                    <a:pt x="54" y="42"/>
                                  </a:lnTo>
                                  <a:lnTo>
                                    <a:pt x="60" y="42"/>
                                  </a:lnTo>
                                  <a:lnTo>
                                    <a:pt x="96" y="30"/>
                                  </a:lnTo>
                                  <a:lnTo>
                                    <a:pt x="114" y="30"/>
                                  </a:lnTo>
                                  <a:lnTo>
                                    <a:pt x="132" y="24"/>
                                  </a:lnTo>
                                  <a:lnTo>
                                    <a:pt x="138" y="24"/>
                                  </a:lnTo>
                                  <a:lnTo>
                                    <a:pt x="144" y="18"/>
                                  </a:lnTo>
                                  <a:lnTo>
                                    <a:pt x="180" y="12"/>
                                  </a:lnTo>
                                  <a:lnTo>
                                    <a:pt x="210" y="6"/>
                                  </a:lnTo>
                                  <a:lnTo>
                                    <a:pt x="222" y="0"/>
                                  </a:lnTo>
                                  <a:lnTo>
                                    <a:pt x="222" y="12"/>
                                  </a:lnTo>
                                  <a:lnTo>
                                    <a:pt x="228" y="18"/>
                                  </a:lnTo>
                                  <a:lnTo>
                                    <a:pt x="234" y="30"/>
                                  </a:lnTo>
                                  <a:lnTo>
                                    <a:pt x="234" y="36"/>
                                  </a:lnTo>
                                  <a:lnTo>
                                    <a:pt x="234" y="42"/>
                                  </a:lnTo>
                                  <a:lnTo>
                                    <a:pt x="234" y="48"/>
                                  </a:lnTo>
                                  <a:lnTo>
                                    <a:pt x="234" y="54"/>
                                  </a:lnTo>
                                  <a:lnTo>
                                    <a:pt x="240" y="54"/>
                                  </a:lnTo>
                                  <a:lnTo>
                                    <a:pt x="240" y="60"/>
                                  </a:lnTo>
                                  <a:lnTo>
                                    <a:pt x="240" y="66"/>
                                  </a:lnTo>
                                  <a:lnTo>
                                    <a:pt x="240" y="72"/>
                                  </a:lnTo>
                                  <a:lnTo>
                                    <a:pt x="240" y="78"/>
                                  </a:lnTo>
                                  <a:lnTo>
                                    <a:pt x="234" y="78"/>
                                  </a:lnTo>
                                  <a:lnTo>
                                    <a:pt x="234" y="84"/>
                                  </a:lnTo>
                                  <a:lnTo>
                                    <a:pt x="234" y="90"/>
                                  </a:lnTo>
                                  <a:lnTo>
                                    <a:pt x="234" y="96"/>
                                  </a:lnTo>
                                  <a:lnTo>
                                    <a:pt x="240" y="96"/>
                                  </a:lnTo>
                                  <a:lnTo>
                                    <a:pt x="240" y="102"/>
                                  </a:lnTo>
                                  <a:lnTo>
                                    <a:pt x="240" y="108"/>
                                  </a:lnTo>
                                  <a:lnTo>
                                    <a:pt x="234" y="108"/>
                                  </a:lnTo>
                                  <a:lnTo>
                                    <a:pt x="240" y="108"/>
                                  </a:lnTo>
                                  <a:lnTo>
                                    <a:pt x="240" y="114"/>
                                  </a:lnTo>
                                  <a:lnTo>
                                    <a:pt x="240" y="120"/>
                                  </a:lnTo>
                                  <a:lnTo>
                                    <a:pt x="240" y="126"/>
                                  </a:lnTo>
                                  <a:lnTo>
                                    <a:pt x="240" y="138"/>
                                  </a:lnTo>
                                  <a:lnTo>
                                    <a:pt x="246" y="144"/>
                                  </a:lnTo>
                                  <a:lnTo>
                                    <a:pt x="246" y="156"/>
                                  </a:lnTo>
                                  <a:lnTo>
                                    <a:pt x="252" y="174"/>
                                  </a:lnTo>
                                  <a:lnTo>
                                    <a:pt x="252" y="168"/>
                                  </a:lnTo>
                                  <a:lnTo>
                                    <a:pt x="246" y="168"/>
                                  </a:lnTo>
                                  <a:lnTo>
                                    <a:pt x="240" y="168"/>
                                  </a:lnTo>
                                  <a:lnTo>
                                    <a:pt x="240" y="174"/>
                                  </a:lnTo>
                                  <a:lnTo>
                                    <a:pt x="240" y="180"/>
                                  </a:lnTo>
                                  <a:lnTo>
                                    <a:pt x="240" y="186"/>
                                  </a:lnTo>
                                  <a:lnTo>
                                    <a:pt x="240" y="192"/>
                                  </a:lnTo>
                                  <a:lnTo>
                                    <a:pt x="234" y="192"/>
                                  </a:lnTo>
                                  <a:lnTo>
                                    <a:pt x="234" y="198"/>
                                  </a:lnTo>
                                  <a:lnTo>
                                    <a:pt x="240" y="204"/>
                                  </a:lnTo>
                                  <a:lnTo>
                                    <a:pt x="240" y="210"/>
                                  </a:lnTo>
                                  <a:lnTo>
                                    <a:pt x="240" y="216"/>
                                  </a:lnTo>
                                  <a:lnTo>
                                    <a:pt x="246" y="216"/>
                                  </a:lnTo>
                                  <a:lnTo>
                                    <a:pt x="246" y="222"/>
                                  </a:lnTo>
                                  <a:lnTo>
                                    <a:pt x="252" y="222"/>
                                  </a:lnTo>
                                  <a:lnTo>
                                    <a:pt x="252" y="228"/>
                                  </a:lnTo>
                                  <a:lnTo>
                                    <a:pt x="252" y="234"/>
                                  </a:lnTo>
                                  <a:lnTo>
                                    <a:pt x="258" y="234"/>
                                  </a:lnTo>
                                  <a:lnTo>
                                    <a:pt x="258" y="228"/>
                                  </a:lnTo>
                                  <a:lnTo>
                                    <a:pt x="258" y="222"/>
                                  </a:lnTo>
                                  <a:lnTo>
                                    <a:pt x="258" y="216"/>
                                  </a:lnTo>
                                  <a:lnTo>
                                    <a:pt x="258" y="210"/>
                                  </a:lnTo>
                                  <a:lnTo>
                                    <a:pt x="252" y="210"/>
                                  </a:lnTo>
                                  <a:lnTo>
                                    <a:pt x="252" y="204"/>
                                  </a:lnTo>
                                  <a:lnTo>
                                    <a:pt x="252" y="210"/>
                                  </a:lnTo>
                                  <a:lnTo>
                                    <a:pt x="258" y="210"/>
                                  </a:lnTo>
                                  <a:lnTo>
                                    <a:pt x="264" y="210"/>
                                  </a:lnTo>
                                  <a:lnTo>
                                    <a:pt x="264" y="216"/>
                                  </a:lnTo>
                                  <a:lnTo>
                                    <a:pt x="270" y="222"/>
                                  </a:lnTo>
                                  <a:lnTo>
                                    <a:pt x="270" y="216"/>
                                  </a:lnTo>
                                  <a:lnTo>
                                    <a:pt x="282" y="240"/>
                                  </a:lnTo>
                                  <a:lnTo>
                                    <a:pt x="192" y="264"/>
                                  </a:lnTo>
                                  <a:lnTo>
                                    <a:pt x="156" y="276"/>
                                  </a:lnTo>
                                  <a:lnTo>
                                    <a:pt x="126" y="282"/>
                                  </a:lnTo>
                                  <a:lnTo>
                                    <a:pt x="96" y="288"/>
                                  </a:lnTo>
                                  <a:lnTo>
                                    <a:pt x="90" y="294"/>
                                  </a:lnTo>
                                  <a:lnTo>
                                    <a:pt x="78" y="294"/>
                                  </a:lnTo>
                                  <a:lnTo>
                                    <a:pt x="72" y="294"/>
                                  </a:lnTo>
                                  <a:lnTo>
                                    <a:pt x="48" y="300"/>
                                  </a:lnTo>
                                  <a:lnTo>
                                    <a:pt x="42" y="306"/>
                                  </a:lnTo>
                                  <a:lnTo>
                                    <a:pt x="24" y="306"/>
                                  </a:lnTo>
                                  <a:lnTo>
                                    <a:pt x="18" y="312"/>
                                  </a:lnTo>
                                  <a:lnTo>
                                    <a:pt x="6" y="312"/>
                                  </a:lnTo>
                                  <a:lnTo>
                                    <a:pt x="0" y="312"/>
                                  </a:lnTo>
                                  <a:lnTo>
                                    <a:pt x="6" y="294"/>
                                  </a:lnTo>
                                  <a:lnTo>
                                    <a:pt x="6" y="276"/>
                                  </a:lnTo>
                                  <a:lnTo>
                                    <a:pt x="6" y="270"/>
                                  </a:lnTo>
                                  <a:lnTo>
                                    <a:pt x="6" y="264"/>
                                  </a:lnTo>
                                  <a:lnTo>
                                    <a:pt x="6" y="258"/>
                                  </a:lnTo>
                                  <a:lnTo>
                                    <a:pt x="6" y="252"/>
                                  </a:lnTo>
                                  <a:lnTo>
                                    <a:pt x="6" y="240"/>
                                  </a:lnTo>
                                  <a:lnTo>
                                    <a:pt x="6" y="216"/>
                                  </a:lnTo>
                                  <a:lnTo>
                                    <a:pt x="12" y="186"/>
                                  </a:lnTo>
                                  <a:lnTo>
                                    <a:pt x="12" y="180"/>
                                  </a:lnTo>
                                  <a:lnTo>
                                    <a:pt x="12" y="168"/>
                                  </a:lnTo>
                                  <a:lnTo>
                                    <a:pt x="12" y="150"/>
                                  </a:lnTo>
                                  <a:lnTo>
                                    <a:pt x="12" y="144"/>
                                  </a:lnTo>
                                  <a:lnTo>
                                    <a:pt x="12" y="138"/>
                                  </a:lnTo>
                                  <a:lnTo>
                                    <a:pt x="12" y="132"/>
                                  </a:lnTo>
                                  <a:lnTo>
                                    <a:pt x="12" y="114"/>
                                  </a:lnTo>
                                  <a:lnTo>
                                    <a:pt x="12" y="108"/>
                                  </a:lnTo>
                                  <a:lnTo>
                                    <a:pt x="12" y="102"/>
                                  </a:lnTo>
                                  <a:lnTo>
                                    <a:pt x="18" y="60"/>
                                  </a:lnTo>
                                  <a:lnTo>
                                    <a:pt x="18" y="48"/>
                                  </a:lnTo>
                                  <a:close/>
                                </a:path>
                              </a:pathLst>
                            </a:custGeom>
                            <a:solidFill>
                              <a:srgbClr val="C00000"/>
                            </a:solidFill>
                            <a:ln w="9525">
                              <a:solidFill>
                                <a:schemeClr val="tx1"/>
                              </a:solidFill>
                              <a:prstDash val="solid"/>
                              <a:round/>
                              <a:headEnd/>
                              <a:tailEnd/>
                            </a:ln>
                          </wps:spPr>
                          <wps:bodyPr/>
                        </wps:wsp>
                        <wps:wsp>
                          <wps:cNvPr id="591" name="Freeform 133"/>
                          <wps:cNvSpPr>
                            <a:spLocks/>
                          </wps:cNvSpPr>
                          <wps:spPr bwMode="auto">
                            <a:xfrm>
                              <a:off x="8995262" y="6398032"/>
                              <a:ext cx="737186" cy="804673"/>
                            </a:xfrm>
                            <a:custGeom>
                              <a:avLst/>
                              <a:gdLst>
                                <a:gd name="T0" fmla="*/ 0 w 204"/>
                                <a:gd name="T1" fmla="*/ 2147483647 h 228"/>
                                <a:gd name="T2" fmla="*/ 0 w 204"/>
                                <a:gd name="T3" fmla="*/ 2147483647 h 228"/>
                                <a:gd name="T4" fmla="*/ 2147483647 w 204"/>
                                <a:gd name="T5" fmla="*/ 2147483647 h 228"/>
                                <a:gd name="T6" fmla="*/ 2147483647 w 204"/>
                                <a:gd name="T7" fmla="*/ 2147483647 h 228"/>
                                <a:gd name="T8" fmla="*/ 2147483647 w 204"/>
                                <a:gd name="T9" fmla="*/ 2147483647 h 228"/>
                                <a:gd name="T10" fmla="*/ 2147483647 w 204"/>
                                <a:gd name="T11" fmla="*/ 2147483647 h 228"/>
                                <a:gd name="T12" fmla="*/ 2147483647 w 204"/>
                                <a:gd name="T13" fmla="*/ 2147483647 h 228"/>
                                <a:gd name="T14" fmla="*/ 2147483647 w 204"/>
                                <a:gd name="T15" fmla="*/ 2147483647 h 228"/>
                                <a:gd name="T16" fmla="*/ 2147483647 w 204"/>
                                <a:gd name="T17" fmla="*/ 0 h 228"/>
                                <a:gd name="T18" fmla="*/ 2147483647 w 204"/>
                                <a:gd name="T19" fmla="*/ 2147483647 h 228"/>
                                <a:gd name="T20" fmla="*/ 2147483647 w 204"/>
                                <a:gd name="T21" fmla="*/ 2147483647 h 228"/>
                                <a:gd name="T22" fmla="*/ 2147483647 w 204"/>
                                <a:gd name="T23" fmla="*/ 2147483647 h 228"/>
                                <a:gd name="T24" fmla="*/ 2147483647 w 204"/>
                                <a:gd name="T25" fmla="*/ 2147483647 h 228"/>
                                <a:gd name="T26" fmla="*/ 2147483647 w 204"/>
                                <a:gd name="T27" fmla="*/ 2147483647 h 228"/>
                                <a:gd name="T28" fmla="*/ 2147483647 w 204"/>
                                <a:gd name="T29" fmla="*/ 2147483647 h 228"/>
                                <a:gd name="T30" fmla="*/ 2147483647 w 204"/>
                                <a:gd name="T31" fmla="*/ 2147483647 h 228"/>
                                <a:gd name="T32" fmla="*/ 2147483647 w 204"/>
                                <a:gd name="T33" fmla="*/ 2147483647 h 228"/>
                                <a:gd name="T34" fmla="*/ 2147483647 w 204"/>
                                <a:gd name="T35" fmla="*/ 2147483647 h 228"/>
                                <a:gd name="T36" fmla="*/ 2147483647 w 204"/>
                                <a:gd name="T37" fmla="*/ 2147483647 h 228"/>
                                <a:gd name="T38" fmla="*/ 2147483647 w 204"/>
                                <a:gd name="T39" fmla="*/ 2147483647 h 228"/>
                                <a:gd name="T40" fmla="*/ 2147483647 w 204"/>
                                <a:gd name="T41" fmla="*/ 2147483647 h 228"/>
                                <a:gd name="T42" fmla="*/ 2147483647 w 204"/>
                                <a:gd name="T43" fmla="*/ 2147483647 h 228"/>
                                <a:gd name="T44" fmla="*/ 2147483647 w 204"/>
                                <a:gd name="T45" fmla="*/ 2147483647 h 228"/>
                                <a:gd name="T46" fmla="*/ 2147483647 w 204"/>
                                <a:gd name="T47" fmla="*/ 2147483647 h 228"/>
                                <a:gd name="T48" fmla="*/ 2147483647 w 204"/>
                                <a:gd name="T49" fmla="*/ 2147483647 h 228"/>
                                <a:gd name="T50" fmla="*/ 2147483647 w 204"/>
                                <a:gd name="T51" fmla="*/ 2147483647 h 228"/>
                                <a:gd name="T52" fmla="*/ 2147483647 w 204"/>
                                <a:gd name="T53" fmla="*/ 2147483647 h 228"/>
                                <a:gd name="T54" fmla="*/ 2147483647 w 204"/>
                                <a:gd name="T55" fmla="*/ 2147483647 h 228"/>
                                <a:gd name="T56" fmla="*/ 2147483647 w 204"/>
                                <a:gd name="T57" fmla="*/ 2147483647 h 228"/>
                                <a:gd name="T58" fmla="*/ 2147483647 w 204"/>
                                <a:gd name="T59" fmla="*/ 2147483647 h 228"/>
                                <a:gd name="T60" fmla="*/ 2147483647 w 204"/>
                                <a:gd name="T61" fmla="*/ 2147483647 h 228"/>
                                <a:gd name="T62" fmla="*/ 2147483647 w 204"/>
                                <a:gd name="T63" fmla="*/ 2147483647 h 228"/>
                                <a:gd name="T64" fmla="*/ 2147483647 w 204"/>
                                <a:gd name="T65" fmla="*/ 2147483647 h 228"/>
                                <a:gd name="T66" fmla="*/ 2147483647 w 204"/>
                                <a:gd name="T67" fmla="*/ 2147483647 h 228"/>
                                <a:gd name="T68" fmla="*/ 2147483647 w 204"/>
                                <a:gd name="T69" fmla="*/ 2147483647 h 228"/>
                                <a:gd name="T70" fmla="*/ 2147483647 w 204"/>
                                <a:gd name="T71" fmla="*/ 2147483647 h 228"/>
                                <a:gd name="T72" fmla="*/ 2147483647 w 204"/>
                                <a:gd name="T73" fmla="*/ 2147483647 h 228"/>
                                <a:gd name="T74" fmla="*/ 2147483647 w 204"/>
                                <a:gd name="T75" fmla="*/ 2147483647 h 228"/>
                                <a:gd name="T76" fmla="*/ 2147483647 w 204"/>
                                <a:gd name="T77" fmla="*/ 2147483647 h 228"/>
                                <a:gd name="T78" fmla="*/ 2147483647 w 204"/>
                                <a:gd name="T79" fmla="*/ 2147483647 h 228"/>
                                <a:gd name="T80" fmla="*/ 2147483647 w 204"/>
                                <a:gd name="T81" fmla="*/ 2147483647 h 228"/>
                                <a:gd name="T82" fmla="*/ 2147483647 w 204"/>
                                <a:gd name="T83" fmla="*/ 2147483647 h 228"/>
                                <a:gd name="T84" fmla="*/ 2147483647 w 204"/>
                                <a:gd name="T85" fmla="*/ 2147483647 h 228"/>
                                <a:gd name="T86" fmla="*/ 2147483647 w 204"/>
                                <a:gd name="T87" fmla="*/ 2147483647 h 228"/>
                                <a:gd name="T88" fmla="*/ 2147483647 w 204"/>
                                <a:gd name="T89" fmla="*/ 2147483647 h 228"/>
                                <a:gd name="T90" fmla="*/ 2147483647 w 204"/>
                                <a:gd name="T91" fmla="*/ 2147483647 h 228"/>
                                <a:gd name="T92" fmla="*/ 0 w 204"/>
                                <a:gd name="T93" fmla="*/ 2147483647 h 228"/>
                                <a:gd name="T94" fmla="*/ 0 w 204"/>
                                <a:gd name="T95" fmla="*/ 2147483647 h 228"/>
                                <a:gd name="T96" fmla="*/ 0 w 204"/>
                                <a:gd name="T97" fmla="*/ 2147483647 h 22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04" h="228">
                                  <a:moveTo>
                                    <a:pt x="0" y="48"/>
                                  </a:moveTo>
                                  <a:lnTo>
                                    <a:pt x="0" y="42"/>
                                  </a:lnTo>
                                  <a:lnTo>
                                    <a:pt x="6" y="42"/>
                                  </a:lnTo>
                                  <a:lnTo>
                                    <a:pt x="12" y="36"/>
                                  </a:lnTo>
                                  <a:lnTo>
                                    <a:pt x="18" y="36"/>
                                  </a:lnTo>
                                  <a:lnTo>
                                    <a:pt x="24" y="30"/>
                                  </a:lnTo>
                                  <a:lnTo>
                                    <a:pt x="36" y="24"/>
                                  </a:lnTo>
                                  <a:lnTo>
                                    <a:pt x="42" y="24"/>
                                  </a:lnTo>
                                  <a:lnTo>
                                    <a:pt x="96" y="0"/>
                                  </a:lnTo>
                                  <a:lnTo>
                                    <a:pt x="120" y="12"/>
                                  </a:lnTo>
                                  <a:lnTo>
                                    <a:pt x="168" y="36"/>
                                  </a:lnTo>
                                  <a:lnTo>
                                    <a:pt x="174" y="36"/>
                                  </a:lnTo>
                                  <a:lnTo>
                                    <a:pt x="204" y="84"/>
                                  </a:lnTo>
                                  <a:lnTo>
                                    <a:pt x="204" y="96"/>
                                  </a:lnTo>
                                  <a:lnTo>
                                    <a:pt x="204" y="102"/>
                                  </a:lnTo>
                                  <a:lnTo>
                                    <a:pt x="204" y="108"/>
                                  </a:lnTo>
                                  <a:lnTo>
                                    <a:pt x="204" y="114"/>
                                  </a:lnTo>
                                  <a:lnTo>
                                    <a:pt x="198" y="114"/>
                                  </a:lnTo>
                                  <a:lnTo>
                                    <a:pt x="198" y="120"/>
                                  </a:lnTo>
                                  <a:lnTo>
                                    <a:pt x="198" y="126"/>
                                  </a:lnTo>
                                  <a:lnTo>
                                    <a:pt x="192" y="126"/>
                                  </a:lnTo>
                                  <a:lnTo>
                                    <a:pt x="192" y="132"/>
                                  </a:lnTo>
                                  <a:lnTo>
                                    <a:pt x="192" y="138"/>
                                  </a:lnTo>
                                  <a:lnTo>
                                    <a:pt x="192" y="144"/>
                                  </a:lnTo>
                                  <a:lnTo>
                                    <a:pt x="186" y="144"/>
                                  </a:lnTo>
                                  <a:lnTo>
                                    <a:pt x="186" y="150"/>
                                  </a:lnTo>
                                  <a:lnTo>
                                    <a:pt x="186" y="156"/>
                                  </a:lnTo>
                                  <a:lnTo>
                                    <a:pt x="180" y="180"/>
                                  </a:lnTo>
                                  <a:lnTo>
                                    <a:pt x="180" y="186"/>
                                  </a:lnTo>
                                  <a:lnTo>
                                    <a:pt x="174" y="186"/>
                                  </a:lnTo>
                                  <a:lnTo>
                                    <a:pt x="174" y="192"/>
                                  </a:lnTo>
                                  <a:lnTo>
                                    <a:pt x="168" y="198"/>
                                  </a:lnTo>
                                  <a:lnTo>
                                    <a:pt x="168" y="204"/>
                                  </a:lnTo>
                                  <a:lnTo>
                                    <a:pt x="168" y="210"/>
                                  </a:lnTo>
                                  <a:lnTo>
                                    <a:pt x="168" y="216"/>
                                  </a:lnTo>
                                  <a:lnTo>
                                    <a:pt x="168" y="222"/>
                                  </a:lnTo>
                                  <a:lnTo>
                                    <a:pt x="162" y="228"/>
                                  </a:lnTo>
                                  <a:lnTo>
                                    <a:pt x="114" y="222"/>
                                  </a:lnTo>
                                  <a:lnTo>
                                    <a:pt x="90" y="222"/>
                                  </a:lnTo>
                                  <a:lnTo>
                                    <a:pt x="48" y="216"/>
                                  </a:lnTo>
                                  <a:lnTo>
                                    <a:pt x="42" y="210"/>
                                  </a:lnTo>
                                  <a:lnTo>
                                    <a:pt x="30" y="186"/>
                                  </a:lnTo>
                                  <a:lnTo>
                                    <a:pt x="24" y="162"/>
                                  </a:lnTo>
                                  <a:lnTo>
                                    <a:pt x="18" y="132"/>
                                  </a:lnTo>
                                  <a:lnTo>
                                    <a:pt x="18" y="126"/>
                                  </a:lnTo>
                                  <a:lnTo>
                                    <a:pt x="12" y="108"/>
                                  </a:lnTo>
                                  <a:lnTo>
                                    <a:pt x="0" y="66"/>
                                  </a:lnTo>
                                  <a:lnTo>
                                    <a:pt x="0" y="60"/>
                                  </a:lnTo>
                                  <a:lnTo>
                                    <a:pt x="0" y="48"/>
                                  </a:lnTo>
                                  <a:close/>
                                </a:path>
                              </a:pathLst>
                            </a:custGeom>
                            <a:solidFill>
                              <a:srgbClr val="92D050"/>
                            </a:solidFill>
                            <a:ln w="9525">
                              <a:solidFill>
                                <a:schemeClr val="tx1"/>
                              </a:solidFill>
                              <a:prstDash val="solid"/>
                              <a:round/>
                              <a:headEnd/>
                              <a:tailEnd/>
                            </a:ln>
                          </wps:spPr>
                          <wps:bodyPr/>
                        </wps:wsp>
                        <wps:wsp>
                          <wps:cNvPr id="592" name="Freeform 134"/>
                          <wps:cNvSpPr>
                            <a:spLocks/>
                          </wps:cNvSpPr>
                          <wps:spPr bwMode="auto">
                            <a:xfrm>
                              <a:off x="18557008" y="6419209"/>
                              <a:ext cx="1582783" cy="1418769"/>
                            </a:xfrm>
                            <a:custGeom>
                              <a:avLst/>
                              <a:gdLst>
                                <a:gd name="T0" fmla="*/ 2147483647 w 438"/>
                                <a:gd name="T1" fmla="*/ 2147483647 h 402"/>
                                <a:gd name="T2" fmla="*/ 2147483647 w 438"/>
                                <a:gd name="T3" fmla="*/ 2147483647 h 402"/>
                                <a:gd name="T4" fmla="*/ 2147483647 w 438"/>
                                <a:gd name="T5" fmla="*/ 2147483647 h 402"/>
                                <a:gd name="T6" fmla="*/ 2147483647 w 438"/>
                                <a:gd name="T7" fmla="*/ 2147483647 h 402"/>
                                <a:gd name="T8" fmla="*/ 2147483647 w 438"/>
                                <a:gd name="T9" fmla="*/ 2147483647 h 402"/>
                                <a:gd name="T10" fmla="*/ 2147483647 w 438"/>
                                <a:gd name="T11" fmla="*/ 2147483647 h 402"/>
                                <a:gd name="T12" fmla="*/ 2147483647 w 438"/>
                                <a:gd name="T13" fmla="*/ 2147483647 h 402"/>
                                <a:gd name="T14" fmla="*/ 2147483647 w 438"/>
                                <a:gd name="T15" fmla="*/ 2147483647 h 402"/>
                                <a:gd name="T16" fmla="*/ 2147483647 w 438"/>
                                <a:gd name="T17" fmla="*/ 2147483647 h 402"/>
                                <a:gd name="T18" fmla="*/ 2147483647 w 438"/>
                                <a:gd name="T19" fmla="*/ 2147483647 h 402"/>
                                <a:gd name="T20" fmla="*/ 2147483647 w 438"/>
                                <a:gd name="T21" fmla="*/ 2147483647 h 402"/>
                                <a:gd name="T22" fmla="*/ 2147483647 w 438"/>
                                <a:gd name="T23" fmla="*/ 2147483647 h 402"/>
                                <a:gd name="T24" fmla="*/ 2147483647 w 438"/>
                                <a:gd name="T25" fmla="*/ 2147483647 h 402"/>
                                <a:gd name="T26" fmla="*/ 2147483647 w 438"/>
                                <a:gd name="T27" fmla="*/ 2147483647 h 402"/>
                                <a:gd name="T28" fmla="*/ 2147483647 w 438"/>
                                <a:gd name="T29" fmla="*/ 2147483647 h 402"/>
                                <a:gd name="T30" fmla="*/ 2147483647 w 438"/>
                                <a:gd name="T31" fmla="*/ 2147483647 h 402"/>
                                <a:gd name="T32" fmla="*/ 2147483647 w 438"/>
                                <a:gd name="T33" fmla="*/ 2147483647 h 402"/>
                                <a:gd name="T34" fmla="*/ 2147483647 w 438"/>
                                <a:gd name="T35" fmla="*/ 2147483647 h 402"/>
                                <a:gd name="T36" fmla="*/ 2147483647 w 438"/>
                                <a:gd name="T37" fmla="*/ 2147483647 h 402"/>
                                <a:gd name="T38" fmla="*/ 2147483647 w 438"/>
                                <a:gd name="T39" fmla="*/ 2147483647 h 402"/>
                                <a:gd name="T40" fmla="*/ 2147483647 w 438"/>
                                <a:gd name="T41" fmla="*/ 2147483647 h 402"/>
                                <a:gd name="T42" fmla="*/ 2147483647 w 438"/>
                                <a:gd name="T43" fmla="*/ 2147483647 h 402"/>
                                <a:gd name="T44" fmla="*/ 2147483647 w 438"/>
                                <a:gd name="T45" fmla="*/ 2147483647 h 402"/>
                                <a:gd name="T46" fmla="*/ 2147483647 w 438"/>
                                <a:gd name="T47" fmla="*/ 2147483647 h 402"/>
                                <a:gd name="T48" fmla="*/ 2147483647 w 438"/>
                                <a:gd name="T49" fmla="*/ 2147483647 h 402"/>
                                <a:gd name="T50" fmla="*/ 2147483647 w 438"/>
                                <a:gd name="T51" fmla="*/ 2147483647 h 402"/>
                                <a:gd name="T52" fmla="*/ 2147483647 w 438"/>
                                <a:gd name="T53" fmla="*/ 2147483647 h 402"/>
                                <a:gd name="T54" fmla="*/ 2147483647 w 438"/>
                                <a:gd name="T55" fmla="*/ 2147483647 h 402"/>
                                <a:gd name="T56" fmla="*/ 2147483647 w 438"/>
                                <a:gd name="T57" fmla="*/ 2147483647 h 402"/>
                                <a:gd name="T58" fmla="*/ 2147483647 w 438"/>
                                <a:gd name="T59" fmla="*/ 2147483647 h 402"/>
                                <a:gd name="T60" fmla="*/ 2147483647 w 438"/>
                                <a:gd name="T61" fmla="*/ 2147483647 h 402"/>
                                <a:gd name="T62" fmla="*/ 2147483647 w 438"/>
                                <a:gd name="T63" fmla="*/ 2147483647 h 402"/>
                                <a:gd name="T64" fmla="*/ 2147483647 w 438"/>
                                <a:gd name="T65" fmla="*/ 2147483647 h 402"/>
                                <a:gd name="T66" fmla="*/ 2147483647 w 438"/>
                                <a:gd name="T67" fmla="*/ 2147483647 h 402"/>
                                <a:gd name="T68" fmla="*/ 2147483647 w 438"/>
                                <a:gd name="T69" fmla="*/ 2147483647 h 402"/>
                                <a:gd name="T70" fmla="*/ 2147483647 w 438"/>
                                <a:gd name="T71" fmla="*/ 2147483647 h 402"/>
                                <a:gd name="T72" fmla="*/ 2147483647 w 438"/>
                                <a:gd name="T73" fmla="*/ 2147483647 h 402"/>
                                <a:gd name="T74" fmla="*/ 2147483647 w 438"/>
                                <a:gd name="T75" fmla="*/ 2147483647 h 402"/>
                                <a:gd name="T76" fmla="*/ 2147483647 w 438"/>
                                <a:gd name="T77" fmla="*/ 2147483647 h 402"/>
                                <a:gd name="T78" fmla="*/ 2147483647 w 438"/>
                                <a:gd name="T79" fmla="*/ 2147483647 h 402"/>
                                <a:gd name="T80" fmla="*/ 2147483647 w 438"/>
                                <a:gd name="T81" fmla="*/ 2147483647 h 402"/>
                                <a:gd name="T82" fmla="*/ 2147483647 w 438"/>
                                <a:gd name="T83" fmla="*/ 2147483647 h 402"/>
                                <a:gd name="T84" fmla="*/ 2147483647 w 438"/>
                                <a:gd name="T85" fmla="*/ 2147483647 h 402"/>
                                <a:gd name="T86" fmla="*/ 2147483647 w 438"/>
                                <a:gd name="T87" fmla="*/ 2147483647 h 402"/>
                                <a:gd name="T88" fmla="*/ 2147483647 w 438"/>
                                <a:gd name="T89" fmla="*/ 2147483647 h 402"/>
                                <a:gd name="T90" fmla="*/ 2147483647 w 438"/>
                                <a:gd name="T91" fmla="*/ 2147483647 h 402"/>
                                <a:gd name="T92" fmla="*/ 2147483647 w 438"/>
                                <a:gd name="T93" fmla="*/ 2147483647 h 402"/>
                                <a:gd name="T94" fmla="*/ 2147483647 w 438"/>
                                <a:gd name="T95" fmla="*/ 2147483647 h 402"/>
                                <a:gd name="T96" fmla="*/ 2147483647 w 438"/>
                                <a:gd name="T97" fmla="*/ 2147483647 h 402"/>
                                <a:gd name="T98" fmla="*/ 2147483647 w 438"/>
                                <a:gd name="T99" fmla="*/ 2147483647 h 402"/>
                                <a:gd name="T100" fmla="*/ 2147483647 w 438"/>
                                <a:gd name="T101" fmla="*/ 2147483647 h 402"/>
                                <a:gd name="T102" fmla="*/ 0 w 438"/>
                                <a:gd name="T103" fmla="*/ 0 h 402"/>
                                <a:gd name="T104" fmla="*/ 2147483647 w 438"/>
                                <a:gd name="T105" fmla="*/ 2147483647 h 402"/>
                                <a:gd name="T106" fmla="*/ 2147483647 w 438"/>
                                <a:gd name="T107" fmla="*/ 2147483647 h 402"/>
                                <a:gd name="T108" fmla="*/ 2147483647 w 438"/>
                                <a:gd name="T109" fmla="*/ 2147483647 h 402"/>
                                <a:gd name="T110" fmla="*/ 2147483647 w 438"/>
                                <a:gd name="T111" fmla="*/ 2147483647 h 402"/>
                                <a:gd name="T112" fmla="*/ 2147483647 w 438"/>
                                <a:gd name="T113" fmla="*/ 2147483647 h 40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38" h="402">
                                  <a:moveTo>
                                    <a:pt x="162" y="30"/>
                                  </a:moveTo>
                                  <a:lnTo>
                                    <a:pt x="174" y="30"/>
                                  </a:lnTo>
                                  <a:lnTo>
                                    <a:pt x="180" y="30"/>
                                  </a:lnTo>
                                  <a:lnTo>
                                    <a:pt x="198" y="36"/>
                                  </a:lnTo>
                                  <a:lnTo>
                                    <a:pt x="234" y="42"/>
                                  </a:lnTo>
                                  <a:lnTo>
                                    <a:pt x="252" y="42"/>
                                  </a:lnTo>
                                  <a:lnTo>
                                    <a:pt x="264" y="42"/>
                                  </a:lnTo>
                                  <a:lnTo>
                                    <a:pt x="288" y="48"/>
                                  </a:lnTo>
                                  <a:lnTo>
                                    <a:pt x="330" y="54"/>
                                  </a:lnTo>
                                  <a:lnTo>
                                    <a:pt x="348" y="60"/>
                                  </a:lnTo>
                                  <a:lnTo>
                                    <a:pt x="366" y="60"/>
                                  </a:lnTo>
                                  <a:lnTo>
                                    <a:pt x="378" y="66"/>
                                  </a:lnTo>
                                  <a:lnTo>
                                    <a:pt x="384" y="66"/>
                                  </a:lnTo>
                                  <a:lnTo>
                                    <a:pt x="390" y="66"/>
                                  </a:lnTo>
                                  <a:lnTo>
                                    <a:pt x="438" y="72"/>
                                  </a:lnTo>
                                  <a:lnTo>
                                    <a:pt x="438" y="90"/>
                                  </a:lnTo>
                                  <a:lnTo>
                                    <a:pt x="438" y="96"/>
                                  </a:lnTo>
                                  <a:lnTo>
                                    <a:pt x="438" y="102"/>
                                  </a:lnTo>
                                  <a:lnTo>
                                    <a:pt x="438" y="108"/>
                                  </a:lnTo>
                                  <a:lnTo>
                                    <a:pt x="438" y="132"/>
                                  </a:lnTo>
                                  <a:lnTo>
                                    <a:pt x="438" y="174"/>
                                  </a:lnTo>
                                  <a:lnTo>
                                    <a:pt x="438" y="180"/>
                                  </a:lnTo>
                                  <a:lnTo>
                                    <a:pt x="438" y="186"/>
                                  </a:lnTo>
                                  <a:lnTo>
                                    <a:pt x="432" y="210"/>
                                  </a:lnTo>
                                  <a:lnTo>
                                    <a:pt x="432" y="216"/>
                                  </a:lnTo>
                                  <a:lnTo>
                                    <a:pt x="432" y="222"/>
                                  </a:lnTo>
                                  <a:lnTo>
                                    <a:pt x="432" y="228"/>
                                  </a:lnTo>
                                  <a:lnTo>
                                    <a:pt x="432" y="252"/>
                                  </a:lnTo>
                                  <a:lnTo>
                                    <a:pt x="432" y="258"/>
                                  </a:lnTo>
                                  <a:lnTo>
                                    <a:pt x="432" y="276"/>
                                  </a:lnTo>
                                  <a:lnTo>
                                    <a:pt x="432" y="282"/>
                                  </a:lnTo>
                                  <a:lnTo>
                                    <a:pt x="432" y="300"/>
                                  </a:lnTo>
                                  <a:lnTo>
                                    <a:pt x="432" y="312"/>
                                  </a:lnTo>
                                  <a:lnTo>
                                    <a:pt x="432" y="318"/>
                                  </a:lnTo>
                                  <a:lnTo>
                                    <a:pt x="432" y="324"/>
                                  </a:lnTo>
                                  <a:lnTo>
                                    <a:pt x="432" y="336"/>
                                  </a:lnTo>
                                  <a:lnTo>
                                    <a:pt x="432" y="342"/>
                                  </a:lnTo>
                                  <a:lnTo>
                                    <a:pt x="432" y="372"/>
                                  </a:lnTo>
                                  <a:lnTo>
                                    <a:pt x="426" y="372"/>
                                  </a:lnTo>
                                  <a:lnTo>
                                    <a:pt x="426" y="378"/>
                                  </a:lnTo>
                                  <a:lnTo>
                                    <a:pt x="420" y="378"/>
                                  </a:lnTo>
                                  <a:lnTo>
                                    <a:pt x="420" y="372"/>
                                  </a:lnTo>
                                  <a:lnTo>
                                    <a:pt x="414" y="372"/>
                                  </a:lnTo>
                                  <a:lnTo>
                                    <a:pt x="408" y="372"/>
                                  </a:lnTo>
                                  <a:lnTo>
                                    <a:pt x="402" y="372"/>
                                  </a:lnTo>
                                  <a:lnTo>
                                    <a:pt x="402" y="366"/>
                                  </a:lnTo>
                                  <a:lnTo>
                                    <a:pt x="396" y="366"/>
                                  </a:lnTo>
                                  <a:lnTo>
                                    <a:pt x="390" y="366"/>
                                  </a:lnTo>
                                  <a:lnTo>
                                    <a:pt x="384" y="366"/>
                                  </a:lnTo>
                                  <a:lnTo>
                                    <a:pt x="384" y="360"/>
                                  </a:lnTo>
                                  <a:lnTo>
                                    <a:pt x="378" y="360"/>
                                  </a:lnTo>
                                  <a:lnTo>
                                    <a:pt x="378" y="366"/>
                                  </a:lnTo>
                                  <a:lnTo>
                                    <a:pt x="372" y="366"/>
                                  </a:lnTo>
                                  <a:lnTo>
                                    <a:pt x="366" y="366"/>
                                  </a:lnTo>
                                  <a:lnTo>
                                    <a:pt x="366" y="372"/>
                                  </a:lnTo>
                                  <a:lnTo>
                                    <a:pt x="366" y="378"/>
                                  </a:lnTo>
                                  <a:lnTo>
                                    <a:pt x="360" y="378"/>
                                  </a:lnTo>
                                  <a:lnTo>
                                    <a:pt x="354" y="378"/>
                                  </a:lnTo>
                                  <a:lnTo>
                                    <a:pt x="354" y="384"/>
                                  </a:lnTo>
                                  <a:lnTo>
                                    <a:pt x="348" y="384"/>
                                  </a:lnTo>
                                  <a:lnTo>
                                    <a:pt x="342" y="384"/>
                                  </a:lnTo>
                                  <a:lnTo>
                                    <a:pt x="342" y="390"/>
                                  </a:lnTo>
                                  <a:lnTo>
                                    <a:pt x="336" y="390"/>
                                  </a:lnTo>
                                  <a:lnTo>
                                    <a:pt x="330" y="390"/>
                                  </a:lnTo>
                                  <a:lnTo>
                                    <a:pt x="324" y="390"/>
                                  </a:lnTo>
                                  <a:lnTo>
                                    <a:pt x="318" y="390"/>
                                  </a:lnTo>
                                  <a:lnTo>
                                    <a:pt x="318" y="396"/>
                                  </a:lnTo>
                                  <a:lnTo>
                                    <a:pt x="318" y="402"/>
                                  </a:lnTo>
                                  <a:lnTo>
                                    <a:pt x="270" y="390"/>
                                  </a:lnTo>
                                  <a:lnTo>
                                    <a:pt x="240" y="378"/>
                                  </a:lnTo>
                                  <a:lnTo>
                                    <a:pt x="234" y="378"/>
                                  </a:lnTo>
                                  <a:lnTo>
                                    <a:pt x="180" y="360"/>
                                  </a:lnTo>
                                  <a:lnTo>
                                    <a:pt x="174" y="354"/>
                                  </a:lnTo>
                                  <a:lnTo>
                                    <a:pt x="162" y="354"/>
                                  </a:lnTo>
                                  <a:lnTo>
                                    <a:pt x="102" y="330"/>
                                  </a:lnTo>
                                  <a:lnTo>
                                    <a:pt x="60" y="318"/>
                                  </a:lnTo>
                                  <a:lnTo>
                                    <a:pt x="66" y="318"/>
                                  </a:lnTo>
                                  <a:lnTo>
                                    <a:pt x="66" y="312"/>
                                  </a:lnTo>
                                  <a:lnTo>
                                    <a:pt x="60" y="306"/>
                                  </a:lnTo>
                                  <a:lnTo>
                                    <a:pt x="66" y="306"/>
                                  </a:lnTo>
                                  <a:lnTo>
                                    <a:pt x="66" y="300"/>
                                  </a:lnTo>
                                  <a:lnTo>
                                    <a:pt x="66" y="294"/>
                                  </a:lnTo>
                                  <a:lnTo>
                                    <a:pt x="60" y="294"/>
                                  </a:lnTo>
                                  <a:lnTo>
                                    <a:pt x="54" y="294"/>
                                  </a:lnTo>
                                  <a:lnTo>
                                    <a:pt x="54" y="288"/>
                                  </a:lnTo>
                                  <a:lnTo>
                                    <a:pt x="54" y="282"/>
                                  </a:lnTo>
                                  <a:lnTo>
                                    <a:pt x="54" y="276"/>
                                  </a:lnTo>
                                  <a:lnTo>
                                    <a:pt x="48" y="270"/>
                                  </a:lnTo>
                                  <a:lnTo>
                                    <a:pt x="48" y="264"/>
                                  </a:lnTo>
                                  <a:lnTo>
                                    <a:pt x="48" y="258"/>
                                  </a:lnTo>
                                  <a:lnTo>
                                    <a:pt x="48" y="252"/>
                                  </a:lnTo>
                                  <a:lnTo>
                                    <a:pt x="48" y="246"/>
                                  </a:lnTo>
                                  <a:lnTo>
                                    <a:pt x="48" y="240"/>
                                  </a:lnTo>
                                  <a:lnTo>
                                    <a:pt x="48" y="234"/>
                                  </a:lnTo>
                                  <a:lnTo>
                                    <a:pt x="30" y="144"/>
                                  </a:lnTo>
                                  <a:lnTo>
                                    <a:pt x="30" y="138"/>
                                  </a:lnTo>
                                  <a:lnTo>
                                    <a:pt x="18" y="96"/>
                                  </a:lnTo>
                                  <a:lnTo>
                                    <a:pt x="12" y="78"/>
                                  </a:lnTo>
                                  <a:lnTo>
                                    <a:pt x="12" y="72"/>
                                  </a:lnTo>
                                  <a:lnTo>
                                    <a:pt x="12" y="66"/>
                                  </a:lnTo>
                                  <a:lnTo>
                                    <a:pt x="6" y="36"/>
                                  </a:lnTo>
                                  <a:lnTo>
                                    <a:pt x="6" y="18"/>
                                  </a:lnTo>
                                  <a:lnTo>
                                    <a:pt x="0" y="6"/>
                                  </a:lnTo>
                                  <a:lnTo>
                                    <a:pt x="0" y="0"/>
                                  </a:lnTo>
                                  <a:lnTo>
                                    <a:pt x="6" y="6"/>
                                  </a:lnTo>
                                  <a:lnTo>
                                    <a:pt x="36" y="6"/>
                                  </a:lnTo>
                                  <a:lnTo>
                                    <a:pt x="42" y="6"/>
                                  </a:lnTo>
                                  <a:lnTo>
                                    <a:pt x="48" y="12"/>
                                  </a:lnTo>
                                  <a:lnTo>
                                    <a:pt x="90" y="18"/>
                                  </a:lnTo>
                                  <a:lnTo>
                                    <a:pt x="108" y="18"/>
                                  </a:lnTo>
                                  <a:lnTo>
                                    <a:pt x="114" y="18"/>
                                  </a:lnTo>
                                  <a:lnTo>
                                    <a:pt x="126" y="24"/>
                                  </a:lnTo>
                                  <a:lnTo>
                                    <a:pt x="150" y="24"/>
                                  </a:lnTo>
                                  <a:lnTo>
                                    <a:pt x="156" y="24"/>
                                  </a:lnTo>
                                  <a:lnTo>
                                    <a:pt x="162" y="30"/>
                                  </a:lnTo>
                                  <a:close/>
                                </a:path>
                              </a:pathLst>
                            </a:custGeom>
                            <a:solidFill>
                              <a:srgbClr val="00FFFF"/>
                            </a:solidFill>
                            <a:ln w="9525">
                              <a:solidFill>
                                <a:schemeClr val="tx1"/>
                              </a:solidFill>
                              <a:prstDash val="solid"/>
                              <a:round/>
                              <a:headEnd/>
                              <a:tailEnd/>
                            </a:ln>
                          </wps:spPr>
                          <wps:bodyPr/>
                        </wps:wsp>
                        <wps:wsp>
                          <wps:cNvPr id="593" name="Freeform 135"/>
                          <wps:cNvSpPr>
                            <a:spLocks/>
                          </wps:cNvSpPr>
                          <wps:spPr bwMode="auto">
                            <a:xfrm>
                              <a:off x="16063582" y="6567438"/>
                              <a:ext cx="1582783" cy="1249362"/>
                            </a:xfrm>
                            <a:custGeom>
                              <a:avLst/>
                              <a:gdLst>
                                <a:gd name="T0" fmla="*/ 2147483647 w 438"/>
                                <a:gd name="T1" fmla="*/ 2147483647 h 354"/>
                                <a:gd name="T2" fmla="*/ 2147483647 w 438"/>
                                <a:gd name="T3" fmla="*/ 2147483647 h 354"/>
                                <a:gd name="T4" fmla="*/ 2147483647 w 438"/>
                                <a:gd name="T5" fmla="*/ 2147483647 h 354"/>
                                <a:gd name="T6" fmla="*/ 2147483647 w 438"/>
                                <a:gd name="T7" fmla="*/ 2147483647 h 354"/>
                                <a:gd name="T8" fmla="*/ 2147483647 w 438"/>
                                <a:gd name="T9" fmla="*/ 2147483647 h 354"/>
                                <a:gd name="T10" fmla="*/ 2147483647 w 438"/>
                                <a:gd name="T11" fmla="*/ 2147483647 h 354"/>
                                <a:gd name="T12" fmla="*/ 2147483647 w 438"/>
                                <a:gd name="T13" fmla="*/ 2147483647 h 354"/>
                                <a:gd name="T14" fmla="*/ 2147483647 w 438"/>
                                <a:gd name="T15" fmla="*/ 2147483647 h 354"/>
                                <a:gd name="T16" fmla="*/ 2147483647 w 438"/>
                                <a:gd name="T17" fmla="*/ 2147483647 h 354"/>
                                <a:gd name="T18" fmla="*/ 2147483647 w 438"/>
                                <a:gd name="T19" fmla="*/ 2147483647 h 354"/>
                                <a:gd name="T20" fmla="*/ 2147483647 w 438"/>
                                <a:gd name="T21" fmla="*/ 2147483647 h 354"/>
                                <a:gd name="T22" fmla="*/ 2147483647 w 438"/>
                                <a:gd name="T23" fmla="*/ 2147483647 h 354"/>
                                <a:gd name="T24" fmla="*/ 2147483647 w 438"/>
                                <a:gd name="T25" fmla="*/ 2147483647 h 354"/>
                                <a:gd name="T26" fmla="*/ 2147483647 w 438"/>
                                <a:gd name="T27" fmla="*/ 2147483647 h 354"/>
                                <a:gd name="T28" fmla="*/ 2147483647 w 438"/>
                                <a:gd name="T29" fmla="*/ 2147483647 h 354"/>
                                <a:gd name="T30" fmla="*/ 2147483647 w 438"/>
                                <a:gd name="T31" fmla="*/ 2147483647 h 354"/>
                                <a:gd name="T32" fmla="*/ 2147483647 w 438"/>
                                <a:gd name="T33" fmla="*/ 2147483647 h 354"/>
                                <a:gd name="T34" fmla="*/ 2147483647 w 438"/>
                                <a:gd name="T35" fmla="*/ 2147483647 h 354"/>
                                <a:gd name="T36" fmla="*/ 2147483647 w 438"/>
                                <a:gd name="T37" fmla="*/ 2147483647 h 354"/>
                                <a:gd name="T38" fmla="*/ 2147483647 w 438"/>
                                <a:gd name="T39" fmla="*/ 2147483647 h 354"/>
                                <a:gd name="T40" fmla="*/ 2147483647 w 438"/>
                                <a:gd name="T41" fmla="*/ 2147483647 h 354"/>
                                <a:gd name="T42" fmla="*/ 2147483647 w 438"/>
                                <a:gd name="T43" fmla="*/ 2147483647 h 354"/>
                                <a:gd name="T44" fmla="*/ 2147483647 w 438"/>
                                <a:gd name="T45" fmla="*/ 2147483647 h 354"/>
                                <a:gd name="T46" fmla="*/ 2147483647 w 438"/>
                                <a:gd name="T47" fmla="*/ 2147483647 h 354"/>
                                <a:gd name="T48" fmla="*/ 2147483647 w 438"/>
                                <a:gd name="T49" fmla="*/ 2147483647 h 354"/>
                                <a:gd name="T50" fmla="*/ 2147483647 w 438"/>
                                <a:gd name="T51" fmla="*/ 2147483647 h 354"/>
                                <a:gd name="T52" fmla="*/ 2147483647 w 438"/>
                                <a:gd name="T53" fmla="*/ 2147483647 h 354"/>
                                <a:gd name="T54" fmla="*/ 2147483647 w 438"/>
                                <a:gd name="T55" fmla="*/ 2147483647 h 354"/>
                                <a:gd name="T56" fmla="*/ 2147483647 w 438"/>
                                <a:gd name="T57" fmla="*/ 2147483647 h 354"/>
                                <a:gd name="T58" fmla="*/ 2147483647 w 438"/>
                                <a:gd name="T59" fmla="*/ 2147483647 h 354"/>
                                <a:gd name="T60" fmla="*/ 2147483647 w 438"/>
                                <a:gd name="T61" fmla="*/ 2147483647 h 354"/>
                                <a:gd name="T62" fmla="*/ 2147483647 w 438"/>
                                <a:gd name="T63" fmla="*/ 2147483647 h 354"/>
                                <a:gd name="T64" fmla="*/ 2147483647 w 438"/>
                                <a:gd name="T65" fmla="*/ 2147483647 h 354"/>
                                <a:gd name="T66" fmla="*/ 2147483647 w 438"/>
                                <a:gd name="T67" fmla="*/ 2147483647 h 354"/>
                                <a:gd name="T68" fmla="*/ 2147483647 w 438"/>
                                <a:gd name="T69" fmla="*/ 2147483647 h 354"/>
                                <a:gd name="T70" fmla="*/ 2147483647 w 438"/>
                                <a:gd name="T71" fmla="*/ 2147483647 h 354"/>
                                <a:gd name="T72" fmla="*/ 2147483647 w 438"/>
                                <a:gd name="T73" fmla="*/ 2147483647 h 354"/>
                                <a:gd name="T74" fmla="*/ 2147483647 w 438"/>
                                <a:gd name="T75" fmla="*/ 2147483647 h 354"/>
                                <a:gd name="T76" fmla="*/ 2147483647 w 438"/>
                                <a:gd name="T77" fmla="*/ 2147483647 h 354"/>
                                <a:gd name="T78" fmla="*/ 2147483647 w 438"/>
                                <a:gd name="T79" fmla="*/ 2147483647 h 354"/>
                                <a:gd name="T80" fmla="*/ 2147483647 w 438"/>
                                <a:gd name="T81" fmla="*/ 2147483647 h 354"/>
                                <a:gd name="T82" fmla="*/ 2147483647 w 438"/>
                                <a:gd name="T83" fmla="*/ 2147483647 h 354"/>
                                <a:gd name="T84" fmla="*/ 2147483647 w 438"/>
                                <a:gd name="T85" fmla="*/ 2147483647 h 354"/>
                                <a:gd name="T86" fmla="*/ 2147483647 w 438"/>
                                <a:gd name="T87" fmla="*/ 2147483647 h 354"/>
                                <a:gd name="T88" fmla="*/ 2147483647 w 438"/>
                                <a:gd name="T89" fmla="*/ 2147483647 h 354"/>
                                <a:gd name="T90" fmla="*/ 0 w 438"/>
                                <a:gd name="T91" fmla="*/ 2147483647 h 354"/>
                                <a:gd name="T92" fmla="*/ 2147483647 w 438"/>
                                <a:gd name="T93" fmla="*/ 2147483647 h 354"/>
                                <a:gd name="T94" fmla="*/ 2147483647 w 438"/>
                                <a:gd name="T95" fmla="*/ 2147483647 h 354"/>
                                <a:gd name="T96" fmla="*/ 2147483647 w 438"/>
                                <a:gd name="T97" fmla="*/ 2147483647 h 354"/>
                                <a:gd name="T98" fmla="*/ 2147483647 w 438"/>
                                <a:gd name="T99" fmla="*/ 2147483647 h 354"/>
                                <a:gd name="T100" fmla="*/ 2147483647 w 438"/>
                                <a:gd name="T101" fmla="*/ 2147483647 h 354"/>
                                <a:gd name="T102" fmla="*/ 2147483647 w 438"/>
                                <a:gd name="T103" fmla="*/ 2147483647 h 354"/>
                                <a:gd name="T104" fmla="*/ 2147483647 w 438"/>
                                <a:gd name="T105" fmla="*/ 0 h 35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38" h="354">
                                  <a:moveTo>
                                    <a:pt x="30" y="0"/>
                                  </a:moveTo>
                                  <a:lnTo>
                                    <a:pt x="48" y="0"/>
                                  </a:lnTo>
                                  <a:lnTo>
                                    <a:pt x="66" y="6"/>
                                  </a:lnTo>
                                  <a:lnTo>
                                    <a:pt x="72" y="6"/>
                                  </a:lnTo>
                                  <a:lnTo>
                                    <a:pt x="96" y="12"/>
                                  </a:lnTo>
                                  <a:lnTo>
                                    <a:pt x="120" y="18"/>
                                  </a:lnTo>
                                  <a:lnTo>
                                    <a:pt x="126" y="18"/>
                                  </a:lnTo>
                                  <a:lnTo>
                                    <a:pt x="120" y="12"/>
                                  </a:lnTo>
                                  <a:lnTo>
                                    <a:pt x="126" y="12"/>
                                  </a:lnTo>
                                  <a:lnTo>
                                    <a:pt x="132" y="12"/>
                                  </a:lnTo>
                                  <a:lnTo>
                                    <a:pt x="138" y="18"/>
                                  </a:lnTo>
                                  <a:lnTo>
                                    <a:pt x="144" y="18"/>
                                  </a:lnTo>
                                  <a:lnTo>
                                    <a:pt x="150" y="18"/>
                                  </a:lnTo>
                                  <a:lnTo>
                                    <a:pt x="150" y="12"/>
                                  </a:lnTo>
                                  <a:lnTo>
                                    <a:pt x="150" y="6"/>
                                  </a:lnTo>
                                  <a:lnTo>
                                    <a:pt x="144" y="6"/>
                                  </a:lnTo>
                                  <a:lnTo>
                                    <a:pt x="150" y="6"/>
                                  </a:lnTo>
                                  <a:lnTo>
                                    <a:pt x="156" y="6"/>
                                  </a:lnTo>
                                  <a:lnTo>
                                    <a:pt x="162" y="6"/>
                                  </a:lnTo>
                                  <a:lnTo>
                                    <a:pt x="162" y="12"/>
                                  </a:lnTo>
                                  <a:lnTo>
                                    <a:pt x="168" y="12"/>
                                  </a:lnTo>
                                  <a:lnTo>
                                    <a:pt x="174" y="12"/>
                                  </a:lnTo>
                                  <a:lnTo>
                                    <a:pt x="180" y="18"/>
                                  </a:lnTo>
                                  <a:lnTo>
                                    <a:pt x="186" y="18"/>
                                  </a:lnTo>
                                  <a:lnTo>
                                    <a:pt x="186" y="24"/>
                                  </a:lnTo>
                                  <a:lnTo>
                                    <a:pt x="192" y="24"/>
                                  </a:lnTo>
                                  <a:lnTo>
                                    <a:pt x="198" y="24"/>
                                  </a:lnTo>
                                  <a:lnTo>
                                    <a:pt x="204" y="24"/>
                                  </a:lnTo>
                                  <a:lnTo>
                                    <a:pt x="204" y="30"/>
                                  </a:lnTo>
                                  <a:lnTo>
                                    <a:pt x="210" y="30"/>
                                  </a:lnTo>
                                  <a:lnTo>
                                    <a:pt x="216" y="30"/>
                                  </a:lnTo>
                                  <a:lnTo>
                                    <a:pt x="216" y="36"/>
                                  </a:lnTo>
                                  <a:lnTo>
                                    <a:pt x="222" y="36"/>
                                  </a:lnTo>
                                  <a:lnTo>
                                    <a:pt x="228" y="36"/>
                                  </a:lnTo>
                                  <a:lnTo>
                                    <a:pt x="234" y="36"/>
                                  </a:lnTo>
                                  <a:lnTo>
                                    <a:pt x="234" y="42"/>
                                  </a:lnTo>
                                  <a:lnTo>
                                    <a:pt x="240" y="42"/>
                                  </a:lnTo>
                                  <a:lnTo>
                                    <a:pt x="246" y="42"/>
                                  </a:lnTo>
                                  <a:lnTo>
                                    <a:pt x="252" y="42"/>
                                  </a:lnTo>
                                  <a:lnTo>
                                    <a:pt x="252" y="48"/>
                                  </a:lnTo>
                                  <a:lnTo>
                                    <a:pt x="252" y="42"/>
                                  </a:lnTo>
                                  <a:lnTo>
                                    <a:pt x="258" y="42"/>
                                  </a:lnTo>
                                  <a:lnTo>
                                    <a:pt x="264" y="42"/>
                                  </a:lnTo>
                                  <a:lnTo>
                                    <a:pt x="264" y="48"/>
                                  </a:lnTo>
                                  <a:lnTo>
                                    <a:pt x="270" y="48"/>
                                  </a:lnTo>
                                  <a:lnTo>
                                    <a:pt x="276" y="48"/>
                                  </a:lnTo>
                                  <a:lnTo>
                                    <a:pt x="282" y="48"/>
                                  </a:lnTo>
                                  <a:lnTo>
                                    <a:pt x="288" y="48"/>
                                  </a:lnTo>
                                  <a:lnTo>
                                    <a:pt x="294" y="48"/>
                                  </a:lnTo>
                                  <a:lnTo>
                                    <a:pt x="294" y="54"/>
                                  </a:lnTo>
                                  <a:lnTo>
                                    <a:pt x="300" y="54"/>
                                  </a:lnTo>
                                  <a:lnTo>
                                    <a:pt x="300" y="48"/>
                                  </a:lnTo>
                                  <a:lnTo>
                                    <a:pt x="306" y="48"/>
                                  </a:lnTo>
                                  <a:lnTo>
                                    <a:pt x="312" y="48"/>
                                  </a:lnTo>
                                  <a:lnTo>
                                    <a:pt x="312" y="54"/>
                                  </a:lnTo>
                                  <a:lnTo>
                                    <a:pt x="318" y="54"/>
                                  </a:lnTo>
                                  <a:lnTo>
                                    <a:pt x="324" y="54"/>
                                  </a:lnTo>
                                  <a:lnTo>
                                    <a:pt x="330" y="54"/>
                                  </a:lnTo>
                                  <a:lnTo>
                                    <a:pt x="330" y="48"/>
                                  </a:lnTo>
                                  <a:lnTo>
                                    <a:pt x="336" y="48"/>
                                  </a:lnTo>
                                  <a:lnTo>
                                    <a:pt x="336" y="54"/>
                                  </a:lnTo>
                                  <a:lnTo>
                                    <a:pt x="342" y="54"/>
                                  </a:lnTo>
                                  <a:lnTo>
                                    <a:pt x="336" y="60"/>
                                  </a:lnTo>
                                  <a:lnTo>
                                    <a:pt x="342" y="60"/>
                                  </a:lnTo>
                                  <a:lnTo>
                                    <a:pt x="348" y="60"/>
                                  </a:lnTo>
                                  <a:lnTo>
                                    <a:pt x="348" y="66"/>
                                  </a:lnTo>
                                  <a:lnTo>
                                    <a:pt x="354" y="72"/>
                                  </a:lnTo>
                                  <a:lnTo>
                                    <a:pt x="354" y="78"/>
                                  </a:lnTo>
                                  <a:lnTo>
                                    <a:pt x="360" y="78"/>
                                  </a:lnTo>
                                  <a:lnTo>
                                    <a:pt x="360" y="72"/>
                                  </a:lnTo>
                                  <a:lnTo>
                                    <a:pt x="366" y="72"/>
                                  </a:lnTo>
                                  <a:lnTo>
                                    <a:pt x="372" y="72"/>
                                  </a:lnTo>
                                  <a:lnTo>
                                    <a:pt x="372" y="66"/>
                                  </a:lnTo>
                                  <a:lnTo>
                                    <a:pt x="402" y="84"/>
                                  </a:lnTo>
                                  <a:lnTo>
                                    <a:pt x="408" y="90"/>
                                  </a:lnTo>
                                  <a:lnTo>
                                    <a:pt x="408" y="96"/>
                                  </a:lnTo>
                                  <a:lnTo>
                                    <a:pt x="408" y="102"/>
                                  </a:lnTo>
                                  <a:lnTo>
                                    <a:pt x="408" y="108"/>
                                  </a:lnTo>
                                  <a:lnTo>
                                    <a:pt x="414" y="108"/>
                                  </a:lnTo>
                                  <a:lnTo>
                                    <a:pt x="414" y="114"/>
                                  </a:lnTo>
                                  <a:lnTo>
                                    <a:pt x="420" y="114"/>
                                  </a:lnTo>
                                  <a:lnTo>
                                    <a:pt x="420" y="120"/>
                                  </a:lnTo>
                                  <a:lnTo>
                                    <a:pt x="426" y="132"/>
                                  </a:lnTo>
                                  <a:lnTo>
                                    <a:pt x="426" y="150"/>
                                  </a:lnTo>
                                  <a:lnTo>
                                    <a:pt x="432" y="162"/>
                                  </a:lnTo>
                                  <a:lnTo>
                                    <a:pt x="432" y="168"/>
                                  </a:lnTo>
                                  <a:lnTo>
                                    <a:pt x="438" y="174"/>
                                  </a:lnTo>
                                  <a:lnTo>
                                    <a:pt x="438" y="180"/>
                                  </a:lnTo>
                                  <a:lnTo>
                                    <a:pt x="438" y="186"/>
                                  </a:lnTo>
                                  <a:lnTo>
                                    <a:pt x="438" y="192"/>
                                  </a:lnTo>
                                  <a:lnTo>
                                    <a:pt x="432" y="198"/>
                                  </a:lnTo>
                                  <a:lnTo>
                                    <a:pt x="432" y="204"/>
                                  </a:lnTo>
                                  <a:lnTo>
                                    <a:pt x="432" y="210"/>
                                  </a:lnTo>
                                  <a:lnTo>
                                    <a:pt x="426" y="216"/>
                                  </a:lnTo>
                                  <a:lnTo>
                                    <a:pt x="420" y="216"/>
                                  </a:lnTo>
                                  <a:lnTo>
                                    <a:pt x="408" y="222"/>
                                  </a:lnTo>
                                  <a:lnTo>
                                    <a:pt x="402" y="228"/>
                                  </a:lnTo>
                                  <a:lnTo>
                                    <a:pt x="396" y="228"/>
                                  </a:lnTo>
                                  <a:lnTo>
                                    <a:pt x="396" y="234"/>
                                  </a:lnTo>
                                  <a:lnTo>
                                    <a:pt x="396" y="240"/>
                                  </a:lnTo>
                                  <a:lnTo>
                                    <a:pt x="396" y="252"/>
                                  </a:lnTo>
                                  <a:lnTo>
                                    <a:pt x="390" y="258"/>
                                  </a:lnTo>
                                  <a:lnTo>
                                    <a:pt x="390" y="264"/>
                                  </a:lnTo>
                                  <a:lnTo>
                                    <a:pt x="384" y="264"/>
                                  </a:lnTo>
                                  <a:lnTo>
                                    <a:pt x="384" y="270"/>
                                  </a:lnTo>
                                  <a:lnTo>
                                    <a:pt x="378" y="270"/>
                                  </a:lnTo>
                                  <a:lnTo>
                                    <a:pt x="372" y="276"/>
                                  </a:lnTo>
                                  <a:lnTo>
                                    <a:pt x="366" y="282"/>
                                  </a:lnTo>
                                  <a:lnTo>
                                    <a:pt x="366" y="288"/>
                                  </a:lnTo>
                                  <a:lnTo>
                                    <a:pt x="366" y="294"/>
                                  </a:lnTo>
                                  <a:lnTo>
                                    <a:pt x="360" y="294"/>
                                  </a:lnTo>
                                  <a:lnTo>
                                    <a:pt x="360" y="300"/>
                                  </a:lnTo>
                                  <a:lnTo>
                                    <a:pt x="360" y="306"/>
                                  </a:lnTo>
                                  <a:lnTo>
                                    <a:pt x="366" y="312"/>
                                  </a:lnTo>
                                  <a:lnTo>
                                    <a:pt x="360" y="306"/>
                                  </a:lnTo>
                                  <a:lnTo>
                                    <a:pt x="354" y="306"/>
                                  </a:lnTo>
                                  <a:lnTo>
                                    <a:pt x="348" y="300"/>
                                  </a:lnTo>
                                  <a:lnTo>
                                    <a:pt x="342" y="300"/>
                                  </a:lnTo>
                                  <a:lnTo>
                                    <a:pt x="330" y="306"/>
                                  </a:lnTo>
                                  <a:lnTo>
                                    <a:pt x="306" y="306"/>
                                  </a:lnTo>
                                  <a:lnTo>
                                    <a:pt x="306" y="312"/>
                                  </a:lnTo>
                                  <a:lnTo>
                                    <a:pt x="294" y="312"/>
                                  </a:lnTo>
                                  <a:lnTo>
                                    <a:pt x="276" y="312"/>
                                  </a:lnTo>
                                  <a:lnTo>
                                    <a:pt x="264" y="318"/>
                                  </a:lnTo>
                                  <a:lnTo>
                                    <a:pt x="216" y="324"/>
                                  </a:lnTo>
                                  <a:lnTo>
                                    <a:pt x="192" y="330"/>
                                  </a:lnTo>
                                  <a:lnTo>
                                    <a:pt x="180" y="330"/>
                                  </a:lnTo>
                                  <a:lnTo>
                                    <a:pt x="174" y="336"/>
                                  </a:lnTo>
                                  <a:lnTo>
                                    <a:pt x="132" y="342"/>
                                  </a:lnTo>
                                  <a:lnTo>
                                    <a:pt x="72" y="354"/>
                                  </a:lnTo>
                                  <a:lnTo>
                                    <a:pt x="60" y="354"/>
                                  </a:lnTo>
                                  <a:lnTo>
                                    <a:pt x="54" y="354"/>
                                  </a:lnTo>
                                  <a:lnTo>
                                    <a:pt x="48" y="336"/>
                                  </a:lnTo>
                                  <a:lnTo>
                                    <a:pt x="36" y="318"/>
                                  </a:lnTo>
                                  <a:lnTo>
                                    <a:pt x="36" y="312"/>
                                  </a:lnTo>
                                  <a:lnTo>
                                    <a:pt x="12" y="276"/>
                                  </a:lnTo>
                                  <a:lnTo>
                                    <a:pt x="6" y="264"/>
                                  </a:lnTo>
                                  <a:lnTo>
                                    <a:pt x="0" y="258"/>
                                  </a:lnTo>
                                  <a:lnTo>
                                    <a:pt x="0" y="252"/>
                                  </a:lnTo>
                                  <a:lnTo>
                                    <a:pt x="48" y="240"/>
                                  </a:lnTo>
                                  <a:lnTo>
                                    <a:pt x="48" y="234"/>
                                  </a:lnTo>
                                  <a:lnTo>
                                    <a:pt x="48" y="204"/>
                                  </a:lnTo>
                                  <a:lnTo>
                                    <a:pt x="72" y="204"/>
                                  </a:lnTo>
                                  <a:lnTo>
                                    <a:pt x="72" y="198"/>
                                  </a:lnTo>
                                  <a:lnTo>
                                    <a:pt x="60" y="132"/>
                                  </a:lnTo>
                                  <a:lnTo>
                                    <a:pt x="60" y="108"/>
                                  </a:lnTo>
                                  <a:lnTo>
                                    <a:pt x="60" y="84"/>
                                  </a:lnTo>
                                  <a:lnTo>
                                    <a:pt x="54" y="60"/>
                                  </a:lnTo>
                                  <a:lnTo>
                                    <a:pt x="60" y="60"/>
                                  </a:lnTo>
                                  <a:lnTo>
                                    <a:pt x="54" y="54"/>
                                  </a:lnTo>
                                  <a:lnTo>
                                    <a:pt x="54" y="48"/>
                                  </a:lnTo>
                                  <a:lnTo>
                                    <a:pt x="48" y="42"/>
                                  </a:lnTo>
                                  <a:lnTo>
                                    <a:pt x="42" y="36"/>
                                  </a:lnTo>
                                  <a:lnTo>
                                    <a:pt x="42" y="24"/>
                                  </a:lnTo>
                                  <a:lnTo>
                                    <a:pt x="36" y="24"/>
                                  </a:lnTo>
                                  <a:lnTo>
                                    <a:pt x="36" y="18"/>
                                  </a:lnTo>
                                  <a:lnTo>
                                    <a:pt x="36" y="12"/>
                                  </a:lnTo>
                                  <a:lnTo>
                                    <a:pt x="30" y="6"/>
                                  </a:lnTo>
                                  <a:lnTo>
                                    <a:pt x="30" y="0"/>
                                  </a:lnTo>
                                  <a:close/>
                                </a:path>
                              </a:pathLst>
                            </a:custGeom>
                            <a:solidFill>
                              <a:schemeClr val="accent1">
                                <a:lumMod val="50000"/>
                              </a:schemeClr>
                            </a:solidFill>
                            <a:ln w="9525">
                              <a:solidFill>
                                <a:schemeClr val="tx1"/>
                              </a:solidFill>
                              <a:prstDash val="solid"/>
                              <a:round/>
                              <a:headEnd/>
                              <a:tailEnd/>
                            </a:ln>
                          </wps:spPr>
                          <wps:bodyPr/>
                        </wps:wsp>
                        <wps:wsp>
                          <wps:cNvPr id="594" name="Freeform 136"/>
                          <wps:cNvSpPr>
                            <a:spLocks/>
                          </wps:cNvSpPr>
                          <wps:spPr bwMode="auto">
                            <a:xfrm>
                              <a:off x="12464377" y="6567438"/>
                              <a:ext cx="1691193" cy="1228187"/>
                            </a:xfrm>
                            <a:custGeom>
                              <a:avLst/>
                              <a:gdLst>
                                <a:gd name="T0" fmla="*/ 2147483647 w 468"/>
                                <a:gd name="T1" fmla="*/ 2147483647 h 348"/>
                                <a:gd name="T2" fmla="*/ 2147483647 w 468"/>
                                <a:gd name="T3" fmla="*/ 2147483647 h 348"/>
                                <a:gd name="T4" fmla="*/ 2147483647 w 468"/>
                                <a:gd name="T5" fmla="*/ 2147483647 h 348"/>
                                <a:gd name="T6" fmla="*/ 2147483647 w 468"/>
                                <a:gd name="T7" fmla="*/ 2147483647 h 348"/>
                                <a:gd name="T8" fmla="*/ 2147483647 w 468"/>
                                <a:gd name="T9" fmla="*/ 2147483647 h 348"/>
                                <a:gd name="T10" fmla="*/ 2147483647 w 468"/>
                                <a:gd name="T11" fmla="*/ 2147483647 h 348"/>
                                <a:gd name="T12" fmla="*/ 2147483647 w 468"/>
                                <a:gd name="T13" fmla="*/ 2147483647 h 348"/>
                                <a:gd name="T14" fmla="*/ 2147483647 w 468"/>
                                <a:gd name="T15" fmla="*/ 2147483647 h 348"/>
                                <a:gd name="T16" fmla="*/ 2147483647 w 468"/>
                                <a:gd name="T17" fmla="*/ 2147483647 h 348"/>
                                <a:gd name="T18" fmla="*/ 2147483647 w 468"/>
                                <a:gd name="T19" fmla="*/ 2147483647 h 348"/>
                                <a:gd name="T20" fmla="*/ 2147483647 w 468"/>
                                <a:gd name="T21" fmla="*/ 2147483647 h 348"/>
                                <a:gd name="T22" fmla="*/ 2147483647 w 468"/>
                                <a:gd name="T23" fmla="*/ 2147483647 h 348"/>
                                <a:gd name="T24" fmla="*/ 2147483647 w 468"/>
                                <a:gd name="T25" fmla="*/ 2147483647 h 348"/>
                                <a:gd name="T26" fmla="*/ 2147483647 w 468"/>
                                <a:gd name="T27" fmla="*/ 2147483647 h 348"/>
                                <a:gd name="T28" fmla="*/ 2147483647 w 468"/>
                                <a:gd name="T29" fmla="*/ 2147483647 h 348"/>
                                <a:gd name="T30" fmla="*/ 2147483647 w 468"/>
                                <a:gd name="T31" fmla="*/ 2147483647 h 348"/>
                                <a:gd name="T32" fmla="*/ 2147483647 w 468"/>
                                <a:gd name="T33" fmla="*/ 2147483647 h 348"/>
                                <a:gd name="T34" fmla="*/ 2147483647 w 468"/>
                                <a:gd name="T35" fmla="*/ 2147483647 h 348"/>
                                <a:gd name="T36" fmla="*/ 2147483647 w 468"/>
                                <a:gd name="T37" fmla="*/ 2147483647 h 348"/>
                                <a:gd name="T38" fmla="*/ 2147483647 w 468"/>
                                <a:gd name="T39" fmla="*/ 2147483647 h 348"/>
                                <a:gd name="T40" fmla="*/ 2147483647 w 468"/>
                                <a:gd name="T41" fmla="*/ 2147483647 h 348"/>
                                <a:gd name="T42" fmla="*/ 2147483647 w 468"/>
                                <a:gd name="T43" fmla="*/ 2147483647 h 348"/>
                                <a:gd name="T44" fmla="*/ 2147483647 w 468"/>
                                <a:gd name="T45" fmla="*/ 2147483647 h 348"/>
                                <a:gd name="T46" fmla="*/ 2147483647 w 468"/>
                                <a:gd name="T47" fmla="*/ 2147483647 h 348"/>
                                <a:gd name="T48" fmla="*/ 2147483647 w 468"/>
                                <a:gd name="T49" fmla="*/ 2147483647 h 348"/>
                                <a:gd name="T50" fmla="*/ 2147483647 w 468"/>
                                <a:gd name="T51" fmla="*/ 2147483647 h 348"/>
                                <a:gd name="T52" fmla="*/ 2147483647 w 468"/>
                                <a:gd name="T53" fmla="*/ 2147483647 h 348"/>
                                <a:gd name="T54" fmla="*/ 2147483647 w 468"/>
                                <a:gd name="T55" fmla="*/ 2147483647 h 348"/>
                                <a:gd name="T56" fmla="*/ 2147483647 w 468"/>
                                <a:gd name="T57" fmla="*/ 2147483647 h 348"/>
                                <a:gd name="T58" fmla="*/ 2147483647 w 468"/>
                                <a:gd name="T59" fmla="*/ 2147483647 h 348"/>
                                <a:gd name="T60" fmla="*/ 2147483647 w 468"/>
                                <a:gd name="T61" fmla="*/ 2147483647 h 348"/>
                                <a:gd name="T62" fmla="*/ 0 w 468"/>
                                <a:gd name="T63" fmla="*/ 2147483647 h 348"/>
                                <a:gd name="T64" fmla="*/ 0 w 468"/>
                                <a:gd name="T65" fmla="*/ 2147483647 h 348"/>
                                <a:gd name="T66" fmla="*/ 2147483647 w 468"/>
                                <a:gd name="T67" fmla="*/ 2147483647 h 348"/>
                                <a:gd name="T68" fmla="*/ 2147483647 w 468"/>
                                <a:gd name="T69" fmla="*/ 2147483647 h 348"/>
                                <a:gd name="T70" fmla="*/ 2147483647 w 468"/>
                                <a:gd name="T71" fmla="*/ 2147483647 h 348"/>
                                <a:gd name="T72" fmla="*/ 2147483647 w 468"/>
                                <a:gd name="T73" fmla="*/ 2147483647 h 348"/>
                                <a:gd name="T74" fmla="*/ 2147483647 w 468"/>
                                <a:gd name="T75" fmla="*/ 2147483647 h 348"/>
                                <a:gd name="T76" fmla="*/ 2147483647 w 468"/>
                                <a:gd name="T77" fmla="*/ 2147483647 h 348"/>
                                <a:gd name="T78" fmla="*/ 2147483647 w 468"/>
                                <a:gd name="T79" fmla="*/ 2147483647 h 348"/>
                                <a:gd name="T80" fmla="*/ 2147483647 w 468"/>
                                <a:gd name="T81" fmla="*/ 2147483647 h 348"/>
                                <a:gd name="T82" fmla="*/ 2147483647 w 468"/>
                                <a:gd name="T83" fmla="*/ 2147483647 h 348"/>
                                <a:gd name="T84" fmla="*/ 2147483647 w 468"/>
                                <a:gd name="T85" fmla="*/ 2147483647 h 348"/>
                                <a:gd name="T86" fmla="*/ 2147483647 w 468"/>
                                <a:gd name="T87" fmla="*/ 2147483647 h 348"/>
                                <a:gd name="T88" fmla="*/ 2147483647 w 468"/>
                                <a:gd name="T89" fmla="*/ 2147483647 h 348"/>
                                <a:gd name="T90" fmla="*/ 2147483647 w 468"/>
                                <a:gd name="T91" fmla="*/ 2147483647 h 348"/>
                                <a:gd name="T92" fmla="*/ 2147483647 w 468"/>
                                <a:gd name="T93" fmla="*/ 2147483647 h 348"/>
                                <a:gd name="T94" fmla="*/ 2147483647 w 468"/>
                                <a:gd name="T95" fmla="*/ 2147483647 h 348"/>
                                <a:gd name="T96" fmla="*/ 2147483647 w 468"/>
                                <a:gd name="T97" fmla="*/ 2147483647 h 348"/>
                                <a:gd name="T98" fmla="*/ 2147483647 w 468"/>
                                <a:gd name="T99" fmla="*/ 2147483647 h 348"/>
                                <a:gd name="T100" fmla="*/ 2147483647 w 468"/>
                                <a:gd name="T101" fmla="*/ 2147483647 h 34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68" h="348">
                                  <a:moveTo>
                                    <a:pt x="390" y="0"/>
                                  </a:moveTo>
                                  <a:lnTo>
                                    <a:pt x="384" y="6"/>
                                  </a:lnTo>
                                  <a:lnTo>
                                    <a:pt x="384" y="12"/>
                                  </a:lnTo>
                                  <a:lnTo>
                                    <a:pt x="384" y="18"/>
                                  </a:lnTo>
                                  <a:lnTo>
                                    <a:pt x="384" y="24"/>
                                  </a:lnTo>
                                  <a:lnTo>
                                    <a:pt x="384" y="30"/>
                                  </a:lnTo>
                                  <a:lnTo>
                                    <a:pt x="384" y="36"/>
                                  </a:lnTo>
                                  <a:lnTo>
                                    <a:pt x="384" y="42"/>
                                  </a:lnTo>
                                  <a:lnTo>
                                    <a:pt x="378" y="42"/>
                                  </a:lnTo>
                                  <a:lnTo>
                                    <a:pt x="378" y="48"/>
                                  </a:lnTo>
                                  <a:lnTo>
                                    <a:pt x="378" y="54"/>
                                  </a:lnTo>
                                  <a:lnTo>
                                    <a:pt x="372" y="54"/>
                                  </a:lnTo>
                                  <a:lnTo>
                                    <a:pt x="372" y="60"/>
                                  </a:lnTo>
                                  <a:lnTo>
                                    <a:pt x="372" y="66"/>
                                  </a:lnTo>
                                  <a:lnTo>
                                    <a:pt x="378" y="72"/>
                                  </a:lnTo>
                                  <a:lnTo>
                                    <a:pt x="378" y="78"/>
                                  </a:lnTo>
                                  <a:lnTo>
                                    <a:pt x="378" y="84"/>
                                  </a:lnTo>
                                  <a:lnTo>
                                    <a:pt x="378" y="90"/>
                                  </a:lnTo>
                                  <a:lnTo>
                                    <a:pt x="378" y="96"/>
                                  </a:lnTo>
                                  <a:lnTo>
                                    <a:pt x="384" y="96"/>
                                  </a:lnTo>
                                  <a:lnTo>
                                    <a:pt x="390" y="96"/>
                                  </a:lnTo>
                                  <a:lnTo>
                                    <a:pt x="396" y="96"/>
                                  </a:lnTo>
                                  <a:lnTo>
                                    <a:pt x="402" y="102"/>
                                  </a:lnTo>
                                  <a:lnTo>
                                    <a:pt x="402" y="108"/>
                                  </a:lnTo>
                                  <a:lnTo>
                                    <a:pt x="402" y="114"/>
                                  </a:lnTo>
                                  <a:lnTo>
                                    <a:pt x="402" y="126"/>
                                  </a:lnTo>
                                  <a:lnTo>
                                    <a:pt x="402" y="132"/>
                                  </a:lnTo>
                                  <a:lnTo>
                                    <a:pt x="402" y="138"/>
                                  </a:lnTo>
                                  <a:lnTo>
                                    <a:pt x="402" y="144"/>
                                  </a:lnTo>
                                  <a:lnTo>
                                    <a:pt x="402" y="150"/>
                                  </a:lnTo>
                                  <a:lnTo>
                                    <a:pt x="408" y="150"/>
                                  </a:lnTo>
                                  <a:lnTo>
                                    <a:pt x="414" y="156"/>
                                  </a:lnTo>
                                  <a:lnTo>
                                    <a:pt x="414" y="162"/>
                                  </a:lnTo>
                                  <a:lnTo>
                                    <a:pt x="420" y="162"/>
                                  </a:lnTo>
                                  <a:lnTo>
                                    <a:pt x="420" y="168"/>
                                  </a:lnTo>
                                  <a:lnTo>
                                    <a:pt x="420" y="174"/>
                                  </a:lnTo>
                                  <a:lnTo>
                                    <a:pt x="420" y="180"/>
                                  </a:lnTo>
                                  <a:lnTo>
                                    <a:pt x="420" y="186"/>
                                  </a:lnTo>
                                  <a:lnTo>
                                    <a:pt x="426" y="186"/>
                                  </a:lnTo>
                                  <a:lnTo>
                                    <a:pt x="426" y="192"/>
                                  </a:lnTo>
                                  <a:lnTo>
                                    <a:pt x="426" y="198"/>
                                  </a:lnTo>
                                  <a:lnTo>
                                    <a:pt x="426" y="204"/>
                                  </a:lnTo>
                                  <a:lnTo>
                                    <a:pt x="432" y="210"/>
                                  </a:lnTo>
                                  <a:lnTo>
                                    <a:pt x="432" y="216"/>
                                  </a:lnTo>
                                  <a:lnTo>
                                    <a:pt x="432" y="222"/>
                                  </a:lnTo>
                                  <a:lnTo>
                                    <a:pt x="432" y="228"/>
                                  </a:lnTo>
                                  <a:lnTo>
                                    <a:pt x="438" y="228"/>
                                  </a:lnTo>
                                  <a:lnTo>
                                    <a:pt x="438" y="234"/>
                                  </a:lnTo>
                                  <a:lnTo>
                                    <a:pt x="438" y="240"/>
                                  </a:lnTo>
                                  <a:lnTo>
                                    <a:pt x="450" y="258"/>
                                  </a:lnTo>
                                  <a:lnTo>
                                    <a:pt x="450" y="270"/>
                                  </a:lnTo>
                                  <a:lnTo>
                                    <a:pt x="456" y="276"/>
                                  </a:lnTo>
                                  <a:lnTo>
                                    <a:pt x="456" y="282"/>
                                  </a:lnTo>
                                  <a:lnTo>
                                    <a:pt x="462" y="282"/>
                                  </a:lnTo>
                                  <a:lnTo>
                                    <a:pt x="468" y="282"/>
                                  </a:lnTo>
                                  <a:lnTo>
                                    <a:pt x="468" y="288"/>
                                  </a:lnTo>
                                  <a:lnTo>
                                    <a:pt x="444" y="288"/>
                                  </a:lnTo>
                                  <a:lnTo>
                                    <a:pt x="414" y="294"/>
                                  </a:lnTo>
                                  <a:lnTo>
                                    <a:pt x="408" y="294"/>
                                  </a:lnTo>
                                  <a:lnTo>
                                    <a:pt x="402" y="294"/>
                                  </a:lnTo>
                                  <a:lnTo>
                                    <a:pt x="390" y="300"/>
                                  </a:lnTo>
                                  <a:lnTo>
                                    <a:pt x="366" y="300"/>
                                  </a:lnTo>
                                  <a:lnTo>
                                    <a:pt x="348" y="306"/>
                                  </a:lnTo>
                                  <a:lnTo>
                                    <a:pt x="342" y="306"/>
                                  </a:lnTo>
                                  <a:lnTo>
                                    <a:pt x="336" y="306"/>
                                  </a:lnTo>
                                  <a:lnTo>
                                    <a:pt x="312" y="312"/>
                                  </a:lnTo>
                                  <a:lnTo>
                                    <a:pt x="306" y="312"/>
                                  </a:lnTo>
                                  <a:lnTo>
                                    <a:pt x="294" y="312"/>
                                  </a:lnTo>
                                  <a:lnTo>
                                    <a:pt x="282" y="318"/>
                                  </a:lnTo>
                                  <a:lnTo>
                                    <a:pt x="246" y="324"/>
                                  </a:lnTo>
                                  <a:lnTo>
                                    <a:pt x="228" y="330"/>
                                  </a:lnTo>
                                  <a:lnTo>
                                    <a:pt x="222" y="336"/>
                                  </a:lnTo>
                                  <a:lnTo>
                                    <a:pt x="198" y="342"/>
                                  </a:lnTo>
                                  <a:lnTo>
                                    <a:pt x="180" y="348"/>
                                  </a:lnTo>
                                  <a:lnTo>
                                    <a:pt x="168" y="348"/>
                                  </a:lnTo>
                                  <a:lnTo>
                                    <a:pt x="138" y="318"/>
                                  </a:lnTo>
                                  <a:lnTo>
                                    <a:pt x="126" y="306"/>
                                  </a:lnTo>
                                  <a:lnTo>
                                    <a:pt x="120" y="306"/>
                                  </a:lnTo>
                                  <a:lnTo>
                                    <a:pt x="114" y="294"/>
                                  </a:lnTo>
                                  <a:lnTo>
                                    <a:pt x="108" y="294"/>
                                  </a:lnTo>
                                  <a:lnTo>
                                    <a:pt x="96" y="276"/>
                                  </a:lnTo>
                                  <a:lnTo>
                                    <a:pt x="78" y="264"/>
                                  </a:lnTo>
                                  <a:lnTo>
                                    <a:pt x="72" y="258"/>
                                  </a:lnTo>
                                  <a:lnTo>
                                    <a:pt x="66" y="252"/>
                                  </a:lnTo>
                                  <a:lnTo>
                                    <a:pt x="60" y="246"/>
                                  </a:lnTo>
                                  <a:lnTo>
                                    <a:pt x="54" y="240"/>
                                  </a:lnTo>
                                  <a:lnTo>
                                    <a:pt x="48" y="234"/>
                                  </a:lnTo>
                                  <a:lnTo>
                                    <a:pt x="42" y="234"/>
                                  </a:lnTo>
                                  <a:lnTo>
                                    <a:pt x="42" y="228"/>
                                  </a:lnTo>
                                  <a:lnTo>
                                    <a:pt x="36" y="222"/>
                                  </a:lnTo>
                                  <a:lnTo>
                                    <a:pt x="30" y="216"/>
                                  </a:lnTo>
                                  <a:lnTo>
                                    <a:pt x="24" y="216"/>
                                  </a:lnTo>
                                  <a:lnTo>
                                    <a:pt x="18" y="204"/>
                                  </a:lnTo>
                                  <a:lnTo>
                                    <a:pt x="12" y="198"/>
                                  </a:lnTo>
                                  <a:lnTo>
                                    <a:pt x="6" y="192"/>
                                  </a:lnTo>
                                  <a:lnTo>
                                    <a:pt x="0" y="192"/>
                                  </a:lnTo>
                                  <a:lnTo>
                                    <a:pt x="0" y="186"/>
                                  </a:lnTo>
                                  <a:lnTo>
                                    <a:pt x="0" y="180"/>
                                  </a:lnTo>
                                  <a:lnTo>
                                    <a:pt x="0" y="174"/>
                                  </a:lnTo>
                                  <a:lnTo>
                                    <a:pt x="6" y="168"/>
                                  </a:lnTo>
                                  <a:lnTo>
                                    <a:pt x="6" y="162"/>
                                  </a:lnTo>
                                  <a:lnTo>
                                    <a:pt x="6" y="156"/>
                                  </a:lnTo>
                                  <a:lnTo>
                                    <a:pt x="12" y="144"/>
                                  </a:lnTo>
                                  <a:lnTo>
                                    <a:pt x="12" y="138"/>
                                  </a:lnTo>
                                  <a:lnTo>
                                    <a:pt x="12" y="132"/>
                                  </a:lnTo>
                                  <a:lnTo>
                                    <a:pt x="18" y="132"/>
                                  </a:lnTo>
                                  <a:lnTo>
                                    <a:pt x="18" y="126"/>
                                  </a:lnTo>
                                  <a:lnTo>
                                    <a:pt x="18" y="120"/>
                                  </a:lnTo>
                                  <a:lnTo>
                                    <a:pt x="18" y="114"/>
                                  </a:lnTo>
                                  <a:lnTo>
                                    <a:pt x="18" y="102"/>
                                  </a:lnTo>
                                  <a:lnTo>
                                    <a:pt x="12" y="90"/>
                                  </a:lnTo>
                                  <a:lnTo>
                                    <a:pt x="12" y="78"/>
                                  </a:lnTo>
                                  <a:lnTo>
                                    <a:pt x="6" y="66"/>
                                  </a:lnTo>
                                  <a:lnTo>
                                    <a:pt x="12" y="66"/>
                                  </a:lnTo>
                                  <a:lnTo>
                                    <a:pt x="24" y="60"/>
                                  </a:lnTo>
                                  <a:lnTo>
                                    <a:pt x="30" y="60"/>
                                  </a:lnTo>
                                  <a:lnTo>
                                    <a:pt x="42" y="60"/>
                                  </a:lnTo>
                                  <a:lnTo>
                                    <a:pt x="48" y="54"/>
                                  </a:lnTo>
                                  <a:lnTo>
                                    <a:pt x="54" y="54"/>
                                  </a:lnTo>
                                  <a:lnTo>
                                    <a:pt x="60" y="54"/>
                                  </a:lnTo>
                                  <a:lnTo>
                                    <a:pt x="66" y="54"/>
                                  </a:lnTo>
                                  <a:lnTo>
                                    <a:pt x="72" y="54"/>
                                  </a:lnTo>
                                  <a:lnTo>
                                    <a:pt x="78" y="54"/>
                                  </a:lnTo>
                                  <a:lnTo>
                                    <a:pt x="84" y="48"/>
                                  </a:lnTo>
                                  <a:lnTo>
                                    <a:pt x="90" y="48"/>
                                  </a:lnTo>
                                  <a:lnTo>
                                    <a:pt x="96" y="48"/>
                                  </a:lnTo>
                                  <a:lnTo>
                                    <a:pt x="102" y="48"/>
                                  </a:lnTo>
                                  <a:lnTo>
                                    <a:pt x="108" y="42"/>
                                  </a:lnTo>
                                  <a:lnTo>
                                    <a:pt x="114" y="42"/>
                                  </a:lnTo>
                                  <a:lnTo>
                                    <a:pt x="126" y="42"/>
                                  </a:lnTo>
                                  <a:lnTo>
                                    <a:pt x="132" y="42"/>
                                  </a:lnTo>
                                  <a:lnTo>
                                    <a:pt x="138" y="42"/>
                                  </a:lnTo>
                                  <a:lnTo>
                                    <a:pt x="144" y="36"/>
                                  </a:lnTo>
                                  <a:lnTo>
                                    <a:pt x="150" y="36"/>
                                  </a:lnTo>
                                  <a:lnTo>
                                    <a:pt x="162" y="36"/>
                                  </a:lnTo>
                                  <a:lnTo>
                                    <a:pt x="174" y="30"/>
                                  </a:lnTo>
                                  <a:lnTo>
                                    <a:pt x="180" y="30"/>
                                  </a:lnTo>
                                  <a:lnTo>
                                    <a:pt x="186" y="30"/>
                                  </a:lnTo>
                                  <a:lnTo>
                                    <a:pt x="192" y="30"/>
                                  </a:lnTo>
                                  <a:lnTo>
                                    <a:pt x="198" y="30"/>
                                  </a:lnTo>
                                  <a:lnTo>
                                    <a:pt x="204" y="30"/>
                                  </a:lnTo>
                                  <a:lnTo>
                                    <a:pt x="204" y="24"/>
                                  </a:lnTo>
                                  <a:lnTo>
                                    <a:pt x="210" y="24"/>
                                  </a:lnTo>
                                  <a:lnTo>
                                    <a:pt x="216" y="24"/>
                                  </a:lnTo>
                                  <a:lnTo>
                                    <a:pt x="222" y="24"/>
                                  </a:lnTo>
                                  <a:lnTo>
                                    <a:pt x="240" y="24"/>
                                  </a:lnTo>
                                  <a:lnTo>
                                    <a:pt x="246" y="18"/>
                                  </a:lnTo>
                                  <a:lnTo>
                                    <a:pt x="258" y="18"/>
                                  </a:lnTo>
                                  <a:lnTo>
                                    <a:pt x="294" y="12"/>
                                  </a:lnTo>
                                  <a:lnTo>
                                    <a:pt x="300" y="12"/>
                                  </a:lnTo>
                                  <a:lnTo>
                                    <a:pt x="318" y="12"/>
                                  </a:lnTo>
                                  <a:lnTo>
                                    <a:pt x="342" y="6"/>
                                  </a:lnTo>
                                  <a:lnTo>
                                    <a:pt x="348" y="6"/>
                                  </a:lnTo>
                                  <a:lnTo>
                                    <a:pt x="390" y="0"/>
                                  </a:lnTo>
                                  <a:close/>
                                </a:path>
                              </a:pathLst>
                            </a:custGeom>
                            <a:solidFill>
                              <a:schemeClr val="accent1">
                                <a:lumMod val="60000"/>
                                <a:lumOff val="40000"/>
                              </a:schemeClr>
                            </a:solidFill>
                            <a:ln w="9525">
                              <a:solidFill>
                                <a:schemeClr val="tx1"/>
                              </a:solidFill>
                              <a:prstDash val="solid"/>
                              <a:round/>
                              <a:headEnd/>
                              <a:tailEnd/>
                            </a:ln>
                          </wps:spPr>
                          <wps:bodyPr/>
                        </wps:wsp>
                        <wps:wsp>
                          <wps:cNvPr id="595" name="Freeform 137"/>
                          <wps:cNvSpPr>
                            <a:spLocks/>
                          </wps:cNvSpPr>
                          <wps:spPr bwMode="auto">
                            <a:xfrm>
                              <a:off x="8193030" y="6567438"/>
                              <a:ext cx="954006" cy="741147"/>
                            </a:xfrm>
                            <a:custGeom>
                              <a:avLst/>
                              <a:gdLst>
                                <a:gd name="T0" fmla="*/ 2147483647 w 264"/>
                                <a:gd name="T1" fmla="*/ 2147483647 h 210"/>
                                <a:gd name="T2" fmla="*/ 2147483647 w 264"/>
                                <a:gd name="T3" fmla="*/ 2147483647 h 210"/>
                                <a:gd name="T4" fmla="*/ 2147483647 w 264"/>
                                <a:gd name="T5" fmla="*/ 2147483647 h 210"/>
                                <a:gd name="T6" fmla="*/ 2147483647 w 264"/>
                                <a:gd name="T7" fmla="*/ 2147483647 h 210"/>
                                <a:gd name="T8" fmla="*/ 2147483647 w 264"/>
                                <a:gd name="T9" fmla="*/ 0 h 210"/>
                                <a:gd name="T10" fmla="*/ 2147483647 w 264"/>
                                <a:gd name="T11" fmla="*/ 2147483647 h 210"/>
                                <a:gd name="T12" fmla="*/ 2147483647 w 264"/>
                                <a:gd name="T13" fmla="*/ 2147483647 h 210"/>
                                <a:gd name="T14" fmla="*/ 2147483647 w 264"/>
                                <a:gd name="T15" fmla="*/ 2147483647 h 210"/>
                                <a:gd name="T16" fmla="*/ 2147483647 w 264"/>
                                <a:gd name="T17" fmla="*/ 2147483647 h 210"/>
                                <a:gd name="T18" fmla="*/ 2147483647 w 264"/>
                                <a:gd name="T19" fmla="*/ 2147483647 h 210"/>
                                <a:gd name="T20" fmla="*/ 2147483647 w 264"/>
                                <a:gd name="T21" fmla="*/ 2147483647 h 210"/>
                                <a:gd name="T22" fmla="*/ 2147483647 w 264"/>
                                <a:gd name="T23" fmla="*/ 2147483647 h 210"/>
                                <a:gd name="T24" fmla="*/ 2147483647 w 264"/>
                                <a:gd name="T25" fmla="*/ 2147483647 h 210"/>
                                <a:gd name="T26" fmla="*/ 2147483647 w 264"/>
                                <a:gd name="T27" fmla="*/ 2147483647 h 210"/>
                                <a:gd name="T28" fmla="*/ 2147483647 w 264"/>
                                <a:gd name="T29" fmla="*/ 2147483647 h 210"/>
                                <a:gd name="T30" fmla="*/ 2147483647 w 264"/>
                                <a:gd name="T31" fmla="*/ 2147483647 h 210"/>
                                <a:gd name="T32" fmla="*/ 2147483647 w 264"/>
                                <a:gd name="T33" fmla="*/ 2147483647 h 210"/>
                                <a:gd name="T34" fmla="*/ 2147483647 w 264"/>
                                <a:gd name="T35" fmla="*/ 2147483647 h 210"/>
                                <a:gd name="T36" fmla="*/ 2147483647 w 264"/>
                                <a:gd name="T37" fmla="*/ 2147483647 h 210"/>
                                <a:gd name="T38" fmla="*/ 2147483647 w 264"/>
                                <a:gd name="T39" fmla="*/ 2147483647 h 210"/>
                                <a:gd name="T40" fmla="*/ 2147483647 w 264"/>
                                <a:gd name="T41" fmla="*/ 2147483647 h 210"/>
                                <a:gd name="T42" fmla="*/ 2147483647 w 264"/>
                                <a:gd name="T43" fmla="*/ 2147483647 h 210"/>
                                <a:gd name="T44" fmla="*/ 2147483647 w 264"/>
                                <a:gd name="T45" fmla="*/ 2147483647 h 210"/>
                                <a:gd name="T46" fmla="*/ 2147483647 w 264"/>
                                <a:gd name="T47" fmla="*/ 2147483647 h 210"/>
                                <a:gd name="T48" fmla="*/ 2147483647 w 264"/>
                                <a:gd name="T49" fmla="*/ 2147483647 h 210"/>
                                <a:gd name="T50" fmla="*/ 2147483647 w 264"/>
                                <a:gd name="T51" fmla="*/ 2147483647 h 210"/>
                                <a:gd name="T52" fmla="*/ 2147483647 w 264"/>
                                <a:gd name="T53" fmla="*/ 2147483647 h 210"/>
                                <a:gd name="T54" fmla="*/ 2147483647 w 264"/>
                                <a:gd name="T55" fmla="*/ 2147483647 h 210"/>
                                <a:gd name="T56" fmla="*/ 2147483647 w 264"/>
                                <a:gd name="T57" fmla="*/ 2147483647 h 210"/>
                                <a:gd name="T58" fmla="*/ 2147483647 w 264"/>
                                <a:gd name="T59" fmla="*/ 2147483647 h 210"/>
                                <a:gd name="T60" fmla="*/ 2147483647 w 264"/>
                                <a:gd name="T61" fmla="*/ 2147483647 h 210"/>
                                <a:gd name="T62" fmla="*/ 2147483647 w 264"/>
                                <a:gd name="T63" fmla="*/ 2147483647 h 210"/>
                                <a:gd name="T64" fmla="*/ 2147483647 w 264"/>
                                <a:gd name="T65" fmla="*/ 2147483647 h 210"/>
                                <a:gd name="T66" fmla="*/ 2147483647 w 264"/>
                                <a:gd name="T67" fmla="*/ 2147483647 h 210"/>
                                <a:gd name="T68" fmla="*/ 2147483647 w 264"/>
                                <a:gd name="T69" fmla="*/ 2147483647 h 210"/>
                                <a:gd name="T70" fmla="*/ 2147483647 w 264"/>
                                <a:gd name="T71" fmla="*/ 2147483647 h 210"/>
                                <a:gd name="T72" fmla="*/ 2147483647 w 264"/>
                                <a:gd name="T73" fmla="*/ 2147483647 h 210"/>
                                <a:gd name="T74" fmla="*/ 0 w 264"/>
                                <a:gd name="T75" fmla="*/ 2147483647 h 210"/>
                                <a:gd name="T76" fmla="*/ 0 w 264"/>
                                <a:gd name="T77" fmla="*/ 2147483647 h 210"/>
                                <a:gd name="T78" fmla="*/ 0 w 264"/>
                                <a:gd name="T79" fmla="*/ 2147483647 h 210"/>
                                <a:gd name="T80" fmla="*/ 2147483647 w 264"/>
                                <a:gd name="T81" fmla="*/ 2147483647 h 210"/>
                                <a:gd name="T82" fmla="*/ 2147483647 w 264"/>
                                <a:gd name="T83" fmla="*/ 2147483647 h 210"/>
                                <a:gd name="T84" fmla="*/ 2147483647 w 264"/>
                                <a:gd name="T85" fmla="*/ 2147483647 h 210"/>
                                <a:gd name="T86" fmla="*/ 2147483647 w 264"/>
                                <a:gd name="T87" fmla="*/ 2147483647 h 210"/>
                                <a:gd name="T88" fmla="*/ 2147483647 w 264"/>
                                <a:gd name="T89" fmla="*/ 2147483647 h 210"/>
                                <a:gd name="T90" fmla="*/ 2147483647 w 264"/>
                                <a:gd name="T91" fmla="*/ 2147483647 h 210"/>
                                <a:gd name="T92" fmla="*/ 2147483647 w 264"/>
                                <a:gd name="T93" fmla="*/ 2147483647 h 210"/>
                                <a:gd name="T94" fmla="*/ 2147483647 w 264"/>
                                <a:gd name="T95" fmla="*/ 2147483647 h 210"/>
                                <a:gd name="T96" fmla="*/ 2147483647 w 264"/>
                                <a:gd name="T97" fmla="*/ 2147483647 h 210"/>
                                <a:gd name="T98" fmla="*/ 2147483647 w 264"/>
                                <a:gd name="T99" fmla="*/ 2147483647 h 21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64" h="210">
                                  <a:moveTo>
                                    <a:pt x="90" y="18"/>
                                  </a:moveTo>
                                  <a:lnTo>
                                    <a:pt x="96" y="12"/>
                                  </a:lnTo>
                                  <a:lnTo>
                                    <a:pt x="108" y="12"/>
                                  </a:lnTo>
                                  <a:lnTo>
                                    <a:pt x="114" y="12"/>
                                  </a:lnTo>
                                  <a:lnTo>
                                    <a:pt x="120" y="12"/>
                                  </a:lnTo>
                                  <a:lnTo>
                                    <a:pt x="138" y="12"/>
                                  </a:lnTo>
                                  <a:lnTo>
                                    <a:pt x="144" y="12"/>
                                  </a:lnTo>
                                  <a:lnTo>
                                    <a:pt x="192" y="6"/>
                                  </a:lnTo>
                                  <a:lnTo>
                                    <a:pt x="216" y="0"/>
                                  </a:lnTo>
                                  <a:lnTo>
                                    <a:pt x="222" y="0"/>
                                  </a:lnTo>
                                  <a:lnTo>
                                    <a:pt x="222" y="12"/>
                                  </a:lnTo>
                                  <a:lnTo>
                                    <a:pt x="222" y="18"/>
                                  </a:lnTo>
                                  <a:lnTo>
                                    <a:pt x="234" y="60"/>
                                  </a:lnTo>
                                  <a:lnTo>
                                    <a:pt x="240" y="78"/>
                                  </a:lnTo>
                                  <a:lnTo>
                                    <a:pt x="240" y="84"/>
                                  </a:lnTo>
                                  <a:lnTo>
                                    <a:pt x="246" y="114"/>
                                  </a:lnTo>
                                  <a:lnTo>
                                    <a:pt x="252" y="138"/>
                                  </a:lnTo>
                                  <a:lnTo>
                                    <a:pt x="264" y="162"/>
                                  </a:lnTo>
                                  <a:lnTo>
                                    <a:pt x="264" y="168"/>
                                  </a:lnTo>
                                  <a:lnTo>
                                    <a:pt x="258" y="174"/>
                                  </a:lnTo>
                                  <a:lnTo>
                                    <a:pt x="258" y="180"/>
                                  </a:lnTo>
                                  <a:lnTo>
                                    <a:pt x="258" y="186"/>
                                  </a:lnTo>
                                  <a:lnTo>
                                    <a:pt x="252" y="192"/>
                                  </a:lnTo>
                                  <a:lnTo>
                                    <a:pt x="222" y="192"/>
                                  </a:lnTo>
                                  <a:lnTo>
                                    <a:pt x="216" y="198"/>
                                  </a:lnTo>
                                  <a:lnTo>
                                    <a:pt x="210" y="198"/>
                                  </a:lnTo>
                                  <a:lnTo>
                                    <a:pt x="204" y="198"/>
                                  </a:lnTo>
                                  <a:lnTo>
                                    <a:pt x="198" y="198"/>
                                  </a:lnTo>
                                  <a:lnTo>
                                    <a:pt x="198" y="192"/>
                                  </a:lnTo>
                                  <a:lnTo>
                                    <a:pt x="192" y="186"/>
                                  </a:lnTo>
                                  <a:lnTo>
                                    <a:pt x="192" y="180"/>
                                  </a:lnTo>
                                  <a:lnTo>
                                    <a:pt x="186" y="180"/>
                                  </a:lnTo>
                                  <a:lnTo>
                                    <a:pt x="186" y="174"/>
                                  </a:lnTo>
                                  <a:lnTo>
                                    <a:pt x="186" y="180"/>
                                  </a:lnTo>
                                  <a:lnTo>
                                    <a:pt x="180" y="180"/>
                                  </a:lnTo>
                                  <a:lnTo>
                                    <a:pt x="180" y="174"/>
                                  </a:lnTo>
                                  <a:lnTo>
                                    <a:pt x="174" y="174"/>
                                  </a:lnTo>
                                  <a:lnTo>
                                    <a:pt x="174" y="180"/>
                                  </a:lnTo>
                                  <a:lnTo>
                                    <a:pt x="174" y="174"/>
                                  </a:lnTo>
                                  <a:lnTo>
                                    <a:pt x="168" y="174"/>
                                  </a:lnTo>
                                  <a:lnTo>
                                    <a:pt x="162" y="174"/>
                                  </a:lnTo>
                                  <a:lnTo>
                                    <a:pt x="162" y="168"/>
                                  </a:lnTo>
                                  <a:lnTo>
                                    <a:pt x="156" y="168"/>
                                  </a:lnTo>
                                  <a:lnTo>
                                    <a:pt x="150" y="168"/>
                                  </a:lnTo>
                                  <a:lnTo>
                                    <a:pt x="144" y="168"/>
                                  </a:lnTo>
                                  <a:lnTo>
                                    <a:pt x="138" y="168"/>
                                  </a:lnTo>
                                  <a:lnTo>
                                    <a:pt x="132" y="168"/>
                                  </a:lnTo>
                                  <a:lnTo>
                                    <a:pt x="132" y="174"/>
                                  </a:lnTo>
                                  <a:lnTo>
                                    <a:pt x="126" y="180"/>
                                  </a:lnTo>
                                  <a:lnTo>
                                    <a:pt x="126" y="186"/>
                                  </a:lnTo>
                                  <a:lnTo>
                                    <a:pt x="132" y="186"/>
                                  </a:lnTo>
                                  <a:lnTo>
                                    <a:pt x="132" y="192"/>
                                  </a:lnTo>
                                  <a:lnTo>
                                    <a:pt x="126" y="192"/>
                                  </a:lnTo>
                                  <a:lnTo>
                                    <a:pt x="126" y="198"/>
                                  </a:lnTo>
                                  <a:lnTo>
                                    <a:pt x="120" y="198"/>
                                  </a:lnTo>
                                  <a:lnTo>
                                    <a:pt x="114" y="204"/>
                                  </a:lnTo>
                                  <a:lnTo>
                                    <a:pt x="108" y="210"/>
                                  </a:lnTo>
                                  <a:lnTo>
                                    <a:pt x="102" y="210"/>
                                  </a:lnTo>
                                  <a:lnTo>
                                    <a:pt x="102" y="204"/>
                                  </a:lnTo>
                                  <a:lnTo>
                                    <a:pt x="96" y="198"/>
                                  </a:lnTo>
                                  <a:lnTo>
                                    <a:pt x="90" y="198"/>
                                  </a:lnTo>
                                  <a:lnTo>
                                    <a:pt x="90" y="192"/>
                                  </a:lnTo>
                                  <a:lnTo>
                                    <a:pt x="84" y="192"/>
                                  </a:lnTo>
                                  <a:lnTo>
                                    <a:pt x="72" y="180"/>
                                  </a:lnTo>
                                  <a:lnTo>
                                    <a:pt x="66" y="180"/>
                                  </a:lnTo>
                                  <a:lnTo>
                                    <a:pt x="60" y="168"/>
                                  </a:lnTo>
                                  <a:lnTo>
                                    <a:pt x="54" y="168"/>
                                  </a:lnTo>
                                  <a:lnTo>
                                    <a:pt x="48" y="162"/>
                                  </a:lnTo>
                                  <a:lnTo>
                                    <a:pt x="42" y="156"/>
                                  </a:lnTo>
                                  <a:lnTo>
                                    <a:pt x="36" y="150"/>
                                  </a:lnTo>
                                  <a:lnTo>
                                    <a:pt x="30" y="144"/>
                                  </a:lnTo>
                                  <a:lnTo>
                                    <a:pt x="24" y="138"/>
                                  </a:lnTo>
                                  <a:lnTo>
                                    <a:pt x="12" y="126"/>
                                  </a:lnTo>
                                  <a:lnTo>
                                    <a:pt x="6" y="126"/>
                                  </a:lnTo>
                                  <a:lnTo>
                                    <a:pt x="6" y="120"/>
                                  </a:lnTo>
                                  <a:lnTo>
                                    <a:pt x="0" y="120"/>
                                  </a:lnTo>
                                  <a:lnTo>
                                    <a:pt x="0" y="114"/>
                                  </a:lnTo>
                                  <a:lnTo>
                                    <a:pt x="0" y="108"/>
                                  </a:lnTo>
                                  <a:lnTo>
                                    <a:pt x="0" y="102"/>
                                  </a:lnTo>
                                  <a:lnTo>
                                    <a:pt x="0" y="96"/>
                                  </a:lnTo>
                                  <a:lnTo>
                                    <a:pt x="0" y="90"/>
                                  </a:lnTo>
                                  <a:lnTo>
                                    <a:pt x="6" y="84"/>
                                  </a:lnTo>
                                  <a:lnTo>
                                    <a:pt x="6" y="78"/>
                                  </a:lnTo>
                                  <a:lnTo>
                                    <a:pt x="6" y="72"/>
                                  </a:lnTo>
                                  <a:lnTo>
                                    <a:pt x="12" y="72"/>
                                  </a:lnTo>
                                  <a:lnTo>
                                    <a:pt x="12" y="66"/>
                                  </a:lnTo>
                                  <a:lnTo>
                                    <a:pt x="18" y="66"/>
                                  </a:lnTo>
                                  <a:lnTo>
                                    <a:pt x="18" y="60"/>
                                  </a:lnTo>
                                  <a:lnTo>
                                    <a:pt x="24" y="60"/>
                                  </a:lnTo>
                                  <a:lnTo>
                                    <a:pt x="24" y="54"/>
                                  </a:lnTo>
                                  <a:lnTo>
                                    <a:pt x="24" y="48"/>
                                  </a:lnTo>
                                  <a:lnTo>
                                    <a:pt x="24" y="42"/>
                                  </a:lnTo>
                                  <a:lnTo>
                                    <a:pt x="24" y="36"/>
                                  </a:lnTo>
                                  <a:lnTo>
                                    <a:pt x="24" y="30"/>
                                  </a:lnTo>
                                  <a:lnTo>
                                    <a:pt x="24" y="24"/>
                                  </a:lnTo>
                                  <a:lnTo>
                                    <a:pt x="30" y="18"/>
                                  </a:lnTo>
                                  <a:lnTo>
                                    <a:pt x="54" y="18"/>
                                  </a:lnTo>
                                  <a:lnTo>
                                    <a:pt x="60" y="18"/>
                                  </a:lnTo>
                                  <a:lnTo>
                                    <a:pt x="78" y="18"/>
                                  </a:lnTo>
                                  <a:lnTo>
                                    <a:pt x="84" y="18"/>
                                  </a:lnTo>
                                  <a:lnTo>
                                    <a:pt x="90" y="18"/>
                                  </a:lnTo>
                                  <a:close/>
                                </a:path>
                              </a:pathLst>
                            </a:custGeom>
                            <a:solidFill>
                              <a:srgbClr val="92D050"/>
                            </a:solidFill>
                            <a:ln w="9525">
                              <a:solidFill>
                                <a:schemeClr val="tx1"/>
                              </a:solidFill>
                              <a:prstDash val="solid"/>
                              <a:round/>
                              <a:headEnd/>
                              <a:tailEnd/>
                            </a:ln>
                          </wps:spPr>
                          <wps:bodyPr/>
                        </wps:wsp>
                        <wps:wsp>
                          <wps:cNvPr id="596" name="Freeform 138"/>
                          <wps:cNvSpPr>
                            <a:spLocks/>
                          </wps:cNvSpPr>
                          <wps:spPr bwMode="auto">
                            <a:xfrm>
                              <a:off x="5092509" y="6588613"/>
                              <a:ext cx="1040734" cy="1143484"/>
                            </a:xfrm>
                            <a:custGeom>
                              <a:avLst/>
                              <a:gdLst>
                                <a:gd name="T0" fmla="*/ 2147483647 w 288"/>
                                <a:gd name="T1" fmla="*/ 2147483647 h 324"/>
                                <a:gd name="T2" fmla="*/ 2147483647 w 288"/>
                                <a:gd name="T3" fmla="*/ 2147483647 h 324"/>
                                <a:gd name="T4" fmla="*/ 2147483647 w 288"/>
                                <a:gd name="T5" fmla="*/ 2147483647 h 324"/>
                                <a:gd name="T6" fmla="*/ 2147483647 w 288"/>
                                <a:gd name="T7" fmla="*/ 2147483647 h 324"/>
                                <a:gd name="T8" fmla="*/ 2147483647 w 288"/>
                                <a:gd name="T9" fmla="*/ 2147483647 h 324"/>
                                <a:gd name="T10" fmla="*/ 2147483647 w 288"/>
                                <a:gd name="T11" fmla="*/ 2147483647 h 324"/>
                                <a:gd name="T12" fmla="*/ 2147483647 w 288"/>
                                <a:gd name="T13" fmla="*/ 2147483647 h 324"/>
                                <a:gd name="T14" fmla="*/ 2147483647 w 288"/>
                                <a:gd name="T15" fmla="*/ 2147483647 h 324"/>
                                <a:gd name="T16" fmla="*/ 2147483647 w 288"/>
                                <a:gd name="T17" fmla="*/ 2147483647 h 324"/>
                                <a:gd name="T18" fmla="*/ 2147483647 w 288"/>
                                <a:gd name="T19" fmla="*/ 2147483647 h 324"/>
                                <a:gd name="T20" fmla="*/ 2147483647 w 288"/>
                                <a:gd name="T21" fmla="*/ 2147483647 h 324"/>
                                <a:gd name="T22" fmla="*/ 2147483647 w 288"/>
                                <a:gd name="T23" fmla="*/ 2147483647 h 324"/>
                                <a:gd name="T24" fmla="*/ 2147483647 w 288"/>
                                <a:gd name="T25" fmla="*/ 2147483647 h 324"/>
                                <a:gd name="T26" fmla="*/ 2147483647 w 288"/>
                                <a:gd name="T27" fmla="*/ 2147483647 h 324"/>
                                <a:gd name="T28" fmla="*/ 2147483647 w 288"/>
                                <a:gd name="T29" fmla="*/ 2147483647 h 324"/>
                                <a:gd name="T30" fmla="*/ 2147483647 w 288"/>
                                <a:gd name="T31" fmla="*/ 2147483647 h 324"/>
                                <a:gd name="T32" fmla="*/ 2147483647 w 288"/>
                                <a:gd name="T33" fmla="*/ 2147483647 h 324"/>
                                <a:gd name="T34" fmla="*/ 2147483647 w 288"/>
                                <a:gd name="T35" fmla="*/ 2147483647 h 324"/>
                                <a:gd name="T36" fmla="*/ 2147483647 w 288"/>
                                <a:gd name="T37" fmla="*/ 2147483647 h 324"/>
                                <a:gd name="T38" fmla="*/ 2147483647 w 288"/>
                                <a:gd name="T39" fmla="*/ 2147483647 h 324"/>
                                <a:gd name="T40" fmla="*/ 2147483647 w 288"/>
                                <a:gd name="T41" fmla="*/ 2147483647 h 324"/>
                                <a:gd name="T42" fmla="*/ 2147483647 w 288"/>
                                <a:gd name="T43" fmla="*/ 2147483647 h 324"/>
                                <a:gd name="T44" fmla="*/ 2147483647 w 288"/>
                                <a:gd name="T45" fmla="*/ 2147483647 h 324"/>
                                <a:gd name="T46" fmla="*/ 2147483647 w 288"/>
                                <a:gd name="T47" fmla="*/ 2147483647 h 324"/>
                                <a:gd name="T48" fmla="*/ 2147483647 w 288"/>
                                <a:gd name="T49" fmla="*/ 2147483647 h 324"/>
                                <a:gd name="T50" fmla="*/ 2147483647 w 288"/>
                                <a:gd name="T51" fmla="*/ 2147483647 h 324"/>
                                <a:gd name="T52" fmla="*/ 2147483647 w 288"/>
                                <a:gd name="T53" fmla="*/ 2147483647 h 324"/>
                                <a:gd name="T54" fmla="*/ 2147483647 w 288"/>
                                <a:gd name="T55" fmla="*/ 2147483647 h 324"/>
                                <a:gd name="T56" fmla="*/ 2147483647 w 288"/>
                                <a:gd name="T57" fmla="*/ 2147483647 h 324"/>
                                <a:gd name="T58" fmla="*/ 2147483647 w 288"/>
                                <a:gd name="T59" fmla="*/ 2147483647 h 324"/>
                                <a:gd name="T60" fmla="*/ 2147483647 w 288"/>
                                <a:gd name="T61" fmla="*/ 2147483647 h 324"/>
                                <a:gd name="T62" fmla="*/ 2147483647 w 288"/>
                                <a:gd name="T63" fmla="*/ 2147483647 h 324"/>
                                <a:gd name="T64" fmla="*/ 2147483647 w 288"/>
                                <a:gd name="T65" fmla="*/ 2147483647 h 324"/>
                                <a:gd name="T66" fmla="*/ 2147483647 w 288"/>
                                <a:gd name="T67" fmla="*/ 2147483647 h 324"/>
                                <a:gd name="T68" fmla="*/ 2147483647 w 288"/>
                                <a:gd name="T69" fmla="*/ 2147483647 h 324"/>
                                <a:gd name="T70" fmla="*/ 2147483647 w 288"/>
                                <a:gd name="T71" fmla="*/ 2147483647 h 324"/>
                                <a:gd name="T72" fmla="*/ 2147483647 w 288"/>
                                <a:gd name="T73" fmla="*/ 2147483647 h 324"/>
                                <a:gd name="T74" fmla="*/ 2147483647 w 288"/>
                                <a:gd name="T75" fmla="*/ 2147483647 h 324"/>
                                <a:gd name="T76" fmla="*/ 2147483647 w 288"/>
                                <a:gd name="T77" fmla="*/ 2147483647 h 324"/>
                                <a:gd name="T78" fmla="*/ 2147483647 w 288"/>
                                <a:gd name="T79" fmla="*/ 2147483647 h 324"/>
                                <a:gd name="T80" fmla="*/ 2147483647 w 288"/>
                                <a:gd name="T81" fmla="*/ 2147483647 h 324"/>
                                <a:gd name="T82" fmla="*/ 2147483647 w 288"/>
                                <a:gd name="T83" fmla="*/ 2147483647 h 324"/>
                                <a:gd name="T84" fmla="*/ 2147483647 w 288"/>
                                <a:gd name="T85" fmla="*/ 2147483647 h 324"/>
                                <a:gd name="T86" fmla="*/ 2147483647 w 288"/>
                                <a:gd name="T87" fmla="*/ 2147483647 h 324"/>
                                <a:gd name="T88" fmla="*/ 2147483647 w 288"/>
                                <a:gd name="T89" fmla="*/ 2147483647 h 324"/>
                                <a:gd name="T90" fmla="*/ 2147483647 w 288"/>
                                <a:gd name="T91" fmla="*/ 2147483647 h 324"/>
                                <a:gd name="T92" fmla="*/ 2147483647 w 288"/>
                                <a:gd name="T93" fmla="*/ 2147483647 h 324"/>
                                <a:gd name="T94" fmla="*/ 2147483647 w 288"/>
                                <a:gd name="T95" fmla="*/ 2147483647 h 324"/>
                                <a:gd name="T96" fmla="*/ 0 w 288"/>
                                <a:gd name="T97" fmla="*/ 2147483647 h 324"/>
                                <a:gd name="T98" fmla="*/ 2147483647 w 288"/>
                                <a:gd name="T99" fmla="*/ 2147483647 h 324"/>
                                <a:gd name="T100" fmla="*/ 2147483647 w 288"/>
                                <a:gd name="T101" fmla="*/ 2147483647 h 324"/>
                                <a:gd name="T102" fmla="*/ 2147483647 w 288"/>
                                <a:gd name="T103" fmla="*/ 2147483647 h 324"/>
                                <a:gd name="T104" fmla="*/ 2147483647 w 288"/>
                                <a:gd name="T105" fmla="*/ 2147483647 h 324"/>
                                <a:gd name="T106" fmla="*/ 2147483647 w 288"/>
                                <a:gd name="T107" fmla="*/ 2147483647 h 32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88" h="324">
                                  <a:moveTo>
                                    <a:pt x="12" y="78"/>
                                  </a:moveTo>
                                  <a:lnTo>
                                    <a:pt x="36" y="60"/>
                                  </a:lnTo>
                                  <a:lnTo>
                                    <a:pt x="42" y="54"/>
                                  </a:lnTo>
                                  <a:lnTo>
                                    <a:pt x="54" y="54"/>
                                  </a:lnTo>
                                  <a:lnTo>
                                    <a:pt x="72" y="42"/>
                                  </a:lnTo>
                                  <a:lnTo>
                                    <a:pt x="78" y="36"/>
                                  </a:lnTo>
                                  <a:lnTo>
                                    <a:pt x="108" y="24"/>
                                  </a:lnTo>
                                  <a:lnTo>
                                    <a:pt x="120" y="12"/>
                                  </a:lnTo>
                                  <a:lnTo>
                                    <a:pt x="126" y="12"/>
                                  </a:lnTo>
                                  <a:lnTo>
                                    <a:pt x="144" y="6"/>
                                  </a:lnTo>
                                  <a:lnTo>
                                    <a:pt x="150" y="0"/>
                                  </a:lnTo>
                                  <a:lnTo>
                                    <a:pt x="150" y="6"/>
                                  </a:lnTo>
                                  <a:lnTo>
                                    <a:pt x="150" y="12"/>
                                  </a:lnTo>
                                  <a:lnTo>
                                    <a:pt x="150" y="18"/>
                                  </a:lnTo>
                                  <a:lnTo>
                                    <a:pt x="144" y="18"/>
                                  </a:lnTo>
                                  <a:lnTo>
                                    <a:pt x="144" y="24"/>
                                  </a:lnTo>
                                  <a:lnTo>
                                    <a:pt x="144" y="30"/>
                                  </a:lnTo>
                                  <a:lnTo>
                                    <a:pt x="144" y="36"/>
                                  </a:lnTo>
                                  <a:lnTo>
                                    <a:pt x="150" y="36"/>
                                  </a:lnTo>
                                  <a:lnTo>
                                    <a:pt x="156" y="36"/>
                                  </a:lnTo>
                                  <a:lnTo>
                                    <a:pt x="156" y="42"/>
                                  </a:lnTo>
                                  <a:lnTo>
                                    <a:pt x="162" y="42"/>
                                  </a:lnTo>
                                  <a:lnTo>
                                    <a:pt x="168" y="42"/>
                                  </a:lnTo>
                                  <a:lnTo>
                                    <a:pt x="168" y="48"/>
                                  </a:lnTo>
                                  <a:lnTo>
                                    <a:pt x="174" y="54"/>
                                  </a:lnTo>
                                  <a:lnTo>
                                    <a:pt x="174" y="60"/>
                                  </a:lnTo>
                                  <a:lnTo>
                                    <a:pt x="174" y="66"/>
                                  </a:lnTo>
                                  <a:lnTo>
                                    <a:pt x="174" y="72"/>
                                  </a:lnTo>
                                  <a:lnTo>
                                    <a:pt x="174" y="78"/>
                                  </a:lnTo>
                                  <a:lnTo>
                                    <a:pt x="174" y="84"/>
                                  </a:lnTo>
                                  <a:lnTo>
                                    <a:pt x="174" y="90"/>
                                  </a:lnTo>
                                  <a:lnTo>
                                    <a:pt x="180" y="90"/>
                                  </a:lnTo>
                                  <a:lnTo>
                                    <a:pt x="186" y="96"/>
                                  </a:lnTo>
                                  <a:lnTo>
                                    <a:pt x="192" y="96"/>
                                  </a:lnTo>
                                  <a:lnTo>
                                    <a:pt x="204" y="96"/>
                                  </a:lnTo>
                                  <a:lnTo>
                                    <a:pt x="204" y="102"/>
                                  </a:lnTo>
                                  <a:lnTo>
                                    <a:pt x="210" y="102"/>
                                  </a:lnTo>
                                  <a:lnTo>
                                    <a:pt x="210" y="108"/>
                                  </a:lnTo>
                                  <a:lnTo>
                                    <a:pt x="216" y="108"/>
                                  </a:lnTo>
                                  <a:lnTo>
                                    <a:pt x="216" y="114"/>
                                  </a:lnTo>
                                  <a:lnTo>
                                    <a:pt x="222" y="114"/>
                                  </a:lnTo>
                                  <a:lnTo>
                                    <a:pt x="228" y="114"/>
                                  </a:lnTo>
                                  <a:lnTo>
                                    <a:pt x="228" y="120"/>
                                  </a:lnTo>
                                  <a:lnTo>
                                    <a:pt x="234" y="120"/>
                                  </a:lnTo>
                                  <a:lnTo>
                                    <a:pt x="240" y="120"/>
                                  </a:lnTo>
                                  <a:lnTo>
                                    <a:pt x="240" y="126"/>
                                  </a:lnTo>
                                  <a:lnTo>
                                    <a:pt x="246" y="126"/>
                                  </a:lnTo>
                                  <a:lnTo>
                                    <a:pt x="252" y="126"/>
                                  </a:lnTo>
                                  <a:lnTo>
                                    <a:pt x="252" y="132"/>
                                  </a:lnTo>
                                  <a:lnTo>
                                    <a:pt x="258" y="132"/>
                                  </a:lnTo>
                                  <a:lnTo>
                                    <a:pt x="264" y="132"/>
                                  </a:lnTo>
                                  <a:lnTo>
                                    <a:pt x="270" y="132"/>
                                  </a:lnTo>
                                  <a:lnTo>
                                    <a:pt x="276" y="132"/>
                                  </a:lnTo>
                                  <a:lnTo>
                                    <a:pt x="276" y="138"/>
                                  </a:lnTo>
                                  <a:lnTo>
                                    <a:pt x="282" y="138"/>
                                  </a:lnTo>
                                  <a:lnTo>
                                    <a:pt x="282" y="144"/>
                                  </a:lnTo>
                                  <a:lnTo>
                                    <a:pt x="288" y="144"/>
                                  </a:lnTo>
                                  <a:lnTo>
                                    <a:pt x="282" y="150"/>
                                  </a:lnTo>
                                  <a:lnTo>
                                    <a:pt x="276" y="162"/>
                                  </a:lnTo>
                                  <a:lnTo>
                                    <a:pt x="252" y="198"/>
                                  </a:lnTo>
                                  <a:lnTo>
                                    <a:pt x="234" y="222"/>
                                  </a:lnTo>
                                  <a:lnTo>
                                    <a:pt x="216" y="246"/>
                                  </a:lnTo>
                                  <a:lnTo>
                                    <a:pt x="204" y="264"/>
                                  </a:lnTo>
                                  <a:lnTo>
                                    <a:pt x="174" y="306"/>
                                  </a:lnTo>
                                  <a:lnTo>
                                    <a:pt x="174" y="312"/>
                                  </a:lnTo>
                                  <a:lnTo>
                                    <a:pt x="168" y="324"/>
                                  </a:lnTo>
                                  <a:lnTo>
                                    <a:pt x="162" y="312"/>
                                  </a:lnTo>
                                  <a:lnTo>
                                    <a:pt x="150" y="306"/>
                                  </a:lnTo>
                                  <a:lnTo>
                                    <a:pt x="120" y="300"/>
                                  </a:lnTo>
                                  <a:lnTo>
                                    <a:pt x="96" y="288"/>
                                  </a:lnTo>
                                  <a:lnTo>
                                    <a:pt x="72" y="282"/>
                                  </a:lnTo>
                                  <a:lnTo>
                                    <a:pt x="66" y="246"/>
                                  </a:lnTo>
                                  <a:lnTo>
                                    <a:pt x="60" y="234"/>
                                  </a:lnTo>
                                  <a:lnTo>
                                    <a:pt x="54" y="210"/>
                                  </a:lnTo>
                                  <a:lnTo>
                                    <a:pt x="48" y="174"/>
                                  </a:lnTo>
                                  <a:lnTo>
                                    <a:pt x="36" y="150"/>
                                  </a:lnTo>
                                  <a:lnTo>
                                    <a:pt x="36" y="156"/>
                                  </a:lnTo>
                                  <a:lnTo>
                                    <a:pt x="30" y="150"/>
                                  </a:lnTo>
                                  <a:lnTo>
                                    <a:pt x="30" y="144"/>
                                  </a:lnTo>
                                  <a:lnTo>
                                    <a:pt x="24" y="144"/>
                                  </a:lnTo>
                                  <a:lnTo>
                                    <a:pt x="18" y="144"/>
                                  </a:lnTo>
                                  <a:lnTo>
                                    <a:pt x="18" y="138"/>
                                  </a:lnTo>
                                  <a:lnTo>
                                    <a:pt x="18" y="144"/>
                                  </a:lnTo>
                                  <a:lnTo>
                                    <a:pt x="24" y="144"/>
                                  </a:lnTo>
                                  <a:lnTo>
                                    <a:pt x="24" y="150"/>
                                  </a:lnTo>
                                  <a:lnTo>
                                    <a:pt x="24" y="156"/>
                                  </a:lnTo>
                                  <a:lnTo>
                                    <a:pt x="24" y="162"/>
                                  </a:lnTo>
                                  <a:lnTo>
                                    <a:pt x="24" y="168"/>
                                  </a:lnTo>
                                  <a:lnTo>
                                    <a:pt x="18" y="168"/>
                                  </a:lnTo>
                                  <a:lnTo>
                                    <a:pt x="18" y="162"/>
                                  </a:lnTo>
                                  <a:lnTo>
                                    <a:pt x="18" y="156"/>
                                  </a:lnTo>
                                  <a:lnTo>
                                    <a:pt x="12" y="156"/>
                                  </a:lnTo>
                                  <a:lnTo>
                                    <a:pt x="12" y="150"/>
                                  </a:lnTo>
                                  <a:lnTo>
                                    <a:pt x="6" y="150"/>
                                  </a:lnTo>
                                  <a:lnTo>
                                    <a:pt x="6" y="144"/>
                                  </a:lnTo>
                                  <a:lnTo>
                                    <a:pt x="6" y="138"/>
                                  </a:lnTo>
                                  <a:lnTo>
                                    <a:pt x="0" y="132"/>
                                  </a:lnTo>
                                  <a:lnTo>
                                    <a:pt x="0" y="126"/>
                                  </a:lnTo>
                                  <a:lnTo>
                                    <a:pt x="6" y="126"/>
                                  </a:lnTo>
                                  <a:lnTo>
                                    <a:pt x="6" y="120"/>
                                  </a:lnTo>
                                  <a:lnTo>
                                    <a:pt x="6" y="114"/>
                                  </a:lnTo>
                                  <a:lnTo>
                                    <a:pt x="6" y="108"/>
                                  </a:lnTo>
                                  <a:lnTo>
                                    <a:pt x="6" y="102"/>
                                  </a:lnTo>
                                  <a:lnTo>
                                    <a:pt x="12" y="102"/>
                                  </a:lnTo>
                                  <a:lnTo>
                                    <a:pt x="18" y="102"/>
                                  </a:lnTo>
                                  <a:lnTo>
                                    <a:pt x="18" y="108"/>
                                  </a:lnTo>
                                  <a:lnTo>
                                    <a:pt x="12" y="90"/>
                                  </a:lnTo>
                                  <a:lnTo>
                                    <a:pt x="12" y="78"/>
                                  </a:lnTo>
                                  <a:close/>
                                </a:path>
                              </a:pathLst>
                            </a:custGeom>
                            <a:solidFill>
                              <a:srgbClr val="BF95DF"/>
                            </a:solidFill>
                            <a:ln w="9525">
                              <a:solidFill>
                                <a:schemeClr val="tx1"/>
                              </a:solidFill>
                              <a:prstDash val="solid"/>
                              <a:round/>
                              <a:headEnd/>
                              <a:tailEnd/>
                            </a:ln>
                          </wps:spPr>
                          <wps:bodyPr/>
                        </wps:wsp>
                        <wps:wsp>
                          <wps:cNvPr id="597" name="Freeform 139"/>
                          <wps:cNvSpPr>
                            <a:spLocks/>
                          </wps:cNvSpPr>
                          <wps:spPr bwMode="auto">
                            <a:xfrm>
                              <a:off x="10187772" y="6609790"/>
                              <a:ext cx="1387645" cy="1397590"/>
                            </a:xfrm>
                            <a:custGeom>
                              <a:avLst/>
                              <a:gdLst>
                                <a:gd name="T0" fmla="*/ 2147483647 w 384"/>
                                <a:gd name="T1" fmla="*/ 2147483647 h 396"/>
                                <a:gd name="T2" fmla="*/ 2147483647 w 384"/>
                                <a:gd name="T3" fmla="*/ 2147483647 h 396"/>
                                <a:gd name="T4" fmla="*/ 2147483647 w 384"/>
                                <a:gd name="T5" fmla="*/ 2147483647 h 396"/>
                                <a:gd name="T6" fmla="*/ 2147483647 w 384"/>
                                <a:gd name="T7" fmla="*/ 2147483647 h 396"/>
                                <a:gd name="T8" fmla="*/ 2147483647 w 384"/>
                                <a:gd name="T9" fmla="*/ 2147483647 h 396"/>
                                <a:gd name="T10" fmla="*/ 2147483647 w 384"/>
                                <a:gd name="T11" fmla="*/ 2147483647 h 396"/>
                                <a:gd name="T12" fmla="*/ 2147483647 w 384"/>
                                <a:gd name="T13" fmla="*/ 2147483647 h 396"/>
                                <a:gd name="T14" fmla="*/ 2147483647 w 384"/>
                                <a:gd name="T15" fmla="*/ 2147483647 h 396"/>
                                <a:gd name="T16" fmla="*/ 2147483647 w 384"/>
                                <a:gd name="T17" fmla="*/ 2147483647 h 396"/>
                                <a:gd name="T18" fmla="*/ 2147483647 w 384"/>
                                <a:gd name="T19" fmla="*/ 2147483647 h 396"/>
                                <a:gd name="T20" fmla="*/ 2147483647 w 384"/>
                                <a:gd name="T21" fmla="*/ 2147483647 h 396"/>
                                <a:gd name="T22" fmla="*/ 2147483647 w 384"/>
                                <a:gd name="T23" fmla="*/ 2147483647 h 396"/>
                                <a:gd name="T24" fmla="*/ 2147483647 w 384"/>
                                <a:gd name="T25" fmla="*/ 2147483647 h 396"/>
                                <a:gd name="T26" fmla="*/ 2147483647 w 384"/>
                                <a:gd name="T27" fmla="*/ 2147483647 h 396"/>
                                <a:gd name="T28" fmla="*/ 2147483647 w 384"/>
                                <a:gd name="T29" fmla="*/ 2147483647 h 396"/>
                                <a:gd name="T30" fmla="*/ 2147483647 w 384"/>
                                <a:gd name="T31" fmla="*/ 2147483647 h 396"/>
                                <a:gd name="T32" fmla="*/ 2147483647 w 384"/>
                                <a:gd name="T33" fmla="*/ 2147483647 h 396"/>
                                <a:gd name="T34" fmla="*/ 2147483647 w 384"/>
                                <a:gd name="T35" fmla="*/ 2147483647 h 396"/>
                                <a:gd name="T36" fmla="*/ 2147483647 w 384"/>
                                <a:gd name="T37" fmla="*/ 2147483647 h 396"/>
                                <a:gd name="T38" fmla="*/ 2147483647 w 384"/>
                                <a:gd name="T39" fmla="*/ 2147483647 h 396"/>
                                <a:gd name="T40" fmla="*/ 2147483647 w 384"/>
                                <a:gd name="T41" fmla="*/ 2147483647 h 396"/>
                                <a:gd name="T42" fmla="*/ 2147483647 w 384"/>
                                <a:gd name="T43" fmla="*/ 2147483647 h 396"/>
                                <a:gd name="T44" fmla="*/ 2147483647 w 384"/>
                                <a:gd name="T45" fmla="*/ 2147483647 h 396"/>
                                <a:gd name="T46" fmla="*/ 2147483647 w 384"/>
                                <a:gd name="T47" fmla="*/ 2147483647 h 396"/>
                                <a:gd name="T48" fmla="*/ 2147483647 w 384"/>
                                <a:gd name="T49" fmla="*/ 2147483647 h 396"/>
                                <a:gd name="T50" fmla="*/ 2147483647 w 384"/>
                                <a:gd name="T51" fmla="*/ 2147483647 h 396"/>
                                <a:gd name="T52" fmla="*/ 2147483647 w 384"/>
                                <a:gd name="T53" fmla="*/ 2147483647 h 396"/>
                                <a:gd name="T54" fmla="*/ 2147483647 w 384"/>
                                <a:gd name="T55" fmla="*/ 2147483647 h 396"/>
                                <a:gd name="T56" fmla="*/ 2147483647 w 384"/>
                                <a:gd name="T57" fmla="*/ 2147483647 h 396"/>
                                <a:gd name="T58" fmla="*/ 2147483647 w 384"/>
                                <a:gd name="T59" fmla="*/ 2147483647 h 396"/>
                                <a:gd name="T60" fmla="*/ 2147483647 w 384"/>
                                <a:gd name="T61" fmla="*/ 2147483647 h 396"/>
                                <a:gd name="T62" fmla="*/ 2147483647 w 384"/>
                                <a:gd name="T63" fmla="*/ 2147483647 h 396"/>
                                <a:gd name="T64" fmla="*/ 2147483647 w 384"/>
                                <a:gd name="T65" fmla="*/ 2147483647 h 396"/>
                                <a:gd name="T66" fmla="*/ 2147483647 w 384"/>
                                <a:gd name="T67" fmla="*/ 2147483647 h 396"/>
                                <a:gd name="T68" fmla="*/ 2147483647 w 384"/>
                                <a:gd name="T69" fmla="*/ 2147483647 h 396"/>
                                <a:gd name="T70" fmla="*/ 2147483647 w 384"/>
                                <a:gd name="T71" fmla="*/ 2147483647 h 396"/>
                                <a:gd name="T72" fmla="*/ 2147483647 w 384"/>
                                <a:gd name="T73" fmla="*/ 2147483647 h 396"/>
                                <a:gd name="T74" fmla="*/ 2147483647 w 384"/>
                                <a:gd name="T75" fmla="*/ 2147483647 h 396"/>
                                <a:gd name="T76" fmla="*/ 2147483647 w 384"/>
                                <a:gd name="T77" fmla="*/ 2147483647 h 396"/>
                                <a:gd name="T78" fmla="*/ 2147483647 w 384"/>
                                <a:gd name="T79" fmla="*/ 2147483647 h 396"/>
                                <a:gd name="T80" fmla="*/ 2147483647 w 384"/>
                                <a:gd name="T81" fmla="*/ 2147483647 h 396"/>
                                <a:gd name="T82" fmla="*/ 2147483647 w 384"/>
                                <a:gd name="T83" fmla="*/ 2147483647 h 396"/>
                                <a:gd name="T84" fmla="*/ 2147483647 w 384"/>
                                <a:gd name="T85" fmla="*/ 2147483647 h 396"/>
                                <a:gd name="T86" fmla="*/ 2147483647 w 384"/>
                                <a:gd name="T87" fmla="*/ 2147483647 h 396"/>
                                <a:gd name="T88" fmla="*/ 2147483647 w 384"/>
                                <a:gd name="T89" fmla="*/ 2147483647 h 396"/>
                                <a:gd name="T90" fmla="*/ 2147483647 w 384"/>
                                <a:gd name="T91" fmla="*/ 2147483647 h 396"/>
                                <a:gd name="T92" fmla="*/ 2147483647 w 384"/>
                                <a:gd name="T93" fmla="*/ 2147483647 h 396"/>
                                <a:gd name="T94" fmla="*/ 2147483647 w 384"/>
                                <a:gd name="T95" fmla="*/ 2147483647 h 39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84" h="396">
                                  <a:moveTo>
                                    <a:pt x="90" y="0"/>
                                  </a:moveTo>
                                  <a:lnTo>
                                    <a:pt x="96" y="0"/>
                                  </a:lnTo>
                                  <a:lnTo>
                                    <a:pt x="114" y="6"/>
                                  </a:lnTo>
                                  <a:lnTo>
                                    <a:pt x="126" y="12"/>
                                  </a:lnTo>
                                  <a:lnTo>
                                    <a:pt x="174" y="24"/>
                                  </a:lnTo>
                                  <a:lnTo>
                                    <a:pt x="198" y="30"/>
                                  </a:lnTo>
                                  <a:lnTo>
                                    <a:pt x="216" y="36"/>
                                  </a:lnTo>
                                  <a:lnTo>
                                    <a:pt x="228" y="36"/>
                                  </a:lnTo>
                                  <a:lnTo>
                                    <a:pt x="258" y="54"/>
                                  </a:lnTo>
                                  <a:lnTo>
                                    <a:pt x="264" y="54"/>
                                  </a:lnTo>
                                  <a:lnTo>
                                    <a:pt x="276" y="60"/>
                                  </a:lnTo>
                                  <a:lnTo>
                                    <a:pt x="282" y="60"/>
                                  </a:lnTo>
                                  <a:lnTo>
                                    <a:pt x="288" y="60"/>
                                  </a:lnTo>
                                  <a:lnTo>
                                    <a:pt x="300" y="60"/>
                                  </a:lnTo>
                                  <a:lnTo>
                                    <a:pt x="312" y="60"/>
                                  </a:lnTo>
                                  <a:lnTo>
                                    <a:pt x="318" y="60"/>
                                  </a:lnTo>
                                  <a:lnTo>
                                    <a:pt x="324" y="60"/>
                                  </a:lnTo>
                                  <a:lnTo>
                                    <a:pt x="330" y="60"/>
                                  </a:lnTo>
                                  <a:lnTo>
                                    <a:pt x="342" y="60"/>
                                  </a:lnTo>
                                  <a:lnTo>
                                    <a:pt x="348" y="60"/>
                                  </a:lnTo>
                                  <a:lnTo>
                                    <a:pt x="354" y="60"/>
                                  </a:lnTo>
                                  <a:lnTo>
                                    <a:pt x="360" y="72"/>
                                  </a:lnTo>
                                  <a:lnTo>
                                    <a:pt x="360" y="78"/>
                                  </a:lnTo>
                                  <a:lnTo>
                                    <a:pt x="360" y="84"/>
                                  </a:lnTo>
                                  <a:lnTo>
                                    <a:pt x="360" y="90"/>
                                  </a:lnTo>
                                  <a:lnTo>
                                    <a:pt x="360" y="108"/>
                                  </a:lnTo>
                                  <a:lnTo>
                                    <a:pt x="372" y="102"/>
                                  </a:lnTo>
                                  <a:lnTo>
                                    <a:pt x="384" y="102"/>
                                  </a:lnTo>
                                  <a:lnTo>
                                    <a:pt x="384" y="126"/>
                                  </a:lnTo>
                                  <a:lnTo>
                                    <a:pt x="378" y="138"/>
                                  </a:lnTo>
                                  <a:lnTo>
                                    <a:pt x="378" y="150"/>
                                  </a:lnTo>
                                  <a:lnTo>
                                    <a:pt x="378" y="156"/>
                                  </a:lnTo>
                                  <a:lnTo>
                                    <a:pt x="378" y="168"/>
                                  </a:lnTo>
                                  <a:lnTo>
                                    <a:pt x="378" y="174"/>
                                  </a:lnTo>
                                  <a:lnTo>
                                    <a:pt x="378" y="180"/>
                                  </a:lnTo>
                                  <a:lnTo>
                                    <a:pt x="378" y="186"/>
                                  </a:lnTo>
                                  <a:lnTo>
                                    <a:pt x="378" y="192"/>
                                  </a:lnTo>
                                  <a:lnTo>
                                    <a:pt x="378" y="198"/>
                                  </a:lnTo>
                                  <a:lnTo>
                                    <a:pt x="378" y="204"/>
                                  </a:lnTo>
                                  <a:lnTo>
                                    <a:pt x="372" y="210"/>
                                  </a:lnTo>
                                  <a:lnTo>
                                    <a:pt x="372" y="216"/>
                                  </a:lnTo>
                                  <a:lnTo>
                                    <a:pt x="372" y="222"/>
                                  </a:lnTo>
                                  <a:lnTo>
                                    <a:pt x="372" y="228"/>
                                  </a:lnTo>
                                  <a:lnTo>
                                    <a:pt x="372" y="234"/>
                                  </a:lnTo>
                                  <a:lnTo>
                                    <a:pt x="372" y="240"/>
                                  </a:lnTo>
                                  <a:lnTo>
                                    <a:pt x="372" y="258"/>
                                  </a:lnTo>
                                  <a:lnTo>
                                    <a:pt x="366" y="264"/>
                                  </a:lnTo>
                                  <a:lnTo>
                                    <a:pt x="360" y="288"/>
                                  </a:lnTo>
                                  <a:lnTo>
                                    <a:pt x="360" y="294"/>
                                  </a:lnTo>
                                  <a:lnTo>
                                    <a:pt x="354" y="306"/>
                                  </a:lnTo>
                                  <a:lnTo>
                                    <a:pt x="354" y="312"/>
                                  </a:lnTo>
                                  <a:lnTo>
                                    <a:pt x="342" y="312"/>
                                  </a:lnTo>
                                  <a:lnTo>
                                    <a:pt x="336" y="318"/>
                                  </a:lnTo>
                                  <a:lnTo>
                                    <a:pt x="330" y="318"/>
                                  </a:lnTo>
                                  <a:lnTo>
                                    <a:pt x="324" y="324"/>
                                  </a:lnTo>
                                  <a:lnTo>
                                    <a:pt x="318" y="324"/>
                                  </a:lnTo>
                                  <a:lnTo>
                                    <a:pt x="312" y="324"/>
                                  </a:lnTo>
                                  <a:lnTo>
                                    <a:pt x="300" y="330"/>
                                  </a:lnTo>
                                  <a:lnTo>
                                    <a:pt x="288" y="336"/>
                                  </a:lnTo>
                                  <a:lnTo>
                                    <a:pt x="282" y="342"/>
                                  </a:lnTo>
                                  <a:lnTo>
                                    <a:pt x="276" y="342"/>
                                  </a:lnTo>
                                  <a:lnTo>
                                    <a:pt x="270" y="348"/>
                                  </a:lnTo>
                                  <a:lnTo>
                                    <a:pt x="264" y="348"/>
                                  </a:lnTo>
                                  <a:lnTo>
                                    <a:pt x="258" y="348"/>
                                  </a:lnTo>
                                  <a:lnTo>
                                    <a:pt x="252" y="354"/>
                                  </a:lnTo>
                                  <a:lnTo>
                                    <a:pt x="234" y="360"/>
                                  </a:lnTo>
                                  <a:lnTo>
                                    <a:pt x="222" y="372"/>
                                  </a:lnTo>
                                  <a:lnTo>
                                    <a:pt x="210" y="372"/>
                                  </a:lnTo>
                                  <a:lnTo>
                                    <a:pt x="198" y="378"/>
                                  </a:lnTo>
                                  <a:lnTo>
                                    <a:pt x="174" y="390"/>
                                  </a:lnTo>
                                  <a:lnTo>
                                    <a:pt x="162" y="396"/>
                                  </a:lnTo>
                                  <a:lnTo>
                                    <a:pt x="156" y="396"/>
                                  </a:lnTo>
                                  <a:lnTo>
                                    <a:pt x="144" y="396"/>
                                  </a:lnTo>
                                  <a:lnTo>
                                    <a:pt x="144" y="390"/>
                                  </a:lnTo>
                                  <a:lnTo>
                                    <a:pt x="150" y="378"/>
                                  </a:lnTo>
                                  <a:lnTo>
                                    <a:pt x="150" y="366"/>
                                  </a:lnTo>
                                  <a:lnTo>
                                    <a:pt x="150" y="342"/>
                                  </a:lnTo>
                                  <a:lnTo>
                                    <a:pt x="150" y="336"/>
                                  </a:lnTo>
                                  <a:lnTo>
                                    <a:pt x="150" y="330"/>
                                  </a:lnTo>
                                  <a:lnTo>
                                    <a:pt x="150" y="318"/>
                                  </a:lnTo>
                                  <a:lnTo>
                                    <a:pt x="150" y="312"/>
                                  </a:lnTo>
                                  <a:lnTo>
                                    <a:pt x="150" y="306"/>
                                  </a:lnTo>
                                  <a:lnTo>
                                    <a:pt x="144" y="306"/>
                                  </a:lnTo>
                                  <a:lnTo>
                                    <a:pt x="138" y="306"/>
                                  </a:lnTo>
                                  <a:lnTo>
                                    <a:pt x="132" y="306"/>
                                  </a:lnTo>
                                  <a:lnTo>
                                    <a:pt x="132" y="300"/>
                                  </a:lnTo>
                                  <a:lnTo>
                                    <a:pt x="126" y="300"/>
                                  </a:lnTo>
                                  <a:lnTo>
                                    <a:pt x="126" y="294"/>
                                  </a:lnTo>
                                  <a:lnTo>
                                    <a:pt x="120" y="294"/>
                                  </a:lnTo>
                                  <a:lnTo>
                                    <a:pt x="114" y="294"/>
                                  </a:lnTo>
                                  <a:lnTo>
                                    <a:pt x="114" y="300"/>
                                  </a:lnTo>
                                  <a:lnTo>
                                    <a:pt x="108" y="300"/>
                                  </a:lnTo>
                                  <a:lnTo>
                                    <a:pt x="102" y="300"/>
                                  </a:lnTo>
                                  <a:lnTo>
                                    <a:pt x="108" y="300"/>
                                  </a:lnTo>
                                  <a:lnTo>
                                    <a:pt x="108" y="294"/>
                                  </a:lnTo>
                                  <a:lnTo>
                                    <a:pt x="102" y="294"/>
                                  </a:lnTo>
                                  <a:lnTo>
                                    <a:pt x="102" y="300"/>
                                  </a:lnTo>
                                  <a:lnTo>
                                    <a:pt x="102" y="294"/>
                                  </a:lnTo>
                                  <a:lnTo>
                                    <a:pt x="102" y="300"/>
                                  </a:lnTo>
                                  <a:lnTo>
                                    <a:pt x="96" y="300"/>
                                  </a:lnTo>
                                  <a:lnTo>
                                    <a:pt x="96" y="294"/>
                                  </a:lnTo>
                                  <a:lnTo>
                                    <a:pt x="96" y="300"/>
                                  </a:lnTo>
                                  <a:lnTo>
                                    <a:pt x="96" y="294"/>
                                  </a:lnTo>
                                  <a:lnTo>
                                    <a:pt x="90" y="294"/>
                                  </a:lnTo>
                                  <a:lnTo>
                                    <a:pt x="90" y="288"/>
                                  </a:lnTo>
                                  <a:lnTo>
                                    <a:pt x="90" y="282"/>
                                  </a:lnTo>
                                  <a:lnTo>
                                    <a:pt x="90" y="276"/>
                                  </a:lnTo>
                                  <a:lnTo>
                                    <a:pt x="84" y="270"/>
                                  </a:lnTo>
                                  <a:lnTo>
                                    <a:pt x="72" y="264"/>
                                  </a:lnTo>
                                  <a:lnTo>
                                    <a:pt x="66" y="264"/>
                                  </a:lnTo>
                                  <a:lnTo>
                                    <a:pt x="60" y="258"/>
                                  </a:lnTo>
                                  <a:lnTo>
                                    <a:pt x="42" y="252"/>
                                  </a:lnTo>
                                  <a:lnTo>
                                    <a:pt x="42" y="246"/>
                                  </a:lnTo>
                                  <a:lnTo>
                                    <a:pt x="36" y="246"/>
                                  </a:lnTo>
                                  <a:lnTo>
                                    <a:pt x="30" y="240"/>
                                  </a:lnTo>
                                  <a:lnTo>
                                    <a:pt x="18" y="240"/>
                                  </a:lnTo>
                                  <a:lnTo>
                                    <a:pt x="18" y="234"/>
                                  </a:lnTo>
                                  <a:lnTo>
                                    <a:pt x="0" y="228"/>
                                  </a:lnTo>
                                  <a:lnTo>
                                    <a:pt x="0" y="222"/>
                                  </a:lnTo>
                                  <a:lnTo>
                                    <a:pt x="6" y="216"/>
                                  </a:lnTo>
                                  <a:lnTo>
                                    <a:pt x="6" y="210"/>
                                  </a:lnTo>
                                  <a:lnTo>
                                    <a:pt x="12" y="210"/>
                                  </a:lnTo>
                                  <a:lnTo>
                                    <a:pt x="12" y="204"/>
                                  </a:lnTo>
                                  <a:lnTo>
                                    <a:pt x="12" y="198"/>
                                  </a:lnTo>
                                  <a:lnTo>
                                    <a:pt x="18" y="198"/>
                                  </a:lnTo>
                                  <a:lnTo>
                                    <a:pt x="18" y="192"/>
                                  </a:lnTo>
                                  <a:lnTo>
                                    <a:pt x="24" y="192"/>
                                  </a:lnTo>
                                  <a:lnTo>
                                    <a:pt x="24" y="186"/>
                                  </a:lnTo>
                                  <a:lnTo>
                                    <a:pt x="24" y="180"/>
                                  </a:lnTo>
                                  <a:lnTo>
                                    <a:pt x="24" y="174"/>
                                  </a:lnTo>
                                  <a:lnTo>
                                    <a:pt x="30" y="168"/>
                                  </a:lnTo>
                                  <a:lnTo>
                                    <a:pt x="30" y="162"/>
                                  </a:lnTo>
                                  <a:lnTo>
                                    <a:pt x="36" y="156"/>
                                  </a:lnTo>
                                  <a:lnTo>
                                    <a:pt x="36" y="150"/>
                                  </a:lnTo>
                                  <a:lnTo>
                                    <a:pt x="48" y="132"/>
                                  </a:lnTo>
                                  <a:lnTo>
                                    <a:pt x="48" y="120"/>
                                  </a:lnTo>
                                  <a:lnTo>
                                    <a:pt x="54" y="120"/>
                                  </a:lnTo>
                                  <a:lnTo>
                                    <a:pt x="60" y="102"/>
                                  </a:lnTo>
                                  <a:lnTo>
                                    <a:pt x="66" y="96"/>
                                  </a:lnTo>
                                  <a:lnTo>
                                    <a:pt x="78" y="72"/>
                                  </a:lnTo>
                                  <a:lnTo>
                                    <a:pt x="90" y="54"/>
                                  </a:lnTo>
                                  <a:lnTo>
                                    <a:pt x="96" y="54"/>
                                  </a:lnTo>
                                  <a:lnTo>
                                    <a:pt x="102" y="42"/>
                                  </a:lnTo>
                                  <a:lnTo>
                                    <a:pt x="96" y="18"/>
                                  </a:lnTo>
                                  <a:lnTo>
                                    <a:pt x="90" y="0"/>
                                  </a:lnTo>
                                  <a:close/>
                                </a:path>
                              </a:pathLst>
                            </a:custGeom>
                            <a:solidFill>
                              <a:srgbClr val="FF33CC"/>
                            </a:solidFill>
                            <a:ln w="9525">
                              <a:solidFill>
                                <a:schemeClr val="tx1"/>
                              </a:solidFill>
                              <a:prstDash val="solid"/>
                              <a:round/>
                              <a:headEnd/>
                              <a:tailEnd/>
                            </a:ln>
                          </wps:spPr>
                          <wps:bodyPr/>
                        </wps:wsp>
                        <wps:wsp>
                          <wps:cNvPr id="598" name="Freeform 140"/>
                          <wps:cNvSpPr>
                            <a:spLocks/>
                          </wps:cNvSpPr>
                          <wps:spPr bwMode="auto">
                            <a:xfrm>
                              <a:off x="6176608" y="6609789"/>
                              <a:ext cx="1561101" cy="1122308"/>
                            </a:xfrm>
                            <a:custGeom>
                              <a:avLst/>
                              <a:gdLst>
                                <a:gd name="T0" fmla="*/ 2147483647 w 432"/>
                                <a:gd name="T1" fmla="*/ 2147483647 h 318"/>
                                <a:gd name="T2" fmla="*/ 2147483647 w 432"/>
                                <a:gd name="T3" fmla="*/ 2147483647 h 318"/>
                                <a:gd name="T4" fmla="*/ 2147483647 w 432"/>
                                <a:gd name="T5" fmla="*/ 2147483647 h 318"/>
                                <a:gd name="T6" fmla="*/ 2147483647 w 432"/>
                                <a:gd name="T7" fmla="*/ 2147483647 h 318"/>
                                <a:gd name="T8" fmla="*/ 2147483647 w 432"/>
                                <a:gd name="T9" fmla="*/ 2147483647 h 318"/>
                                <a:gd name="T10" fmla="*/ 2147483647 w 432"/>
                                <a:gd name="T11" fmla="*/ 2147483647 h 318"/>
                                <a:gd name="T12" fmla="*/ 2147483647 w 432"/>
                                <a:gd name="T13" fmla="*/ 2147483647 h 318"/>
                                <a:gd name="T14" fmla="*/ 2147483647 w 432"/>
                                <a:gd name="T15" fmla="*/ 2147483647 h 318"/>
                                <a:gd name="T16" fmla="*/ 2147483647 w 432"/>
                                <a:gd name="T17" fmla="*/ 2147483647 h 318"/>
                                <a:gd name="T18" fmla="*/ 2147483647 w 432"/>
                                <a:gd name="T19" fmla="*/ 2147483647 h 318"/>
                                <a:gd name="T20" fmla="*/ 2147483647 w 432"/>
                                <a:gd name="T21" fmla="*/ 2147483647 h 318"/>
                                <a:gd name="T22" fmla="*/ 2147483647 w 432"/>
                                <a:gd name="T23" fmla="*/ 2147483647 h 318"/>
                                <a:gd name="T24" fmla="*/ 2147483647 w 432"/>
                                <a:gd name="T25" fmla="*/ 2147483647 h 318"/>
                                <a:gd name="T26" fmla="*/ 2147483647 w 432"/>
                                <a:gd name="T27" fmla="*/ 2147483647 h 318"/>
                                <a:gd name="T28" fmla="*/ 2147483647 w 432"/>
                                <a:gd name="T29" fmla="*/ 2147483647 h 318"/>
                                <a:gd name="T30" fmla="*/ 2147483647 w 432"/>
                                <a:gd name="T31" fmla="*/ 2147483647 h 318"/>
                                <a:gd name="T32" fmla="*/ 2147483647 w 432"/>
                                <a:gd name="T33" fmla="*/ 2147483647 h 318"/>
                                <a:gd name="T34" fmla="*/ 2147483647 w 432"/>
                                <a:gd name="T35" fmla="*/ 2147483647 h 318"/>
                                <a:gd name="T36" fmla="*/ 2147483647 w 432"/>
                                <a:gd name="T37" fmla="*/ 2147483647 h 318"/>
                                <a:gd name="T38" fmla="*/ 2147483647 w 432"/>
                                <a:gd name="T39" fmla="*/ 2147483647 h 318"/>
                                <a:gd name="T40" fmla="*/ 2147483647 w 432"/>
                                <a:gd name="T41" fmla="*/ 2147483647 h 318"/>
                                <a:gd name="T42" fmla="*/ 2147483647 w 432"/>
                                <a:gd name="T43" fmla="*/ 2147483647 h 318"/>
                                <a:gd name="T44" fmla="*/ 2147483647 w 432"/>
                                <a:gd name="T45" fmla="*/ 2147483647 h 318"/>
                                <a:gd name="T46" fmla="*/ 2147483647 w 432"/>
                                <a:gd name="T47" fmla="*/ 2147483647 h 318"/>
                                <a:gd name="T48" fmla="*/ 2147483647 w 432"/>
                                <a:gd name="T49" fmla="*/ 2147483647 h 318"/>
                                <a:gd name="T50" fmla="*/ 2147483647 w 432"/>
                                <a:gd name="T51" fmla="*/ 2147483647 h 318"/>
                                <a:gd name="T52" fmla="*/ 2147483647 w 432"/>
                                <a:gd name="T53" fmla="*/ 2147483647 h 318"/>
                                <a:gd name="T54" fmla="*/ 2147483647 w 432"/>
                                <a:gd name="T55" fmla="*/ 2147483647 h 318"/>
                                <a:gd name="T56" fmla="*/ 2147483647 w 432"/>
                                <a:gd name="T57" fmla="*/ 2147483647 h 318"/>
                                <a:gd name="T58" fmla="*/ 2147483647 w 432"/>
                                <a:gd name="T59" fmla="*/ 2147483647 h 318"/>
                                <a:gd name="T60" fmla="*/ 2147483647 w 432"/>
                                <a:gd name="T61" fmla="*/ 2147483647 h 318"/>
                                <a:gd name="T62" fmla="*/ 2147483647 w 432"/>
                                <a:gd name="T63" fmla="*/ 2147483647 h 318"/>
                                <a:gd name="T64" fmla="*/ 2147483647 w 432"/>
                                <a:gd name="T65" fmla="*/ 2147483647 h 318"/>
                                <a:gd name="T66" fmla="*/ 2147483647 w 432"/>
                                <a:gd name="T67" fmla="*/ 2147483647 h 318"/>
                                <a:gd name="T68" fmla="*/ 2147483647 w 432"/>
                                <a:gd name="T69" fmla="*/ 2147483647 h 318"/>
                                <a:gd name="T70" fmla="*/ 2147483647 w 432"/>
                                <a:gd name="T71" fmla="*/ 2147483647 h 318"/>
                                <a:gd name="T72" fmla="*/ 2147483647 w 432"/>
                                <a:gd name="T73" fmla="*/ 2147483647 h 318"/>
                                <a:gd name="T74" fmla="*/ 2147483647 w 432"/>
                                <a:gd name="T75" fmla="*/ 2147483647 h 318"/>
                                <a:gd name="T76" fmla="*/ 2147483647 w 432"/>
                                <a:gd name="T77" fmla="*/ 2147483647 h 318"/>
                                <a:gd name="T78" fmla="*/ 2147483647 w 432"/>
                                <a:gd name="T79" fmla="*/ 2147483647 h 318"/>
                                <a:gd name="T80" fmla="*/ 0 w 432"/>
                                <a:gd name="T81" fmla="*/ 2147483647 h 318"/>
                                <a:gd name="T82" fmla="*/ 0 w 432"/>
                                <a:gd name="T83" fmla="*/ 2147483647 h 318"/>
                                <a:gd name="T84" fmla="*/ 2147483647 w 432"/>
                                <a:gd name="T85" fmla="*/ 2147483647 h 318"/>
                                <a:gd name="T86" fmla="*/ 2147483647 w 432"/>
                                <a:gd name="T87" fmla="*/ 2147483647 h 318"/>
                                <a:gd name="T88" fmla="*/ 2147483647 w 432"/>
                                <a:gd name="T89" fmla="*/ 2147483647 h 318"/>
                                <a:gd name="T90" fmla="*/ 2147483647 w 432"/>
                                <a:gd name="T91" fmla="*/ 2147483647 h 318"/>
                                <a:gd name="T92" fmla="*/ 2147483647 w 432"/>
                                <a:gd name="T93" fmla="*/ 2147483647 h 318"/>
                                <a:gd name="T94" fmla="*/ 2147483647 w 432"/>
                                <a:gd name="T95" fmla="*/ 2147483647 h 318"/>
                                <a:gd name="T96" fmla="*/ 2147483647 w 432"/>
                                <a:gd name="T97" fmla="*/ 2147483647 h 318"/>
                                <a:gd name="T98" fmla="*/ 2147483647 w 432"/>
                                <a:gd name="T99" fmla="*/ 2147483647 h 318"/>
                                <a:gd name="T100" fmla="*/ 2147483647 w 432"/>
                                <a:gd name="T101" fmla="*/ 2147483647 h 31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2" h="318">
                                  <a:moveTo>
                                    <a:pt x="432" y="0"/>
                                  </a:moveTo>
                                  <a:lnTo>
                                    <a:pt x="432" y="6"/>
                                  </a:lnTo>
                                  <a:lnTo>
                                    <a:pt x="432" y="12"/>
                                  </a:lnTo>
                                  <a:lnTo>
                                    <a:pt x="426" y="12"/>
                                  </a:lnTo>
                                  <a:lnTo>
                                    <a:pt x="426" y="18"/>
                                  </a:lnTo>
                                  <a:lnTo>
                                    <a:pt x="426" y="24"/>
                                  </a:lnTo>
                                  <a:lnTo>
                                    <a:pt x="426" y="30"/>
                                  </a:lnTo>
                                  <a:lnTo>
                                    <a:pt x="426" y="36"/>
                                  </a:lnTo>
                                  <a:lnTo>
                                    <a:pt x="426" y="42"/>
                                  </a:lnTo>
                                  <a:lnTo>
                                    <a:pt x="426" y="48"/>
                                  </a:lnTo>
                                  <a:lnTo>
                                    <a:pt x="420" y="48"/>
                                  </a:lnTo>
                                  <a:lnTo>
                                    <a:pt x="420" y="54"/>
                                  </a:lnTo>
                                  <a:lnTo>
                                    <a:pt x="420" y="60"/>
                                  </a:lnTo>
                                  <a:lnTo>
                                    <a:pt x="426" y="60"/>
                                  </a:lnTo>
                                  <a:lnTo>
                                    <a:pt x="426" y="66"/>
                                  </a:lnTo>
                                  <a:lnTo>
                                    <a:pt x="426" y="72"/>
                                  </a:lnTo>
                                  <a:lnTo>
                                    <a:pt x="426" y="78"/>
                                  </a:lnTo>
                                  <a:lnTo>
                                    <a:pt x="426" y="84"/>
                                  </a:lnTo>
                                  <a:lnTo>
                                    <a:pt x="426" y="90"/>
                                  </a:lnTo>
                                  <a:lnTo>
                                    <a:pt x="426" y="96"/>
                                  </a:lnTo>
                                  <a:lnTo>
                                    <a:pt x="426" y="102"/>
                                  </a:lnTo>
                                  <a:lnTo>
                                    <a:pt x="426" y="108"/>
                                  </a:lnTo>
                                  <a:lnTo>
                                    <a:pt x="432" y="108"/>
                                  </a:lnTo>
                                  <a:lnTo>
                                    <a:pt x="426" y="108"/>
                                  </a:lnTo>
                                  <a:lnTo>
                                    <a:pt x="426" y="114"/>
                                  </a:lnTo>
                                  <a:lnTo>
                                    <a:pt x="426" y="120"/>
                                  </a:lnTo>
                                  <a:lnTo>
                                    <a:pt x="426" y="126"/>
                                  </a:lnTo>
                                  <a:lnTo>
                                    <a:pt x="426" y="132"/>
                                  </a:lnTo>
                                  <a:lnTo>
                                    <a:pt x="426" y="138"/>
                                  </a:lnTo>
                                  <a:lnTo>
                                    <a:pt x="420" y="144"/>
                                  </a:lnTo>
                                  <a:lnTo>
                                    <a:pt x="420" y="150"/>
                                  </a:lnTo>
                                  <a:lnTo>
                                    <a:pt x="420" y="156"/>
                                  </a:lnTo>
                                  <a:lnTo>
                                    <a:pt x="420" y="162"/>
                                  </a:lnTo>
                                  <a:lnTo>
                                    <a:pt x="426" y="162"/>
                                  </a:lnTo>
                                  <a:lnTo>
                                    <a:pt x="426" y="168"/>
                                  </a:lnTo>
                                  <a:lnTo>
                                    <a:pt x="426" y="174"/>
                                  </a:lnTo>
                                  <a:lnTo>
                                    <a:pt x="420" y="180"/>
                                  </a:lnTo>
                                  <a:lnTo>
                                    <a:pt x="420" y="186"/>
                                  </a:lnTo>
                                  <a:lnTo>
                                    <a:pt x="414" y="186"/>
                                  </a:lnTo>
                                  <a:lnTo>
                                    <a:pt x="414" y="192"/>
                                  </a:lnTo>
                                  <a:lnTo>
                                    <a:pt x="408" y="192"/>
                                  </a:lnTo>
                                  <a:lnTo>
                                    <a:pt x="402" y="192"/>
                                  </a:lnTo>
                                  <a:lnTo>
                                    <a:pt x="402" y="198"/>
                                  </a:lnTo>
                                  <a:lnTo>
                                    <a:pt x="408" y="198"/>
                                  </a:lnTo>
                                  <a:lnTo>
                                    <a:pt x="408" y="204"/>
                                  </a:lnTo>
                                  <a:lnTo>
                                    <a:pt x="408" y="210"/>
                                  </a:lnTo>
                                  <a:lnTo>
                                    <a:pt x="402" y="210"/>
                                  </a:lnTo>
                                  <a:lnTo>
                                    <a:pt x="402" y="216"/>
                                  </a:lnTo>
                                  <a:lnTo>
                                    <a:pt x="408" y="216"/>
                                  </a:lnTo>
                                  <a:lnTo>
                                    <a:pt x="408" y="222"/>
                                  </a:lnTo>
                                  <a:lnTo>
                                    <a:pt x="408" y="228"/>
                                  </a:lnTo>
                                  <a:lnTo>
                                    <a:pt x="390" y="240"/>
                                  </a:lnTo>
                                  <a:lnTo>
                                    <a:pt x="384" y="240"/>
                                  </a:lnTo>
                                  <a:lnTo>
                                    <a:pt x="384" y="246"/>
                                  </a:lnTo>
                                  <a:lnTo>
                                    <a:pt x="378" y="252"/>
                                  </a:lnTo>
                                  <a:lnTo>
                                    <a:pt x="372" y="252"/>
                                  </a:lnTo>
                                  <a:lnTo>
                                    <a:pt x="372" y="258"/>
                                  </a:lnTo>
                                  <a:lnTo>
                                    <a:pt x="366" y="258"/>
                                  </a:lnTo>
                                  <a:lnTo>
                                    <a:pt x="360" y="264"/>
                                  </a:lnTo>
                                  <a:lnTo>
                                    <a:pt x="354" y="270"/>
                                  </a:lnTo>
                                  <a:lnTo>
                                    <a:pt x="348" y="276"/>
                                  </a:lnTo>
                                  <a:lnTo>
                                    <a:pt x="342" y="282"/>
                                  </a:lnTo>
                                  <a:lnTo>
                                    <a:pt x="336" y="282"/>
                                  </a:lnTo>
                                  <a:lnTo>
                                    <a:pt x="336" y="288"/>
                                  </a:lnTo>
                                  <a:lnTo>
                                    <a:pt x="324" y="294"/>
                                  </a:lnTo>
                                  <a:lnTo>
                                    <a:pt x="318" y="300"/>
                                  </a:lnTo>
                                  <a:lnTo>
                                    <a:pt x="312" y="306"/>
                                  </a:lnTo>
                                  <a:lnTo>
                                    <a:pt x="306" y="312"/>
                                  </a:lnTo>
                                  <a:lnTo>
                                    <a:pt x="300" y="312"/>
                                  </a:lnTo>
                                  <a:lnTo>
                                    <a:pt x="300" y="318"/>
                                  </a:lnTo>
                                  <a:lnTo>
                                    <a:pt x="294" y="312"/>
                                  </a:lnTo>
                                  <a:lnTo>
                                    <a:pt x="288" y="312"/>
                                  </a:lnTo>
                                  <a:lnTo>
                                    <a:pt x="288" y="306"/>
                                  </a:lnTo>
                                  <a:lnTo>
                                    <a:pt x="282" y="306"/>
                                  </a:lnTo>
                                  <a:lnTo>
                                    <a:pt x="282" y="300"/>
                                  </a:lnTo>
                                  <a:lnTo>
                                    <a:pt x="276" y="294"/>
                                  </a:lnTo>
                                  <a:lnTo>
                                    <a:pt x="276" y="288"/>
                                  </a:lnTo>
                                  <a:lnTo>
                                    <a:pt x="270" y="288"/>
                                  </a:lnTo>
                                  <a:lnTo>
                                    <a:pt x="264" y="288"/>
                                  </a:lnTo>
                                  <a:lnTo>
                                    <a:pt x="258" y="282"/>
                                  </a:lnTo>
                                  <a:lnTo>
                                    <a:pt x="252" y="282"/>
                                  </a:lnTo>
                                  <a:lnTo>
                                    <a:pt x="246" y="282"/>
                                  </a:lnTo>
                                  <a:lnTo>
                                    <a:pt x="240" y="288"/>
                                  </a:lnTo>
                                  <a:lnTo>
                                    <a:pt x="234" y="288"/>
                                  </a:lnTo>
                                  <a:lnTo>
                                    <a:pt x="234" y="294"/>
                                  </a:lnTo>
                                  <a:lnTo>
                                    <a:pt x="228" y="294"/>
                                  </a:lnTo>
                                  <a:lnTo>
                                    <a:pt x="222" y="294"/>
                                  </a:lnTo>
                                  <a:lnTo>
                                    <a:pt x="216" y="294"/>
                                  </a:lnTo>
                                  <a:lnTo>
                                    <a:pt x="216" y="288"/>
                                  </a:lnTo>
                                  <a:lnTo>
                                    <a:pt x="210" y="288"/>
                                  </a:lnTo>
                                  <a:lnTo>
                                    <a:pt x="210" y="282"/>
                                  </a:lnTo>
                                  <a:lnTo>
                                    <a:pt x="210" y="276"/>
                                  </a:lnTo>
                                  <a:lnTo>
                                    <a:pt x="210" y="270"/>
                                  </a:lnTo>
                                  <a:lnTo>
                                    <a:pt x="210" y="264"/>
                                  </a:lnTo>
                                  <a:lnTo>
                                    <a:pt x="210" y="258"/>
                                  </a:lnTo>
                                  <a:lnTo>
                                    <a:pt x="204" y="252"/>
                                  </a:lnTo>
                                  <a:lnTo>
                                    <a:pt x="198" y="252"/>
                                  </a:lnTo>
                                  <a:lnTo>
                                    <a:pt x="192" y="258"/>
                                  </a:lnTo>
                                  <a:lnTo>
                                    <a:pt x="186" y="258"/>
                                  </a:lnTo>
                                  <a:lnTo>
                                    <a:pt x="186" y="264"/>
                                  </a:lnTo>
                                  <a:lnTo>
                                    <a:pt x="180" y="264"/>
                                  </a:lnTo>
                                  <a:lnTo>
                                    <a:pt x="180" y="270"/>
                                  </a:lnTo>
                                  <a:lnTo>
                                    <a:pt x="174" y="270"/>
                                  </a:lnTo>
                                  <a:lnTo>
                                    <a:pt x="168" y="270"/>
                                  </a:lnTo>
                                  <a:lnTo>
                                    <a:pt x="162" y="270"/>
                                  </a:lnTo>
                                  <a:lnTo>
                                    <a:pt x="156" y="270"/>
                                  </a:lnTo>
                                  <a:lnTo>
                                    <a:pt x="156" y="264"/>
                                  </a:lnTo>
                                  <a:lnTo>
                                    <a:pt x="150" y="258"/>
                                  </a:lnTo>
                                  <a:lnTo>
                                    <a:pt x="150" y="252"/>
                                  </a:lnTo>
                                  <a:lnTo>
                                    <a:pt x="150" y="246"/>
                                  </a:lnTo>
                                  <a:lnTo>
                                    <a:pt x="150" y="240"/>
                                  </a:lnTo>
                                  <a:lnTo>
                                    <a:pt x="144" y="234"/>
                                  </a:lnTo>
                                  <a:lnTo>
                                    <a:pt x="144" y="228"/>
                                  </a:lnTo>
                                  <a:lnTo>
                                    <a:pt x="138" y="222"/>
                                  </a:lnTo>
                                  <a:lnTo>
                                    <a:pt x="138" y="216"/>
                                  </a:lnTo>
                                  <a:lnTo>
                                    <a:pt x="132" y="216"/>
                                  </a:lnTo>
                                  <a:lnTo>
                                    <a:pt x="132" y="210"/>
                                  </a:lnTo>
                                  <a:lnTo>
                                    <a:pt x="126" y="210"/>
                                  </a:lnTo>
                                  <a:lnTo>
                                    <a:pt x="120" y="204"/>
                                  </a:lnTo>
                                  <a:lnTo>
                                    <a:pt x="114" y="204"/>
                                  </a:lnTo>
                                  <a:lnTo>
                                    <a:pt x="108" y="210"/>
                                  </a:lnTo>
                                  <a:lnTo>
                                    <a:pt x="102" y="210"/>
                                  </a:lnTo>
                                  <a:lnTo>
                                    <a:pt x="96" y="216"/>
                                  </a:lnTo>
                                  <a:lnTo>
                                    <a:pt x="90" y="216"/>
                                  </a:lnTo>
                                  <a:lnTo>
                                    <a:pt x="90" y="222"/>
                                  </a:lnTo>
                                  <a:lnTo>
                                    <a:pt x="84" y="222"/>
                                  </a:lnTo>
                                  <a:lnTo>
                                    <a:pt x="78" y="222"/>
                                  </a:lnTo>
                                  <a:lnTo>
                                    <a:pt x="72" y="222"/>
                                  </a:lnTo>
                                  <a:lnTo>
                                    <a:pt x="72" y="216"/>
                                  </a:lnTo>
                                  <a:lnTo>
                                    <a:pt x="66" y="216"/>
                                  </a:lnTo>
                                  <a:lnTo>
                                    <a:pt x="66" y="210"/>
                                  </a:lnTo>
                                  <a:lnTo>
                                    <a:pt x="66" y="204"/>
                                  </a:lnTo>
                                  <a:lnTo>
                                    <a:pt x="66" y="198"/>
                                  </a:lnTo>
                                  <a:lnTo>
                                    <a:pt x="66" y="192"/>
                                  </a:lnTo>
                                  <a:lnTo>
                                    <a:pt x="66" y="186"/>
                                  </a:lnTo>
                                  <a:lnTo>
                                    <a:pt x="66" y="180"/>
                                  </a:lnTo>
                                  <a:lnTo>
                                    <a:pt x="66" y="174"/>
                                  </a:lnTo>
                                  <a:lnTo>
                                    <a:pt x="72" y="168"/>
                                  </a:lnTo>
                                  <a:lnTo>
                                    <a:pt x="72" y="162"/>
                                  </a:lnTo>
                                  <a:lnTo>
                                    <a:pt x="72" y="156"/>
                                  </a:lnTo>
                                  <a:lnTo>
                                    <a:pt x="72" y="150"/>
                                  </a:lnTo>
                                  <a:lnTo>
                                    <a:pt x="66" y="150"/>
                                  </a:lnTo>
                                  <a:lnTo>
                                    <a:pt x="66" y="144"/>
                                  </a:lnTo>
                                  <a:lnTo>
                                    <a:pt x="60" y="144"/>
                                  </a:lnTo>
                                  <a:lnTo>
                                    <a:pt x="54" y="144"/>
                                  </a:lnTo>
                                  <a:lnTo>
                                    <a:pt x="48" y="144"/>
                                  </a:lnTo>
                                  <a:lnTo>
                                    <a:pt x="48" y="150"/>
                                  </a:lnTo>
                                  <a:lnTo>
                                    <a:pt x="42" y="150"/>
                                  </a:lnTo>
                                  <a:lnTo>
                                    <a:pt x="36" y="150"/>
                                  </a:lnTo>
                                  <a:lnTo>
                                    <a:pt x="30" y="144"/>
                                  </a:lnTo>
                                  <a:lnTo>
                                    <a:pt x="30" y="138"/>
                                  </a:lnTo>
                                  <a:lnTo>
                                    <a:pt x="24" y="138"/>
                                  </a:lnTo>
                                  <a:lnTo>
                                    <a:pt x="24" y="132"/>
                                  </a:lnTo>
                                  <a:lnTo>
                                    <a:pt x="18" y="132"/>
                                  </a:lnTo>
                                  <a:lnTo>
                                    <a:pt x="18" y="126"/>
                                  </a:lnTo>
                                  <a:lnTo>
                                    <a:pt x="12" y="126"/>
                                  </a:lnTo>
                                  <a:lnTo>
                                    <a:pt x="12" y="120"/>
                                  </a:lnTo>
                                  <a:lnTo>
                                    <a:pt x="12" y="114"/>
                                  </a:lnTo>
                                  <a:lnTo>
                                    <a:pt x="12" y="108"/>
                                  </a:lnTo>
                                  <a:lnTo>
                                    <a:pt x="6" y="108"/>
                                  </a:lnTo>
                                  <a:lnTo>
                                    <a:pt x="6" y="102"/>
                                  </a:lnTo>
                                  <a:lnTo>
                                    <a:pt x="0" y="102"/>
                                  </a:lnTo>
                                  <a:lnTo>
                                    <a:pt x="0" y="96"/>
                                  </a:lnTo>
                                  <a:lnTo>
                                    <a:pt x="0" y="90"/>
                                  </a:lnTo>
                                  <a:lnTo>
                                    <a:pt x="6" y="84"/>
                                  </a:lnTo>
                                  <a:lnTo>
                                    <a:pt x="6" y="78"/>
                                  </a:lnTo>
                                  <a:lnTo>
                                    <a:pt x="0" y="72"/>
                                  </a:lnTo>
                                  <a:lnTo>
                                    <a:pt x="0" y="66"/>
                                  </a:lnTo>
                                  <a:lnTo>
                                    <a:pt x="0" y="60"/>
                                  </a:lnTo>
                                  <a:lnTo>
                                    <a:pt x="6" y="60"/>
                                  </a:lnTo>
                                  <a:lnTo>
                                    <a:pt x="6" y="54"/>
                                  </a:lnTo>
                                  <a:lnTo>
                                    <a:pt x="12" y="54"/>
                                  </a:lnTo>
                                  <a:lnTo>
                                    <a:pt x="12" y="48"/>
                                  </a:lnTo>
                                  <a:lnTo>
                                    <a:pt x="12" y="42"/>
                                  </a:lnTo>
                                  <a:lnTo>
                                    <a:pt x="12" y="36"/>
                                  </a:lnTo>
                                  <a:lnTo>
                                    <a:pt x="18" y="30"/>
                                  </a:lnTo>
                                  <a:lnTo>
                                    <a:pt x="30" y="30"/>
                                  </a:lnTo>
                                  <a:lnTo>
                                    <a:pt x="48" y="30"/>
                                  </a:lnTo>
                                  <a:lnTo>
                                    <a:pt x="54" y="24"/>
                                  </a:lnTo>
                                  <a:lnTo>
                                    <a:pt x="60" y="24"/>
                                  </a:lnTo>
                                  <a:lnTo>
                                    <a:pt x="66" y="24"/>
                                  </a:lnTo>
                                  <a:lnTo>
                                    <a:pt x="78" y="24"/>
                                  </a:lnTo>
                                  <a:lnTo>
                                    <a:pt x="96" y="18"/>
                                  </a:lnTo>
                                  <a:lnTo>
                                    <a:pt x="108" y="18"/>
                                  </a:lnTo>
                                  <a:lnTo>
                                    <a:pt x="120" y="18"/>
                                  </a:lnTo>
                                  <a:lnTo>
                                    <a:pt x="132" y="18"/>
                                  </a:lnTo>
                                  <a:lnTo>
                                    <a:pt x="138" y="12"/>
                                  </a:lnTo>
                                  <a:lnTo>
                                    <a:pt x="144" y="12"/>
                                  </a:lnTo>
                                  <a:lnTo>
                                    <a:pt x="162" y="12"/>
                                  </a:lnTo>
                                  <a:lnTo>
                                    <a:pt x="174" y="12"/>
                                  </a:lnTo>
                                  <a:lnTo>
                                    <a:pt x="180" y="6"/>
                                  </a:lnTo>
                                  <a:lnTo>
                                    <a:pt x="192" y="6"/>
                                  </a:lnTo>
                                  <a:lnTo>
                                    <a:pt x="204" y="6"/>
                                  </a:lnTo>
                                  <a:lnTo>
                                    <a:pt x="210" y="6"/>
                                  </a:lnTo>
                                  <a:lnTo>
                                    <a:pt x="240" y="12"/>
                                  </a:lnTo>
                                  <a:lnTo>
                                    <a:pt x="294" y="18"/>
                                  </a:lnTo>
                                  <a:lnTo>
                                    <a:pt x="300" y="18"/>
                                  </a:lnTo>
                                  <a:lnTo>
                                    <a:pt x="306" y="18"/>
                                  </a:lnTo>
                                  <a:lnTo>
                                    <a:pt x="324" y="18"/>
                                  </a:lnTo>
                                  <a:lnTo>
                                    <a:pt x="330" y="18"/>
                                  </a:lnTo>
                                  <a:lnTo>
                                    <a:pt x="354" y="12"/>
                                  </a:lnTo>
                                  <a:lnTo>
                                    <a:pt x="360" y="12"/>
                                  </a:lnTo>
                                  <a:lnTo>
                                    <a:pt x="366" y="12"/>
                                  </a:lnTo>
                                  <a:lnTo>
                                    <a:pt x="414" y="6"/>
                                  </a:lnTo>
                                  <a:lnTo>
                                    <a:pt x="426" y="0"/>
                                  </a:lnTo>
                                  <a:lnTo>
                                    <a:pt x="432" y="0"/>
                                  </a:lnTo>
                                  <a:close/>
                                </a:path>
                              </a:pathLst>
                            </a:custGeom>
                            <a:solidFill>
                              <a:srgbClr val="00B050"/>
                            </a:solidFill>
                            <a:ln w="9525">
                              <a:solidFill>
                                <a:schemeClr val="tx1"/>
                              </a:solidFill>
                              <a:prstDash val="solid"/>
                              <a:round/>
                              <a:headEnd/>
                              <a:tailEnd/>
                            </a:ln>
                          </wps:spPr>
                          <wps:bodyPr/>
                        </wps:wsp>
                        <wps:wsp>
                          <wps:cNvPr id="599" name="Freeform 141"/>
                          <wps:cNvSpPr>
                            <a:spLocks/>
                          </wps:cNvSpPr>
                          <wps:spPr bwMode="auto">
                            <a:xfrm>
                              <a:off x="11467006" y="6800370"/>
                              <a:ext cx="1257554" cy="910552"/>
                            </a:xfrm>
                            <a:custGeom>
                              <a:avLst/>
                              <a:gdLst>
                                <a:gd name="T0" fmla="*/ 2147483647 w 348"/>
                                <a:gd name="T1" fmla="*/ 2147483647 h 258"/>
                                <a:gd name="T2" fmla="*/ 2147483647 w 348"/>
                                <a:gd name="T3" fmla="*/ 2147483647 h 258"/>
                                <a:gd name="T4" fmla="*/ 2147483647 w 348"/>
                                <a:gd name="T5" fmla="*/ 2147483647 h 258"/>
                                <a:gd name="T6" fmla="*/ 2147483647 w 348"/>
                                <a:gd name="T7" fmla="*/ 2147483647 h 258"/>
                                <a:gd name="T8" fmla="*/ 2147483647 w 348"/>
                                <a:gd name="T9" fmla="*/ 2147483647 h 258"/>
                                <a:gd name="T10" fmla="*/ 2147483647 w 348"/>
                                <a:gd name="T11" fmla="*/ 0 h 258"/>
                                <a:gd name="T12" fmla="*/ 2147483647 w 348"/>
                                <a:gd name="T13" fmla="*/ 0 h 258"/>
                                <a:gd name="T14" fmla="*/ 2147483647 w 348"/>
                                <a:gd name="T15" fmla="*/ 0 h 258"/>
                                <a:gd name="T16" fmla="*/ 2147483647 w 348"/>
                                <a:gd name="T17" fmla="*/ 2147483647 h 258"/>
                                <a:gd name="T18" fmla="*/ 2147483647 w 348"/>
                                <a:gd name="T19" fmla="*/ 2147483647 h 258"/>
                                <a:gd name="T20" fmla="*/ 2147483647 w 348"/>
                                <a:gd name="T21" fmla="*/ 2147483647 h 258"/>
                                <a:gd name="T22" fmla="*/ 2147483647 w 348"/>
                                <a:gd name="T23" fmla="*/ 2147483647 h 258"/>
                                <a:gd name="T24" fmla="*/ 2147483647 w 348"/>
                                <a:gd name="T25" fmla="*/ 2147483647 h 258"/>
                                <a:gd name="T26" fmla="*/ 2147483647 w 348"/>
                                <a:gd name="T27" fmla="*/ 2147483647 h 258"/>
                                <a:gd name="T28" fmla="*/ 2147483647 w 348"/>
                                <a:gd name="T29" fmla="*/ 2147483647 h 258"/>
                                <a:gd name="T30" fmla="*/ 2147483647 w 348"/>
                                <a:gd name="T31" fmla="*/ 2147483647 h 258"/>
                                <a:gd name="T32" fmla="*/ 2147483647 w 348"/>
                                <a:gd name="T33" fmla="*/ 2147483647 h 258"/>
                                <a:gd name="T34" fmla="*/ 2147483647 w 348"/>
                                <a:gd name="T35" fmla="*/ 2147483647 h 258"/>
                                <a:gd name="T36" fmla="*/ 2147483647 w 348"/>
                                <a:gd name="T37" fmla="*/ 2147483647 h 258"/>
                                <a:gd name="T38" fmla="*/ 2147483647 w 348"/>
                                <a:gd name="T39" fmla="*/ 2147483647 h 258"/>
                                <a:gd name="T40" fmla="*/ 2147483647 w 348"/>
                                <a:gd name="T41" fmla="*/ 2147483647 h 258"/>
                                <a:gd name="T42" fmla="*/ 2147483647 w 348"/>
                                <a:gd name="T43" fmla="*/ 2147483647 h 258"/>
                                <a:gd name="T44" fmla="*/ 2147483647 w 348"/>
                                <a:gd name="T45" fmla="*/ 2147483647 h 258"/>
                                <a:gd name="T46" fmla="*/ 2147483647 w 348"/>
                                <a:gd name="T47" fmla="*/ 2147483647 h 258"/>
                                <a:gd name="T48" fmla="*/ 2147483647 w 348"/>
                                <a:gd name="T49" fmla="*/ 2147483647 h 258"/>
                                <a:gd name="T50" fmla="*/ 2147483647 w 348"/>
                                <a:gd name="T51" fmla="*/ 2147483647 h 258"/>
                                <a:gd name="T52" fmla="*/ 2147483647 w 348"/>
                                <a:gd name="T53" fmla="*/ 2147483647 h 258"/>
                                <a:gd name="T54" fmla="*/ 2147483647 w 348"/>
                                <a:gd name="T55" fmla="*/ 2147483647 h 258"/>
                                <a:gd name="T56" fmla="*/ 2147483647 w 348"/>
                                <a:gd name="T57" fmla="*/ 2147483647 h 258"/>
                                <a:gd name="T58" fmla="*/ 2147483647 w 348"/>
                                <a:gd name="T59" fmla="*/ 2147483647 h 258"/>
                                <a:gd name="T60" fmla="*/ 2147483647 w 348"/>
                                <a:gd name="T61" fmla="*/ 2147483647 h 258"/>
                                <a:gd name="T62" fmla="*/ 2147483647 w 348"/>
                                <a:gd name="T63" fmla="*/ 2147483647 h 258"/>
                                <a:gd name="T64" fmla="*/ 2147483647 w 348"/>
                                <a:gd name="T65" fmla="*/ 2147483647 h 258"/>
                                <a:gd name="T66" fmla="*/ 2147483647 w 348"/>
                                <a:gd name="T67" fmla="*/ 2147483647 h 258"/>
                                <a:gd name="T68" fmla="*/ 2147483647 w 348"/>
                                <a:gd name="T69" fmla="*/ 2147483647 h 258"/>
                                <a:gd name="T70" fmla="*/ 2147483647 w 348"/>
                                <a:gd name="T71" fmla="*/ 2147483647 h 258"/>
                                <a:gd name="T72" fmla="*/ 2147483647 w 348"/>
                                <a:gd name="T73" fmla="*/ 2147483647 h 258"/>
                                <a:gd name="T74" fmla="*/ 2147483647 w 348"/>
                                <a:gd name="T75" fmla="*/ 2147483647 h 258"/>
                                <a:gd name="T76" fmla="*/ 2147483647 w 348"/>
                                <a:gd name="T77" fmla="*/ 2147483647 h 258"/>
                                <a:gd name="T78" fmla="*/ 0 w 348"/>
                                <a:gd name="T79" fmla="*/ 2147483647 h 258"/>
                                <a:gd name="T80" fmla="*/ 2147483647 w 348"/>
                                <a:gd name="T81" fmla="*/ 2147483647 h 258"/>
                                <a:gd name="T82" fmla="*/ 2147483647 w 348"/>
                                <a:gd name="T83" fmla="*/ 2147483647 h 258"/>
                                <a:gd name="T84" fmla="*/ 2147483647 w 348"/>
                                <a:gd name="T85" fmla="*/ 2147483647 h 258"/>
                                <a:gd name="T86" fmla="*/ 2147483647 w 348"/>
                                <a:gd name="T87" fmla="*/ 2147483647 h 258"/>
                                <a:gd name="T88" fmla="*/ 2147483647 w 348"/>
                                <a:gd name="T89" fmla="*/ 2147483647 h 258"/>
                                <a:gd name="T90" fmla="*/ 2147483647 w 348"/>
                                <a:gd name="T91" fmla="*/ 2147483647 h 258"/>
                                <a:gd name="T92" fmla="*/ 2147483647 w 348"/>
                                <a:gd name="T93" fmla="*/ 2147483647 h 258"/>
                                <a:gd name="T94" fmla="*/ 2147483647 w 348"/>
                                <a:gd name="T95" fmla="*/ 2147483647 h 258"/>
                                <a:gd name="T96" fmla="*/ 2147483647 w 348"/>
                                <a:gd name="T97" fmla="*/ 2147483647 h 258"/>
                                <a:gd name="T98" fmla="*/ 2147483647 w 348"/>
                                <a:gd name="T99" fmla="*/ 2147483647 h 258"/>
                                <a:gd name="T100" fmla="*/ 2147483647 w 348"/>
                                <a:gd name="T101" fmla="*/ 2147483647 h 258"/>
                                <a:gd name="T102" fmla="*/ 2147483647 w 348"/>
                                <a:gd name="T103" fmla="*/ 2147483647 h 258"/>
                                <a:gd name="T104" fmla="*/ 2147483647 w 348"/>
                                <a:gd name="T105" fmla="*/ 2147483647 h 258"/>
                                <a:gd name="T106" fmla="*/ 2147483647 w 348"/>
                                <a:gd name="T107" fmla="*/ 2147483647 h 258"/>
                                <a:gd name="T108" fmla="*/ 2147483647 w 348"/>
                                <a:gd name="T109" fmla="*/ 2147483647 h 258"/>
                                <a:gd name="T110" fmla="*/ 2147483647 w 348"/>
                                <a:gd name="T111" fmla="*/ 2147483647 h 258"/>
                                <a:gd name="T112" fmla="*/ 2147483647 w 348"/>
                                <a:gd name="T113" fmla="*/ 2147483647 h 25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48" h="258">
                                  <a:moveTo>
                                    <a:pt x="174" y="12"/>
                                  </a:moveTo>
                                  <a:lnTo>
                                    <a:pt x="174" y="18"/>
                                  </a:lnTo>
                                  <a:lnTo>
                                    <a:pt x="186" y="12"/>
                                  </a:lnTo>
                                  <a:lnTo>
                                    <a:pt x="198" y="12"/>
                                  </a:lnTo>
                                  <a:lnTo>
                                    <a:pt x="204" y="12"/>
                                  </a:lnTo>
                                  <a:lnTo>
                                    <a:pt x="216" y="6"/>
                                  </a:lnTo>
                                  <a:lnTo>
                                    <a:pt x="228" y="6"/>
                                  </a:lnTo>
                                  <a:lnTo>
                                    <a:pt x="234" y="6"/>
                                  </a:lnTo>
                                  <a:lnTo>
                                    <a:pt x="240" y="6"/>
                                  </a:lnTo>
                                  <a:lnTo>
                                    <a:pt x="246" y="6"/>
                                  </a:lnTo>
                                  <a:lnTo>
                                    <a:pt x="252" y="6"/>
                                  </a:lnTo>
                                  <a:lnTo>
                                    <a:pt x="252" y="0"/>
                                  </a:lnTo>
                                  <a:lnTo>
                                    <a:pt x="258" y="0"/>
                                  </a:lnTo>
                                  <a:lnTo>
                                    <a:pt x="264" y="0"/>
                                  </a:lnTo>
                                  <a:lnTo>
                                    <a:pt x="270" y="0"/>
                                  </a:lnTo>
                                  <a:lnTo>
                                    <a:pt x="276" y="0"/>
                                  </a:lnTo>
                                  <a:lnTo>
                                    <a:pt x="282" y="0"/>
                                  </a:lnTo>
                                  <a:lnTo>
                                    <a:pt x="288" y="12"/>
                                  </a:lnTo>
                                  <a:lnTo>
                                    <a:pt x="288" y="24"/>
                                  </a:lnTo>
                                  <a:lnTo>
                                    <a:pt x="294" y="36"/>
                                  </a:lnTo>
                                  <a:lnTo>
                                    <a:pt x="294" y="48"/>
                                  </a:lnTo>
                                  <a:lnTo>
                                    <a:pt x="294" y="54"/>
                                  </a:lnTo>
                                  <a:lnTo>
                                    <a:pt x="294" y="60"/>
                                  </a:lnTo>
                                  <a:lnTo>
                                    <a:pt x="294" y="66"/>
                                  </a:lnTo>
                                  <a:lnTo>
                                    <a:pt x="288" y="66"/>
                                  </a:lnTo>
                                  <a:lnTo>
                                    <a:pt x="288" y="72"/>
                                  </a:lnTo>
                                  <a:lnTo>
                                    <a:pt x="288" y="78"/>
                                  </a:lnTo>
                                  <a:lnTo>
                                    <a:pt x="282" y="90"/>
                                  </a:lnTo>
                                  <a:lnTo>
                                    <a:pt x="282" y="96"/>
                                  </a:lnTo>
                                  <a:lnTo>
                                    <a:pt x="282" y="102"/>
                                  </a:lnTo>
                                  <a:lnTo>
                                    <a:pt x="276" y="108"/>
                                  </a:lnTo>
                                  <a:lnTo>
                                    <a:pt x="276" y="114"/>
                                  </a:lnTo>
                                  <a:lnTo>
                                    <a:pt x="276" y="120"/>
                                  </a:lnTo>
                                  <a:lnTo>
                                    <a:pt x="276" y="126"/>
                                  </a:lnTo>
                                  <a:lnTo>
                                    <a:pt x="282" y="126"/>
                                  </a:lnTo>
                                  <a:lnTo>
                                    <a:pt x="288" y="132"/>
                                  </a:lnTo>
                                  <a:lnTo>
                                    <a:pt x="294" y="138"/>
                                  </a:lnTo>
                                  <a:lnTo>
                                    <a:pt x="300" y="150"/>
                                  </a:lnTo>
                                  <a:lnTo>
                                    <a:pt x="306" y="150"/>
                                  </a:lnTo>
                                  <a:lnTo>
                                    <a:pt x="312" y="156"/>
                                  </a:lnTo>
                                  <a:lnTo>
                                    <a:pt x="318" y="162"/>
                                  </a:lnTo>
                                  <a:lnTo>
                                    <a:pt x="318" y="168"/>
                                  </a:lnTo>
                                  <a:lnTo>
                                    <a:pt x="324" y="168"/>
                                  </a:lnTo>
                                  <a:lnTo>
                                    <a:pt x="330" y="174"/>
                                  </a:lnTo>
                                  <a:lnTo>
                                    <a:pt x="336" y="180"/>
                                  </a:lnTo>
                                  <a:lnTo>
                                    <a:pt x="342" y="186"/>
                                  </a:lnTo>
                                  <a:lnTo>
                                    <a:pt x="348" y="192"/>
                                  </a:lnTo>
                                  <a:lnTo>
                                    <a:pt x="342" y="192"/>
                                  </a:lnTo>
                                  <a:lnTo>
                                    <a:pt x="324" y="192"/>
                                  </a:lnTo>
                                  <a:lnTo>
                                    <a:pt x="312" y="198"/>
                                  </a:lnTo>
                                  <a:lnTo>
                                    <a:pt x="306" y="198"/>
                                  </a:lnTo>
                                  <a:lnTo>
                                    <a:pt x="294" y="198"/>
                                  </a:lnTo>
                                  <a:lnTo>
                                    <a:pt x="288" y="198"/>
                                  </a:lnTo>
                                  <a:lnTo>
                                    <a:pt x="264" y="204"/>
                                  </a:lnTo>
                                  <a:lnTo>
                                    <a:pt x="234" y="204"/>
                                  </a:lnTo>
                                  <a:lnTo>
                                    <a:pt x="228" y="204"/>
                                  </a:lnTo>
                                  <a:lnTo>
                                    <a:pt x="216" y="210"/>
                                  </a:lnTo>
                                  <a:lnTo>
                                    <a:pt x="204" y="210"/>
                                  </a:lnTo>
                                  <a:lnTo>
                                    <a:pt x="198" y="216"/>
                                  </a:lnTo>
                                  <a:lnTo>
                                    <a:pt x="192" y="216"/>
                                  </a:lnTo>
                                  <a:lnTo>
                                    <a:pt x="186" y="216"/>
                                  </a:lnTo>
                                  <a:lnTo>
                                    <a:pt x="168" y="222"/>
                                  </a:lnTo>
                                  <a:lnTo>
                                    <a:pt x="162" y="222"/>
                                  </a:lnTo>
                                  <a:lnTo>
                                    <a:pt x="156" y="222"/>
                                  </a:lnTo>
                                  <a:lnTo>
                                    <a:pt x="138" y="222"/>
                                  </a:lnTo>
                                  <a:lnTo>
                                    <a:pt x="126" y="228"/>
                                  </a:lnTo>
                                  <a:lnTo>
                                    <a:pt x="114" y="228"/>
                                  </a:lnTo>
                                  <a:lnTo>
                                    <a:pt x="102" y="234"/>
                                  </a:lnTo>
                                  <a:lnTo>
                                    <a:pt x="96" y="234"/>
                                  </a:lnTo>
                                  <a:lnTo>
                                    <a:pt x="90" y="234"/>
                                  </a:lnTo>
                                  <a:lnTo>
                                    <a:pt x="84" y="240"/>
                                  </a:lnTo>
                                  <a:lnTo>
                                    <a:pt x="78" y="240"/>
                                  </a:lnTo>
                                  <a:lnTo>
                                    <a:pt x="66" y="240"/>
                                  </a:lnTo>
                                  <a:lnTo>
                                    <a:pt x="60" y="240"/>
                                  </a:lnTo>
                                  <a:lnTo>
                                    <a:pt x="30" y="246"/>
                                  </a:lnTo>
                                  <a:lnTo>
                                    <a:pt x="24" y="252"/>
                                  </a:lnTo>
                                  <a:lnTo>
                                    <a:pt x="18" y="252"/>
                                  </a:lnTo>
                                  <a:lnTo>
                                    <a:pt x="6" y="252"/>
                                  </a:lnTo>
                                  <a:lnTo>
                                    <a:pt x="0" y="252"/>
                                  </a:lnTo>
                                  <a:lnTo>
                                    <a:pt x="0" y="258"/>
                                  </a:lnTo>
                                  <a:lnTo>
                                    <a:pt x="0" y="252"/>
                                  </a:lnTo>
                                  <a:lnTo>
                                    <a:pt x="6" y="240"/>
                                  </a:lnTo>
                                  <a:lnTo>
                                    <a:pt x="6" y="234"/>
                                  </a:lnTo>
                                  <a:lnTo>
                                    <a:pt x="12" y="210"/>
                                  </a:lnTo>
                                  <a:lnTo>
                                    <a:pt x="18" y="204"/>
                                  </a:lnTo>
                                  <a:lnTo>
                                    <a:pt x="18" y="186"/>
                                  </a:lnTo>
                                  <a:lnTo>
                                    <a:pt x="18" y="180"/>
                                  </a:lnTo>
                                  <a:lnTo>
                                    <a:pt x="18" y="174"/>
                                  </a:lnTo>
                                  <a:lnTo>
                                    <a:pt x="18" y="168"/>
                                  </a:lnTo>
                                  <a:lnTo>
                                    <a:pt x="18" y="162"/>
                                  </a:lnTo>
                                  <a:lnTo>
                                    <a:pt x="18" y="156"/>
                                  </a:lnTo>
                                  <a:lnTo>
                                    <a:pt x="24" y="150"/>
                                  </a:lnTo>
                                  <a:lnTo>
                                    <a:pt x="24" y="144"/>
                                  </a:lnTo>
                                  <a:lnTo>
                                    <a:pt x="24" y="138"/>
                                  </a:lnTo>
                                  <a:lnTo>
                                    <a:pt x="24" y="132"/>
                                  </a:lnTo>
                                  <a:lnTo>
                                    <a:pt x="24" y="126"/>
                                  </a:lnTo>
                                  <a:lnTo>
                                    <a:pt x="24" y="120"/>
                                  </a:lnTo>
                                  <a:lnTo>
                                    <a:pt x="24" y="114"/>
                                  </a:lnTo>
                                  <a:lnTo>
                                    <a:pt x="24" y="102"/>
                                  </a:lnTo>
                                  <a:lnTo>
                                    <a:pt x="24" y="96"/>
                                  </a:lnTo>
                                  <a:lnTo>
                                    <a:pt x="24" y="84"/>
                                  </a:lnTo>
                                  <a:lnTo>
                                    <a:pt x="30" y="72"/>
                                  </a:lnTo>
                                  <a:lnTo>
                                    <a:pt x="30" y="48"/>
                                  </a:lnTo>
                                  <a:lnTo>
                                    <a:pt x="36" y="42"/>
                                  </a:lnTo>
                                  <a:lnTo>
                                    <a:pt x="60" y="36"/>
                                  </a:lnTo>
                                  <a:lnTo>
                                    <a:pt x="84" y="30"/>
                                  </a:lnTo>
                                  <a:lnTo>
                                    <a:pt x="90" y="30"/>
                                  </a:lnTo>
                                  <a:lnTo>
                                    <a:pt x="114" y="24"/>
                                  </a:lnTo>
                                  <a:lnTo>
                                    <a:pt x="126" y="24"/>
                                  </a:lnTo>
                                  <a:lnTo>
                                    <a:pt x="132" y="24"/>
                                  </a:lnTo>
                                  <a:lnTo>
                                    <a:pt x="144" y="18"/>
                                  </a:lnTo>
                                  <a:lnTo>
                                    <a:pt x="150" y="18"/>
                                  </a:lnTo>
                                  <a:lnTo>
                                    <a:pt x="162" y="18"/>
                                  </a:lnTo>
                                  <a:lnTo>
                                    <a:pt x="168" y="18"/>
                                  </a:lnTo>
                                  <a:lnTo>
                                    <a:pt x="174" y="12"/>
                                  </a:lnTo>
                                  <a:close/>
                                </a:path>
                              </a:pathLst>
                            </a:custGeom>
                            <a:solidFill>
                              <a:srgbClr val="FF33CC"/>
                            </a:solidFill>
                            <a:ln w="9525">
                              <a:solidFill>
                                <a:schemeClr val="tx1"/>
                              </a:solidFill>
                              <a:prstDash val="solid"/>
                              <a:round/>
                              <a:headEnd/>
                              <a:tailEnd/>
                            </a:ln>
                          </wps:spPr>
                          <wps:bodyPr/>
                        </wps:wsp>
                        <wps:wsp>
                          <wps:cNvPr id="600" name="Freeform 142"/>
                          <wps:cNvSpPr>
                            <a:spLocks/>
                          </wps:cNvSpPr>
                          <wps:spPr bwMode="auto">
                            <a:xfrm>
                              <a:off x="7260706" y="6906247"/>
                              <a:ext cx="1192508" cy="1439943"/>
                            </a:xfrm>
                            <a:custGeom>
                              <a:avLst/>
                              <a:gdLst>
                                <a:gd name="T0" fmla="*/ 2147483647 w 330"/>
                                <a:gd name="T1" fmla="*/ 2147483647 h 408"/>
                                <a:gd name="T2" fmla="*/ 2147483647 w 330"/>
                                <a:gd name="T3" fmla="*/ 2147483647 h 408"/>
                                <a:gd name="T4" fmla="*/ 2147483647 w 330"/>
                                <a:gd name="T5" fmla="*/ 2147483647 h 408"/>
                                <a:gd name="T6" fmla="*/ 2147483647 w 330"/>
                                <a:gd name="T7" fmla="*/ 2147483647 h 408"/>
                                <a:gd name="T8" fmla="*/ 2147483647 w 330"/>
                                <a:gd name="T9" fmla="*/ 2147483647 h 408"/>
                                <a:gd name="T10" fmla="*/ 2147483647 w 330"/>
                                <a:gd name="T11" fmla="*/ 2147483647 h 408"/>
                                <a:gd name="T12" fmla="*/ 2147483647 w 330"/>
                                <a:gd name="T13" fmla="*/ 2147483647 h 408"/>
                                <a:gd name="T14" fmla="*/ 2147483647 w 330"/>
                                <a:gd name="T15" fmla="*/ 2147483647 h 408"/>
                                <a:gd name="T16" fmla="*/ 2147483647 w 330"/>
                                <a:gd name="T17" fmla="*/ 2147483647 h 408"/>
                                <a:gd name="T18" fmla="*/ 2147483647 w 330"/>
                                <a:gd name="T19" fmla="*/ 2147483647 h 408"/>
                                <a:gd name="T20" fmla="*/ 2147483647 w 330"/>
                                <a:gd name="T21" fmla="*/ 2147483647 h 408"/>
                                <a:gd name="T22" fmla="*/ 2147483647 w 330"/>
                                <a:gd name="T23" fmla="*/ 2147483647 h 408"/>
                                <a:gd name="T24" fmla="*/ 2147483647 w 330"/>
                                <a:gd name="T25" fmla="*/ 2147483647 h 408"/>
                                <a:gd name="T26" fmla="*/ 2147483647 w 330"/>
                                <a:gd name="T27" fmla="*/ 2147483647 h 408"/>
                                <a:gd name="T28" fmla="*/ 2147483647 w 330"/>
                                <a:gd name="T29" fmla="*/ 2147483647 h 408"/>
                                <a:gd name="T30" fmla="*/ 2147483647 w 330"/>
                                <a:gd name="T31" fmla="*/ 2147483647 h 408"/>
                                <a:gd name="T32" fmla="*/ 2147483647 w 330"/>
                                <a:gd name="T33" fmla="*/ 2147483647 h 408"/>
                                <a:gd name="T34" fmla="*/ 2147483647 w 330"/>
                                <a:gd name="T35" fmla="*/ 2147483647 h 408"/>
                                <a:gd name="T36" fmla="*/ 2147483647 w 330"/>
                                <a:gd name="T37" fmla="*/ 2147483647 h 408"/>
                                <a:gd name="T38" fmla="*/ 2147483647 w 330"/>
                                <a:gd name="T39" fmla="*/ 2147483647 h 408"/>
                                <a:gd name="T40" fmla="*/ 2147483647 w 330"/>
                                <a:gd name="T41" fmla="*/ 2147483647 h 408"/>
                                <a:gd name="T42" fmla="*/ 2147483647 w 330"/>
                                <a:gd name="T43" fmla="*/ 2147483647 h 408"/>
                                <a:gd name="T44" fmla="*/ 2147483647 w 330"/>
                                <a:gd name="T45" fmla="*/ 2147483647 h 408"/>
                                <a:gd name="T46" fmla="*/ 2147483647 w 330"/>
                                <a:gd name="T47" fmla="*/ 2147483647 h 408"/>
                                <a:gd name="T48" fmla="*/ 2147483647 w 330"/>
                                <a:gd name="T49" fmla="*/ 2147483647 h 408"/>
                                <a:gd name="T50" fmla="*/ 2147483647 w 330"/>
                                <a:gd name="T51" fmla="*/ 2147483647 h 408"/>
                                <a:gd name="T52" fmla="*/ 2147483647 w 330"/>
                                <a:gd name="T53" fmla="*/ 2147483647 h 408"/>
                                <a:gd name="T54" fmla="*/ 2147483647 w 330"/>
                                <a:gd name="T55" fmla="*/ 2147483647 h 408"/>
                                <a:gd name="T56" fmla="*/ 2147483647 w 330"/>
                                <a:gd name="T57" fmla="*/ 2147483647 h 408"/>
                                <a:gd name="T58" fmla="*/ 2147483647 w 330"/>
                                <a:gd name="T59" fmla="*/ 2147483647 h 408"/>
                                <a:gd name="T60" fmla="*/ 2147483647 w 330"/>
                                <a:gd name="T61" fmla="*/ 2147483647 h 408"/>
                                <a:gd name="T62" fmla="*/ 2147483647 w 330"/>
                                <a:gd name="T63" fmla="*/ 2147483647 h 408"/>
                                <a:gd name="T64" fmla="*/ 2147483647 w 330"/>
                                <a:gd name="T65" fmla="*/ 2147483647 h 408"/>
                                <a:gd name="T66" fmla="*/ 2147483647 w 330"/>
                                <a:gd name="T67" fmla="*/ 2147483647 h 408"/>
                                <a:gd name="T68" fmla="*/ 0 w 330"/>
                                <a:gd name="T69" fmla="*/ 2147483647 h 408"/>
                                <a:gd name="T70" fmla="*/ 2147483647 w 330"/>
                                <a:gd name="T71" fmla="*/ 2147483647 h 408"/>
                                <a:gd name="T72" fmla="*/ 2147483647 w 330"/>
                                <a:gd name="T73" fmla="*/ 2147483647 h 408"/>
                                <a:gd name="T74" fmla="*/ 2147483647 w 330"/>
                                <a:gd name="T75" fmla="*/ 2147483647 h 408"/>
                                <a:gd name="T76" fmla="*/ 2147483647 w 330"/>
                                <a:gd name="T77" fmla="*/ 2147483647 h 408"/>
                                <a:gd name="T78" fmla="*/ 2147483647 w 330"/>
                                <a:gd name="T79" fmla="*/ 2147483647 h 408"/>
                                <a:gd name="T80" fmla="*/ 2147483647 w 330"/>
                                <a:gd name="T81" fmla="*/ 2147483647 h 408"/>
                                <a:gd name="T82" fmla="*/ 2147483647 w 330"/>
                                <a:gd name="T83" fmla="*/ 2147483647 h 408"/>
                                <a:gd name="T84" fmla="*/ 2147483647 w 330"/>
                                <a:gd name="T85" fmla="*/ 2147483647 h 408"/>
                                <a:gd name="T86" fmla="*/ 2147483647 w 330"/>
                                <a:gd name="T87" fmla="*/ 2147483647 h 408"/>
                                <a:gd name="T88" fmla="*/ 2147483647 w 330"/>
                                <a:gd name="T89" fmla="*/ 2147483647 h 408"/>
                                <a:gd name="T90" fmla="*/ 2147483647 w 330"/>
                                <a:gd name="T91" fmla="*/ 2147483647 h 408"/>
                                <a:gd name="T92" fmla="*/ 2147483647 w 330"/>
                                <a:gd name="T93" fmla="*/ 2147483647 h 408"/>
                                <a:gd name="T94" fmla="*/ 2147483647 w 330"/>
                                <a:gd name="T95" fmla="*/ 2147483647 h 408"/>
                                <a:gd name="T96" fmla="*/ 2147483647 w 330"/>
                                <a:gd name="T97" fmla="*/ 2147483647 h 408"/>
                                <a:gd name="T98" fmla="*/ 2147483647 w 330"/>
                                <a:gd name="T99" fmla="*/ 2147483647 h 408"/>
                                <a:gd name="T100" fmla="*/ 2147483647 w 330"/>
                                <a:gd name="T101" fmla="*/ 2147483647 h 408"/>
                                <a:gd name="T102" fmla="*/ 2147483647 w 330"/>
                                <a:gd name="T103" fmla="*/ 0 h 408"/>
                                <a:gd name="T104" fmla="*/ 2147483647 w 330"/>
                                <a:gd name="T105" fmla="*/ 2147483647 h 408"/>
                                <a:gd name="T106" fmla="*/ 2147483647 w 330"/>
                                <a:gd name="T107" fmla="*/ 2147483647 h 408"/>
                                <a:gd name="T108" fmla="*/ 2147483647 w 330"/>
                                <a:gd name="T109" fmla="*/ 2147483647 h 408"/>
                                <a:gd name="T110" fmla="*/ 2147483647 w 330"/>
                                <a:gd name="T111" fmla="*/ 2147483647 h 40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30" h="408">
                                  <a:moveTo>
                                    <a:pt x="258" y="0"/>
                                  </a:moveTo>
                                  <a:lnTo>
                                    <a:pt x="258" y="6"/>
                                  </a:lnTo>
                                  <a:lnTo>
                                    <a:pt x="258" y="12"/>
                                  </a:lnTo>
                                  <a:lnTo>
                                    <a:pt x="258" y="18"/>
                                  </a:lnTo>
                                  <a:lnTo>
                                    <a:pt x="258" y="24"/>
                                  </a:lnTo>
                                  <a:lnTo>
                                    <a:pt x="264" y="24"/>
                                  </a:lnTo>
                                  <a:lnTo>
                                    <a:pt x="264" y="30"/>
                                  </a:lnTo>
                                  <a:lnTo>
                                    <a:pt x="270" y="30"/>
                                  </a:lnTo>
                                  <a:lnTo>
                                    <a:pt x="282" y="42"/>
                                  </a:lnTo>
                                  <a:lnTo>
                                    <a:pt x="288" y="48"/>
                                  </a:lnTo>
                                  <a:lnTo>
                                    <a:pt x="294" y="54"/>
                                  </a:lnTo>
                                  <a:lnTo>
                                    <a:pt x="300" y="60"/>
                                  </a:lnTo>
                                  <a:lnTo>
                                    <a:pt x="306" y="66"/>
                                  </a:lnTo>
                                  <a:lnTo>
                                    <a:pt x="312" y="72"/>
                                  </a:lnTo>
                                  <a:lnTo>
                                    <a:pt x="318" y="72"/>
                                  </a:lnTo>
                                  <a:lnTo>
                                    <a:pt x="324" y="84"/>
                                  </a:lnTo>
                                  <a:lnTo>
                                    <a:pt x="330" y="84"/>
                                  </a:lnTo>
                                  <a:lnTo>
                                    <a:pt x="324" y="114"/>
                                  </a:lnTo>
                                  <a:lnTo>
                                    <a:pt x="312" y="144"/>
                                  </a:lnTo>
                                  <a:lnTo>
                                    <a:pt x="312" y="162"/>
                                  </a:lnTo>
                                  <a:lnTo>
                                    <a:pt x="306" y="174"/>
                                  </a:lnTo>
                                  <a:lnTo>
                                    <a:pt x="306" y="192"/>
                                  </a:lnTo>
                                  <a:lnTo>
                                    <a:pt x="300" y="198"/>
                                  </a:lnTo>
                                  <a:lnTo>
                                    <a:pt x="300" y="204"/>
                                  </a:lnTo>
                                  <a:lnTo>
                                    <a:pt x="294" y="240"/>
                                  </a:lnTo>
                                  <a:lnTo>
                                    <a:pt x="288" y="258"/>
                                  </a:lnTo>
                                  <a:lnTo>
                                    <a:pt x="306" y="282"/>
                                  </a:lnTo>
                                  <a:lnTo>
                                    <a:pt x="312" y="288"/>
                                  </a:lnTo>
                                  <a:lnTo>
                                    <a:pt x="306" y="294"/>
                                  </a:lnTo>
                                  <a:lnTo>
                                    <a:pt x="306" y="300"/>
                                  </a:lnTo>
                                  <a:lnTo>
                                    <a:pt x="300" y="300"/>
                                  </a:lnTo>
                                  <a:lnTo>
                                    <a:pt x="300" y="306"/>
                                  </a:lnTo>
                                  <a:lnTo>
                                    <a:pt x="294" y="306"/>
                                  </a:lnTo>
                                  <a:lnTo>
                                    <a:pt x="288" y="306"/>
                                  </a:lnTo>
                                  <a:lnTo>
                                    <a:pt x="276" y="306"/>
                                  </a:lnTo>
                                  <a:lnTo>
                                    <a:pt x="270" y="306"/>
                                  </a:lnTo>
                                  <a:lnTo>
                                    <a:pt x="240" y="306"/>
                                  </a:lnTo>
                                  <a:lnTo>
                                    <a:pt x="240" y="312"/>
                                  </a:lnTo>
                                  <a:lnTo>
                                    <a:pt x="240" y="318"/>
                                  </a:lnTo>
                                  <a:lnTo>
                                    <a:pt x="240" y="324"/>
                                  </a:lnTo>
                                  <a:lnTo>
                                    <a:pt x="234" y="330"/>
                                  </a:lnTo>
                                  <a:lnTo>
                                    <a:pt x="234" y="336"/>
                                  </a:lnTo>
                                  <a:lnTo>
                                    <a:pt x="234" y="342"/>
                                  </a:lnTo>
                                  <a:lnTo>
                                    <a:pt x="228" y="348"/>
                                  </a:lnTo>
                                  <a:lnTo>
                                    <a:pt x="222" y="354"/>
                                  </a:lnTo>
                                  <a:lnTo>
                                    <a:pt x="216" y="354"/>
                                  </a:lnTo>
                                  <a:lnTo>
                                    <a:pt x="216" y="360"/>
                                  </a:lnTo>
                                  <a:lnTo>
                                    <a:pt x="210" y="360"/>
                                  </a:lnTo>
                                  <a:lnTo>
                                    <a:pt x="210" y="366"/>
                                  </a:lnTo>
                                  <a:lnTo>
                                    <a:pt x="204" y="366"/>
                                  </a:lnTo>
                                  <a:lnTo>
                                    <a:pt x="198" y="372"/>
                                  </a:lnTo>
                                  <a:lnTo>
                                    <a:pt x="192" y="372"/>
                                  </a:lnTo>
                                  <a:lnTo>
                                    <a:pt x="186" y="384"/>
                                  </a:lnTo>
                                  <a:lnTo>
                                    <a:pt x="180" y="384"/>
                                  </a:lnTo>
                                  <a:lnTo>
                                    <a:pt x="156" y="402"/>
                                  </a:lnTo>
                                  <a:lnTo>
                                    <a:pt x="150" y="408"/>
                                  </a:lnTo>
                                  <a:lnTo>
                                    <a:pt x="144" y="408"/>
                                  </a:lnTo>
                                  <a:lnTo>
                                    <a:pt x="144" y="402"/>
                                  </a:lnTo>
                                  <a:lnTo>
                                    <a:pt x="138" y="402"/>
                                  </a:lnTo>
                                  <a:lnTo>
                                    <a:pt x="138" y="396"/>
                                  </a:lnTo>
                                  <a:lnTo>
                                    <a:pt x="132" y="390"/>
                                  </a:lnTo>
                                  <a:lnTo>
                                    <a:pt x="132" y="384"/>
                                  </a:lnTo>
                                  <a:lnTo>
                                    <a:pt x="126" y="384"/>
                                  </a:lnTo>
                                  <a:lnTo>
                                    <a:pt x="126" y="378"/>
                                  </a:lnTo>
                                  <a:lnTo>
                                    <a:pt x="120" y="378"/>
                                  </a:lnTo>
                                  <a:lnTo>
                                    <a:pt x="120" y="372"/>
                                  </a:lnTo>
                                  <a:lnTo>
                                    <a:pt x="120" y="366"/>
                                  </a:lnTo>
                                  <a:lnTo>
                                    <a:pt x="120" y="360"/>
                                  </a:lnTo>
                                  <a:lnTo>
                                    <a:pt x="120" y="354"/>
                                  </a:lnTo>
                                  <a:lnTo>
                                    <a:pt x="114" y="354"/>
                                  </a:lnTo>
                                  <a:lnTo>
                                    <a:pt x="108" y="354"/>
                                  </a:lnTo>
                                  <a:lnTo>
                                    <a:pt x="102" y="354"/>
                                  </a:lnTo>
                                  <a:lnTo>
                                    <a:pt x="96" y="354"/>
                                  </a:lnTo>
                                  <a:lnTo>
                                    <a:pt x="96" y="360"/>
                                  </a:lnTo>
                                  <a:lnTo>
                                    <a:pt x="90" y="354"/>
                                  </a:lnTo>
                                  <a:lnTo>
                                    <a:pt x="84" y="354"/>
                                  </a:lnTo>
                                  <a:lnTo>
                                    <a:pt x="78" y="354"/>
                                  </a:lnTo>
                                  <a:lnTo>
                                    <a:pt x="78" y="348"/>
                                  </a:lnTo>
                                  <a:lnTo>
                                    <a:pt x="72" y="348"/>
                                  </a:lnTo>
                                  <a:lnTo>
                                    <a:pt x="72" y="342"/>
                                  </a:lnTo>
                                  <a:lnTo>
                                    <a:pt x="66" y="336"/>
                                  </a:lnTo>
                                  <a:lnTo>
                                    <a:pt x="60" y="330"/>
                                  </a:lnTo>
                                  <a:lnTo>
                                    <a:pt x="54" y="324"/>
                                  </a:lnTo>
                                  <a:lnTo>
                                    <a:pt x="54" y="318"/>
                                  </a:lnTo>
                                  <a:lnTo>
                                    <a:pt x="48" y="318"/>
                                  </a:lnTo>
                                  <a:lnTo>
                                    <a:pt x="48" y="312"/>
                                  </a:lnTo>
                                  <a:lnTo>
                                    <a:pt x="48" y="306"/>
                                  </a:lnTo>
                                  <a:lnTo>
                                    <a:pt x="48" y="300"/>
                                  </a:lnTo>
                                  <a:lnTo>
                                    <a:pt x="54" y="294"/>
                                  </a:lnTo>
                                  <a:lnTo>
                                    <a:pt x="54" y="288"/>
                                  </a:lnTo>
                                  <a:lnTo>
                                    <a:pt x="54" y="282"/>
                                  </a:lnTo>
                                  <a:lnTo>
                                    <a:pt x="54" y="276"/>
                                  </a:lnTo>
                                  <a:lnTo>
                                    <a:pt x="48" y="276"/>
                                  </a:lnTo>
                                  <a:lnTo>
                                    <a:pt x="48" y="270"/>
                                  </a:lnTo>
                                  <a:lnTo>
                                    <a:pt x="42" y="270"/>
                                  </a:lnTo>
                                  <a:lnTo>
                                    <a:pt x="36" y="264"/>
                                  </a:lnTo>
                                  <a:lnTo>
                                    <a:pt x="30" y="264"/>
                                  </a:lnTo>
                                  <a:lnTo>
                                    <a:pt x="24" y="264"/>
                                  </a:lnTo>
                                  <a:lnTo>
                                    <a:pt x="18" y="258"/>
                                  </a:lnTo>
                                  <a:lnTo>
                                    <a:pt x="18" y="252"/>
                                  </a:lnTo>
                                  <a:lnTo>
                                    <a:pt x="12" y="252"/>
                                  </a:lnTo>
                                  <a:lnTo>
                                    <a:pt x="12" y="246"/>
                                  </a:lnTo>
                                  <a:lnTo>
                                    <a:pt x="6" y="246"/>
                                  </a:lnTo>
                                  <a:lnTo>
                                    <a:pt x="0" y="234"/>
                                  </a:lnTo>
                                  <a:lnTo>
                                    <a:pt x="0" y="228"/>
                                  </a:lnTo>
                                  <a:lnTo>
                                    <a:pt x="6" y="228"/>
                                  </a:lnTo>
                                  <a:lnTo>
                                    <a:pt x="12" y="222"/>
                                  </a:lnTo>
                                  <a:lnTo>
                                    <a:pt x="18" y="216"/>
                                  </a:lnTo>
                                  <a:lnTo>
                                    <a:pt x="24" y="210"/>
                                  </a:lnTo>
                                  <a:lnTo>
                                    <a:pt x="36" y="204"/>
                                  </a:lnTo>
                                  <a:lnTo>
                                    <a:pt x="36" y="198"/>
                                  </a:lnTo>
                                  <a:lnTo>
                                    <a:pt x="42" y="198"/>
                                  </a:lnTo>
                                  <a:lnTo>
                                    <a:pt x="48" y="192"/>
                                  </a:lnTo>
                                  <a:lnTo>
                                    <a:pt x="54" y="186"/>
                                  </a:lnTo>
                                  <a:lnTo>
                                    <a:pt x="60" y="180"/>
                                  </a:lnTo>
                                  <a:lnTo>
                                    <a:pt x="66" y="174"/>
                                  </a:lnTo>
                                  <a:lnTo>
                                    <a:pt x="72" y="174"/>
                                  </a:lnTo>
                                  <a:lnTo>
                                    <a:pt x="72" y="168"/>
                                  </a:lnTo>
                                  <a:lnTo>
                                    <a:pt x="78" y="168"/>
                                  </a:lnTo>
                                  <a:lnTo>
                                    <a:pt x="84" y="162"/>
                                  </a:lnTo>
                                  <a:lnTo>
                                    <a:pt x="84" y="156"/>
                                  </a:lnTo>
                                  <a:lnTo>
                                    <a:pt x="90" y="156"/>
                                  </a:lnTo>
                                  <a:lnTo>
                                    <a:pt x="108" y="144"/>
                                  </a:lnTo>
                                  <a:lnTo>
                                    <a:pt x="108" y="138"/>
                                  </a:lnTo>
                                  <a:lnTo>
                                    <a:pt x="108" y="132"/>
                                  </a:lnTo>
                                  <a:lnTo>
                                    <a:pt x="102" y="132"/>
                                  </a:lnTo>
                                  <a:lnTo>
                                    <a:pt x="102" y="126"/>
                                  </a:lnTo>
                                  <a:lnTo>
                                    <a:pt x="108" y="126"/>
                                  </a:lnTo>
                                  <a:lnTo>
                                    <a:pt x="108" y="120"/>
                                  </a:lnTo>
                                  <a:lnTo>
                                    <a:pt x="108" y="114"/>
                                  </a:lnTo>
                                  <a:lnTo>
                                    <a:pt x="102" y="114"/>
                                  </a:lnTo>
                                  <a:lnTo>
                                    <a:pt x="102" y="108"/>
                                  </a:lnTo>
                                  <a:lnTo>
                                    <a:pt x="108" y="108"/>
                                  </a:lnTo>
                                  <a:lnTo>
                                    <a:pt x="114" y="108"/>
                                  </a:lnTo>
                                  <a:lnTo>
                                    <a:pt x="114" y="102"/>
                                  </a:lnTo>
                                  <a:lnTo>
                                    <a:pt x="120" y="102"/>
                                  </a:lnTo>
                                  <a:lnTo>
                                    <a:pt x="120" y="96"/>
                                  </a:lnTo>
                                  <a:lnTo>
                                    <a:pt x="126" y="90"/>
                                  </a:lnTo>
                                  <a:lnTo>
                                    <a:pt x="126" y="84"/>
                                  </a:lnTo>
                                  <a:lnTo>
                                    <a:pt x="126" y="78"/>
                                  </a:lnTo>
                                  <a:lnTo>
                                    <a:pt x="120" y="78"/>
                                  </a:lnTo>
                                  <a:lnTo>
                                    <a:pt x="120" y="72"/>
                                  </a:lnTo>
                                  <a:lnTo>
                                    <a:pt x="120" y="66"/>
                                  </a:lnTo>
                                  <a:lnTo>
                                    <a:pt x="120" y="60"/>
                                  </a:lnTo>
                                  <a:lnTo>
                                    <a:pt x="126" y="54"/>
                                  </a:lnTo>
                                  <a:lnTo>
                                    <a:pt x="126" y="48"/>
                                  </a:lnTo>
                                  <a:lnTo>
                                    <a:pt x="126" y="42"/>
                                  </a:lnTo>
                                  <a:lnTo>
                                    <a:pt x="126" y="36"/>
                                  </a:lnTo>
                                  <a:lnTo>
                                    <a:pt x="126" y="30"/>
                                  </a:lnTo>
                                  <a:lnTo>
                                    <a:pt x="126" y="24"/>
                                  </a:lnTo>
                                  <a:lnTo>
                                    <a:pt x="132" y="24"/>
                                  </a:lnTo>
                                  <a:lnTo>
                                    <a:pt x="126" y="24"/>
                                  </a:lnTo>
                                  <a:lnTo>
                                    <a:pt x="126" y="18"/>
                                  </a:lnTo>
                                  <a:lnTo>
                                    <a:pt x="126" y="12"/>
                                  </a:lnTo>
                                  <a:lnTo>
                                    <a:pt x="126" y="6"/>
                                  </a:lnTo>
                                  <a:lnTo>
                                    <a:pt x="126" y="0"/>
                                  </a:lnTo>
                                  <a:lnTo>
                                    <a:pt x="132" y="0"/>
                                  </a:lnTo>
                                  <a:lnTo>
                                    <a:pt x="150" y="6"/>
                                  </a:lnTo>
                                  <a:lnTo>
                                    <a:pt x="156" y="6"/>
                                  </a:lnTo>
                                  <a:lnTo>
                                    <a:pt x="162" y="6"/>
                                  </a:lnTo>
                                  <a:lnTo>
                                    <a:pt x="168" y="6"/>
                                  </a:lnTo>
                                  <a:lnTo>
                                    <a:pt x="174" y="6"/>
                                  </a:lnTo>
                                  <a:lnTo>
                                    <a:pt x="186" y="6"/>
                                  </a:lnTo>
                                  <a:lnTo>
                                    <a:pt x="198" y="6"/>
                                  </a:lnTo>
                                  <a:lnTo>
                                    <a:pt x="204" y="6"/>
                                  </a:lnTo>
                                  <a:lnTo>
                                    <a:pt x="210" y="6"/>
                                  </a:lnTo>
                                  <a:lnTo>
                                    <a:pt x="240" y="6"/>
                                  </a:lnTo>
                                  <a:lnTo>
                                    <a:pt x="246" y="6"/>
                                  </a:lnTo>
                                  <a:lnTo>
                                    <a:pt x="258" y="0"/>
                                  </a:lnTo>
                                  <a:close/>
                                </a:path>
                              </a:pathLst>
                            </a:custGeom>
                            <a:solidFill>
                              <a:srgbClr val="00B050"/>
                            </a:solidFill>
                            <a:ln w="9525">
                              <a:solidFill>
                                <a:schemeClr val="tx1"/>
                              </a:solidFill>
                              <a:prstDash val="solid"/>
                              <a:round/>
                              <a:headEnd/>
                              <a:tailEnd/>
                            </a:ln>
                          </wps:spPr>
                          <wps:bodyPr/>
                        </wps:wsp>
                        <wps:wsp>
                          <wps:cNvPr id="601" name="Freeform 143"/>
                          <wps:cNvSpPr>
                            <a:spLocks/>
                          </wps:cNvSpPr>
                          <wps:spPr bwMode="auto">
                            <a:xfrm>
                              <a:off x="17364502" y="6906247"/>
                              <a:ext cx="1431010" cy="1058782"/>
                            </a:xfrm>
                            <a:custGeom>
                              <a:avLst/>
                              <a:gdLst>
                                <a:gd name="T0" fmla="*/ 2147483647 w 396"/>
                                <a:gd name="T1" fmla="*/ 2147483647 h 300"/>
                                <a:gd name="T2" fmla="*/ 2147483647 w 396"/>
                                <a:gd name="T3" fmla="*/ 2147483647 h 300"/>
                                <a:gd name="T4" fmla="*/ 2147483647 w 396"/>
                                <a:gd name="T5" fmla="*/ 2147483647 h 300"/>
                                <a:gd name="T6" fmla="*/ 2147483647 w 396"/>
                                <a:gd name="T7" fmla="*/ 2147483647 h 300"/>
                                <a:gd name="T8" fmla="*/ 2147483647 w 396"/>
                                <a:gd name="T9" fmla="*/ 2147483647 h 300"/>
                                <a:gd name="T10" fmla="*/ 2147483647 w 396"/>
                                <a:gd name="T11" fmla="*/ 2147483647 h 300"/>
                                <a:gd name="T12" fmla="*/ 2147483647 w 396"/>
                                <a:gd name="T13" fmla="*/ 2147483647 h 300"/>
                                <a:gd name="T14" fmla="*/ 2147483647 w 396"/>
                                <a:gd name="T15" fmla="*/ 2147483647 h 300"/>
                                <a:gd name="T16" fmla="*/ 2147483647 w 396"/>
                                <a:gd name="T17" fmla="*/ 2147483647 h 300"/>
                                <a:gd name="T18" fmla="*/ 2147483647 w 396"/>
                                <a:gd name="T19" fmla="*/ 2147483647 h 300"/>
                                <a:gd name="T20" fmla="*/ 2147483647 w 396"/>
                                <a:gd name="T21" fmla="*/ 2147483647 h 300"/>
                                <a:gd name="T22" fmla="*/ 2147483647 w 396"/>
                                <a:gd name="T23" fmla="*/ 2147483647 h 300"/>
                                <a:gd name="T24" fmla="*/ 2147483647 w 396"/>
                                <a:gd name="T25" fmla="*/ 2147483647 h 300"/>
                                <a:gd name="T26" fmla="*/ 2147483647 w 396"/>
                                <a:gd name="T27" fmla="*/ 2147483647 h 300"/>
                                <a:gd name="T28" fmla="*/ 2147483647 w 396"/>
                                <a:gd name="T29" fmla="*/ 2147483647 h 300"/>
                                <a:gd name="T30" fmla="*/ 2147483647 w 396"/>
                                <a:gd name="T31" fmla="*/ 2147483647 h 300"/>
                                <a:gd name="T32" fmla="*/ 2147483647 w 396"/>
                                <a:gd name="T33" fmla="*/ 2147483647 h 300"/>
                                <a:gd name="T34" fmla="*/ 2147483647 w 396"/>
                                <a:gd name="T35" fmla="*/ 2147483647 h 300"/>
                                <a:gd name="T36" fmla="*/ 2147483647 w 396"/>
                                <a:gd name="T37" fmla="*/ 2147483647 h 300"/>
                                <a:gd name="T38" fmla="*/ 2147483647 w 396"/>
                                <a:gd name="T39" fmla="*/ 2147483647 h 300"/>
                                <a:gd name="T40" fmla="*/ 2147483647 w 396"/>
                                <a:gd name="T41" fmla="*/ 2147483647 h 300"/>
                                <a:gd name="T42" fmla="*/ 2147483647 w 396"/>
                                <a:gd name="T43" fmla="*/ 2147483647 h 300"/>
                                <a:gd name="T44" fmla="*/ 2147483647 w 396"/>
                                <a:gd name="T45" fmla="*/ 2147483647 h 300"/>
                                <a:gd name="T46" fmla="*/ 2147483647 w 396"/>
                                <a:gd name="T47" fmla="*/ 2147483647 h 300"/>
                                <a:gd name="T48" fmla="*/ 0 w 396"/>
                                <a:gd name="T49" fmla="*/ 2147483647 h 300"/>
                                <a:gd name="T50" fmla="*/ 2147483647 w 396"/>
                                <a:gd name="T51" fmla="*/ 2147483647 h 300"/>
                                <a:gd name="T52" fmla="*/ 2147483647 w 396"/>
                                <a:gd name="T53" fmla="*/ 2147483647 h 300"/>
                                <a:gd name="T54" fmla="*/ 2147483647 w 396"/>
                                <a:gd name="T55" fmla="*/ 2147483647 h 300"/>
                                <a:gd name="T56" fmla="*/ 2147483647 w 396"/>
                                <a:gd name="T57" fmla="*/ 2147483647 h 300"/>
                                <a:gd name="T58" fmla="*/ 2147483647 w 396"/>
                                <a:gd name="T59" fmla="*/ 2147483647 h 300"/>
                                <a:gd name="T60" fmla="*/ 2147483647 w 396"/>
                                <a:gd name="T61" fmla="*/ 2147483647 h 300"/>
                                <a:gd name="T62" fmla="*/ 2147483647 w 396"/>
                                <a:gd name="T63" fmla="*/ 2147483647 h 300"/>
                                <a:gd name="T64" fmla="*/ 2147483647 w 396"/>
                                <a:gd name="T65" fmla="*/ 2147483647 h 300"/>
                                <a:gd name="T66" fmla="*/ 2147483647 w 396"/>
                                <a:gd name="T67" fmla="*/ 2147483647 h 300"/>
                                <a:gd name="T68" fmla="*/ 2147483647 w 396"/>
                                <a:gd name="T69" fmla="*/ 2147483647 h 300"/>
                                <a:gd name="T70" fmla="*/ 2147483647 w 396"/>
                                <a:gd name="T71" fmla="*/ 2147483647 h 300"/>
                                <a:gd name="T72" fmla="*/ 2147483647 w 396"/>
                                <a:gd name="T73" fmla="*/ 2147483647 h 300"/>
                                <a:gd name="T74" fmla="*/ 2147483647 w 396"/>
                                <a:gd name="T75" fmla="*/ 2147483647 h 300"/>
                                <a:gd name="T76" fmla="*/ 2147483647 w 396"/>
                                <a:gd name="T77" fmla="*/ 2147483647 h 300"/>
                                <a:gd name="T78" fmla="*/ 2147483647 w 396"/>
                                <a:gd name="T79" fmla="*/ 2147483647 h 300"/>
                                <a:gd name="T80" fmla="*/ 2147483647 w 396"/>
                                <a:gd name="T81" fmla="*/ 2147483647 h 300"/>
                                <a:gd name="T82" fmla="*/ 2147483647 w 396"/>
                                <a:gd name="T83" fmla="*/ 2147483647 h 300"/>
                                <a:gd name="T84" fmla="*/ 2147483647 w 396"/>
                                <a:gd name="T85" fmla="*/ 2147483647 h 300"/>
                                <a:gd name="T86" fmla="*/ 2147483647 w 396"/>
                                <a:gd name="T87" fmla="*/ 2147483647 h 300"/>
                                <a:gd name="T88" fmla="*/ 2147483647 w 396"/>
                                <a:gd name="T89" fmla="*/ 0 h 3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96" h="300">
                                  <a:moveTo>
                                    <a:pt x="360" y="0"/>
                                  </a:moveTo>
                                  <a:lnTo>
                                    <a:pt x="360" y="6"/>
                                  </a:lnTo>
                                  <a:lnTo>
                                    <a:pt x="378" y="96"/>
                                  </a:lnTo>
                                  <a:lnTo>
                                    <a:pt x="378" y="102"/>
                                  </a:lnTo>
                                  <a:lnTo>
                                    <a:pt x="378" y="108"/>
                                  </a:lnTo>
                                  <a:lnTo>
                                    <a:pt x="378" y="114"/>
                                  </a:lnTo>
                                  <a:lnTo>
                                    <a:pt x="378" y="120"/>
                                  </a:lnTo>
                                  <a:lnTo>
                                    <a:pt x="378" y="126"/>
                                  </a:lnTo>
                                  <a:lnTo>
                                    <a:pt x="378" y="132"/>
                                  </a:lnTo>
                                  <a:lnTo>
                                    <a:pt x="384" y="138"/>
                                  </a:lnTo>
                                  <a:lnTo>
                                    <a:pt x="384" y="144"/>
                                  </a:lnTo>
                                  <a:lnTo>
                                    <a:pt x="384" y="150"/>
                                  </a:lnTo>
                                  <a:lnTo>
                                    <a:pt x="384" y="156"/>
                                  </a:lnTo>
                                  <a:lnTo>
                                    <a:pt x="390" y="156"/>
                                  </a:lnTo>
                                  <a:lnTo>
                                    <a:pt x="396" y="156"/>
                                  </a:lnTo>
                                  <a:lnTo>
                                    <a:pt x="396" y="162"/>
                                  </a:lnTo>
                                  <a:lnTo>
                                    <a:pt x="396" y="168"/>
                                  </a:lnTo>
                                  <a:lnTo>
                                    <a:pt x="390" y="168"/>
                                  </a:lnTo>
                                  <a:lnTo>
                                    <a:pt x="396" y="174"/>
                                  </a:lnTo>
                                  <a:lnTo>
                                    <a:pt x="396" y="180"/>
                                  </a:lnTo>
                                  <a:lnTo>
                                    <a:pt x="390" y="180"/>
                                  </a:lnTo>
                                  <a:lnTo>
                                    <a:pt x="390" y="186"/>
                                  </a:lnTo>
                                  <a:lnTo>
                                    <a:pt x="390" y="192"/>
                                  </a:lnTo>
                                  <a:lnTo>
                                    <a:pt x="396" y="192"/>
                                  </a:lnTo>
                                  <a:lnTo>
                                    <a:pt x="390" y="198"/>
                                  </a:lnTo>
                                  <a:lnTo>
                                    <a:pt x="384" y="198"/>
                                  </a:lnTo>
                                  <a:lnTo>
                                    <a:pt x="384" y="204"/>
                                  </a:lnTo>
                                  <a:lnTo>
                                    <a:pt x="378" y="204"/>
                                  </a:lnTo>
                                  <a:lnTo>
                                    <a:pt x="378" y="210"/>
                                  </a:lnTo>
                                  <a:lnTo>
                                    <a:pt x="372" y="210"/>
                                  </a:lnTo>
                                  <a:lnTo>
                                    <a:pt x="372" y="216"/>
                                  </a:lnTo>
                                  <a:lnTo>
                                    <a:pt x="372" y="222"/>
                                  </a:lnTo>
                                  <a:lnTo>
                                    <a:pt x="372" y="228"/>
                                  </a:lnTo>
                                  <a:lnTo>
                                    <a:pt x="366" y="228"/>
                                  </a:lnTo>
                                  <a:lnTo>
                                    <a:pt x="366" y="234"/>
                                  </a:lnTo>
                                  <a:lnTo>
                                    <a:pt x="366" y="240"/>
                                  </a:lnTo>
                                  <a:lnTo>
                                    <a:pt x="360" y="240"/>
                                  </a:lnTo>
                                  <a:lnTo>
                                    <a:pt x="360" y="246"/>
                                  </a:lnTo>
                                  <a:lnTo>
                                    <a:pt x="360" y="252"/>
                                  </a:lnTo>
                                  <a:lnTo>
                                    <a:pt x="354" y="252"/>
                                  </a:lnTo>
                                  <a:lnTo>
                                    <a:pt x="348" y="252"/>
                                  </a:lnTo>
                                  <a:lnTo>
                                    <a:pt x="342" y="258"/>
                                  </a:lnTo>
                                  <a:lnTo>
                                    <a:pt x="348" y="258"/>
                                  </a:lnTo>
                                  <a:lnTo>
                                    <a:pt x="348" y="264"/>
                                  </a:lnTo>
                                  <a:lnTo>
                                    <a:pt x="342" y="264"/>
                                  </a:lnTo>
                                  <a:lnTo>
                                    <a:pt x="342" y="270"/>
                                  </a:lnTo>
                                  <a:lnTo>
                                    <a:pt x="342" y="276"/>
                                  </a:lnTo>
                                  <a:lnTo>
                                    <a:pt x="342" y="282"/>
                                  </a:lnTo>
                                  <a:lnTo>
                                    <a:pt x="342" y="288"/>
                                  </a:lnTo>
                                  <a:lnTo>
                                    <a:pt x="348" y="288"/>
                                  </a:lnTo>
                                  <a:lnTo>
                                    <a:pt x="348" y="294"/>
                                  </a:lnTo>
                                  <a:lnTo>
                                    <a:pt x="342" y="294"/>
                                  </a:lnTo>
                                  <a:lnTo>
                                    <a:pt x="348" y="300"/>
                                  </a:lnTo>
                                  <a:lnTo>
                                    <a:pt x="354" y="300"/>
                                  </a:lnTo>
                                  <a:lnTo>
                                    <a:pt x="318" y="300"/>
                                  </a:lnTo>
                                  <a:lnTo>
                                    <a:pt x="288" y="300"/>
                                  </a:lnTo>
                                  <a:lnTo>
                                    <a:pt x="252" y="300"/>
                                  </a:lnTo>
                                  <a:lnTo>
                                    <a:pt x="240" y="300"/>
                                  </a:lnTo>
                                  <a:lnTo>
                                    <a:pt x="48" y="294"/>
                                  </a:lnTo>
                                  <a:lnTo>
                                    <a:pt x="42" y="294"/>
                                  </a:lnTo>
                                  <a:lnTo>
                                    <a:pt x="30" y="294"/>
                                  </a:lnTo>
                                  <a:lnTo>
                                    <a:pt x="12" y="294"/>
                                  </a:lnTo>
                                  <a:lnTo>
                                    <a:pt x="6" y="294"/>
                                  </a:lnTo>
                                  <a:lnTo>
                                    <a:pt x="6" y="288"/>
                                  </a:lnTo>
                                  <a:lnTo>
                                    <a:pt x="6" y="282"/>
                                  </a:lnTo>
                                  <a:lnTo>
                                    <a:pt x="6" y="264"/>
                                  </a:lnTo>
                                  <a:lnTo>
                                    <a:pt x="12" y="264"/>
                                  </a:lnTo>
                                  <a:lnTo>
                                    <a:pt x="18" y="252"/>
                                  </a:lnTo>
                                  <a:lnTo>
                                    <a:pt x="18" y="246"/>
                                  </a:lnTo>
                                  <a:lnTo>
                                    <a:pt x="18" y="240"/>
                                  </a:lnTo>
                                  <a:lnTo>
                                    <a:pt x="18" y="234"/>
                                  </a:lnTo>
                                  <a:lnTo>
                                    <a:pt x="6" y="222"/>
                                  </a:lnTo>
                                  <a:lnTo>
                                    <a:pt x="6" y="216"/>
                                  </a:lnTo>
                                  <a:lnTo>
                                    <a:pt x="0" y="210"/>
                                  </a:lnTo>
                                  <a:lnTo>
                                    <a:pt x="0" y="204"/>
                                  </a:lnTo>
                                  <a:lnTo>
                                    <a:pt x="0" y="198"/>
                                  </a:lnTo>
                                  <a:lnTo>
                                    <a:pt x="6" y="198"/>
                                  </a:lnTo>
                                  <a:lnTo>
                                    <a:pt x="6" y="192"/>
                                  </a:lnTo>
                                  <a:lnTo>
                                    <a:pt x="6" y="186"/>
                                  </a:lnTo>
                                  <a:lnTo>
                                    <a:pt x="12" y="180"/>
                                  </a:lnTo>
                                  <a:lnTo>
                                    <a:pt x="18" y="174"/>
                                  </a:lnTo>
                                  <a:lnTo>
                                    <a:pt x="24" y="174"/>
                                  </a:lnTo>
                                  <a:lnTo>
                                    <a:pt x="24" y="168"/>
                                  </a:lnTo>
                                  <a:lnTo>
                                    <a:pt x="30" y="168"/>
                                  </a:lnTo>
                                  <a:lnTo>
                                    <a:pt x="30" y="162"/>
                                  </a:lnTo>
                                  <a:lnTo>
                                    <a:pt x="36" y="156"/>
                                  </a:lnTo>
                                  <a:lnTo>
                                    <a:pt x="36" y="144"/>
                                  </a:lnTo>
                                  <a:lnTo>
                                    <a:pt x="36" y="138"/>
                                  </a:lnTo>
                                  <a:lnTo>
                                    <a:pt x="36" y="132"/>
                                  </a:lnTo>
                                  <a:lnTo>
                                    <a:pt x="42" y="132"/>
                                  </a:lnTo>
                                  <a:lnTo>
                                    <a:pt x="48" y="126"/>
                                  </a:lnTo>
                                  <a:lnTo>
                                    <a:pt x="60" y="120"/>
                                  </a:lnTo>
                                  <a:lnTo>
                                    <a:pt x="66" y="120"/>
                                  </a:lnTo>
                                  <a:lnTo>
                                    <a:pt x="72" y="114"/>
                                  </a:lnTo>
                                  <a:lnTo>
                                    <a:pt x="72" y="108"/>
                                  </a:lnTo>
                                  <a:lnTo>
                                    <a:pt x="72" y="102"/>
                                  </a:lnTo>
                                  <a:lnTo>
                                    <a:pt x="78" y="96"/>
                                  </a:lnTo>
                                  <a:lnTo>
                                    <a:pt x="78" y="90"/>
                                  </a:lnTo>
                                  <a:lnTo>
                                    <a:pt x="78" y="84"/>
                                  </a:lnTo>
                                  <a:lnTo>
                                    <a:pt x="78" y="78"/>
                                  </a:lnTo>
                                  <a:lnTo>
                                    <a:pt x="84" y="78"/>
                                  </a:lnTo>
                                  <a:lnTo>
                                    <a:pt x="90" y="72"/>
                                  </a:lnTo>
                                  <a:lnTo>
                                    <a:pt x="90" y="66"/>
                                  </a:lnTo>
                                  <a:lnTo>
                                    <a:pt x="90" y="60"/>
                                  </a:lnTo>
                                  <a:lnTo>
                                    <a:pt x="96" y="60"/>
                                  </a:lnTo>
                                  <a:lnTo>
                                    <a:pt x="96" y="54"/>
                                  </a:lnTo>
                                  <a:lnTo>
                                    <a:pt x="102" y="48"/>
                                  </a:lnTo>
                                  <a:lnTo>
                                    <a:pt x="102" y="42"/>
                                  </a:lnTo>
                                  <a:lnTo>
                                    <a:pt x="102" y="36"/>
                                  </a:lnTo>
                                  <a:lnTo>
                                    <a:pt x="102" y="30"/>
                                  </a:lnTo>
                                  <a:lnTo>
                                    <a:pt x="102" y="24"/>
                                  </a:lnTo>
                                  <a:lnTo>
                                    <a:pt x="108" y="18"/>
                                  </a:lnTo>
                                  <a:lnTo>
                                    <a:pt x="108" y="12"/>
                                  </a:lnTo>
                                  <a:lnTo>
                                    <a:pt x="114" y="12"/>
                                  </a:lnTo>
                                  <a:lnTo>
                                    <a:pt x="120" y="12"/>
                                  </a:lnTo>
                                  <a:lnTo>
                                    <a:pt x="126" y="12"/>
                                  </a:lnTo>
                                  <a:lnTo>
                                    <a:pt x="132" y="12"/>
                                  </a:lnTo>
                                  <a:lnTo>
                                    <a:pt x="138" y="12"/>
                                  </a:lnTo>
                                  <a:lnTo>
                                    <a:pt x="144" y="12"/>
                                  </a:lnTo>
                                  <a:lnTo>
                                    <a:pt x="150" y="12"/>
                                  </a:lnTo>
                                  <a:lnTo>
                                    <a:pt x="150" y="18"/>
                                  </a:lnTo>
                                  <a:lnTo>
                                    <a:pt x="162" y="12"/>
                                  </a:lnTo>
                                  <a:lnTo>
                                    <a:pt x="168" y="12"/>
                                  </a:lnTo>
                                  <a:lnTo>
                                    <a:pt x="174" y="12"/>
                                  </a:lnTo>
                                  <a:lnTo>
                                    <a:pt x="180" y="12"/>
                                  </a:lnTo>
                                  <a:lnTo>
                                    <a:pt x="180" y="18"/>
                                  </a:lnTo>
                                  <a:lnTo>
                                    <a:pt x="186" y="18"/>
                                  </a:lnTo>
                                  <a:lnTo>
                                    <a:pt x="192" y="18"/>
                                  </a:lnTo>
                                  <a:lnTo>
                                    <a:pt x="204" y="12"/>
                                  </a:lnTo>
                                  <a:lnTo>
                                    <a:pt x="216" y="12"/>
                                  </a:lnTo>
                                  <a:lnTo>
                                    <a:pt x="222" y="12"/>
                                  </a:lnTo>
                                  <a:lnTo>
                                    <a:pt x="228" y="12"/>
                                  </a:lnTo>
                                  <a:lnTo>
                                    <a:pt x="252" y="12"/>
                                  </a:lnTo>
                                  <a:lnTo>
                                    <a:pt x="318" y="6"/>
                                  </a:lnTo>
                                  <a:lnTo>
                                    <a:pt x="360" y="0"/>
                                  </a:lnTo>
                                  <a:close/>
                                </a:path>
                              </a:pathLst>
                            </a:custGeom>
                            <a:solidFill>
                              <a:schemeClr val="accent1">
                                <a:lumMod val="50000"/>
                              </a:schemeClr>
                            </a:solidFill>
                            <a:ln w="9525">
                              <a:solidFill>
                                <a:schemeClr val="tx1"/>
                              </a:solidFill>
                              <a:prstDash val="solid"/>
                              <a:round/>
                              <a:headEnd/>
                              <a:tailEnd/>
                            </a:ln>
                          </wps:spPr>
                          <wps:bodyPr/>
                        </wps:wsp>
                        <wps:wsp>
                          <wps:cNvPr id="602" name="Freeform 144"/>
                          <wps:cNvSpPr>
                            <a:spLocks/>
                          </wps:cNvSpPr>
                          <wps:spPr bwMode="auto">
                            <a:xfrm>
                              <a:off x="5699605" y="7096828"/>
                              <a:ext cx="1777920" cy="1821104"/>
                            </a:xfrm>
                            <a:custGeom>
                              <a:avLst/>
                              <a:gdLst>
                                <a:gd name="T0" fmla="*/ 2147483647 w 492"/>
                                <a:gd name="T1" fmla="*/ 2147483647 h 516"/>
                                <a:gd name="T2" fmla="*/ 2147483647 w 492"/>
                                <a:gd name="T3" fmla="*/ 2147483647 h 516"/>
                                <a:gd name="T4" fmla="*/ 2147483647 w 492"/>
                                <a:gd name="T5" fmla="*/ 2147483647 h 516"/>
                                <a:gd name="T6" fmla="*/ 2147483647 w 492"/>
                                <a:gd name="T7" fmla="*/ 2147483647 h 516"/>
                                <a:gd name="T8" fmla="*/ 2147483647 w 492"/>
                                <a:gd name="T9" fmla="*/ 2147483647 h 516"/>
                                <a:gd name="T10" fmla="*/ 2147483647 w 492"/>
                                <a:gd name="T11" fmla="*/ 2147483647 h 516"/>
                                <a:gd name="T12" fmla="*/ 2147483647 w 492"/>
                                <a:gd name="T13" fmla="*/ 2147483647 h 516"/>
                                <a:gd name="T14" fmla="*/ 2147483647 w 492"/>
                                <a:gd name="T15" fmla="*/ 2147483647 h 516"/>
                                <a:gd name="T16" fmla="*/ 2147483647 w 492"/>
                                <a:gd name="T17" fmla="*/ 2147483647 h 516"/>
                                <a:gd name="T18" fmla="*/ 2147483647 w 492"/>
                                <a:gd name="T19" fmla="*/ 2147483647 h 516"/>
                                <a:gd name="T20" fmla="*/ 2147483647 w 492"/>
                                <a:gd name="T21" fmla="*/ 2147483647 h 516"/>
                                <a:gd name="T22" fmla="*/ 2147483647 w 492"/>
                                <a:gd name="T23" fmla="*/ 2147483647 h 516"/>
                                <a:gd name="T24" fmla="*/ 2147483647 w 492"/>
                                <a:gd name="T25" fmla="*/ 2147483647 h 516"/>
                                <a:gd name="T26" fmla="*/ 2147483647 w 492"/>
                                <a:gd name="T27" fmla="*/ 2147483647 h 516"/>
                                <a:gd name="T28" fmla="*/ 2147483647 w 492"/>
                                <a:gd name="T29" fmla="*/ 2147483647 h 516"/>
                                <a:gd name="T30" fmla="*/ 2147483647 w 492"/>
                                <a:gd name="T31" fmla="*/ 2147483647 h 516"/>
                                <a:gd name="T32" fmla="*/ 2147483647 w 492"/>
                                <a:gd name="T33" fmla="*/ 2147483647 h 516"/>
                                <a:gd name="T34" fmla="*/ 2147483647 w 492"/>
                                <a:gd name="T35" fmla="*/ 2147483647 h 516"/>
                                <a:gd name="T36" fmla="*/ 2147483647 w 492"/>
                                <a:gd name="T37" fmla="*/ 2147483647 h 516"/>
                                <a:gd name="T38" fmla="*/ 2147483647 w 492"/>
                                <a:gd name="T39" fmla="*/ 2147483647 h 516"/>
                                <a:gd name="T40" fmla="*/ 2147483647 w 492"/>
                                <a:gd name="T41" fmla="*/ 2147483647 h 516"/>
                                <a:gd name="T42" fmla="*/ 2147483647 w 492"/>
                                <a:gd name="T43" fmla="*/ 2147483647 h 516"/>
                                <a:gd name="T44" fmla="*/ 2147483647 w 492"/>
                                <a:gd name="T45" fmla="*/ 2147483647 h 516"/>
                                <a:gd name="T46" fmla="*/ 2147483647 w 492"/>
                                <a:gd name="T47" fmla="*/ 2147483647 h 516"/>
                                <a:gd name="T48" fmla="*/ 2147483647 w 492"/>
                                <a:gd name="T49" fmla="*/ 2147483647 h 516"/>
                                <a:gd name="T50" fmla="*/ 2147483647 w 492"/>
                                <a:gd name="T51" fmla="*/ 2147483647 h 516"/>
                                <a:gd name="T52" fmla="*/ 2147483647 w 492"/>
                                <a:gd name="T53" fmla="*/ 2147483647 h 516"/>
                                <a:gd name="T54" fmla="*/ 2147483647 w 492"/>
                                <a:gd name="T55" fmla="*/ 2147483647 h 516"/>
                                <a:gd name="T56" fmla="*/ 2147483647 w 492"/>
                                <a:gd name="T57" fmla="*/ 2147483647 h 516"/>
                                <a:gd name="T58" fmla="*/ 2147483647 w 492"/>
                                <a:gd name="T59" fmla="*/ 2147483647 h 516"/>
                                <a:gd name="T60" fmla="*/ 2147483647 w 492"/>
                                <a:gd name="T61" fmla="*/ 2147483647 h 516"/>
                                <a:gd name="T62" fmla="*/ 2147483647 w 492"/>
                                <a:gd name="T63" fmla="*/ 2147483647 h 516"/>
                                <a:gd name="T64" fmla="*/ 2147483647 w 492"/>
                                <a:gd name="T65" fmla="*/ 2147483647 h 516"/>
                                <a:gd name="T66" fmla="*/ 2147483647 w 492"/>
                                <a:gd name="T67" fmla="*/ 2147483647 h 516"/>
                                <a:gd name="T68" fmla="*/ 2147483647 w 492"/>
                                <a:gd name="T69" fmla="*/ 2147483647 h 516"/>
                                <a:gd name="T70" fmla="*/ 2147483647 w 492"/>
                                <a:gd name="T71" fmla="*/ 2147483647 h 516"/>
                                <a:gd name="T72" fmla="*/ 2147483647 w 492"/>
                                <a:gd name="T73" fmla="*/ 2147483647 h 516"/>
                                <a:gd name="T74" fmla="*/ 2147483647 w 492"/>
                                <a:gd name="T75" fmla="*/ 2147483647 h 516"/>
                                <a:gd name="T76" fmla="*/ 2147483647 w 492"/>
                                <a:gd name="T77" fmla="*/ 2147483647 h 516"/>
                                <a:gd name="T78" fmla="*/ 2147483647 w 492"/>
                                <a:gd name="T79" fmla="*/ 2147483647 h 516"/>
                                <a:gd name="T80" fmla="*/ 2147483647 w 492"/>
                                <a:gd name="T81" fmla="*/ 2147483647 h 516"/>
                                <a:gd name="T82" fmla="*/ 2147483647 w 492"/>
                                <a:gd name="T83" fmla="*/ 2147483647 h 516"/>
                                <a:gd name="T84" fmla="*/ 2147483647 w 492"/>
                                <a:gd name="T85" fmla="*/ 2147483647 h 516"/>
                                <a:gd name="T86" fmla="*/ 2147483647 w 492"/>
                                <a:gd name="T87" fmla="*/ 2147483647 h 516"/>
                                <a:gd name="T88" fmla="*/ 2147483647 w 492"/>
                                <a:gd name="T89" fmla="*/ 2147483647 h 516"/>
                                <a:gd name="T90" fmla="*/ 2147483647 w 492"/>
                                <a:gd name="T91" fmla="*/ 2147483647 h 516"/>
                                <a:gd name="T92" fmla="*/ 2147483647 w 492"/>
                                <a:gd name="T93" fmla="*/ 2147483647 h 516"/>
                                <a:gd name="T94" fmla="*/ 2147483647 w 492"/>
                                <a:gd name="T95" fmla="*/ 2147483647 h 516"/>
                                <a:gd name="T96" fmla="*/ 2147483647 w 492"/>
                                <a:gd name="T97" fmla="*/ 2147483647 h 516"/>
                                <a:gd name="T98" fmla="*/ 2147483647 w 492"/>
                                <a:gd name="T99" fmla="*/ 2147483647 h 516"/>
                                <a:gd name="T100" fmla="*/ 2147483647 w 492"/>
                                <a:gd name="T101" fmla="*/ 2147483647 h 516"/>
                                <a:gd name="T102" fmla="*/ 2147483647 w 492"/>
                                <a:gd name="T103" fmla="*/ 2147483647 h 516"/>
                                <a:gd name="T104" fmla="*/ 2147483647 w 492"/>
                                <a:gd name="T105" fmla="*/ 2147483647 h 516"/>
                                <a:gd name="T106" fmla="*/ 2147483647 w 492"/>
                                <a:gd name="T107" fmla="*/ 2147483647 h 51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92" h="516">
                                  <a:moveTo>
                                    <a:pt x="120" y="0"/>
                                  </a:moveTo>
                                  <a:lnTo>
                                    <a:pt x="120" y="6"/>
                                  </a:lnTo>
                                  <a:lnTo>
                                    <a:pt x="126" y="6"/>
                                  </a:lnTo>
                                  <a:lnTo>
                                    <a:pt x="126" y="12"/>
                                  </a:lnTo>
                                  <a:lnTo>
                                    <a:pt x="132" y="12"/>
                                  </a:lnTo>
                                  <a:lnTo>
                                    <a:pt x="138" y="12"/>
                                  </a:lnTo>
                                  <a:lnTo>
                                    <a:pt x="144" y="12"/>
                                  </a:lnTo>
                                  <a:lnTo>
                                    <a:pt x="150" y="12"/>
                                  </a:lnTo>
                                  <a:lnTo>
                                    <a:pt x="150" y="18"/>
                                  </a:lnTo>
                                  <a:lnTo>
                                    <a:pt x="156" y="18"/>
                                  </a:lnTo>
                                  <a:lnTo>
                                    <a:pt x="162" y="18"/>
                                  </a:lnTo>
                                  <a:lnTo>
                                    <a:pt x="168" y="18"/>
                                  </a:lnTo>
                                  <a:lnTo>
                                    <a:pt x="168" y="12"/>
                                  </a:lnTo>
                                  <a:lnTo>
                                    <a:pt x="174" y="12"/>
                                  </a:lnTo>
                                  <a:lnTo>
                                    <a:pt x="180" y="12"/>
                                  </a:lnTo>
                                  <a:lnTo>
                                    <a:pt x="180" y="6"/>
                                  </a:lnTo>
                                  <a:lnTo>
                                    <a:pt x="186" y="6"/>
                                  </a:lnTo>
                                  <a:lnTo>
                                    <a:pt x="192" y="6"/>
                                  </a:lnTo>
                                  <a:lnTo>
                                    <a:pt x="198" y="6"/>
                                  </a:lnTo>
                                  <a:lnTo>
                                    <a:pt x="198" y="12"/>
                                  </a:lnTo>
                                  <a:lnTo>
                                    <a:pt x="204" y="12"/>
                                  </a:lnTo>
                                  <a:lnTo>
                                    <a:pt x="204" y="18"/>
                                  </a:lnTo>
                                  <a:lnTo>
                                    <a:pt x="204" y="24"/>
                                  </a:lnTo>
                                  <a:lnTo>
                                    <a:pt x="204" y="30"/>
                                  </a:lnTo>
                                  <a:lnTo>
                                    <a:pt x="198" y="36"/>
                                  </a:lnTo>
                                  <a:lnTo>
                                    <a:pt x="198" y="42"/>
                                  </a:lnTo>
                                  <a:lnTo>
                                    <a:pt x="198" y="48"/>
                                  </a:lnTo>
                                  <a:lnTo>
                                    <a:pt x="198" y="54"/>
                                  </a:lnTo>
                                  <a:lnTo>
                                    <a:pt x="198" y="60"/>
                                  </a:lnTo>
                                  <a:lnTo>
                                    <a:pt x="198" y="66"/>
                                  </a:lnTo>
                                  <a:lnTo>
                                    <a:pt x="198" y="72"/>
                                  </a:lnTo>
                                  <a:lnTo>
                                    <a:pt x="198" y="78"/>
                                  </a:lnTo>
                                  <a:lnTo>
                                    <a:pt x="204" y="78"/>
                                  </a:lnTo>
                                  <a:lnTo>
                                    <a:pt x="204" y="84"/>
                                  </a:lnTo>
                                  <a:lnTo>
                                    <a:pt x="210" y="84"/>
                                  </a:lnTo>
                                  <a:lnTo>
                                    <a:pt x="216" y="84"/>
                                  </a:lnTo>
                                  <a:lnTo>
                                    <a:pt x="222" y="84"/>
                                  </a:lnTo>
                                  <a:lnTo>
                                    <a:pt x="222" y="78"/>
                                  </a:lnTo>
                                  <a:lnTo>
                                    <a:pt x="228" y="78"/>
                                  </a:lnTo>
                                  <a:lnTo>
                                    <a:pt x="234" y="72"/>
                                  </a:lnTo>
                                  <a:lnTo>
                                    <a:pt x="240" y="72"/>
                                  </a:lnTo>
                                  <a:lnTo>
                                    <a:pt x="246" y="66"/>
                                  </a:lnTo>
                                  <a:lnTo>
                                    <a:pt x="252" y="66"/>
                                  </a:lnTo>
                                  <a:lnTo>
                                    <a:pt x="258" y="72"/>
                                  </a:lnTo>
                                  <a:lnTo>
                                    <a:pt x="264" y="72"/>
                                  </a:lnTo>
                                  <a:lnTo>
                                    <a:pt x="264" y="78"/>
                                  </a:lnTo>
                                  <a:lnTo>
                                    <a:pt x="270" y="78"/>
                                  </a:lnTo>
                                  <a:lnTo>
                                    <a:pt x="270" y="84"/>
                                  </a:lnTo>
                                  <a:lnTo>
                                    <a:pt x="276" y="90"/>
                                  </a:lnTo>
                                  <a:lnTo>
                                    <a:pt x="276" y="96"/>
                                  </a:lnTo>
                                  <a:lnTo>
                                    <a:pt x="282" y="102"/>
                                  </a:lnTo>
                                  <a:lnTo>
                                    <a:pt x="282" y="108"/>
                                  </a:lnTo>
                                  <a:lnTo>
                                    <a:pt x="282" y="114"/>
                                  </a:lnTo>
                                  <a:lnTo>
                                    <a:pt x="282" y="120"/>
                                  </a:lnTo>
                                  <a:lnTo>
                                    <a:pt x="288" y="126"/>
                                  </a:lnTo>
                                  <a:lnTo>
                                    <a:pt x="288" y="132"/>
                                  </a:lnTo>
                                  <a:lnTo>
                                    <a:pt x="294" y="132"/>
                                  </a:lnTo>
                                  <a:lnTo>
                                    <a:pt x="300" y="132"/>
                                  </a:lnTo>
                                  <a:lnTo>
                                    <a:pt x="306" y="132"/>
                                  </a:lnTo>
                                  <a:lnTo>
                                    <a:pt x="312" y="132"/>
                                  </a:lnTo>
                                  <a:lnTo>
                                    <a:pt x="312" y="126"/>
                                  </a:lnTo>
                                  <a:lnTo>
                                    <a:pt x="318" y="126"/>
                                  </a:lnTo>
                                  <a:lnTo>
                                    <a:pt x="318" y="120"/>
                                  </a:lnTo>
                                  <a:lnTo>
                                    <a:pt x="324" y="120"/>
                                  </a:lnTo>
                                  <a:lnTo>
                                    <a:pt x="330" y="114"/>
                                  </a:lnTo>
                                  <a:lnTo>
                                    <a:pt x="336" y="114"/>
                                  </a:lnTo>
                                  <a:lnTo>
                                    <a:pt x="342" y="120"/>
                                  </a:lnTo>
                                  <a:lnTo>
                                    <a:pt x="342" y="126"/>
                                  </a:lnTo>
                                  <a:lnTo>
                                    <a:pt x="342" y="132"/>
                                  </a:lnTo>
                                  <a:lnTo>
                                    <a:pt x="342" y="138"/>
                                  </a:lnTo>
                                  <a:lnTo>
                                    <a:pt x="342" y="144"/>
                                  </a:lnTo>
                                  <a:lnTo>
                                    <a:pt x="342" y="150"/>
                                  </a:lnTo>
                                  <a:lnTo>
                                    <a:pt x="348" y="150"/>
                                  </a:lnTo>
                                  <a:lnTo>
                                    <a:pt x="348" y="156"/>
                                  </a:lnTo>
                                  <a:lnTo>
                                    <a:pt x="354" y="156"/>
                                  </a:lnTo>
                                  <a:lnTo>
                                    <a:pt x="360" y="156"/>
                                  </a:lnTo>
                                  <a:lnTo>
                                    <a:pt x="366" y="156"/>
                                  </a:lnTo>
                                  <a:lnTo>
                                    <a:pt x="366" y="150"/>
                                  </a:lnTo>
                                  <a:lnTo>
                                    <a:pt x="372" y="150"/>
                                  </a:lnTo>
                                  <a:lnTo>
                                    <a:pt x="378" y="144"/>
                                  </a:lnTo>
                                  <a:lnTo>
                                    <a:pt x="384" y="144"/>
                                  </a:lnTo>
                                  <a:lnTo>
                                    <a:pt x="390" y="144"/>
                                  </a:lnTo>
                                  <a:lnTo>
                                    <a:pt x="396" y="150"/>
                                  </a:lnTo>
                                  <a:lnTo>
                                    <a:pt x="402" y="150"/>
                                  </a:lnTo>
                                  <a:lnTo>
                                    <a:pt x="408" y="150"/>
                                  </a:lnTo>
                                  <a:lnTo>
                                    <a:pt x="408" y="156"/>
                                  </a:lnTo>
                                  <a:lnTo>
                                    <a:pt x="414" y="162"/>
                                  </a:lnTo>
                                  <a:lnTo>
                                    <a:pt x="414" y="168"/>
                                  </a:lnTo>
                                  <a:lnTo>
                                    <a:pt x="420" y="168"/>
                                  </a:lnTo>
                                  <a:lnTo>
                                    <a:pt x="420" y="174"/>
                                  </a:lnTo>
                                  <a:lnTo>
                                    <a:pt x="426" y="174"/>
                                  </a:lnTo>
                                  <a:lnTo>
                                    <a:pt x="432" y="180"/>
                                  </a:lnTo>
                                  <a:lnTo>
                                    <a:pt x="438" y="192"/>
                                  </a:lnTo>
                                  <a:lnTo>
                                    <a:pt x="444" y="192"/>
                                  </a:lnTo>
                                  <a:lnTo>
                                    <a:pt x="444" y="198"/>
                                  </a:lnTo>
                                  <a:lnTo>
                                    <a:pt x="450" y="198"/>
                                  </a:lnTo>
                                  <a:lnTo>
                                    <a:pt x="450" y="204"/>
                                  </a:lnTo>
                                  <a:lnTo>
                                    <a:pt x="456" y="210"/>
                                  </a:lnTo>
                                  <a:lnTo>
                                    <a:pt x="462" y="210"/>
                                  </a:lnTo>
                                  <a:lnTo>
                                    <a:pt x="468" y="210"/>
                                  </a:lnTo>
                                  <a:lnTo>
                                    <a:pt x="474" y="216"/>
                                  </a:lnTo>
                                  <a:lnTo>
                                    <a:pt x="480" y="216"/>
                                  </a:lnTo>
                                  <a:lnTo>
                                    <a:pt x="480" y="222"/>
                                  </a:lnTo>
                                  <a:lnTo>
                                    <a:pt x="486" y="222"/>
                                  </a:lnTo>
                                  <a:lnTo>
                                    <a:pt x="486" y="228"/>
                                  </a:lnTo>
                                  <a:lnTo>
                                    <a:pt x="486" y="234"/>
                                  </a:lnTo>
                                  <a:lnTo>
                                    <a:pt x="486" y="240"/>
                                  </a:lnTo>
                                  <a:lnTo>
                                    <a:pt x="480" y="246"/>
                                  </a:lnTo>
                                  <a:lnTo>
                                    <a:pt x="480" y="252"/>
                                  </a:lnTo>
                                  <a:lnTo>
                                    <a:pt x="480" y="258"/>
                                  </a:lnTo>
                                  <a:lnTo>
                                    <a:pt x="480" y="264"/>
                                  </a:lnTo>
                                  <a:lnTo>
                                    <a:pt x="486" y="264"/>
                                  </a:lnTo>
                                  <a:lnTo>
                                    <a:pt x="486" y="270"/>
                                  </a:lnTo>
                                  <a:lnTo>
                                    <a:pt x="492" y="276"/>
                                  </a:lnTo>
                                  <a:lnTo>
                                    <a:pt x="486" y="282"/>
                                  </a:lnTo>
                                  <a:lnTo>
                                    <a:pt x="480" y="282"/>
                                  </a:lnTo>
                                  <a:lnTo>
                                    <a:pt x="480" y="288"/>
                                  </a:lnTo>
                                  <a:lnTo>
                                    <a:pt x="474" y="288"/>
                                  </a:lnTo>
                                  <a:lnTo>
                                    <a:pt x="474" y="282"/>
                                  </a:lnTo>
                                  <a:lnTo>
                                    <a:pt x="468" y="282"/>
                                  </a:lnTo>
                                  <a:lnTo>
                                    <a:pt x="462" y="282"/>
                                  </a:lnTo>
                                  <a:lnTo>
                                    <a:pt x="462" y="288"/>
                                  </a:lnTo>
                                  <a:lnTo>
                                    <a:pt x="456" y="288"/>
                                  </a:lnTo>
                                  <a:lnTo>
                                    <a:pt x="456" y="294"/>
                                  </a:lnTo>
                                  <a:lnTo>
                                    <a:pt x="456" y="300"/>
                                  </a:lnTo>
                                  <a:lnTo>
                                    <a:pt x="456" y="306"/>
                                  </a:lnTo>
                                  <a:lnTo>
                                    <a:pt x="450" y="306"/>
                                  </a:lnTo>
                                  <a:lnTo>
                                    <a:pt x="450" y="312"/>
                                  </a:lnTo>
                                  <a:lnTo>
                                    <a:pt x="444" y="312"/>
                                  </a:lnTo>
                                  <a:lnTo>
                                    <a:pt x="438" y="318"/>
                                  </a:lnTo>
                                  <a:lnTo>
                                    <a:pt x="444" y="318"/>
                                  </a:lnTo>
                                  <a:lnTo>
                                    <a:pt x="444" y="324"/>
                                  </a:lnTo>
                                  <a:lnTo>
                                    <a:pt x="444" y="330"/>
                                  </a:lnTo>
                                  <a:lnTo>
                                    <a:pt x="444" y="336"/>
                                  </a:lnTo>
                                  <a:lnTo>
                                    <a:pt x="444" y="342"/>
                                  </a:lnTo>
                                  <a:lnTo>
                                    <a:pt x="438" y="342"/>
                                  </a:lnTo>
                                  <a:lnTo>
                                    <a:pt x="438" y="348"/>
                                  </a:lnTo>
                                  <a:lnTo>
                                    <a:pt x="432" y="348"/>
                                  </a:lnTo>
                                  <a:lnTo>
                                    <a:pt x="426" y="348"/>
                                  </a:lnTo>
                                  <a:lnTo>
                                    <a:pt x="426" y="354"/>
                                  </a:lnTo>
                                  <a:lnTo>
                                    <a:pt x="420" y="354"/>
                                  </a:lnTo>
                                  <a:lnTo>
                                    <a:pt x="414" y="354"/>
                                  </a:lnTo>
                                  <a:lnTo>
                                    <a:pt x="408" y="354"/>
                                  </a:lnTo>
                                  <a:lnTo>
                                    <a:pt x="408" y="360"/>
                                  </a:lnTo>
                                  <a:lnTo>
                                    <a:pt x="402" y="366"/>
                                  </a:lnTo>
                                  <a:lnTo>
                                    <a:pt x="396" y="366"/>
                                  </a:lnTo>
                                  <a:lnTo>
                                    <a:pt x="390" y="366"/>
                                  </a:lnTo>
                                  <a:lnTo>
                                    <a:pt x="384" y="366"/>
                                  </a:lnTo>
                                  <a:lnTo>
                                    <a:pt x="384" y="360"/>
                                  </a:lnTo>
                                  <a:lnTo>
                                    <a:pt x="384" y="366"/>
                                  </a:lnTo>
                                  <a:lnTo>
                                    <a:pt x="384" y="360"/>
                                  </a:lnTo>
                                  <a:lnTo>
                                    <a:pt x="384" y="366"/>
                                  </a:lnTo>
                                  <a:lnTo>
                                    <a:pt x="378" y="366"/>
                                  </a:lnTo>
                                  <a:lnTo>
                                    <a:pt x="378" y="360"/>
                                  </a:lnTo>
                                  <a:lnTo>
                                    <a:pt x="378" y="366"/>
                                  </a:lnTo>
                                  <a:lnTo>
                                    <a:pt x="378" y="360"/>
                                  </a:lnTo>
                                  <a:lnTo>
                                    <a:pt x="372" y="360"/>
                                  </a:lnTo>
                                  <a:lnTo>
                                    <a:pt x="372" y="354"/>
                                  </a:lnTo>
                                  <a:lnTo>
                                    <a:pt x="378" y="354"/>
                                  </a:lnTo>
                                  <a:lnTo>
                                    <a:pt x="378" y="348"/>
                                  </a:lnTo>
                                  <a:lnTo>
                                    <a:pt x="372" y="348"/>
                                  </a:lnTo>
                                  <a:lnTo>
                                    <a:pt x="372" y="342"/>
                                  </a:lnTo>
                                  <a:lnTo>
                                    <a:pt x="366" y="348"/>
                                  </a:lnTo>
                                  <a:lnTo>
                                    <a:pt x="360" y="354"/>
                                  </a:lnTo>
                                  <a:lnTo>
                                    <a:pt x="354" y="354"/>
                                  </a:lnTo>
                                  <a:lnTo>
                                    <a:pt x="354" y="360"/>
                                  </a:lnTo>
                                  <a:lnTo>
                                    <a:pt x="348" y="360"/>
                                  </a:lnTo>
                                  <a:lnTo>
                                    <a:pt x="336" y="366"/>
                                  </a:lnTo>
                                  <a:lnTo>
                                    <a:pt x="330" y="372"/>
                                  </a:lnTo>
                                  <a:lnTo>
                                    <a:pt x="324" y="372"/>
                                  </a:lnTo>
                                  <a:lnTo>
                                    <a:pt x="324" y="378"/>
                                  </a:lnTo>
                                  <a:lnTo>
                                    <a:pt x="294" y="396"/>
                                  </a:lnTo>
                                  <a:lnTo>
                                    <a:pt x="258" y="420"/>
                                  </a:lnTo>
                                  <a:lnTo>
                                    <a:pt x="228" y="444"/>
                                  </a:lnTo>
                                  <a:lnTo>
                                    <a:pt x="216" y="450"/>
                                  </a:lnTo>
                                  <a:lnTo>
                                    <a:pt x="186" y="468"/>
                                  </a:lnTo>
                                  <a:lnTo>
                                    <a:pt x="180" y="474"/>
                                  </a:lnTo>
                                  <a:lnTo>
                                    <a:pt x="132" y="504"/>
                                  </a:lnTo>
                                  <a:lnTo>
                                    <a:pt x="126" y="510"/>
                                  </a:lnTo>
                                  <a:lnTo>
                                    <a:pt x="114" y="516"/>
                                  </a:lnTo>
                                  <a:lnTo>
                                    <a:pt x="108" y="498"/>
                                  </a:lnTo>
                                  <a:lnTo>
                                    <a:pt x="102" y="498"/>
                                  </a:lnTo>
                                  <a:lnTo>
                                    <a:pt x="102" y="492"/>
                                  </a:lnTo>
                                  <a:lnTo>
                                    <a:pt x="96" y="480"/>
                                  </a:lnTo>
                                  <a:lnTo>
                                    <a:pt x="84" y="444"/>
                                  </a:lnTo>
                                  <a:lnTo>
                                    <a:pt x="84" y="432"/>
                                  </a:lnTo>
                                  <a:lnTo>
                                    <a:pt x="78" y="426"/>
                                  </a:lnTo>
                                  <a:lnTo>
                                    <a:pt x="78" y="420"/>
                                  </a:lnTo>
                                  <a:lnTo>
                                    <a:pt x="78" y="414"/>
                                  </a:lnTo>
                                  <a:lnTo>
                                    <a:pt x="78" y="408"/>
                                  </a:lnTo>
                                  <a:lnTo>
                                    <a:pt x="72" y="408"/>
                                  </a:lnTo>
                                  <a:lnTo>
                                    <a:pt x="72" y="402"/>
                                  </a:lnTo>
                                  <a:lnTo>
                                    <a:pt x="72" y="396"/>
                                  </a:lnTo>
                                  <a:lnTo>
                                    <a:pt x="72" y="390"/>
                                  </a:lnTo>
                                  <a:lnTo>
                                    <a:pt x="66" y="384"/>
                                  </a:lnTo>
                                  <a:lnTo>
                                    <a:pt x="66" y="378"/>
                                  </a:lnTo>
                                  <a:lnTo>
                                    <a:pt x="66" y="372"/>
                                  </a:lnTo>
                                  <a:lnTo>
                                    <a:pt x="60" y="360"/>
                                  </a:lnTo>
                                  <a:lnTo>
                                    <a:pt x="60" y="354"/>
                                  </a:lnTo>
                                  <a:lnTo>
                                    <a:pt x="54" y="354"/>
                                  </a:lnTo>
                                  <a:lnTo>
                                    <a:pt x="54" y="348"/>
                                  </a:lnTo>
                                  <a:lnTo>
                                    <a:pt x="48" y="330"/>
                                  </a:lnTo>
                                  <a:lnTo>
                                    <a:pt x="42" y="318"/>
                                  </a:lnTo>
                                  <a:lnTo>
                                    <a:pt x="42" y="300"/>
                                  </a:lnTo>
                                  <a:lnTo>
                                    <a:pt x="24" y="252"/>
                                  </a:lnTo>
                                  <a:lnTo>
                                    <a:pt x="12" y="210"/>
                                  </a:lnTo>
                                  <a:lnTo>
                                    <a:pt x="6" y="210"/>
                                  </a:lnTo>
                                  <a:lnTo>
                                    <a:pt x="6" y="198"/>
                                  </a:lnTo>
                                  <a:lnTo>
                                    <a:pt x="0" y="180"/>
                                  </a:lnTo>
                                  <a:lnTo>
                                    <a:pt x="6" y="168"/>
                                  </a:lnTo>
                                  <a:lnTo>
                                    <a:pt x="6" y="162"/>
                                  </a:lnTo>
                                  <a:lnTo>
                                    <a:pt x="36" y="120"/>
                                  </a:lnTo>
                                  <a:lnTo>
                                    <a:pt x="48" y="102"/>
                                  </a:lnTo>
                                  <a:lnTo>
                                    <a:pt x="66" y="78"/>
                                  </a:lnTo>
                                  <a:lnTo>
                                    <a:pt x="84" y="54"/>
                                  </a:lnTo>
                                  <a:lnTo>
                                    <a:pt x="108" y="18"/>
                                  </a:lnTo>
                                  <a:lnTo>
                                    <a:pt x="114" y="6"/>
                                  </a:lnTo>
                                  <a:lnTo>
                                    <a:pt x="120" y="0"/>
                                  </a:lnTo>
                                  <a:close/>
                                </a:path>
                              </a:pathLst>
                            </a:custGeom>
                            <a:solidFill>
                              <a:srgbClr val="00B050"/>
                            </a:solidFill>
                            <a:ln w="9525">
                              <a:solidFill>
                                <a:schemeClr val="tx1"/>
                              </a:solidFill>
                              <a:prstDash val="solid"/>
                              <a:round/>
                              <a:headEnd/>
                              <a:tailEnd/>
                            </a:ln>
                          </wps:spPr>
                          <wps:bodyPr/>
                        </wps:wsp>
                        <wps:wsp>
                          <wps:cNvPr id="603" name="Freeform 145"/>
                          <wps:cNvSpPr>
                            <a:spLocks/>
                          </wps:cNvSpPr>
                          <wps:spPr bwMode="auto">
                            <a:xfrm>
                              <a:off x="8713397" y="7139179"/>
                              <a:ext cx="997371" cy="974079"/>
                            </a:xfrm>
                            <a:custGeom>
                              <a:avLst/>
                              <a:gdLst>
                                <a:gd name="T0" fmla="*/ 2147483647 w 276"/>
                                <a:gd name="T1" fmla="*/ 2147483647 h 276"/>
                                <a:gd name="T2" fmla="*/ 2147483647 w 276"/>
                                <a:gd name="T3" fmla="*/ 2147483647 h 276"/>
                                <a:gd name="T4" fmla="*/ 2147483647 w 276"/>
                                <a:gd name="T5" fmla="*/ 2147483647 h 276"/>
                                <a:gd name="T6" fmla="*/ 2147483647 w 276"/>
                                <a:gd name="T7" fmla="*/ 2147483647 h 276"/>
                                <a:gd name="T8" fmla="*/ 2147483647 w 276"/>
                                <a:gd name="T9" fmla="*/ 2147483647 h 276"/>
                                <a:gd name="T10" fmla="*/ 2147483647 w 276"/>
                                <a:gd name="T11" fmla="*/ 2147483647 h 276"/>
                                <a:gd name="T12" fmla="*/ 2147483647 w 276"/>
                                <a:gd name="T13" fmla="*/ 2147483647 h 276"/>
                                <a:gd name="T14" fmla="*/ 2147483647 w 276"/>
                                <a:gd name="T15" fmla="*/ 2147483647 h 276"/>
                                <a:gd name="T16" fmla="*/ 2147483647 w 276"/>
                                <a:gd name="T17" fmla="*/ 2147483647 h 276"/>
                                <a:gd name="T18" fmla="*/ 2147483647 w 276"/>
                                <a:gd name="T19" fmla="*/ 2147483647 h 276"/>
                                <a:gd name="T20" fmla="*/ 2147483647 w 276"/>
                                <a:gd name="T21" fmla="*/ 2147483647 h 276"/>
                                <a:gd name="T22" fmla="*/ 2147483647 w 276"/>
                                <a:gd name="T23" fmla="*/ 2147483647 h 276"/>
                                <a:gd name="T24" fmla="*/ 2147483647 w 276"/>
                                <a:gd name="T25" fmla="*/ 2147483647 h 276"/>
                                <a:gd name="T26" fmla="*/ 2147483647 w 276"/>
                                <a:gd name="T27" fmla="*/ 2147483647 h 276"/>
                                <a:gd name="T28" fmla="*/ 2147483647 w 276"/>
                                <a:gd name="T29" fmla="*/ 2147483647 h 276"/>
                                <a:gd name="T30" fmla="*/ 2147483647 w 276"/>
                                <a:gd name="T31" fmla="*/ 2147483647 h 276"/>
                                <a:gd name="T32" fmla="*/ 2147483647 w 276"/>
                                <a:gd name="T33" fmla="*/ 2147483647 h 276"/>
                                <a:gd name="T34" fmla="*/ 2147483647 w 276"/>
                                <a:gd name="T35" fmla="*/ 2147483647 h 276"/>
                                <a:gd name="T36" fmla="*/ 2147483647 w 276"/>
                                <a:gd name="T37" fmla="*/ 2147483647 h 276"/>
                                <a:gd name="T38" fmla="*/ 2147483647 w 276"/>
                                <a:gd name="T39" fmla="*/ 2147483647 h 276"/>
                                <a:gd name="T40" fmla="*/ 2147483647 w 276"/>
                                <a:gd name="T41" fmla="*/ 2147483647 h 276"/>
                                <a:gd name="T42" fmla="*/ 2147483647 w 276"/>
                                <a:gd name="T43" fmla="*/ 2147483647 h 276"/>
                                <a:gd name="T44" fmla="*/ 2147483647 w 276"/>
                                <a:gd name="T45" fmla="*/ 2147483647 h 276"/>
                                <a:gd name="T46" fmla="*/ 2147483647 w 276"/>
                                <a:gd name="T47" fmla="*/ 2147483647 h 276"/>
                                <a:gd name="T48" fmla="*/ 2147483647 w 276"/>
                                <a:gd name="T49" fmla="*/ 2147483647 h 276"/>
                                <a:gd name="T50" fmla="*/ 2147483647 w 276"/>
                                <a:gd name="T51" fmla="*/ 2147483647 h 276"/>
                                <a:gd name="T52" fmla="*/ 2147483647 w 276"/>
                                <a:gd name="T53" fmla="*/ 2147483647 h 276"/>
                                <a:gd name="T54" fmla="*/ 2147483647 w 276"/>
                                <a:gd name="T55" fmla="*/ 2147483647 h 276"/>
                                <a:gd name="T56" fmla="*/ 2147483647 w 276"/>
                                <a:gd name="T57" fmla="*/ 2147483647 h 276"/>
                                <a:gd name="T58" fmla="*/ 2147483647 w 276"/>
                                <a:gd name="T59" fmla="*/ 2147483647 h 276"/>
                                <a:gd name="T60" fmla="*/ 2147483647 w 276"/>
                                <a:gd name="T61" fmla="*/ 2147483647 h 276"/>
                                <a:gd name="T62" fmla="*/ 0 w 276"/>
                                <a:gd name="T63" fmla="*/ 2147483647 h 276"/>
                                <a:gd name="T64" fmla="*/ 0 w 276"/>
                                <a:gd name="T65" fmla="*/ 2147483647 h 276"/>
                                <a:gd name="T66" fmla="*/ 2147483647 w 276"/>
                                <a:gd name="T67" fmla="*/ 2147483647 h 276"/>
                                <a:gd name="T68" fmla="*/ 2147483647 w 276"/>
                                <a:gd name="T69" fmla="*/ 2147483647 h 276"/>
                                <a:gd name="T70" fmla="*/ 2147483647 w 276"/>
                                <a:gd name="T71" fmla="*/ 2147483647 h 276"/>
                                <a:gd name="T72" fmla="*/ 2147483647 w 276"/>
                                <a:gd name="T73" fmla="*/ 2147483647 h 276"/>
                                <a:gd name="T74" fmla="*/ 2147483647 w 276"/>
                                <a:gd name="T75" fmla="*/ 2147483647 h 276"/>
                                <a:gd name="T76" fmla="*/ 2147483647 w 276"/>
                                <a:gd name="T77" fmla="*/ 2147483647 h 276"/>
                                <a:gd name="T78" fmla="*/ 2147483647 w 276"/>
                                <a:gd name="T79" fmla="*/ 2147483647 h 276"/>
                                <a:gd name="T80" fmla="*/ 2147483647 w 276"/>
                                <a:gd name="T81" fmla="*/ 2147483647 h 276"/>
                                <a:gd name="T82" fmla="*/ 2147483647 w 276"/>
                                <a:gd name="T83" fmla="*/ 2147483647 h 276"/>
                                <a:gd name="T84" fmla="*/ 2147483647 w 276"/>
                                <a:gd name="T85" fmla="*/ 2147483647 h 276"/>
                                <a:gd name="T86" fmla="*/ 2147483647 w 276"/>
                                <a:gd name="T87" fmla="*/ 2147483647 h 276"/>
                                <a:gd name="T88" fmla="*/ 2147483647 w 276"/>
                                <a:gd name="T89" fmla="*/ 2147483647 h 276"/>
                                <a:gd name="T90" fmla="*/ 2147483647 w 276"/>
                                <a:gd name="T91" fmla="*/ 2147483647 h 276"/>
                                <a:gd name="T92" fmla="*/ 2147483647 w 276"/>
                                <a:gd name="T93" fmla="*/ 2147483647 h 276"/>
                                <a:gd name="T94" fmla="*/ 2147483647 w 276"/>
                                <a:gd name="T95" fmla="*/ 2147483647 h 276"/>
                                <a:gd name="T96" fmla="*/ 2147483647 w 276"/>
                                <a:gd name="T97" fmla="*/ 2147483647 h 276"/>
                                <a:gd name="T98" fmla="*/ 2147483647 w 276"/>
                                <a:gd name="T99" fmla="*/ 2147483647 h 27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76" h="276">
                                  <a:moveTo>
                                    <a:pt x="120" y="0"/>
                                  </a:moveTo>
                                  <a:lnTo>
                                    <a:pt x="126" y="6"/>
                                  </a:lnTo>
                                  <a:lnTo>
                                    <a:pt x="168" y="12"/>
                                  </a:lnTo>
                                  <a:lnTo>
                                    <a:pt x="192" y="12"/>
                                  </a:lnTo>
                                  <a:lnTo>
                                    <a:pt x="240" y="18"/>
                                  </a:lnTo>
                                  <a:lnTo>
                                    <a:pt x="246" y="18"/>
                                  </a:lnTo>
                                  <a:lnTo>
                                    <a:pt x="252" y="24"/>
                                  </a:lnTo>
                                  <a:lnTo>
                                    <a:pt x="252" y="30"/>
                                  </a:lnTo>
                                  <a:lnTo>
                                    <a:pt x="252" y="36"/>
                                  </a:lnTo>
                                  <a:lnTo>
                                    <a:pt x="252" y="42"/>
                                  </a:lnTo>
                                  <a:lnTo>
                                    <a:pt x="252" y="48"/>
                                  </a:lnTo>
                                  <a:lnTo>
                                    <a:pt x="246" y="48"/>
                                  </a:lnTo>
                                  <a:lnTo>
                                    <a:pt x="246" y="54"/>
                                  </a:lnTo>
                                  <a:lnTo>
                                    <a:pt x="240" y="54"/>
                                  </a:lnTo>
                                  <a:lnTo>
                                    <a:pt x="240" y="60"/>
                                  </a:lnTo>
                                  <a:lnTo>
                                    <a:pt x="234" y="60"/>
                                  </a:lnTo>
                                  <a:lnTo>
                                    <a:pt x="234" y="66"/>
                                  </a:lnTo>
                                  <a:lnTo>
                                    <a:pt x="228" y="66"/>
                                  </a:lnTo>
                                  <a:lnTo>
                                    <a:pt x="228" y="72"/>
                                  </a:lnTo>
                                  <a:lnTo>
                                    <a:pt x="228" y="78"/>
                                  </a:lnTo>
                                  <a:lnTo>
                                    <a:pt x="228" y="84"/>
                                  </a:lnTo>
                                  <a:lnTo>
                                    <a:pt x="228" y="90"/>
                                  </a:lnTo>
                                  <a:lnTo>
                                    <a:pt x="222" y="90"/>
                                  </a:lnTo>
                                  <a:lnTo>
                                    <a:pt x="222" y="96"/>
                                  </a:lnTo>
                                  <a:lnTo>
                                    <a:pt x="216" y="96"/>
                                  </a:lnTo>
                                  <a:lnTo>
                                    <a:pt x="216" y="102"/>
                                  </a:lnTo>
                                  <a:lnTo>
                                    <a:pt x="216" y="108"/>
                                  </a:lnTo>
                                  <a:lnTo>
                                    <a:pt x="216" y="114"/>
                                  </a:lnTo>
                                  <a:lnTo>
                                    <a:pt x="216" y="126"/>
                                  </a:lnTo>
                                  <a:lnTo>
                                    <a:pt x="234" y="138"/>
                                  </a:lnTo>
                                  <a:lnTo>
                                    <a:pt x="240" y="144"/>
                                  </a:lnTo>
                                  <a:lnTo>
                                    <a:pt x="240" y="156"/>
                                  </a:lnTo>
                                  <a:lnTo>
                                    <a:pt x="240" y="174"/>
                                  </a:lnTo>
                                  <a:lnTo>
                                    <a:pt x="246" y="180"/>
                                  </a:lnTo>
                                  <a:lnTo>
                                    <a:pt x="252" y="180"/>
                                  </a:lnTo>
                                  <a:lnTo>
                                    <a:pt x="252" y="186"/>
                                  </a:lnTo>
                                  <a:lnTo>
                                    <a:pt x="270" y="198"/>
                                  </a:lnTo>
                                  <a:lnTo>
                                    <a:pt x="276" y="210"/>
                                  </a:lnTo>
                                  <a:lnTo>
                                    <a:pt x="264" y="216"/>
                                  </a:lnTo>
                                  <a:lnTo>
                                    <a:pt x="258" y="216"/>
                                  </a:lnTo>
                                  <a:lnTo>
                                    <a:pt x="246" y="228"/>
                                  </a:lnTo>
                                  <a:lnTo>
                                    <a:pt x="240" y="234"/>
                                  </a:lnTo>
                                  <a:lnTo>
                                    <a:pt x="240" y="246"/>
                                  </a:lnTo>
                                  <a:lnTo>
                                    <a:pt x="234" y="258"/>
                                  </a:lnTo>
                                  <a:lnTo>
                                    <a:pt x="204" y="258"/>
                                  </a:lnTo>
                                  <a:lnTo>
                                    <a:pt x="168" y="264"/>
                                  </a:lnTo>
                                  <a:lnTo>
                                    <a:pt x="162" y="264"/>
                                  </a:lnTo>
                                  <a:lnTo>
                                    <a:pt x="132" y="264"/>
                                  </a:lnTo>
                                  <a:lnTo>
                                    <a:pt x="120" y="270"/>
                                  </a:lnTo>
                                  <a:lnTo>
                                    <a:pt x="108" y="270"/>
                                  </a:lnTo>
                                  <a:lnTo>
                                    <a:pt x="90" y="270"/>
                                  </a:lnTo>
                                  <a:lnTo>
                                    <a:pt x="66" y="270"/>
                                  </a:lnTo>
                                  <a:lnTo>
                                    <a:pt x="42" y="276"/>
                                  </a:lnTo>
                                  <a:lnTo>
                                    <a:pt x="42" y="270"/>
                                  </a:lnTo>
                                  <a:lnTo>
                                    <a:pt x="36" y="270"/>
                                  </a:lnTo>
                                  <a:lnTo>
                                    <a:pt x="36" y="264"/>
                                  </a:lnTo>
                                  <a:lnTo>
                                    <a:pt x="30" y="264"/>
                                  </a:lnTo>
                                  <a:lnTo>
                                    <a:pt x="24" y="264"/>
                                  </a:lnTo>
                                  <a:lnTo>
                                    <a:pt x="24" y="258"/>
                                  </a:lnTo>
                                  <a:lnTo>
                                    <a:pt x="18" y="258"/>
                                  </a:lnTo>
                                  <a:lnTo>
                                    <a:pt x="18" y="252"/>
                                  </a:lnTo>
                                  <a:lnTo>
                                    <a:pt x="12" y="252"/>
                                  </a:lnTo>
                                  <a:lnTo>
                                    <a:pt x="6" y="252"/>
                                  </a:lnTo>
                                  <a:lnTo>
                                    <a:pt x="0" y="252"/>
                                  </a:lnTo>
                                  <a:lnTo>
                                    <a:pt x="0" y="240"/>
                                  </a:lnTo>
                                  <a:lnTo>
                                    <a:pt x="0" y="234"/>
                                  </a:lnTo>
                                  <a:lnTo>
                                    <a:pt x="6" y="222"/>
                                  </a:lnTo>
                                  <a:lnTo>
                                    <a:pt x="18" y="168"/>
                                  </a:lnTo>
                                  <a:lnTo>
                                    <a:pt x="30" y="168"/>
                                  </a:lnTo>
                                  <a:lnTo>
                                    <a:pt x="36" y="168"/>
                                  </a:lnTo>
                                  <a:lnTo>
                                    <a:pt x="48" y="174"/>
                                  </a:lnTo>
                                  <a:lnTo>
                                    <a:pt x="48" y="168"/>
                                  </a:lnTo>
                                  <a:lnTo>
                                    <a:pt x="48" y="162"/>
                                  </a:lnTo>
                                  <a:lnTo>
                                    <a:pt x="48" y="156"/>
                                  </a:lnTo>
                                  <a:lnTo>
                                    <a:pt x="48" y="150"/>
                                  </a:lnTo>
                                  <a:lnTo>
                                    <a:pt x="54" y="150"/>
                                  </a:lnTo>
                                  <a:lnTo>
                                    <a:pt x="54" y="144"/>
                                  </a:lnTo>
                                  <a:lnTo>
                                    <a:pt x="54" y="138"/>
                                  </a:lnTo>
                                  <a:lnTo>
                                    <a:pt x="54" y="132"/>
                                  </a:lnTo>
                                  <a:lnTo>
                                    <a:pt x="54" y="126"/>
                                  </a:lnTo>
                                  <a:lnTo>
                                    <a:pt x="60" y="120"/>
                                  </a:lnTo>
                                  <a:lnTo>
                                    <a:pt x="60" y="114"/>
                                  </a:lnTo>
                                  <a:lnTo>
                                    <a:pt x="60" y="108"/>
                                  </a:lnTo>
                                  <a:lnTo>
                                    <a:pt x="60" y="96"/>
                                  </a:lnTo>
                                  <a:lnTo>
                                    <a:pt x="60" y="90"/>
                                  </a:lnTo>
                                  <a:lnTo>
                                    <a:pt x="60" y="78"/>
                                  </a:lnTo>
                                  <a:lnTo>
                                    <a:pt x="54" y="72"/>
                                  </a:lnTo>
                                  <a:lnTo>
                                    <a:pt x="54" y="66"/>
                                  </a:lnTo>
                                  <a:lnTo>
                                    <a:pt x="54" y="60"/>
                                  </a:lnTo>
                                  <a:lnTo>
                                    <a:pt x="54" y="48"/>
                                  </a:lnTo>
                                  <a:lnTo>
                                    <a:pt x="54" y="36"/>
                                  </a:lnTo>
                                  <a:lnTo>
                                    <a:pt x="60" y="36"/>
                                  </a:lnTo>
                                  <a:lnTo>
                                    <a:pt x="66" y="36"/>
                                  </a:lnTo>
                                  <a:lnTo>
                                    <a:pt x="72" y="36"/>
                                  </a:lnTo>
                                  <a:lnTo>
                                    <a:pt x="78" y="30"/>
                                  </a:lnTo>
                                  <a:lnTo>
                                    <a:pt x="108" y="30"/>
                                  </a:lnTo>
                                  <a:lnTo>
                                    <a:pt x="114" y="24"/>
                                  </a:lnTo>
                                  <a:lnTo>
                                    <a:pt x="114" y="18"/>
                                  </a:lnTo>
                                  <a:lnTo>
                                    <a:pt x="114" y="12"/>
                                  </a:lnTo>
                                  <a:lnTo>
                                    <a:pt x="120" y="6"/>
                                  </a:lnTo>
                                  <a:lnTo>
                                    <a:pt x="120" y="0"/>
                                  </a:lnTo>
                                  <a:close/>
                                </a:path>
                              </a:pathLst>
                            </a:custGeom>
                            <a:solidFill>
                              <a:srgbClr val="92D050"/>
                            </a:solidFill>
                            <a:ln w="9525">
                              <a:solidFill>
                                <a:schemeClr val="tx1"/>
                              </a:solidFill>
                              <a:prstDash val="solid"/>
                              <a:round/>
                              <a:headEnd/>
                              <a:tailEnd/>
                            </a:ln>
                          </wps:spPr>
                          <wps:bodyPr/>
                        </wps:wsp>
                        <wps:wsp>
                          <wps:cNvPr id="604" name="Freeform 146"/>
                          <wps:cNvSpPr>
                            <a:spLocks/>
                          </wps:cNvSpPr>
                          <wps:spPr bwMode="auto">
                            <a:xfrm>
                              <a:off x="8301440" y="7160356"/>
                              <a:ext cx="628776" cy="762323"/>
                            </a:xfrm>
                            <a:custGeom>
                              <a:avLst/>
                              <a:gdLst>
                                <a:gd name="T0" fmla="*/ 2147483647 w 174"/>
                                <a:gd name="T1" fmla="*/ 2147483647 h 216"/>
                                <a:gd name="T2" fmla="*/ 2147483647 w 174"/>
                                <a:gd name="T3" fmla="*/ 2147483647 h 216"/>
                                <a:gd name="T4" fmla="*/ 2147483647 w 174"/>
                                <a:gd name="T5" fmla="*/ 2147483647 h 216"/>
                                <a:gd name="T6" fmla="*/ 2147483647 w 174"/>
                                <a:gd name="T7" fmla="*/ 2147483647 h 216"/>
                                <a:gd name="T8" fmla="*/ 2147483647 w 174"/>
                                <a:gd name="T9" fmla="*/ 2147483647 h 216"/>
                                <a:gd name="T10" fmla="*/ 2147483647 w 174"/>
                                <a:gd name="T11" fmla="*/ 2147483647 h 216"/>
                                <a:gd name="T12" fmla="*/ 2147483647 w 174"/>
                                <a:gd name="T13" fmla="*/ 2147483647 h 216"/>
                                <a:gd name="T14" fmla="*/ 2147483647 w 174"/>
                                <a:gd name="T15" fmla="*/ 2147483647 h 216"/>
                                <a:gd name="T16" fmla="*/ 2147483647 w 174"/>
                                <a:gd name="T17" fmla="*/ 2147483647 h 216"/>
                                <a:gd name="T18" fmla="*/ 2147483647 w 174"/>
                                <a:gd name="T19" fmla="*/ 2147483647 h 216"/>
                                <a:gd name="T20" fmla="*/ 2147483647 w 174"/>
                                <a:gd name="T21" fmla="*/ 2147483647 h 216"/>
                                <a:gd name="T22" fmla="*/ 2147483647 w 174"/>
                                <a:gd name="T23" fmla="*/ 2147483647 h 216"/>
                                <a:gd name="T24" fmla="*/ 2147483647 w 174"/>
                                <a:gd name="T25" fmla="*/ 2147483647 h 216"/>
                                <a:gd name="T26" fmla="*/ 2147483647 w 174"/>
                                <a:gd name="T27" fmla="*/ 2147483647 h 216"/>
                                <a:gd name="T28" fmla="*/ 2147483647 w 174"/>
                                <a:gd name="T29" fmla="*/ 2147483647 h 216"/>
                                <a:gd name="T30" fmla="*/ 2147483647 w 174"/>
                                <a:gd name="T31" fmla="*/ 2147483647 h 216"/>
                                <a:gd name="T32" fmla="*/ 2147483647 w 174"/>
                                <a:gd name="T33" fmla="*/ 2147483647 h 216"/>
                                <a:gd name="T34" fmla="*/ 2147483647 w 174"/>
                                <a:gd name="T35" fmla="*/ 2147483647 h 216"/>
                                <a:gd name="T36" fmla="*/ 2147483647 w 174"/>
                                <a:gd name="T37" fmla="*/ 2147483647 h 216"/>
                                <a:gd name="T38" fmla="*/ 2147483647 w 174"/>
                                <a:gd name="T39" fmla="*/ 2147483647 h 216"/>
                                <a:gd name="T40" fmla="*/ 2147483647 w 174"/>
                                <a:gd name="T41" fmla="*/ 2147483647 h 216"/>
                                <a:gd name="T42" fmla="*/ 2147483647 w 174"/>
                                <a:gd name="T43" fmla="*/ 2147483647 h 216"/>
                                <a:gd name="T44" fmla="*/ 0 w 174"/>
                                <a:gd name="T45" fmla="*/ 2147483647 h 216"/>
                                <a:gd name="T46" fmla="*/ 2147483647 w 174"/>
                                <a:gd name="T47" fmla="*/ 2147483647 h 216"/>
                                <a:gd name="T48" fmla="*/ 2147483647 w 174"/>
                                <a:gd name="T49" fmla="*/ 2147483647 h 216"/>
                                <a:gd name="T50" fmla="*/ 2147483647 w 174"/>
                                <a:gd name="T51" fmla="*/ 2147483647 h 216"/>
                                <a:gd name="T52" fmla="*/ 2147483647 w 174"/>
                                <a:gd name="T53" fmla="*/ 2147483647 h 216"/>
                                <a:gd name="T54" fmla="*/ 2147483647 w 174"/>
                                <a:gd name="T55" fmla="*/ 2147483647 h 216"/>
                                <a:gd name="T56" fmla="*/ 2147483647 w 174"/>
                                <a:gd name="T57" fmla="*/ 2147483647 h 216"/>
                                <a:gd name="T58" fmla="*/ 2147483647 w 174"/>
                                <a:gd name="T59" fmla="*/ 2147483647 h 216"/>
                                <a:gd name="T60" fmla="*/ 2147483647 w 174"/>
                                <a:gd name="T61" fmla="*/ 2147483647 h 216"/>
                                <a:gd name="T62" fmla="*/ 2147483647 w 174"/>
                                <a:gd name="T63" fmla="*/ 2147483647 h 216"/>
                                <a:gd name="T64" fmla="*/ 2147483647 w 174"/>
                                <a:gd name="T65" fmla="*/ 2147483647 h 216"/>
                                <a:gd name="T66" fmla="*/ 2147483647 w 174"/>
                                <a:gd name="T67" fmla="*/ 2147483647 h 216"/>
                                <a:gd name="T68" fmla="*/ 2147483647 w 174"/>
                                <a:gd name="T69" fmla="*/ 2147483647 h 216"/>
                                <a:gd name="T70" fmla="*/ 2147483647 w 174"/>
                                <a:gd name="T71" fmla="*/ 0 h 216"/>
                                <a:gd name="T72" fmla="*/ 2147483647 w 174"/>
                                <a:gd name="T73" fmla="*/ 0 h 216"/>
                                <a:gd name="T74" fmla="*/ 2147483647 w 174"/>
                                <a:gd name="T75" fmla="*/ 0 h 216"/>
                                <a:gd name="T76" fmla="*/ 2147483647 w 174"/>
                                <a:gd name="T77" fmla="*/ 2147483647 h 216"/>
                                <a:gd name="T78" fmla="*/ 2147483647 w 174"/>
                                <a:gd name="T79" fmla="*/ 2147483647 h 216"/>
                                <a:gd name="T80" fmla="*/ 2147483647 w 174"/>
                                <a:gd name="T81" fmla="*/ 2147483647 h 216"/>
                                <a:gd name="T82" fmla="*/ 2147483647 w 174"/>
                                <a:gd name="T83" fmla="*/ 2147483647 h 216"/>
                                <a:gd name="T84" fmla="*/ 2147483647 w 174"/>
                                <a:gd name="T85" fmla="*/ 2147483647 h 216"/>
                                <a:gd name="T86" fmla="*/ 2147483647 w 174"/>
                                <a:gd name="T87" fmla="*/ 2147483647 h 216"/>
                                <a:gd name="T88" fmla="*/ 2147483647 w 174"/>
                                <a:gd name="T89" fmla="*/ 2147483647 h 21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74" h="216">
                                  <a:moveTo>
                                    <a:pt x="168" y="30"/>
                                  </a:moveTo>
                                  <a:lnTo>
                                    <a:pt x="168" y="42"/>
                                  </a:lnTo>
                                  <a:lnTo>
                                    <a:pt x="168" y="54"/>
                                  </a:lnTo>
                                  <a:lnTo>
                                    <a:pt x="168" y="60"/>
                                  </a:lnTo>
                                  <a:lnTo>
                                    <a:pt x="168" y="66"/>
                                  </a:lnTo>
                                  <a:lnTo>
                                    <a:pt x="174" y="72"/>
                                  </a:lnTo>
                                  <a:lnTo>
                                    <a:pt x="174" y="84"/>
                                  </a:lnTo>
                                  <a:lnTo>
                                    <a:pt x="174" y="90"/>
                                  </a:lnTo>
                                  <a:lnTo>
                                    <a:pt x="174" y="102"/>
                                  </a:lnTo>
                                  <a:lnTo>
                                    <a:pt x="174" y="108"/>
                                  </a:lnTo>
                                  <a:lnTo>
                                    <a:pt x="174" y="114"/>
                                  </a:lnTo>
                                  <a:lnTo>
                                    <a:pt x="168" y="120"/>
                                  </a:lnTo>
                                  <a:lnTo>
                                    <a:pt x="168" y="126"/>
                                  </a:lnTo>
                                  <a:lnTo>
                                    <a:pt x="168" y="132"/>
                                  </a:lnTo>
                                  <a:lnTo>
                                    <a:pt x="168" y="138"/>
                                  </a:lnTo>
                                  <a:lnTo>
                                    <a:pt x="168" y="144"/>
                                  </a:lnTo>
                                  <a:lnTo>
                                    <a:pt x="162" y="144"/>
                                  </a:lnTo>
                                  <a:lnTo>
                                    <a:pt x="162" y="150"/>
                                  </a:lnTo>
                                  <a:lnTo>
                                    <a:pt x="162" y="156"/>
                                  </a:lnTo>
                                  <a:lnTo>
                                    <a:pt x="162" y="162"/>
                                  </a:lnTo>
                                  <a:lnTo>
                                    <a:pt x="162" y="168"/>
                                  </a:lnTo>
                                  <a:lnTo>
                                    <a:pt x="150" y="162"/>
                                  </a:lnTo>
                                  <a:lnTo>
                                    <a:pt x="144" y="162"/>
                                  </a:lnTo>
                                  <a:lnTo>
                                    <a:pt x="132" y="162"/>
                                  </a:lnTo>
                                  <a:lnTo>
                                    <a:pt x="126" y="162"/>
                                  </a:lnTo>
                                  <a:lnTo>
                                    <a:pt x="126" y="156"/>
                                  </a:lnTo>
                                  <a:lnTo>
                                    <a:pt x="120" y="156"/>
                                  </a:lnTo>
                                  <a:lnTo>
                                    <a:pt x="114" y="156"/>
                                  </a:lnTo>
                                  <a:lnTo>
                                    <a:pt x="108" y="156"/>
                                  </a:lnTo>
                                  <a:lnTo>
                                    <a:pt x="96" y="156"/>
                                  </a:lnTo>
                                  <a:lnTo>
                                    <a:pt x="78" y="150"/>
                                  </a:lnTo>
                                  <a:lnTo>
                                    <a:pt x="72" y="150"/>
                                  </a:lnTo>
                                  <a:lnTo>
                                    <a:pt x="72" y="156"/>
                                  </a:lnTo>
                                  <a:lnTo>
                                    <a:pt x="72" y="162"/>
                                  </a:lnTo>
                                  <a:lnTo>
                                    <a:pt x="72" y="168"/>
                                  </a:lnTo>
                                  <a:lnTo>
                                    <a:pt x="66" y="168"/>
                                  </a:lnTo>
                                  <a:lnTo>
                                    <a:pt x="66" y="174"/>
                                  </a:lnTo>
                                  <a:lnTo>
                                    <a:pt x="66" y="180"/>
                                  </a:lnTo>
                                  <a:lnTo>
                                    <a:pt x="60" y="186"/>
                                  </a:lnTo>
                                  <a:lnTo>
                                    <a:pt x="54" y="192"/>
                                  </a:lnTo>
                                  <a:lnTo>
                                    <a:pt x="60" y="192"/>
                                  </a:lnTo>
                                  <a:lnTo>
                                    <a:pt x="48" y="198"/>
                                  </a:lnTo>
                                  <a:lnTo>
                                    <a:pt x="42" y="198"/>
                                  </a:lnTo>
                                  <a:lnTo>
                                    <a:pt x="24" y="216"/>
                                  </a:lnTo>
                                  <a:lnTo>
                                    <a:pt x="18" y="210"/>
                                  </a:lnTo>
                                  <a:lnTo>
                                    <a:pt x="0" y="186"/>
                                  </a:lnTo>
                                  <a:lnTo>
                                    <a:pt x="6" y="168"/>
                                  </a:lnTo>
                                  <a:lnTo>
                                    <a:pt x="12" y="132"/>
                                  </a:lnTo>
                                  <a:lnTo>
                                    <a:pt x="12" y="126"/>
                                  </a:lnTo>
                                  <a:lnTo>
                                    <a:pt x="18" y="120"/>
                                  </a:lnTo>
                                  <a:lnTo>
                                    <a:pt x="18" y="102"/>
                                  </a:lnTo>
                                  <a:lnTo>
                                    <a:pt x="24" y="90"/>
                                  </a:lnTo>
                                  <a:lnTo>
                                    <a:pt x="24" y="72"/>
                                  </a:lnTo>
                                  <a:lnTo>
                                    <a:pt x="36" y="42"/>
                                  </a:lnTo>
                                  <a:lnTo>
                                    <a:pt x="42" y="12"/>
                                  </a:lnTo>
                                  <a:lnTo>
                                    <a:pt x="54" y="24"/>
                                  </a:lnTo>
                                  <a:lnTo>
                                    <a:pt x="60" y="24"/>
                                  </a:lnTo>
                                  <a:lnTo>
                                    <a:pt x="60" y="30"/>
                                  </a:lnTo>
                                  <a:lnTo>
                                    <a:pt x="66" y="30"/>
                                  </a:lnTo>
                                  <a:lnTo>
                                    <a:pt x="72" y="36"/>
                                  </a:lnTo>
                                  <a:lnTo>
                                    <a:pt x="72" y="42"/>
                                  </a:lnTo>
                                  <a:lnTo>
                                    <a:pt x="78" y="42"/>
                                  </a:lnTo>
                                  <a:lnTo>
                                    <a:pt x="84" y="36"/>
                                  </a:lnTo>
                                  <a:lnTo>
                                    <a:pt x="90" y="30"/>
                                  </a:lnTo>
                                  <a:lnTo>
                                    <a:pt x="96" y="30"/>
                                  </a:lnTo>
                                  <a:lnTo>
                                    <a:pt x="96" y="24"/>
                                  </a:lnTo>
                                  <a:lnTo>
                                    <a:pt x="102" y="24"/>
                                  </a:lnTo>
                                  <a:lnTo>
                                    <a:pt x="102" y="18"/>
                                  </a:lnTo>
                                  <a:lnTo>
                                    <a:pt x="96" y="18"/>
                                  </a:lnTo>
                                  <a:lnTo>
                                    <a:pt x="96" y="12"/>
                                  </a:lnTo>
                                  <a:lnTo>
                                    <a:pt x="102" y="6"/>
                                  </a:lnTo>
                                  <a:lnTo>
                                    <a:pt x="102" y="0"/>
                                  </a:lnTo>
                                  <a:lnTo>
                                    <a:pt x="108" y="0"/>
                                  </a:lnTo>
                                  <a:lnTo>
                                    <a:pt x="114" y="0"/>
                                  </a:lnTo>
                                  <a:lnTo>
                                    <a:pt x="120" y="0"/>
                                  </a:lnTo>
                                  <a:lnTo>
                                    <a:pt x="126" y="0"/>
                                  </a:lnTo>
                                  <a:lnTo>
                                    <a:pt x="132" y="0"/>
                                  </a:lnTo>
                                  <a:lnTo>
                                    <a:pt x="132" y="6"/>
                                  </a:lnTo>
                                  <a:lnTo>
                                    <a:pt x="138" y="6"/>
                                  </a:lnTo>
                                  <a:lnTo>
                                    <a:pt x="144" y="6"/>
                                  </a:lnTo>
                                  <a:lnTo>
                                    <a:pt x="144" y="12"/>
                                  </a:lnTo>
                                  <a:lnTo>
                                    <a:pt x="144" y="6"/>
                                  </a:lnTo>
                                  <a:lnTo>
                                    <a:pt x="150" y="6"/>
                                  </a:lnTo>
                                  <a:lnTo>
                                    <a:pt x="150" y="12"/>
                                  </a:lnTo>
                                  <a:lnTo>
                                    <a:pt x="156" y="12"/>
                                  </a:lnTo>
                                  <a:lnTo>
                                    <a:pt x="156" y="6"/>
                                  </a:lnTo>
                                  <a:lnTo>
                                    <a:pt x="156" y="12"/>
                                  </a:lnTo>
                                  <a:lnTo>
                                    <a:pt x="162" y="12"/>
                                  </a:lnTo>
                                  <a:lnTo>
                                    <a:pt x="162" y="18"/>
                                  </a:lnTo>
                                  <a:lnTo>
                                    <a:pt x="168" y="24"/>
                                  </a:lnTo>
                                  <a:lnTo>
                                    <a:pt x="168" y="30"/>
                                  </a:lnTo>
                                  <a:close/>
                                </a:path>
                              </a:pathLst>
                            </a:custGeom>
                            <a:solidFill>
                              <a:srgbClr val="92D050"/>
                            </a:solidFill>
                            <a:ln w="9525">
                              <a:solidFill>
                                <a:schemeClr val="tx1"/>
                              </a:solidFill>
                              <a:prstDash val="solid"/>
                              <a:round/>
                              <a:headEnd/>
                              <a:tailEnd/>
                            </a:ln>
                          </wps:spPr>
                          <wps:bodyPr/>
                        </wps:wsp>
                        <wps:wsp>
                          <wps:cNvPr id="605" name="Freeform 147"/>
                          <wps:cNvSpPr>
                            <a:spLocks/>
                          </wps:cNvSpPr>
                          <wps:spPr bwMode="auto">
                            <a:xfrm>
                              <a:off x="4203548" y="7202707"/>
                              <a:ext cx="1279235" cy="1609348"/>
                            </a:xfrm>
                            <a:custGeom>
                              <a:avLst/>
                              <a:gdLst>
                                <a:gd name="T0" fmla="*/ 2147483647 w 354"/>
                                <a:gd name="T1" fmla="*/ 2147483647 h 456"/>
                                <a:gd name="T2" fmla="*/ 2147483647 w 354"/>
                                <a:gd name="T3" fmla="*/ 2147483647 h 456"/>
                                <a:gd name="T4" fmla="*/ 2147483647 w 354"/>
                                <a:gd name="T5" fmla="*/ 2147483647 h 456"/>
                                <a:gd name="T6" fmla="*/ 2147483647 w 354"/>
                                <a:gd name="T7" fmla="*/ 2147483647 h 456"/>
                                <a:gd name="T8" fmla="*/ 2147483647 w 354"/>
                                <a:gd name="T9" fmla="*/ 2147483647 h 456"/>
                                <a:gd name="T10" fmla="*/ 2147483647 w 354"/>
                                <a:gd name="T11" fmla="*/ 2147483647 h 456"/>
                                <a:gd name="T12" fmla="*/ 2147483647 w 354"/>
                                <a:gd name="T13" fmla="*/ 2147483647 h 456"/>
                                <a:gd name="T14" fmla="*/ 2147483647 w 354"/>
                                <a:gd name="T15" fmla="*/ 2147483647 h 456"/>
                                <a:gd name="T16" fmla="*/ 2147483647 w 354"/>
                                <a:gd name="T17" fmla="*/ 2147483647 h 456"/>
                                <a:gd name="T18" fmla="*/ 2147483647 w 354"/>
                                <a:gd name="T19" fmla="*/ 2147483647 h 456"/>
                                <a:gd name="T20" fmla="*/ 2147483647 w 354"/>
                                <a:gd name="T21" fmla="*/ 2147483647 h 456"/>
                                <a:gd name="T22" fmla="*/ 2147483647 w 354"/>
                                <a:gd name="T23" fmla="*/ 2147483647 h 456"/>
                                <a:gd name="T24" fmla="*/ 2147483647 w 354"/>
                                <a:gd name="T25" fmla="*/ 2147483647 h 456"/>
                                <a:gd name="T26" fmla="*/ 2147483647 w 354"/>
                                <a:gd name="T27" fmla="*/ 2147483647 h 456"/>
                                <a:gd name="T28" fmla="*/ 2147483647 w 354"/>
                                <a:gd name="T29" fmla="*/ 2147483647 h 456"/>
                                <a:gd name="T30" fmla="*/ 2147483647 w 354"/>
                                <a:gd name="T31" fmla="*/ 2147483647 h 456"/>
                                <a:gd name="T32" fmla="*/ 2147483647 w 354"/>
                                <a:gd name="T33" fmla="*/ 2147483647 h 456"/>
                                <a:gd name="T34" fmla="*/ 2147483647 w 354"/>
                                <a:gd name="T35" fmla="*/ 2147483647 h 456"/>
                                <a:gd name="T36" fmla="*/ 2147483647 w 354"/>
                                <a:gd name="T37" fmla="*/ 2147483647 h 456"/>
                                <a:gd name="T38" fmla="*/ 2147483647 w 354"/>
                                <a:gd name="T39" fmla="*/ 2147483647 h 456"/>
                                <a:gd name="T40" fmla="*/ 2147483647 w 354"/>
                                <a:gd name="T41" fmla="*/ 2147483647 h 456"/>
                                <a:gd name="T42" fmla="*/ 2147483647 w 354"/>
                                <a:gd name="T43" fmla="*/ 2147483647 h 456"/>
                                <a:gd name="T44" fmla="*/ 2147483647 w 354"/>
                                <a:gd name="T45" fmla="*/ 2147483647 h 456"/>
                                <a:gd name="T46" fmla="*/ 2147483647 w 354"/>
                                <a:gd name="T47" fmla="*/ 2147483647 h 456"/>
                                <a:gd name="T48" fmla="*/ 2147483647 w 354"/>
                                <a:gd name="T49" fmla="*/ 2147483647 h 456"/>
                                <a:gd name="T50" fmla="*/ 2147483647 w 354"/>
                                <a:gd name="T51" fmla="*/ 2147483647 h 456"/>
                                <a:gd name="T52" fmla="*/ 2147483647 w 354"/>
                                <a:gd name="T53" fmla="*/ 2147483647 h 456"/>
                                <a:gd name="T54" fmla="*/ 2147483647 w 354"/>
                                <a:gd name="T55" fmla="*/ 2147483647 h 456"/>
                                <a:gd name="T56" fmla="*/ 2147483647 w 354"/>
                                <a:gd name="T57" fmla="*/ 2147483647 h 456"/>
                                <a:gd name="T58" fmla="*/ 2147483647 w 354"/>
                                <a:gd name="T59" fmla="*/ 2147483647 h 456"/>
                                <a:gd name="T60" fmla="*/ 2147483647 w 354"/>
                                <a:gd name="T61" fmla="*/ 2147483647 h 456"/>
                                <a:gd name="T62" fmla="*/ 2147483647 w 354"/>
                                <a:gd name="T63" fmla="*/ 2147483647 h 456"/>
                                <a:gd name="T64" fmla="*/ 2147483647 w 354"/>
                                <a:gd name="T65" fmla="*/ 2147483647 h 456"/>
                                <a:gd name="T66" fmla="*/ 0 w 354"/>
                                <a:gd name="T67" fmla="*/ 2147483647 h 456"/>
                                <a:gd name="T68" fmla="*/ 0 w 354"/>
                                <a:gd name="T69" fmla="*/ 2147483647 h 456"/>
                                <a:gd name="T70" fmla="*/ 0 w 354"/>
                                <a:gd name="T71" fmla="*/ 2147483647 h 456"/>
                                <a:gd name="T72" fmla="*/ 2147483647 w 354"/>
                                <a:gd name="T73" fmla="*/ 2147483647 h 456"/>
                                <a:gd name="T74" fmla="*/ 2147483647 w 354"/>
                                <a:gd name="T75" fmla="*/ 2147483647 h 456"/>
                                <a:gd name="T76" fmla="*/ 2147483647 w 354"/>
                                <a:gd name="T77" fmla="*/ 2147483647 h 456"/>
                                <a:gd name="T78" fmla="*/ 2147483647 w 354"/>
                                <a:gd name="T79" fmla="*/ 2147483647 h 456"/>
                                <a:gd name="T80" fmla="*/ 2147483647 w 354"/>
                                <a:gd name="T81" fmla="*/ 2147483647 h 456"/>
                                <a:gd name="T82" fmla="*/ 2147483647 w 354"/>
                                <a:gd name="T83" fmla="*/ 2147483647 h 456"/>
                                <a:gd name="T84" fmla="*/ 2147483647 w 354"/>
                                <a:gd name="T85" fmla="*/ 2147483647 h 456"/>
                                <a:gd name="T86" fmla="*/ 2147483647 w 354"/>
                                <a:gd name="T87" fmla="*/ 2147483647 h 456"/>
                                <a:gd name="T88" fmla="*/ 2147483647 w 354"/>
                                <a:gd name="T89" fmla="*/ 2147483647 h 456"/>
                                <a:gd name="T90" fmla="*/ 2147483647 w 354"/>
                                <a:gd name="T91" fmla="*/ 2147483647 h 456"/>
                                <a:gd name="T92" fmla="*/ 2147483647 w 354"/>
                                <a:gd name="T93" fmla="*/ 2147483647 h 456"/>
                                <a:gd name="T94" fmla="*/ 2147483647 w 354"/>
                                <a:gd name="T95" fmla="*/ 2147483647 h 456"/>
                                <a:gd name="T96" fmla="*/ 2147483647 w 354"/>
                                <a:gd name="T97" fmla="*/ 0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54" h="456">
                                  <a:moveTo>
                                    <a:pt x="294" y="0"/>
                                  </a:moveTo>
                                  <a:lnTo>
                                    <a:pt x="300" y="36"/>
                                  </a:lnTo>
                                  <a:lnTo>
                                    <a:pt x="306" y="60"/>
                                  </a:lnTo>
                                  <a:lnTo>
                                    <a:pt x="312" y="72"/>
                                  </a:lnTo>
                                  <a:lnTo>
                                    <a:pt x="318" y="108"/>
                                  </a:lnTo>
                                  <a:lnTo>
                                    <a:pt x="342" y="114"/>
                                  </a:lnTo>
                                  <a:lnTo>
                                    <a:pt x="342" y="126"/>
                                  </a:lnTo>
                                  <a:lnTo>
                                    <a:pt x="342" y="144"/>
                                  </a:lnTo>
                                  <a:lnTo>
                                    <a:pt x="342" y="150"/>
                                  </a:lnTo>
                                  <a:lnTo>
                                    <a:pt x="342" y="162"/>
                                  </a:lnTo>
                                  <a:lnTo>
                                    <a:pt x="342" y="168"/>
                                  </a:lnTo>
                                  <a:lnTo>
                                    <a:pt x="348" y="174"/>
                                  </a:lnTo>
                                  <a:lnTo>
                                    <a:pt x="348" y="180"/>
                                  </a:lnTo>
                                  <a:lnTo>
                                    <a:pt x="348" y="186"/>
                                  </a:lnTo>
                                  <a:lnTo>
                                    <a:pt x="354" y="192"/>
                                  </a:lnTo>
                                  <a:lnTo>
                                    <a:pt x="354" y="198"/>
                                  </a:lnTo>
                                  <a:lnTo>
                                    <a:pt x="354" y="204"/>
                                  </a:lnTo>
                                  <a:lnTo>
                                    <a:pt x="354" y="210"/>
                                  </a:lnTo>
                                  <a:lnTo>
                                    <a:pt x="348" y="210"/>
                                  </a:lnTo>
                                  <a:lnTo>
                                    <a:pt x="342" y="210"/>
                                  </a:lnTo>
                                  <a:lnTo>
                                    <a:pt x="342" y="216"/>
                                  </a:lnTo>
                                  <a:lnTo>
                                    <a:pt x="342" y="222"/>
                                  </a:lnTo>
                                  <a:lnTo>
                                    <a:pt x="336" y="222"/>
                                  </a:lnTo>
                                  <a:lnTo>
                                    <a:pt x="336" y="228"/>
                                  </a:lnTo>
                                  <a:lnTo>
                                    <a:pt x="342" y="228"/>
                                  </a:lnTo>
                                  <a:lnTo>
                                    <a:pt x="336" y="228"/>
                                  </a:lnTo>
                                  <a:lnTo>
                                    <a:pt x="306" y="264"/>
                                  </a:lnTo>
                                  <a:lnTo>
                                    <a:pt x="300" y="276"/>
                                  </a:lnTo>
                                  <a:lnTo>
                                    <a:pt x="294" y="276"/>
                                  </a:lnTo>
                                  <a:lnTo>
                                    <a:pt x="276" y="288"/>
                                  </a:lnTo>
                                  <a:lnTo>
                                    <a:pt x="270" y="288"/>
                                  </a:lnTo>
                                  <a:lnTo>
                                    <a:pt x="270" y="294"/>
                                  </a:lnTo>
                                  <a:lnTo>
                                    <a:pt x="270" y="306"/>
                                  </a:lnTo>
                                  <a:lnTo>
                                    <a:pt x="270" y="318"/>
                                  </a:lnTo>
                                  <a:lnTo>
                                    <a:pt x="270" y="324"/>
                                  </a:lnTo>
                                  <a:lnTo>
                                    <a:pt x="276" y="324"/>
                                  </a:lnTo>
                                  <a:lnTo>
                                    <a:pt x="276" y="342"/>
                                  </a:lnTo>
                                  <a:lnTo>
                                    <a:pt x="282" y="360"/>
                                  </a:lnTo>
                                  <a:lnTo>
                                    <a:pt x="288" y="402"/>
                                  </a:lnTo>
                                  <a:lnTo>
                                    <a:pt x="294" y="432"/>
                                  </a:lnTo>
                                  <a:lnTo>
                                    <a:pt x="270" y="438"/>
                                  </a:lnTo>
                                  <a:lnTo>
                                    <a:pt x="252" y="438"/>
                                  </a:lnTo>
                                  <a:lnTo>
                                    <a:pt x="234" y="444"/>
                                  </a:lnTo>
                                  <a:lnTo>
                                    <a:pt x="210" y="450"/>
                                  </a:lnTo>
                                  <a:lnTo>
                                    <a:pt x="192" y="456"/>
                                  </a:lnTo>
                                  <a:lnTo>
                                    <a:pt x="180" y="456"/>
                                  </a:lnTo>
                                  <a:lnTo>
                                    <a:pt x="180" y="450"/>
                                  </a:lnTo>
                                  <a:lnTo>
                                    <a:pt x="174" y="438"/>
                                  </a:lnTo>
                                  <a:lnTo>
                                    <a:pt x="156" y="402"/>
                                  </a:lnTo>
                                  <a:lnTo>
                                    <a:pt x="150" y="384"/>
                                  </a:lnTo>
                                  <a:lnTo>
                                    <a:pt x="138" y="354"/>
                                  </a:lnTo>
                                  <a:lnTo>
                                    <a:pt x="138" y="348"/>
                                  </a:lnTo>
                                  <a:lnTo>
                                    <a:pt x="132" y="342"/>
                                  </a:lnTo>
                                  <a:lnTo>
                                    <a:pt x="126" y="342"/>
                                  </a:lnTo>
                                  <a:lnTo>
                                    <a:pt x="108" y="342"/>
                                  </a:lnTo>
                                  <a:lnTo>
                                    <a:pt x="102" y="342"/>
                                  </a:lnTo>
                                  <a:lnTo>
                                    <a:pt x="102" y="336"/>
                                  </a:lnTo>
                                  <a:lnTo>
                                    <a:pt x="96" y="330"/>
                                  </a:lnTo>
                                  <a:lnTo>
                                    <a:pt x="96" y="324"/>
                                  </a:lnTo>
                                  <a:lnTo>
                                    <a:pt x="96" y="318"/>
                                  </a:lnTo>
                                  <a:lnTo>
                                    <a:pt x="96" y="306"/>
                                  </a:lnTo>
                                  <a:lnTo>
                                    <a:pt x="90" y="306"/>
                                  </a:lnTo>
                                  <a:lnTo>
                                    <a:pt x="90" y="294"/>
                                  </a:lnTo>
                                  <a:lnTo>
                                    <a:pt x="90" y="288"/>
                                  </a:lnTo>
                                  <a:lnTo>
                                    <a:pt x="42" y="288"/>
                                  </a:lnTo>
                                  <a:lnTo>
                                    <a:pt x="36" y="294"/>
                                  </a:lnTo>
                                  <a:lnTo>
                                    <a:pt x="24" y="294"/>
                                  </a:lnTo>
                                  <a:lnTo>
                                    <a:pt x="0" y="294"/>
                                  </a:lnTo>
                                  <a:lnTo>
                                    <a:pt x="0" y="282"/>
                                  </a:lnTo>
                                  <a:lnTo>
                                    <a:pt x="0" y="252"/>
                                  </a:lnTo>
                                  <a:lnTo>
                                    <a:pt x="0" y="246"/>
                                  </a:lnTo>
                                  <a:lnTo>
                                    <a:pt x="0" y="216"/>
                                  </a:lnTo>
                                  <a:lnTo>
                                    <a:pt x="0" y="204"/>
                                  </a:lnTo>
                                  <a:lnTo>
                                    <a:pt x="6" y="204"/>
                                  </a:lnTo>
                                  <a:lnTo>
                                    <a:pt x="6" y="192"/>
                                  </a:lnTo>
                                  <a:lnTo>
                                    <a:pt x="6" y="186"/>
                                  </a:lnTo>
                                  <a:lnTo>
                                    <a:pt x="6" y="174"/>
                                  </a:lnTo>
                                  <a:lnTo>
                                    <a:pt x="6" y="162"/>
                                  </a:lnTo>
                                  <a:lnTo>
                                    <a:pt x="6" y="138"/>
                                  </a:lnTo>
                                  <a:lnTo>
                                    <a:pt x="12" y="114"/>
                                  </a:lnTo>
                                  <a:lnTo>
                                    <a:pt x="12" y="108"/>
                                  </a:lnTo>
                                  <a:lnTo>
                                    <a:pt x="12" y="102"/>
                                  </a:lnTo>
                                  <a:lnTo>
                                    <a:pt x="12" y="84"/>
                                  </a:lnTo>
                                  <a:lnTo>
                                    <a:pt x="12" y="78"/>
                                  </a:lnTo>
                                  <a:lnTo>
                                    <a:pt x="12" y="72"/>
                                  </a:lnTo>
                                  <a:lnTo>
                                    <a:pt x="18" y="72"/>
                                  </a:lnTo>
                                  <a:lnTo>
                                    <a:pt x="30" y="72"/>
                                  </a:lnTo>
                                  <a:lnTo>
                                    <a:pt x="36" y="66"/>
                                  </a:lnTo>
                                  <a:lnTo>
                                    <a:pt x="54" y="66"/>
                                  </a:lnTo>
                                  <a:lnTo>
                                    <a:pt x="60" y="60"/>
                                  </a:lnTo>
                                  <a:lnTo>
                                    <a:pt x="84" y="54"/>
                                  </a:lnTo>
                                  <a:lnTo>
                                    <a:pt x="90" y="54"/>
                                  </a:lnTo>
                                  <a:lnTo>
                                    <a:pt x="102" y="54"/>
                                  </a:lnTo>
                                  <a:lnTo>
                                    <a:pt x="108" y="48"/>
                                  </a:lnTo>
                                  <a:lnTo>
                                    <a:pt x="138" y="42"/>
                                  </a:lnTo>
                                  <a:lnTo>
                                    <a:pt x="168" y="36"/>
                                  </a:lnTo>
                                  <a:lnTo>
                                    <a:pt x="204" y="24"/>
                                  </a:lnTo>
                                  <a:lnTo>
                                    <a:pt x="294" y="0"/>
                                  </a:lnTo>
                                  <a:close/>
                                </a:path>
                              </a:pathLst>
                            </a:custGeom>
                            <a:solidFill>
                              <a:srgbClr val="BF95DF"/>
                            </a:solidFill>
                            <a:ln w="9525">
                              <a:solidFill>
                                <a:schemeClr val="tx1"/>
                              </a:solidFill>
                              <a:prstDash val="solid"/>
                              <a:round/>
                              <a:headEnd/>
                              <a:tailEnd/>
                            </a:ln>
                          </wps:spPr>
                          <wps:bodyPr/>
                        </wps:wsp>
                        <wps:wsp>
                          <wps:cNvPr id="606" name="Freeform 148"/>
                          <wps:cNvSpPr>
                            <a:spLocks/>
                          </wps:cNvSpPr>
                          <wps:spPr bwMode="auto">
                            <a:xfrm>
                              <a:off x="9363857" y="7223882"/>
                              <a:ext cx="1127461" cy="1630523"/>
                            </a:xfrm>
                            <a:custGeom>
                              <a:avLst/>
                              <a:gdLst>
                                <a:gd name="T0" fmla="*/ 2147483647 w 312"/>
                                <a:gd name="T1" fmla="*/ 2147483647 h 462"/>
                                <a:gd name="T2" fmla="*/ 2147483647 w 312"/>
                                <a:gd name="T3" fmla="*/ 2147483647 h 462"/>
                                <a:gd name="T4" fmla="*/ 2147483647 w 312"/>
                                <a:gd name="T5" fmla="*/ 2147483647 h 462"/>
                                <a:gd name="T6" fmla="*/ 2147483647 w 312"/>
                                <a:gd name="T7" fmla="*/ 2147483647 h 462"/>
                                <a:gd name="T8" fmla="*/ 2147483647 w 312"/>
                                <a:gd name="T9" fmla="*/ 2147483647 h 462"/>
                                <a:gd name="T10" fmla="*/ 2147483647 w 312"/>
                                <a:gd name="T11" fmla="*/ 2147483647 h 462"/>
                                <a:gd name="T12" fmla="*/ 2147483647 w 312"/>
                                <a:gd name="T13" fmla="*/ 2147483647 h 462"/>
                                <a:gd name="T14" fmla="*/ 2147483647 w 312"/>
                                <a:gd name="T15" fmla="*/ 2147483647 h 462"/>
                                <a:gd name="T16" fmla="*/ 2147483647 w 312"/>
                                <a:gd name="T17" fmla="*/ 2147483647 h 462"/>
                                <a:gd name="T18" fmla="*/ 2147483647 w 312"/>
                                <a:gd name="T19" fmla="*/ 2147483647 h 462"/>
                                <a:gd name="T20" fmla="*/ 2147483647 w 312"/>
                                <a:gd name="T21" fmla="*/ 2147483647 h 462"/>
                                <a:gd name="T22" fmla="*/ 2147483647 w 312"/>
                                <a:gd name="T23" fmla="*/ 2147483647 h 462"/>
                                <a:gd name="T24" fmla="*/ 2147483647 w 312"/>
                                <a:gd name="T25" fmla="*/ 2147483647 h 462"/>
                                <a:gd name="T26" fmla="*/ 2147483647 w 312"/>
                                <a:gd name="T27" fmla="*/ 2147483647 h 462"/>
                                <a:gd name="T28" fmla="*/ 2147483647 w 312"/>
                                <a:gd name="T29" fmla="*/ 2147483647 h 462"/>
                                <a:gd name="T30" fmla="*/ 2147483647 w 312"/>
                                <a:gd name="T31" fmla="*/ 2147483647 h 462"/>
                                <a:gd name="T32" fmla="*/ 2147483647 w 312"/>
                                <a:gd name="T33" fmla="*/ 2147483647 h 462"/>
                                <a:gd name="T34" fmla="*/ 2147483647 w 312"/>
                                <a:gd name="T35" fmla="*/ 2147483647 h 462"/>
                                <a:gd name="T36" fmla="*/ 2147483647 w 312"/>
                                <a:gd name="T37" fmla="*/ 2147483647 h 462"/>
                                <a:gd name="T38" fmla="*/ 2147483647 w 312"/>
                                <a:gd name="T39" fmla="*/ 2147483647 h 462"/>
                                <a:gd name="T40" fmla="*/ 2147483647 w 312"/>
                                <a:gd name="T41" fmla="*/ 2147483647 h 462"/>
                                <a:gd name="T42" fmla="*/ 2147483647 w 312"/>
                                <a:gd name="T43" fmla="*/ 2147483647 h 462"/>
                                <a:gd name="T44" fmla="*/ 2147483647 w 312"/>
                                <a:gd name="T45" fmla="*/ 2147483647 h 462"/>
                                <a:gd name="T46" fmla="*/ 2147483647 w 312"/>
                                <a:gd name="T47" fmla="*/ 2147483647 h 462"/>
                                <a:gd name="T48" fmla="*/ 2147483647 w 312"/>
                                <a:gd name="T49" fmla="*/ 2147483647 h 462"/>
                                <a:gd name="T50" fmla="*/ 2147483647 w 312"/>
                                <a:gd name="T51" fmla="*/ 2147483647 h 462"/>
                                <a:gd name="T52" fmla="*/ 2147483647 w 312"/>
                                <a:gd name="T53" fmla="*/ 2147483647 h 462"/>
                                <a:gd name="T54" fmla="*/ 2147483647 w 312"/>
                                <a:gd name="T55" fmla="*/ 2147483647 h 462"/>
                                <a:gd name="T56" fmla="*/ 2147483647 w 312"/>
                                <a:gd name="T57" fmla="*/ 2147483647 h 462"/>
                                <a:gd name="T58" fmla="*/ 2147483647 w 312"/>
                                <a:gd name="T59" fmla="*/ 2147483647 h 462"/>
                                <a:gd name="T60" fmla="*/ 2147483647 w 312"/>
                                <a:gd name="T61" fmla="*/ 2147483647 h 462"/>
                                <a:gd name="T62" fmla="*/ 2147483647 w 312"/>
                                <a:gd name="T63" fmla="*/ 2147483647 h 462"/>
                                <a:gd name="T64" fmla="*/ 2147483647 w 312"/>
                                <a:gd name="T65" fmla="*/ 2147483647 h 462"/>
                                <a:gd name="T66" fmla="*/ 2147483647 w 312"/>
                                <a:gd name="T67" fmla="*/ 2147483647 h 462"/>
                                <a:gd name="T68" fmla="*/ 2147483647 w 312"/>
                                <a:gd name="T69" fmla="*/ 2147483647 h 462"/>
                                <a:gd name="T70" fmla="*/ 2147483647 w 312"/>
                                <a:gd name="T71" fmla="*/ 2147483647 h 462"/>
                                <a:gd name="T72" fmla="*/ 2147483647 w 312"/>
                                <a:gd name="T73" fmla="*/ 2147483647 h 462"/>
                                <a:gd name="T74" fmla="*/ 2147483647 w 312"/>
                                <a:gd name="T75" fmla="*/ 2147483647 h 462"/>
                                <a:gd name="T76" fmla="*/ 2147483647 w 312"/>
                                <a:gd name="T77" fmla="*/ 2147483647 h 462"/>
                                <a:gd name="T78" fmla="*/ 2147483647 w 312"/>
                                <a:gd name="T79" fmla="*/ 2147483647 h 462"/>
                                <a:gd name="T80" fmla="*/ 2147483647 w 312"/>
                                <a:gd name="T81" fmla="*/ 2147483647 h 462"/>
                                <a:gd name="T82" fmla="*/ 2147483647 w 312"/>
                                <a:gd name="T83" fmla="*/ 2147483647 h 462"/>
                                <a:gd name="T84" fmla="*/ 2147483647 w 312"/>
                                <a:gd name="T85" fmla="*/ 2147483647 h 462"/>
                                <a:gd name="T86" fmla="*/ 2147483647 w 312"/>
                                <a:gd name="T87" fmla="*/ 2147483647 h 462"/>
                                <a:gd name="T88" fmla="*/ 2147483647 w 312"/>
                                <a:gd name="T89" fmla="*/ 2147483647 h 462"/>
                                <a:gd name="T90" fmla="*/ 2147483647 w 312"/>
                                <a:gd name="T91" fmla="*/ 2147483647 h 462"/>
                                <a:gd name="T92" fmla="*/ 2147483647 w 312"/>
                                <a:gd name="T93" fmla="*/ 2147483647 h 462"/>
                                <a:gd name="T94" fmla="*/ 2147483647 w 312"/>
                                <a:gd name="T95" fmla="*/ 2147483647 h 462"/>
                                <a:gd name="T96" fmla="*/ 2147483647 w 312"/>
                                <a:gd name="T97" fmla="*/ 2147483647 h 462"/>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12" h="462">
                                  <a:moveTo>
                                    <a:pt x="72" y="0"/>
                                  </a:moveTo>
                                  <a:lnTo>
                                    <a:pt x="90" y="0"/>
                                  </a:lnTo>
                                  <a:lnTo>
                                    <a:pt x="102" y="0"/>
                                  </a:lnTo>
                                  <a:lnTo>
                                    <a:pt x="108" y="6"/>
                                  </a:lnTo>
                                  <a:lnTo>
                                    <a:pt x="114" y="6"/>
                                  </a:lnTo>
                                  <a:lnTo>
                                    <a:pt x="120" y="6"/>
                                  </a:lnTo>
                                  <a:lnTo>
                                    <a:pt x="126" y="12"/>
                                  </a:lnTo>
                                  <a:lnTo>
                                    <a:pt x="132" y="12"/>
                                  </a:lnTo>
                                  <a:lnTo>
                                    <a:pt x="138" y="12"/>
                                  </a:lnTo>
                                  <a:lnTo>
                                    <a:pt x="144" y="12"/>
                                  </a:lnTo>
                                  <a:lnTo>
                                    <a:pt x="150" y="12"/>
                                  </a:lnTo>
                                  <a:lnTo>
                                    <a:pt x="156" y="12"/>
                                  </a:lnTo>
                                  <a:lnTo>
                                    <a:pt x="156" y="18"/>
                                  </a:lnTo>
                                  <a:lnTo>
                                    <a:pt x="162" y="18"/>
                                  </a:lnTo>
                                  <a:lnTo>
                                    <a:pt x="174" y="24"/>
                                  </a:lnTo>
                                  <a:lnTo>
                                    <a:pt x="192" y="36"/>
                                  </a:lnTo>
                                  <a:lnTo>
                                    <a:pt x="228" y="54"/>
                                  </a:lnTo>
                                  <a:lnTo>
                                    <a:pt x="246" y="60"/>
                                  </a:lnTo>
                                  <a:lnTo>
                                    <a:pt x="246" y="66"/>
                                  </a:lnTo>
                                  <a:lnTo>
                                    <a:pt x="258" y="66"/>
                                  </a:lnTo>
                                  <a:lnTo>
                                    <a:pt x="264" y="72"/>
                                  </a:lnTo>
                                  <a:lnTo>
                                    <a:pt x="270" y="72"/>
                                  </a:lnTo>
                                  <a:lnTo>
                                    <a:pt x="270" y="78"/>
                                  </a:lnTo>
                                  <a:lnTo>
                                    <a:pt x="288" y="84"/>
                                  </a:lnTo>
                                  <a:lnTo>
                                    <a:pt x="294" y="90"/>
                                  </a:lnTo>
                                  <a:lnTo>
                                    <a:pt x="300" y="90"/>
                                  </a:lnTo>
                                  <a:lnTo>
                                    <a:pt x="312" y="96"/>
                                  </a:lnTo>
                                  <a:lnTo>
                                    <a:pt x="312" y="102"/>
                                  </a:lnTo>
                                  <a:lnTo>
                                    <a:pt x="312" y="108"/>
                                  </a:lnTo>
                                  <a:lnTo>
                                    <a:pt x="306" y="108"/>
                                  </a:lnTo>
                                  <a:lnTo>
                                    <a:pt x="306" y="114"/>
                                  </a:lnTo>
                                  <a:lnTo>
                                    <a:pt x="300" y="114"/>
                                  </a:lnTo>
                                  <a:lnTo>
                                    <a:pt x="294" y="120"/>
                                  </a:lnTo>
                                  <a:lnTo>
                                    <a:pt x="288" y="126"/>
                                  </a:lnTo>
                                  <a:lnTo>
                                    <a:pt x="282" y="126"/>
                                  </a:lnTo>
                                  <a:lnTo>
                                    <a:pt x="276" y="126"/>
                                  </a:lnTo>
                                  <a:lnTo>
                                    <a:pt x="270" y="126"/>
                                  </a:lnTo>
                                  <a:lnTo>
                                    <a:pt x="264" y="126"/>
                                  </a:lnTo>
                                  <a:lnTo>
                                    <a:pt x="258" y="126"/>
                                  </a:lnTo>
                                  <a:lnTo>
                                    <a:pt x="252" y="126"/>
                                  </a:lnTo>
                                  <a:lnTo>
                                    <a:pt x="252" y="132"/>
                                  </a:lnTo>
                                  <a:lnTo>
                                    <a:pt x="246" y="132"/>
                                  </a:lnTo>
                                  <a:lnTo>
                                    <a:pt x="240" y="132"/>
                                  </a:lnTo>
                                  <a:lnTo>
                                    <a:pt x="240" y="138"/>
                                  </a:lnTo>
                                  <a:lnTo>
                                    <a:pt x="234" y="138"/>
                                  </a:lnTo>
                                  <a:lnTo>
                                    <a:pt x="228" y="174"/>
                                  </a:lnTo>
                                  <a:lnTo>
                                    <a:pt x="228" y="180"/>
                                  </a:lnTo>
                                  <a:lnTo>
                                    <a:pt x="228" y="186"/>
                                  </a:lnTo>
                                  <a:lnTo>
                                    <a:pt x="228" y="192"/>
                                  </a:lnTo>
                                  <a:lnTo>
                                    <a:pt x="228" y="198"/>
                                  </a:lnTo>
                                  <a:lnTo>
                                    <a:pt x="228" y="210"/>
                                  </a:lnTo>
                                  <a:lnTo>
                                    <a:pt x="222" y="234"/>
                                  </a:lnTo>
                                  <a:lnTo>
                                    <a:pt x="216" y="240"/>
                                  </a:lnTo>
                                  <a:lnTo>
                                    <a:pt x="210" y="240"/>
                                  </a:lnTo>
                                  <a:lnTo>
                                    <a:pt x="210" y="246"/>
                                  </a:lnTo>
                                  <a:lnTo>
                                    <a:pt x="210" y="252"/>
                                  </a:lnTo>
                                  <a:lnTo>
                                    <a:pt x="210" y="258"/>
                                  </a:lnTo>
                                  <a:lnTo>
                                    <a:pt x="210" y="264"/>
                                  </a:lnTo>
                                  <a:lnTo>
                                    <a:pt x="204" y="264"/>
                                  </a:lnTo>
                                  <a:lnTo>
                                    <a:pt x="204" y="270"/>
                                  </a:lnTo>
                                  <a:lnTo>
                                    <a:pt x="198" y="270"/>
                                  </a:lnTo>
                                  <a:lnTo>
                                    <a:pt x="198" y="276"/>
                                  </a:lnTo>
                                  <a:lnTo>
                                    <a:pt x="192" y="276"/>
                                  </a:lnTo>
                                  <a:lnTo>
                                    <a:pt x="192" y="282"/>
                                  </a:lnTo>
                                  <a:lnTo>
                                    <a:pt x="186" y="282"/>
                                  </a:lnTo>
                                  <a:lnTo>
                                    <a:pt x="180" y="288"/>
                                  </a:lnTo>
                                  <a:lnTo>
                                    <a:pt x="180" y="294"/>
                                  </a:lnTo>
                                  <a:lnTo>
                                    <a:pt x="174" y="306"/>
                                  </a:lnTo>
                                  <a:lnTo>
                                    <a:pt x="174" y="312"/>
                                  </a:lnTo>
                                  <a:lnTo>
                                    <a:pt x="174" y="324"/>
                                  </a:lnTo>
                                  <a:lnTo>
                                    <a:pt x="192" y="330"/>
                                  </a:lnTo>
                                  <a:lnTo>
                                    <a:pt x="204" y="336"/>
                                  </a:lnTo>
                                  <a:lnTo>
                                    <a:pt x="210" y="336"/>
                                  </a:lnTo>
                                  <a:lnTo>
                                    <a:pt x="216" y="336"/>
                                  </a:lnTo>
                                  <a:lnTo>
                                    <a:pt x="222" y="342"/>
                                  </a:lnTo>
                                  <a:lnTo>
                                    <a:pt x="228" y="342"/>
                                  </a:lnTo>
                                  <a:lnTo>
                                    <a:pt x="240" y="342"/>
                                  </a:lnTo>
                                  <a:lnTo>
                                    <a:pt x="240" y="348"/>
                                  </a:lnTo>
                                  <a:lnTo>
                                    <a:pt x="234" y="354"/>
                                  </a:lnTo>
                                  <a:lnTo>
                                    <a:pt x="234" y="360"/>
                                  </a:lnTo>
                                  <a:lnTo>
                                    <a:pt x="234" y="366"/>
                                  </a:lnTo>
                                  <a:lnTo>
                                    <a:pt x="234" y="372"/>
                                  </a:lnTo>
                                  <a:lnTo>
                                    <a:pt x="240" y="372"/>
                                  </a:lnTo>
                                  <a:lnTo>
                                    <a:pt x="246" y="372"/>
                                  </a:lnTo>
                                  <a:lnTo>
                                    <a:pt x="246" y="366"/>
                                  </a:lnTo>
                                  <a:lnTo>
                                    <a:pt x="246" y="372"/>
                                  </a:lnTo>
                                  <a:lnTo>
                                    <a:pt x="252" y="372"/>
                                  </a:lnTo>
                                  <a:lnTo>
                                    <a:pt x="258" y="378"/>
                                  </a:lnTo>
                                  <a:lnTo>
                                    <a:pt x="258" y="384"/>
                                  </a:lnTo>
                                  <a:lnTo>
                                    <a:pt x="258" y="390"/>
                                  </a:lnTo>
                                  <a:lnTo>
                                    <a:pt x="252" y="390"/>
                                  </a:lnTo>
                                  <a:lnTo>
                                    <a:pt x="246" y="390"/>
                                  </a:lnTo>
                                  <a:lnTo>
                                    <a:pt x="240" y="390"/>
                                  </a:lnTo>
                                  <a:lnTo>
                                    <a:pt x="240" y="396"/>
                                  </a:lnTo>
                                  <a:lnTo>
                                    <a:pt x="246" y="402"/>
                                  </a:lnTo>
                                  <a:lnTo>
                                    <a:pt x="240" y="402"/>
                                  </a:lnTo>
                                  <a:lnTo>
                                    <a:pt x="234" y="402"/>
                                  </a:lnTo>
                                  <a:lnTo>
                                    <a:pt x="228" y="408"/>
                                  </a:lnTo>
                                  <a:lnTo>
                                    <a:pt x="222" y="414"/>
                                  </a:lnTo>
                                  <a:lnTo>
                                    <a:pt x="222" y="420"/>
                                  </a:lnTo>
                                  <a:lnTo>
                                    <a:pt x="222" y="426"/>
                                  </a:lnTo>
                                  <a:lnTo>
                                    <a:pt x="222" y="432"/>
                                  </a:lnTo>
                                  <a:lnTo>
                                    <a:pt x="216" y="432"/>
                                  </a:lnTo>
                                  <a:lnTo>
                                    <a:pt x="216" y="438"/>
                                  </a:lnTo>
                                  <a:lnTo>
                                    <a:pt x="222" y="438"/>
                                  </a:lnTo>
                                  <a:lnTo>
                                    <a:pt x="222" y="444"/>
                                  </a:lnTo>
                                  <a:lnTo>
                                    <a:pt x="216" y="444"/>
                                  </a:lnTo>
                                  <a:lnTo>
                                    <a:pt x="210" y="444"/>
                                  </a:lnTo>
                                  <a:lnTo>
                                    <a:pt x="210" y="450"/>
                                  </a:lnTo>
                                  <a:lnTo>
                                    <a:pt x="210" y="456"/>
                                  </a:lnTo>
                                  <a:lnTo>
                                    <a:pt x="210" y="450"/>
                                  </a:lnTo>
                                  <a:lnTo>
                                    <a:pt x="198" y="456"/>
                                  </a:lnTo>
                                  <a:lnTo>
                                    <a:pt x="186" y="462"/>
                                  </a:lnTo>
                                  <a:lnTo>
                                    <a:pt x="162" y="438"/>
                                  </a:lnTo>
                                  <a:lnTo>
                                    <a:pt x="156" y="438"/>
                                  </a:lnTo>
                                  <a:lnTo>
                                    <a:pt x="138" y="432"/>
                                  </a:lnTo>
                                  <a:lnTo>
                                    <a:pt x="132" y="432"/>
                                  </a:lnTo>
                                  <a:lnTo>
                                    <a:pt x="126" y="432"/>
                                  </a:lnTo>
                                  <a:lnTo>
                                    <a:pt x="114" y="432"/>
                                  </a:lnTo>
                                  <a:lnTo>
                                    <a:pt x="102" y="432"/>
                                  </a:lnTo>
                                  <a:lnTo>
                                    <a:pt x="90" y="426"/>
                                  </a:lnTo>
                                  <a:lnTo>
                                    <a:pt x="84" y="426"/>
                                  </a:lnTo>
                                  <a:lnTo>
                                    <a:pt x="54" y="426"/>
                                  </a:lnTo>
                                  <a:lnTo>
                                    <a:pt x="48" y="414"/>
                                  </a:lnTo>
                                  <a:lnTo>
                                    <a:pt x="48" y="408"/>
                                  </a:lnTo>
                                  <a:lnTo>
                                    <a:pt x="54" y="408"/>
                                  </a:lnTo>
                                  <a:lnTo>
                                    <a:pt x="54" y="402"/>
                                  </a:lnTo>
                                  <a:lnTo>
                                    <a:pt x="60" y="402"/>
                                  </a:lnTo>
                                  <a:lnTo>
                                    <a:pt x="66" y="402"/>
                                  </a:lnTo>
                                  <a:lnTo>
                                    <a:pt x="66" y="396"/>
                                  </a:lnTo>
                                  <a:lnTo>
                                    <a:pt x="60" y="390"/>
                                  </a:lnTo>
                                  <a:lnTo>
                                    <a:pt x="54" y="390"/>
                                  </a:lnTo>
                                  <a:lnTo>
                                    <a:pt x="60" y="384"/>
                                  </a:lnTo>
                                  <a:lnTo>
                                    <a:pt x="54" y="384"/>
                                  </a:lnTo>
                                  <a:lnTo>
                                    <a:pt x="54" y="378"/>
                                  </a:lnTo>
                                  <a:lnTo>
                                    <a:pt x="48" y="378"/>
                                  </a:lnTo>
                                  <a:lnTo>
                                    <a:pt x="42" y="384"/>
                                  </a:lnTo>
                                  <a:lnTo>
                                    <a:pt x="36" y="384"/>
                                  </a:lnTo>
                                  <a:lnTo>
                                    <a:pt x="36" y="390"/>
                                  </a:lnTo>
                                  <a:lnTo>
                                    <a:pt x="36" y="396"/>
                                  </a:lnTo>
                                  <a:lnTo>
                                    <a:pt x="30" y="396"/>
                                  </a:lnTo>
                                  <a:lnTo>
                                    <a:pt x="30" y="390"/>
                                  </a:lnTo>
                                  <a:lnTo>
                                    <a:pt x="30" y="402"/>
                                  </a:lnTo>
                                  <a:lnTo>
                                    <a:pt x="24" y="396"/>
                                  </a:lnTo>
                                  <a:lnTo>
                                    <a:pt x="18" y="390"/>
                                  </a:lnTo>
                                  <a:lnTo>
                                    <a:pt x="6" y="390"/>
                                  </a:lnTo>
                                  <a:lnTo>
                                    <a:pt x="6" y="378"/>
                                  </a:lnTo>
                                  <a:lnTo>
                                    <a:pt x="6" y="366"/>
                                  </a:lnTo>
                                  <a:lnTo>
                                    <a:pt x="0" y="366"/>
                                  </a:lnTo>
                                  <a:lnTo>
                                    <a:pt x="0" y="354"/>
                                  </a:lnTo>
                                  <a:lnTo>
                                    <a:pt x="6" y="342"/>
                                  </a:lnTo>
                                  <a:lnTo>
                                    <a:pt x="6" y="336"/>
                                  </a:lnTo>
                                  <a:lnTo>
                                    <a:pt x="6" y="330"/>
                                  </a:lnTo>
                                  <a:lnTo>
                                    <a:pt x="6" y="324"/>
                                  </a:lnTo>
                                  <a:lnTo>
                                    <a:pt x="12" y="318"/>
                                  </a:lnTo>
                                  <a:lnTo>
                                    <a:pt x="18" y="294"/>
                                  </a:lnTo>
                                  <a:lnTo>
                                    <a:pt x="24" y="276"/>
                                  </a:lnTo>
                                  <a:lnTo>
                                    <a:pt x="30" y="270"/>
                                  </a:lnTo>
                                  <a:lnTo>
                                    <a:pt x="36" y="252"/>
                                  </a:lnTo>
                                  <a:lnTo>
                                    <a:pt x="42" y="252"/>
                                  </a:lnTo>
                                  <a:lnTo>
                                    <a:pt x="48" y="234"/>
                                  </a:lnTo>
                                  <a:lnTo>
                                    <a:pt x="54" y="234"/>
                                  </a:lnTo>
                                  <a:lnTo>
                                    <a:pt x="60" y="222"/>
                                  </a:lnTo>
                                  <a:lnTo>
                                    <a:pt x="60" y="210"/>
                                  </a:lnTo>
                                  <a:lnTo>
                                    <a:pt x="66" y="204"/>
                                  </a:lnTo>
                                  <a:lnTo>
                                    <a:pt x="78" y="192"/>
                                  </a:lnTo>
                                  <a:lnTo>
                                    <a:pt x="84" y="192"/>
                                  </a:lnTo>
                                  <a:lnTo>
                                    <a:pt x="96" y="186"/>
                                  </a:lnTo>
                                  <a:lnTo>
                                    <a:pt x="90" y="174"/>
                                  </a:lnTo>
                                  <a:lnTo>
                                    <a:pt x="72" y="162"/>
                                  </a:lnTo>
                                  <a:lnTo>
                                    <a:pt x="72" y="156"/>
                                  </a:lnTo>
                                  <a:lnTo>
                                    <a:pt x="66" y="156"/>
                                  </a:lnTo>
                                  <a:lnTo>
                                    <a:pt x="60" y="150"/>
                                  </a:lnTo>
                                  <a:lnTo>
                                    <a:pt x="60" y="132"/>
                                  </a:lnTo>
                                  <a:lnTo>
                                    <a:pt x="60" y="120"/>
                                  </a:lnTo>
                                  <a:lnTo>
                                    <a:pt x="54" y="114"/>
                                  </a:lnTo>
                                  <a:lnTo>
                                    <a:pt x="36" y="102"/>
                                  </a:lnTo>
                                  <a:lnTo>
                                    <a:pt x="36" y="90"/>
                                  </a:lnTo>
                                  <a:lnTo>
                                    <a:pt x="36" y="84"/>
                                  </a:lnTo>
                                  <a:lnTo>
                                    <a:pt x="36" y="78"/>
                                  </a:lnTo>
                                  <a:lnTo>
                                    <a:pt x="36" y="72"/>
                                  </a:lnTo>
                                  <a:lnTo>
                                    <a:pt x="42" y="72"/>
                                  </a:lnTo>
                                  <a:lnTo>
                                    <a:pt x="42" y="66"/>
                                  </a:lnTo>
                                  <a:lnTo>
                                    <a:pt x="48" y="66"/>
                                  </a:lnTo>
                                  <a:lnTo>
                                    <a:pt x="48" y="60"/>
                                  </a:lnTo>
                                  <a:lnTo>
                                    <a:pt x="48" y="54"/>
                                  </a:lnTo>
                                  <a:lnTo>
                                    <a:pt x="48" y="48"/>
                                  </a:lnTo>
                                  <a:lnTo>
                                    <a:pt x="48" y="42"/>
                                  </a:lnTo>
                                  <a:lnTo>
                                    <a:pt x="54" y="42"/>
                                  </a:lnTo>
                                  <a:lnTo>
                                    <a:pt x="54" y="36"/>
                                  </a:lnTo>
                                  <a:lnTo>
                                    <a:pt x="60" y="36"/>
                                  </a:lnTo>
                                  <a:lnTo>
                                    <a:pt x="60" y="30"/>
                                  </a:lnTo>
                                  <a:lnTo>
                                    <a:pt x="66" y="30"/>
                                  </a:lnTo>
                                  <a:lnTo>
                                    <a:pt x="66" y="24"/>
                                  </a:lnTo>
                                  <a:lnTo>
                                    <a:pt x="72" y="24"/>
                                  </a:lnTo>
                                  <a:lnTo>
                                    <a:pt x="72" y="18"/>
                                  </a:lnTo>
                                  <a:lnTo>
                                    <a:pt x="72" y="12"/>
                                  </a:lnTo>
                                  <a:lnTo>
                                    <a:pt x="72" y="6"/>
                                  </a:lnTo>
                                  <a:lnTo>
                                    <a:pt x="72" y="0"/>
                                  </a:lnTo>
                                  <a:close/>
                                </a:path>
                              </a:pathLst>
                            </a:custGeom>
                            <a:solidFill>
                              <a:srgbClr val="00B050"/>
                            </a:solidFill>
                            <a:ln w="9525">
                              <a:solidFill>
                                <a:schemeClr val="tx1"/>
                              </a:solidFill>
                              <a:prstDash val="solid"/>
                              <a:round/>
                              <a:headEnd/>
                              <a:tailEnd/>
                            </a:ln>
                          </wps:spPr>
                          <wps:bodyPr/>
                        </wps:wsp>
                        <wps:wsp>
                          <wps:cNvPr id="607" name="Freeform 149"/>
                          <wps:cNvSpPr>
                            <a:spLocks/>
                          </wps:cNvSpPr>
                          <wps:spPr bwMode="auto">
                            <a:xfrm>
                              <a:off x="15694989" y="7456814"/>
                              <a:ext cx="975688" cy="1863455"/>
                            </a:xfrm>
                            <a:custGeom>
                              <a:avLst/>
                              <a:gdLst>
                                <a:gd name="T0" fmla="*/ 2147483647 w 270"/>
                                <a:gd name="T1" fmla="*/ 2147483647 h 528"/>
                                <a:gd name="T2" fmla="*/ 2147483647 w 270"/>
                                <a:gd name="T3" fmla="*/ 2147483647 h 528"/>
                                <a:gd name="T4" fmla="*/ 2147483647 w 270"/>
                                <a:gd name="T5" fmla="*/ 2147483647 h 528"/>
                                <a:gd name="T6" fmla="*/ 2147483647 w 270"/>
                                <a:gd name="T7" fmla="*/ 2147483647 h 528"/>
                                <a:gd name="T8" fmla="*/ 2147483647 w 270"/>
                                <a:gd name="T9" fmla="*/ 2147483647 h 528"/>
                                <a:gd name="T10" fmla="*/ 2147483647 w 270"/>
                                <a:gd name="T11" fmla="*/ 2147483647 h 528"/>
                                <a:gd name="T12" fmla="*/ 2147483647 w 270"/>
                                <a:gd name="T13" fmla="*/ 2147483647 h 528"/>
                                <a:gd name="T14" fmla="*/ 2147483647 w 270"/>
                                <a:gd name="T15" fmla="*/ 2147483647 h 528"/>
                                <a:gd name="T16" fmla="*/ 2147483647 w 270"/>
                                <a:gd name="T17" fmla="*/ 2147483647 h 528"/>
                                <a:gd name="T18" fmla="*/ 2147483647 w 270"/>
                                <a:gd name="T19" fmla="*/ 2147483647 h 528"/>
                                <a:gd name="T20" fmla="*/ 2147483647 w 270"/>
                                <a:gd name="T21" fmla="*/ 2147483647 h 528"/>
                                <a:gd name="T22" fmla="*/ 2147483647 w 270"/>
                                <a:gd name="T23" fmla="*/ 2147483647 h 528"/>
                                <a:gd name="T24" fmla="*/ 2147483647 w 270"/>
                                <a:gd name="T25" fmla="*/ 2147483647 h 528"/>
                                <a:gd name="T26" fmla="*/ 2147483647 w 270"/>
                                <a:gd name="T27" fmla="*/ 2147483647 h 528"/>
                                <a:gd name="T28" fmla="*/ 2147483647 w 270"/>
                                <a:gd name="T29" fmla="*/ 2147483647 h 528"/>
                                <a:gd name="T30" fmla="*/ 2147483647 w 270"/>
                                <a:gd name="T31" fmla="*/ 2147483647 h 528"/>
                                <a:gd name="T32" fmla="*/ 2147483647 w 270"/>
                                <a:gd name="T33" fmla="*/ 2147483647 h 528"/>
                                <a:gd name="T34" fmla="*/ 2147483647 w 270"/>
                                <a:gd name="T35" fmla="*/ 2147483647 h 528"/>
                                <a:gd name="T36" fmla="*/ 2147483647 w 270"/>
                                <a:gd name="T37" fmla="*/ 2147483647 h 528"/>
                                <a:gd name="T38" fmla="*/ 2147483647 w 270"/>
                                <a:gd name="T39" fmla="*/ 2147483647 h 528"/>
                                <a:gd name="T40" fmla="*/ 2147483647 w 270"/>
                                <a:gd name="T41" fmla="*/ 2147483647 h 528"/>
                                <a:gd name="T42" fmla="*/ 2147483647 w 270"/>
                                <a:gd name="T43" fmla="*/ 2147483647 h 528"/>
                                <a:gd name="T44" fmla="*/ 2147483647 w 270"/>
                                <a:gd name="T45" fmla="*/ 2147483647 h 528"/>
                                <a:gd name="T46" fmla="*/ 2147483647 w 270"/>
                                <a:gd name="T47" fmla="*/ 2147483647 h 528"/>
                                <a:gd name="T48" fmla="*/ 2147483647 w 270"/>
                                <a:gd name="T49" fmla="*/ 2147483647 h 528"/>
                                <a:gd name="T50" fmla="*/ 2147483647 w 270"/>
                                <a:gd name="T51" fmla="*/ 2147483647 h 528"/>
                                <a:gd name="T52" fmla="*/ 2147483647 w 270"/>
                                <a:gd name="T53" fmla="*/ 2147483647 h 528"/>
                                <a:gd name="T54" fmla="*/ 2147483647 w 270"/>
                                <a:gd name="T55" fmla="*/ 2147483647 h 528"/>
                                <a:gd name="T56" fmla="*/ 2147483647 w 270"/>
                                <a:gd name="T57" fmla="*/ 2147483647 h 528"/>
                                <a:gd name="T58" fmla="*/ 2147483647 w 270"/>
                                <a:gd name="T59" fmla="*/ 2147483647 h 528"/>
                                <a:gd name="T60" fmla="*/ 2147483647 w 270"/>
                                <a:gd name="T61" fmla="*/ 2147483647 h 528"/>
                                <a:gd name="T62" fmla="*/ 2147483647 w 270"/>
                                <a:gd name="T63" fmla="*/ 2147483647 h 528"/>
                                <a:gd name="T64" fmla="*/ 2147483647 w 270"/>
                                <a:gd name="T65" fmla="*/ 2147483647 h 528"/>
                                <a:gd name="T66" fmla="*/ 2147483647 w 270"/>
                                <a:gd name="T67" fmla="*/ 2147483647 h 528"/>
                                <a:gd name="T68" fmla="*/ 2147483647 w 270"/>
                                <a:gd name="T69" fmla="*/ 2147483647 h 528"/>
                                <a:gd name="T70" fmla="*/ 2147483647 w 270"/>
                                <a:gd name="T71" fmla="*/ 2147483647 h 528"/>
                                <a:gd name="T72" fmla="*/ 2147483647 w 270"/>
                                <a:gd name="T73" fmla="*/ 2147483647 h 528"/>
                                <a:gd name="T74" fmla="*/ 2147483647 w 270"/>
                                <a:gd name="T75" fmla="*/ 2147483647 h 528"/>
                                <a:gd name="T76" fmla="*/ 2147483647 w 270"/>
                                <a:gd name="T77" fmla="*/ 2147483647 h 528"/>
                                <a:gd name="T78" fmla="*/ 2147483647 w 270"/>
                                <a:gd name="T79" fmla="*/ 2147483647 h 528"/>
                                <a:gd name="T80" fmla="*/ 2147483647 w 270"/>
                                <a:gd name="T81" fmla="*/ 2147483647 h 528"/>
                                <a:gd name="T82" fmla="*/ 2147483647 w 270"/>
                                <a:gd name="T83" fmla="*/ 2147483647 h 528"/>
                                <a:gd name="T84" fmla="*/ 2147483647 w 270"/>
                                <a:gd name="T85" fmla="*/ 2147483647 h 528"/>
                                <a:gd name="T86" fmla="*/ 2147483647 w 270"/>
                                <a:gd name="T87" fmla="*/ 2147483647 h 528"/>
                                <a:gd name="T88" fmla="*/ 2147483647 w 270"/>
                                <a:gd name="T89" fmla="*/ 2147483647 h 528"/>
                                <a:gd name="T90" fmla="*/ 2147483647 w 270"/>
                                <a:gd name="T91" fmla="*/ 2147483647 h 528"/>
                                <a:gd name="T92" fmla="*/ 2147483647 w 270"/>
                                <a:gd name="T93" fmla="*/ 2147483647 h 528"/>
                                <a:gd name="T94" fmla="*/ 2147483647 w 270"/>
                                <a:gd name="T95" fmla="*/ 2147483647 h 528"/>
                                <a:gd name="T96" fmla="*/ 2147483647 w 270"/>
                                <a:gd name="T97" fmla="*/ 2147483647 h 528"/>
                                <a:gd name="T98" fmla="*/ 2147483647 w 270"/>
                                <a:gd name="T99" fmla="*/ 2147483647 h 528"/>
                                <a:gd name="T100" fmla="*/ 2147483647 w 270"/>
                                <a:gd name="T101" fmla="*/ 2147483647 h 528"/>
                                <a:gd name="T102" fmla="*/ 2147483647 w 270"/>
                                <a:gd name="T103" fmla="*/ 2147483647 h 528"/>
                                <a:gd name="T104" fmla="*/ 2147483647 w 270"/>
                                <a:gd name="T105" fmla="*/ 2147483647 h 528"/>
                                <a:gd name="T106" fmla="*/ 2147483647 w 270"/>
                                <a:gd name="T107" fmla="*/ 2147483647 h 528"/>
                                <a:gd name="T108" fmla="*/ 2147483647 w 270"/>
                                <a:gd name="T109" fmla="*/ 2147483647 h 528"/>
                                <a:gd name="T110" fmla="*/ 2147483647 w 270"/>
                                <a:gd name="T111" fmla="*/ 2147483647 h 528"/>
                                <a:gd name="T112" fmla="*/ 2147483647 w 270"/>
                                <a:gd name="T113" fmla="*/ 2147483647 h 528"/>
                                <a:gd name="T114" fmla="*/ 0 w 270"/>
                                <a:gd name="T115" fmla="*/ 2147483647 h 528"/>
                                <a:gd name="T116" fmla="*/ 2147483647 w 270"/>
                                <a:gd name="T117" fmla="*/ 2147483647 h 528"/>
                                <a:gd name="T118" fmla="*/ 2147483647 w 270"/>
                                <a:gd name="T119" fmla="*/ 2147483647 h 528"/>
                                <a:gd name="T120" fmla="*/ 2147483647 w 270"/>
                                <a:gd name="T121" fmla="*/ 2147483647 h 52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70" h="528">
                                  <a:moveTo>
                                    <a:pt x="102" y="0"/>
                                  </a:moveTo>
                                  <a:lnTo>
                                    <a:pt x="102" y="6"/>
                                  </a:lnTo>
                                  <a:lnTo>
                                    <a:pt x="108" y="12"/>
                                  </a:lnTo>
                                  <a:lnTo>
                                    <a:pt x="114" y="24"/>
                                  </a:lnTo>
                                  <a:lnTo>
                                    <a:pt x="138" y="60"/>
                                  </a:lnTo>
                                  <a:lnTo>
                                    <a:pt x="138" y="66"/>
                                  </a:lnTo>
                                  <a:lnTo>
                                    <a:pt x="150" y="84"/>
                                  </a:lnTo>
                                  <a:lnTo>
                                    <a:pt x="156" y="102"/>
                                  </a:lnTo>
                                  <a:lnTo>
                                    <a:pt x="162" y="108"/>
                                  </a:lnTo>
                                  <a:lnTo>
                                    <a:pt x="180" y="144"/>
                                  </a:lnTo>
                                  <a:lnTo>
                                    <a:pt x="192" y="162"/>
                                  </a:lnTo>
                                  <a:lnTo>
                                    <a:pt x="198" y="174"/>
                                  </a:lnTo>
                                  <a:lnTo>
                                    <a:pt x="222" y="222"/>
                                  </a:lnTo>
                                  <a:lnTo>
                                    <a:pt x="228" y="228"/>
                                  </a:lnTo>
                                  <a:lnTo>
                                    <a:pt x="228" y="234"/>
                                  </a:lnTo>
                                  <a:lnTo>
                                    <a:pt x="228" y="240"/>
                                  </a:lnTo>
                                  <a:lnTo>
                                    <a:pt x="228" y="246"/>
                                  </a:lnTo>
                                  <a:lnTo>
                                    <a:pt x="228" y="252"/>
                                  </a:lnTo>
                                  <a:lnTo>
                                    <a:pt x="228" y="258"/>
                                  </a:lnTo>
                                  <a:lnTo>
                                    <a:pt x="228" y="264"/>
                                  </a:lnTo>
                                  <a:lnTo>
                                    <a:pt x="228" y="270"/>
                                  </a:lnTo>
                                  <a:lnTo>
                                    <a:pt x="234" y="288"/>
                                  </a:lnTo>
                                  <a:lnTo>
                                    <a:pt x="234" y="294"/>
                                  </a:lnTo>
                                  <a:lnTo>
                                    <a:pt x="234" y="300"/>
                                  </a:lnTo>
                                  <a:lnTo>
                                    <a:pt x="234" y="306"/>
                                  </a:lnTo>
                                  <a:lnTo>
                                    <a:pt x="240" y="306"/>
                                  </a:lnTo>
                                  <a:lnTo>
                                    <a:pt x="240" y="312"/>
                                  </a:lnTo>
                                  <a:lnTo>
                                    <a:pt x="240" y="318"/>
                                  </a:lnTo>
                                  <a:lnTo>
                                    <a:pt x="240" y="324"/>
                                  </a:lnTo>
                                  <a:lnTo>
                                    <a:pt x="252" y="330"/>
                                  </a:lnTo>
                                  <a:lnTo>
                                    <a:pt x="258" y="330"/>
                                  </a:lnTo>
                                  <a:lnTo>
                                    <a:pt x="258" y="336"/>
                                  </a:lnTo>
                                  <a:lnTo>
                                    <a:pt x="258" y="354"/>
                                  </a:lnTo>
                                  <a:lnTo>
                                    <a:pt x="258" y="360"/>
                                  </a:lnTo>
                                  <a:lnTo>
                                    <a:pt x="264" y="360"/>
                                  </a:lnTo>
                                  <a:lnTo>
                                    <a:pt x="264" y="366"/>
                                  </a:lnTo>
                                  <a:lnTo>
                                    <a:pt x="258" y="372"/>
                                  </a:lnTo>
                                  <a:lnTo>
                                    <a:pt x="258" y="378"/>
                                  </a:lnTo>
                                  <a:lnTo>
                                    <a:pt x="258" y="384"/>
                                  </a:lnTo>
                                  <a:lnTo>
                                    <a:pt x="258" y="390"/>
                                  </a:lnTo>
                                  <a:lnTo>
                                    <a:pt x="264" y="390"/>
                                  </a:lnTo>
                                  <a:lnTo>
                                    <a:pt x="264" y="396"/>
                                  </a:lnTo>
                                  <a:lnTo>
                                    <a:pt x="270" y="396"/>
                                  </a:lnTo>
                                  <a:lnTo>
                                    <a:pt x="270" y="402"/>
                                  </a:lnTo>
                                  <a:lnTo>
                                    <a:pt x="270" y="408"/>
                                  </a:lnTo>
                                  <a:lnTo>
                                    <a:pt x="264" y="402"/>
                                  </a:lnTo>
                                  <a:lnTo>
                                    <a:pt x="264" y="396"/>
                                  </a:lnTo>
                                  <a:lnTo>
                                    <a:pt x="258" y="396"/>
                                  </a:lnTo>
                                  <a:lnTo>
                                    <a:pt x="252" y="396"/>
                                  </a:lnTo>
                                  <a:lnTo>
                                    <a:pt x="246" y="396"/>
                                  </a:lnTo>
                                  <a:lnTo>
                                    <a:pt x="240" y="396"/>
                                  </a:lnTo>
                                  <a:lnTo>
                                    <a:pt x="234" y="402"/>
                                  </a:lnTo>
                                  <a:lnTo>
                                    <a:pt x="222" y="402"/>
                                  </a:lnTo>
                                  <a:lnTo>
                                    <a:pt x="222" y="408"/>
                                  </a:lnTo>
                                  <a:lnTo>
                                    <a:pt x="216" y="408"/>
                                  </a:lnTo>
                                  <a:lnTo>
                                    <a:pt x="216" y="414"/>
                                  </a:lnTo>
                                  <a:lnTo>
                                    <a:pt x="210" y="414"/>
                                  </a:lnTo>
                                  <a:lnTo>
                                    <a:pt x="210" y="420"/>
                                  </a:lnTo>
                                  <a:lnTo>
                                    <a:pt x="204" y="420"/>
                                  </a:lnTo>
                                  <a:lnTo>
                                    <a:pt x="204" y="426"/>
                                  </a:lnTo>
                                  <a:lnTo>
                                    <a:pt x="204" y="432"/>
                                  </a:lnTo>
                                  <a:lnTo>
                                    <a:pt x="198" y="432"/>
                                  </a:lnTo>
                                  <a:lnTo>
                                    <a:pt x="198" y="438"/>
                                  </a:lnTo>
                                  <a:lnTo>
                                    <a:pt x="204" y="438"/>
                                  </a:lnTo>
                                  <a:lnTo>
                                    <a:pt x="204" y="444"/>
                                  </a:lnTo>
                                  <a:lnTo>
                                    <a:pt x="204" y="450"/>
                                  </a:lnTo>
                                  <a:lnTo>
                                    <a:pt x="198" y="450"/>
                                  </a:lnTo>
                                  <a:lnTo>
                                    <a:pt x="198" y="456"/>
                                  </a:lnTo>
                                  <a:lnTo>
                                    <a:pt x="198" y="462"/>
                                  </a:lnTo>
                                  <a:lnTo>
                                    <a:pt x="198" y="468"/>
                                  </a:lnTo>
                                  <a:lnTo>
                                    <a:pt x="198" y="474"/>
                                  </a:lnTo>
                                  <a:lnTo>
                                    <a:pt x="198" y="480"/>
                                  </a:lnTo>
                                  <a:lnTo>
                                    <a:pt x="198" y="486"/>
                                  </a:lnTo>
                                  <a:lnTo>
                                    <a:pt x="204" y="492"/>
                                  </a:lnTo>
                                  <a:lnTo>
                                    <a:pt x="204" y="498"/>
                                  </a:lnTo>
                                  <a:lnTo>
                                    <a:pt x="204" y="504"/>
                                  </a:lnTo>
                                  <a:lnTo>
                                    <a:pt x="204" y="510"/>
                                  </a:lnTo>
                                  <a:lnTo>
                                    <a:pt x="198" y="516"/>
                                  </a:lnTo>
                                  <a:lnTo>
                                    <a:pt x="198" y="522"/>
                                  </a:lnTo>
                                  <a:lnTo>
                                    <a:pt x="192" y="528"/>
                                  </a:lnTo>
                                  <a:lnTo>
                                    <a:pt x="186" y="522"/>
                                  </a:lnTo>
                                  <a:lnTo>
                                    <a:pt x="180" y="522"/>
                                  </a:lnTo>
                                  <a:lnTo>
                                    <a:pt x="180" y="516"/>
                                  </a:lnTo>
                                  <a:lnTo>
                                    <a:pt x="180" y="510"/>
                                  </a:lnTo>
                                  <a:lnTo>
                                    <a:pt x="180" y="504"/>
                                  </a:lnTo>
                                  <a:lnTo>
                                    <a:pt x="174" y="504"/>
                                  </a:lnTo>
                                  <a:lnTo>
                                    <a:pt x="174" y="498"/>
                                  </a:lnTo>
                                  <a:lnTo>
                                    <a:pt x="168" y="498"/>
                                  </a:lnTo>
                                  <a:lnTo>
                                    <a:pt x="162" y="498"/>
                                  </a:lnTo>
                                  <a:lnTo>
                                    <a:pt x="162" y="492"/>
                                  </a:lnTo>
                                  <a:lnTo>
                                    <a:pt x="168" y="492"/>
                                  </a:lnTo>
                                  <a:lnTo>
                                    <a:pt x="168" y="498"/>
                                  </a:lnTo>
                                  <a:lnTo>
                                    <a:pt x="174" y="498"/>
                                  </a:lnTo>
                                  <a:lnTo>
                                    <a:pt x="174" y="492"/>
                                  </a:lnTo>
                                  <a:lnTo>
                                    <a:pt x="168" y="486"/>
                                  </a:lnTo>
                                  <a:lnTo>
                                    <a:pt x="168" y="480"/>
                                  </a:lnTo>
                                  <a:lnTo>
                                    <a:pt x="168" y="474"/>
                                  </a:lnTo>
                                  <a:lnTo>
                                    <a:pt x="162" y="480"/>
                                  </a:lnTo>
                                  <a:lnTo>
                                    <a:pt x="162" y="486"/>
                                  </a:lnTo>
                                  <a:lnTo>
                                    <a:pt x="156" y="486"/>
                                  </a:lnTo>
                                  <a:lnTo>
                                    <a:pt x="156" y="480"/>
                                  </a:lnTo>
                                  <a:lnTo>
                                    <a:pt x="156" y="474"/>
                                  </a:lnTo>
                                  <a:lnTo>
                                    <a:pt x="162" y="474"/>
                                  </a:lnTo>
                                  <a:lnTo>
                                    <a:pt x="162" y="468"/>
                                  </a:lnTo>
                                  <a:lnTo>
                                    <a:pt x="168" y="468"/>
                                  </a:lnTo>
                                  <a:lnTo>
                                    <a:pt x="168" y="462"/>
                                  </a:lnTo>
                                  <a:lnTo>
                                    <a:pt x="168" y="456"/>
                                  </a:lnTo>
                                  <a:lnTo>
                                    <a:pt x="162" y="456"/>
                                  </a:lnTo>
                                  <a:lnTo>
                                    <a:pt x="162" y="450"/>
                                  </a:lnTo>
                                  <a:lnTo>
                                    <a:pt x="162" y="456"/>
                                  </a:lnTo>
                                  <a:lnTo>
                                    <a:pt x="156" y="456"/>
                                  </a:lnTo>
                                  <a:lnTo>
                                    <a:pt x="156" y="462"/>
                                  </a:lnTo>
                                  <a:lnTo>
                                    <a:pt x="156" y="468"/>
                                  </a:lnTo>
                                  <a:lnTo>
                                    <a:pt x="150" y="468"/>
                                  </a:lnTo>
                                  <a:lnTo>
                                    <a:pt x="150" y="474"/>
                                  </a:lnTo>
                                  <a:lnTo>
                                    <a:pt x="144" y="474"/>
                                  </a:lnTo>
                                  <a:lnTo>
                                    <a:pt x="138" y="480"/>
                                  </a:lnTo>
                                  <a:lnTo>
                                    <a:pt x="132" y="480"/>
                                  </a:lnTo>
                                  <a:lnTo>
                                    <a:pt x="132" y="486"/>
                                  </a:lnTo>
                                  <a:lnTo>
                                    <a:pt x="126" y="486"/>
                                  </a:lnTo>
                                  <a:lnTo>
                                    <a:pt x="126" y="480"/>
                                  </a:lnTo>
                                  <a:lnTo>
                                    <a:pt x="120" y="474"/>
                                  </a:lnTo>
                                  <a:lnTo>
                                    <a:pt x="114" y="474"/>
                                  </a:lnTo>
                                  <a:lnTo>
                                    <a:pt x="108" y="480"/>
                                  </a:lnTo>
                                  <a:lnTo>
                                    <a:pt x="102" y="480"/>
                                  </a:lnTo>
                                  <a:lnTo>
                                    <a:pt x="96" y="480"/>
                                  </a:lnTo>
                                  <a:lnTo>
                                    <a:pt x="96" y="486"/>
                                  </a:lnTo>
                                  <a:lnTo>
                                    <a:pt x="90" y="486"/>
                                  </a:lnTo>
                                  <a:lnTo>
                                    <a:pt x="90" y="480"/>
                                  </a:lnTo>
                                  <a:lnTo>
                                    <a:pt x="84" y="480"/>
                                  </a:lnTo>
                                  <a:lnTo>
                                    <a:pt x="84" y="474"/>
                                  </a:lnTo>
                                  <a:lnTo>
                                    <a:pt x="84" y="468"/>
                                  </a:lnTo>
                                  <a:lnTo>
                                    <a:pt x="78" y="462"/>
                                  </a:lnTo>
                                  <a:lnTo>
                                    <a:pt x="78" y="456"/>
                                  </a:lnTo>
                                  <a:lnTo>
                                    <a:pt x="78" y="450"/>
                                  </a:lnTo>
                                  <a:lnTo>
                                    <a:pt x="72" y="450"/>
                                  </a:lnTo>
                                  <a:lnTo>
                                    <a:pt x="72" y="444"/>
                                  </a:lnTo>
                                  <a:lnTo>
                                    <a:pt x="72" y="438"/>
                                  </a:lnTo>
                                  <a:lnTo>
                                    <a:pt x="72" y="432"/>
                                  </a:lnTo>
                                  <a:lnTo>
                                    <a:pt x="66" y="432"/>
                                  </a:lnTo>
                                  <a:lnTo>
                                    <a:pt x="66" y="426"/>
                                  </a:lnTo>
                                  <a:lnTo>
                                    <a:pt x="66" y="420"/>
                                  </a:lnTo>
                                  <a:lnTo>
                                    <a:pt x="66" y="414"/>
                                  </a:lnTo>
                                  <a:lnTo>
                                    <a:pt x="66" y="408"/>
                                  </a:lnTo>
                                  <a:lnTo>
                                    <a:pt x="60" y="408"/>
                                  </a:lnTo>
                                  <a:lnTo>
                                    <a:pt x="60" y="402"/>
                                  </a:lnTo>
                                  <a:lnTo>
                                    <a:pt x="66" y="402"/>
                                  </a:lnTo>
                                  <a:lnTo>
                                    <a:pt x="66" y="396"/>
                                  </a:lnTo>
                                  <a:lnTo>
                                    <a:pt x="66" y="390"/>
                                  </a:lnTo>
                                  <a:lnTo>
                                    <a:pt x="60" y="384"/>
                                  </a:lnTo>
                                  <a:lnTo>
                                    <a:pt x="60" y="378"/>
                                  </a:lnTo>
                                  <a:lnTo>
                                    <a:pt x="54" y="366"/>
                                  </a:lnTo>
                                  <a:lnTo>
                                    <a:pt x="54" y="360"/>
                                  </a:lnTo>
                                  <a:lnTo>
                                    <a:pt x="48" y="354"/>
                                  </a:lnTo>
                                  <a:lnTo>
                                    <a:pt x="48" y="348"/>
                                  </a:lnTo>
                                  <a:lnTo>
                                    <a:pt x="42" y="342"/>
                                  </a:lnTo>
                                  <a:lnTo>
                                    <a:pt x="42" y="336"/>
                                  </a:lnTo>
                                  <a:lnTo>
                                    <a:pt x="36" y="330"/>
                                  </a:lnTo>
                                  <a:lnTo>
                                    <a:pt x="36" y="324"/>
                                  </a:lnTo>
                                  <a:lnTo>
                                    <a:pt x="30" y="318"/>
                                  </a:lnTo>
                                  <a:lnTo>
                                    <a:pt x="30" y="312"/>
                                  </a:lnTo>
                                  <a:lnTo>
                                    <a:pt x="30" y="306"/>
                                  </a:lnTo>
                                  <a:lnTo>
                                    <a:pt x="24" y="294"/>
                                  </a:lnTo>
                                  <a:lnTo>
                                    <a:pt x="18" y="288"/>
                                  </a:lnTo>
                                  <a:lnTo>
                                    <a:pt x="18" y="282"/>
                                  </a:lnTo>
                                  <a:lnTo>
                                    <a:pt x="18" y="258"/>
                                  </a:lnTo>
                                  <a:lnTo>
                                    <a:pt x="12" y="258"/>
                                  </a:lnTo>
                                  <a:lnTo>
                                    <a:pt x="12" y="252"/>
                                  </a:lnTo>
                                  <a:lnTo>
                                    <a:pt x="12" y="228"/>
                                  </a:lnTo>
                                  <a:lnTo>
                                    <a:pt x="12" y="198"/>
                                  </a:lnTo>
                                  <a:lnTo>
                                    <a:pt x="6" y="186"/>
                                  </a:lnTo>
                                  <a:lnTo>
                                    <a:pt x="6" y="174"/>
                                  </a:lnTo>
                                  <a:lnTo>
                                    <a:pt x="0" y="150"/>
                                  </a:lnTo>
                                  <a:lnTo>
                                    <a:pt x="0" y="126"/>
                                  </a:lnTo>
                                  <a:lnTo>
                                    <a:pt x="6" y="102"/>
                                  </a:lnTo>
                                  <a:lnTo>
                                    <a:pt x="6" y="96"/>
                                  </a:lnTo>
                                  <a:lnTo>
                                    <a:pt x="6" y="84"/>
                                  </a:lnTo>
                                  <a:lnTo>
                                    <a:pt x="6" y="72"/>
                                  </a:lnTo>
                                  <a:lnTo>
                                    <a:pt x="6" y="60"/>
                                  </a:lnTo>
                                  <a:lnTo>
                                    <a:pt x="6" y="48"/>
                                  </a:lnTo>
                                  <a:lnTo>
                                    <a:pt x="12" y="30"/>
                                  </a:lnTo>
                                  <a:lnTo>
                                    <a:pt x="12" y="6"/>
                                  </a:lnTo>
                                  <a:lnTo>
                                    <a:pt x="54" y="6"/>
                                  </a:lnTo>
                                  <a:lnTo>
                                    <a:pt x="84" y="0"/>
                                  </a:lnTo>
                                  <a:lnTo>
                                    <a:pt x="102" y="0"/>
                                  </a:lnTo>
                                  <a:close/>
                                </a:path>
                              </a:pathLst>
                            </a:custGeom>
                            <a:solidFill>
                              <a:srgbClr val="BF95DF"/>
                            </a:solidFill>
                            <a:ln w="9525">
                              <a:solidFill>
                                <a:schemeClr val="tx1"/>
                              </a:solidFill>
                              <a:prstDash val="solid"/>
                              <a:round/>
                              <a:headEnd/>
                              <a:tailEnd/>
                            </a:ln>
                          </wps:spPr>
                          <wps:bodyPr/>
                        </wps:wsp>
                        <wps:wsp>
                          <wps:cNvPr id="608" name="Freeform 150"/>
                          <wps:cNvSpPr>
                            <a:spLocks/>
                          </wps:cNvSpPr>
                          <wps:spPr bwMode="auto">
                            <a:xfrm>
                              <a:off x="12290921" y="7477989"/>
                              <a:ext cx="1322600" cy="1566998"/>
                            </a:xfrm>
                            <a:custGeom>
                              <a:avLst/>
                              <a:gdLst>
                                <a:gd name="T0" fmla="*/ 2147483647 w 366"/>
                                <a:gd name="T1" fmla="*/ 2147483647 h 444"/>
                                <a:gd name="T2" fmla="*/ 2147483647 w 366"/>
                                <a:gd name="T3" fmla="*/ 0 h 444"/>
                                <a:gd name="T4" fmla="*/ 2147483647 w 366"/>
                                <a:gd name="T5" fmla="*/ 2147483647 h 444"/>
                                <a:gd name="T6" fmla="*/ 2147483647 w 366"/>
                                <a:gd name="T7" fmla="*/ 2147483647 h 444"/>
                                <a:gd name="T8" fmla="*/ 2147483647 w 366"/>
                                <a:gd name="T9" fmla="*/ 2147483647 h 444"/>
                                <a:gd name="T10" fmla="*/ 2147483647 w 366"/>
                                <a:gd name="T11" fmla="*/ 2147483647 h 444"/>
                                <a:gd name="T12" fmla="*/ 2147483647 w 366"/>
                                <a:gd name="T13" fmla="*/ 2147483647 h 444"/>
                                <a:gd name="T14" fmla="*/ 2147483647 w 366"/>
                                <a:gd name="T15" fmla="*/ 2147483647 h 444"/>
                                <a:gd name="T16" fmla="*/ 2147483647 w 366"/>
                                <a:gd name="T17" fmla="*/ 2147483647 h 444"/>
                                <a:gd name="T18" fmla="*/ 2147483647 w 366"/>
                                <a:gd name="T19" fmla="*/ 2147483647 h 444"/>
                                <a:gd name="T20" fmla="*/ 2147483647 w 366"/>
                                <a:gd name="T21" fmla="*/ 2147483647 h 444"/>
                                <a:gd name="T22" fmla="*/ 2147483647 w 366"/>
                                <a:gd name="T23" fmla="*/ 2147483647 h 444"/>
                                <a:gd name="T24" fmla="*/ 2147483647 w 366"/>
                                <a:gd name="T25" fmla="*/ 2147483647 h 444"/>
                                <a:gd name="T26" fmla="*/ 2147483647 w 366"/>
                                <a:gd name="T27" fmla="*/ 2147483647 h 444"/>
                                <a:gd name="T28" fmla="*/ 2147483647 w 366"/>
                                <a:gd name="T29" fmla="*/ 2147483647 h 444"/>
                                <a:gd name="T30" fmla="*/ 2147483647 w 366"/>
                                <a:gd name="T31" fmla="*/ 2147483647 h 444"/>
                                <a:gd name="T32" fmla="*/ 2147483647 w 366"/>
                                <a:gd name="T33" fmla="*/ 2147483647 h 444"/>
                                <a:gd name="T34" fmla="*/ 2147483647 w 366"/>
                                <a:gd name="T35" fmla="*/ 2147483647 h 444"/>
                                <a:gd name="T36" fmla="*/ 2147483647 w 366"/>
                                <a:gd name="T37" fmla="*/ 2147483647 h 444"/>
                                <a:gd name="T38" fmla="*/ 2147483647 w 366"/>
                                <a:gd name="T39" fmla="*/ 2147483647 h 444"/>
                                <a:gd name="T40" fmla="*/ 2147483647 w 366"/>
                                <a:gd name="T41" fmla="*/ 2147483647 h 444"/>
                                <a:gd name="T42" fmla="*/ 2147483647 w 366"/>
                                <a:gd name="T43" fmla="*/ 2147483647 h 444"/>
                                <a:gd name="T44" fmla="*/ 2147483647 w 366"/>
                                <a:gd name="T45" fmla="*/ 2147483647 h 444"/>
                                <a:gd name="T46" fmla="*/ 2147483647 w 366"/>
                                <a:gd name="T47" fmla="*/ 2147483647 h 444"/>
                                <a:gd name="T48" fmla="*/ 2147483647 w 366"/>
                                <a:gd name="T49" fmla="*/ 2147483647 h 444"/>
                                <a:gd name="T50" fmla="*/ 2147483647 w 366"/>
                                <a:gd name="T51" fmla="*/ 2147483647 h 444"/>
                                <a:gd name="T52" fmla="*/ 2147483647 w 366"/>
                                <a:gd name="T53" fmla="*/ 2147483647 h 444"/>
                                <a:gd name="T54" fmla="*/ 2147483647 w 366"/>
                                <a:gd name="T55" fmla="*/ 2147483647 h 444"/>
                                <a:gd name="T56" fmla="*/ 2147483647 w 366"/>
                                <a:gd name="T57" fmla="*/ 2147483647 h 444"/>
                                <a:gd name="T58" fmla="*/ 2147483647 w 366"/>
                                <a:gd name="T59" fmla="*/ 2147483647 h 444"/>
                                <a:gd name="T60" fmla="*/ 2147483647 w 366"/>
                                <a:gd name="T61" fmla="*/ 2147483647 h 444"/>
                                <a:gd name="T62" fmla="*/ 2147483647 w 366"/>
                                <a:gd name="T63" fmla="*/ 2147483647 h 444"/>
                                <a:gd name="T64" fmla="*/ 2147483647 w 366"/>
                                <a:gd name="T65" fmla="*/ 2147483647 h 444"/>
                                <a:gd name="T66" fmla="*/ 2147483647 w 366"/>
                                <a:gd name="T67" fmla="*/ 2147483647 h 444"/>
                                <a:gd name="T68" fmla="*/ 2147483647 w 366"/>
                                <a:gd name="T69" fmla="*/ 2147483647 h 444"/>
                                <a:gd name="T70" fmla="*/ 2147483647 w 366"/>
                                <a:gd name="T71" fmla="*/ 2147483647 h 444"/>
                                <a:gd name="T72" fmla="*/ 2147483647 w 366"/>
                                <a:gd name="T73" fmla="*/ 2147483647 h 444"/>
                                <a:gd name="T74" fmla="*/ 2147483647 w 366"/>
                                <a:gd name="T75" fmla="*/ 2147483647 h 444"/>
                                <a:gd name="T76" fmla="*/ 2147483647 w 366"/>
                                <a:gd name="T77" fmla="*/ 2147483647 h 444"/>
                                <a:gd name="T78" fmla="*/ 2147483647 w 366"/>
                                <a:gd name="T79" fmla="*/ 2147483647 h 444"/>
                                <a:gd name="T80" fmla="*/ 2147483647 w 366"/>
                                <a:gd name="T81" fmla="*/ 2147483647 h 444"/>
                                <a:gd name="T82" fmla="*/ 2147483647 w 366"/>
                                <a:gd name="T83" fmla="*/ 2147483647 h 444"/>
                                <a:gd name="T84" fmla="*/ 2147483647 w 366"/>
                                <a:gd name="T85" fmla="*/ 2147483647 h 444"/>
                                <a:gd name="T86" fmla="*/ 2147483647 w 366"/>
                                <a:gd name="T87" fmla="*/ 2147483647 h 444"/>
                                <a:gd name="T88" fmla="*/ 2147483647 w 366"/>
                                <a:gd name="T89" fmla="*/ 2147483647 h 444"/>
                                <a:gd name="T90" fmla="*/ 2147483647 w 366"/>
                                <a:gd name="T91" fmla="*/ 2147483647 h 444"/>
                                <a:gd name="T92" fmla="*/ 2147483647 w 366"/>
                                <a:gd name="T93" fmla="*/ 2147483647 h 444"/>
                                <a:gd name="T94" fmla="*/ 2147483647 w 366"/>
                                <a:gd name="T95" fmla="*/ 2147483647 h 444"/>
                                <a:gd name="T96" fmla="*/ 2147483647 w 366"/>
                                <a:gd name="T97" fmla="*/ 2147483647 h 444"/>
                                <a:gd name="T98" fmla="*/ 2147483647 w 366"/>
                                <a:gd name="T99" fmla="*/ 2147483647 h 444"/>
                                <a:gd name="T100" fmla="*/ 2147483647 w 366"/>
                                <a:gd name="T101" fmla="*/ 2147483647 h 444"/>
                                <a:gd name="T102" fmla="*/ 0 w 366"/>
                                <a:gd name="T103" fmla="*/ 2147483647 h 444"/>
                                <a:gd name="T104" fmla="*/ 2147483647 w 366"/>
                                <a:gd name="T105" fmla="*/ 2147483647 h 44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66" h="444">
                                  <a:moveTo>
                                    <a:pt x="6" y="12"/>
                                  </a:moveTo>
                                  <a:lnTo>
                                    <a:pt x="36" y="12"/>
                                  </a:lnTo>
                                  <a:lnTo>
                                    <a:pt x="60" y="6"/>
                                  </a:lnTo>
                                  <a:lnTo>
                                    <a:pt x="66" y="6"/>
                                  </a:lnTo>
                                  <a:lnTo>
                                    <a:pt x="78" y="6"/>
                                  </a:lnTo>
                                  <a:lnTo>
                                    <a:pt x="84" y="6"/>
                                  </a:lnTo>
                                  <a:lnTo>
                                    <a:pt x="96" y="0"/>
                                  </a:lnTo>
                                  <a:lnTo>
                                    <a:pt x="114" y="0"/>
                                  </a:lnTo>
                                  <a:lnTo>
                                    <a:pt x="120" y="0"/>
                                  </a:lnTo>
                                  <a:lnTo>
                                    <a:pt x="126" y="6"/>
                                  </a:lnTo>
                                  <a:lnTo>
                                    <a:pt x="144" y="18"/>
                                  </a:lnTo>
                                  <a:lnTo>
                                    <a:pt x="156" y="36"/>
                                  </a:lnTo>
                                  <a:lnTo>
                                    <a:pt x="162" y="36"/>
                                  </a:lnTo>
                                  <a:lnTo>
                                    <a:pt x="168" y="48"/>
                                  </a:lnTo>
                                  <a:lnTo>
                                    <a:pt x="174" y="48"/>
                                  </a:lnTo>
                                  <a:lnTo>
                                    <a:pt x="186" y="60"/>
                                  </a:lnTo>
                                  <a:lnTo>
                                    <a:pt x="216" y="90"/>
                                  </a:lnTo>
                                  <a:lnTo>
                                    <a:pt x="228" y="90"/>
                                  </a:lnTo>
                                  <a:lnTo>
                                    <a:pt x="246" y="84"/>
                                  </a:lnTo>
                                  <a:lnTo>
                                    <a:pt x="270" y="78"/>
                                  </a:lnTo>
                                  <a:lnTo>
                                    <a:pt x="276" y="72"/>
                                  </a:lnTo>
                                  <a:lnTo>
                                    <a:pt x="294" y="66"/>
                                  </a:lnTo>
                                  <a:lnTo>
                                    <a:pt x="300" y="90"/>
                                  </a:lnTo>
                                  <a:lnTo>
                                    <a:pt x="300" y="96"/>
                                  </a:lnTo>
                                  <a:lnTo>
                                    <a:pt x="306" y="120"/>
                                  </a:lnTo>
                                  <a:lnTo>
                                    <a:pt x="312" y="138"/>
                                  </a:lnTo>
                                  <a:lnTo>
                                    <a:pt x="318" y="156"/>
                                  </a:lnTo>
                                  <a:lnTo>
                                    <a:pt x="318" y="162"/>
                                  </a:lnTo>
                                  <a:lnTo>
                                    <a:pt x="318" y="168"/>
                                  </a:lnTo>
                                  <a:lnTo>
                                    <a:pt x="318" y="174"/>
                                  </a:lnTo>
                                  <a:lnTo>
                                    <a:pt x="324" y="186"/>
                                  </a:lnTo>
                                  <a:lnTo>
                                    <a:pt x="324" y="192"/>
                                  </a:lnTo>
                                  <a:lnTo>
                                    <a:pt x="330" y="204"/>
                                  </a:lnTo>
                                  <a:lnTo>
                                    <a:pt x="330" y="222"/>
                                  </a:lnTo>
                                  <a:lnTo>
                                    <a:pt x="336" y="222"/>
                                  </a:lnTo>
                                  <a:lnTo>
                                    <a:pt x="336" y="228"/>
                                  </a:lnTo>
                                  <a:lnTo>
                                    <a:pt x="342" y="264"/>
                                  </a:lnTo>
                                  <a:lnTo>
                                    <a:pt x="348" y="276"/>
                                  </a:lnTo>
                                  <a:lnTo>
                                    <a:pt x="348" y="282"/>
                                  </a:lnTo>
                                  <a:lnTo>
                                    <a:pt x="354" y="312"/>
                                  </a:lnTo>
                                  <a:lnTo>
                                    <a:pt x="360" y="318"/>
                                  </a:lnTo>
                                  <a:lnTo>
                                    <a:pt x="360" y="336"/>
                                  </a:lnTo>
                                  <a:lnTo>
                                    <a:pt x="366" y="336"/>
                                  </a:lnTo>
                                  <a:lnTo>
                                    <a:pt x="354" y="342"/>
                                  </a:lnTo>
                                  <a:lnTo>
                                    <a:pt x="348" y="342"/>
                                  </a:lnTo>
                                  <a:lnTo>
                                    <a:pt x="342" y="342"/>
                                  </a:lnTo>
                                  <a:lnTo>
                                    <a:pt x="330" y="348"/>
                                  </a:lnTo>
                                  <a:lnTo>
                                    <a:pt x="324" y="354"/>
                                  </a:lnTo>
                                  <a:lnTo>
                                    <a:pt x="318" y="354"/>
                                  </a:lnTo>
                                  <a:lnTo>
                                    <a:pt x="312" y="354"/>
                                  </a:lnTo>
                                  <a:lnTo>
                                    <a:pt x="306" y="360"/>
                                  </a:lnTo>
                                  <a:lnTo>
                                    <a:pt x="294" y="366"/>
                                  </a:lnTo>
                                  <a:lnTo>
                                    <a:pt x="288" y="372"/>
                                  </a:lnTo>
                                  <a:lnTo>
                                    <a:pt x="282" y="378"/>
                                  </a:lnTo>
                                  <a:lnTo>
                                    <a:pt x="270" y="384"/>
                                  </a:lnTo>
                                  <a:lnTo>
                                    <a:pt x="264" y="390"/>
                                  </a:lnTo>
                                  <a:lnTo>
                                    <a:pt x="252" y="396"/>
                                  </a:lnTo>
                                  <a:lnTo>
                                    <a:pt x="252" y="402"/>
                                  </a:lnTo>
                                  <a:lnTo>
                                    <a:pt x="246" y="402"/>
                                  </a:lnTo>
                                  <a:lnTo>
                                    <a:pt x="234" y="408"/>
                                  </a:lnTo>
                                  <a:lnTo>
                                    <a:pt x="222" y="414"/>
                                  </a:lnTo>
                                  <a:lnTo>
                                    <a:pt x="216" y="420"/>
                                  </a:lnTo>
                                  <a:lnTo>
                                    <a:pt x="210" y="420"/>
                                  </a:lnTo>
                                  <a:lnTo>
                                    <a:pt x="204" y="426"/>
                                  </a:lnTo>
                                  <a:lnTo>
                                    <a:pt x="198" y="432"/>
                                  </a:lnTo>
                                  <a:lnTo>
                                    <a:pt x="186" y="438"/>
                                  </a:lnTo>
                                  <a:lnTo>
                                    <a:pt x="174" y="444"/>
                                  </a:lnTo>
                                  <a:lnTo>
                                    <a:pt x="174" y="438"/>
                                  </a:lnTo>
                                  <a:lnTo>
                                    <a:pt x="168" y="438"/>
                                  </a:lnTo>
                                  <a:lnTo>
                                    <a:pt x="174" y="438"/>
                                  </a:lnTo>
                                  <a:lnTo>
                                    <a:pt x="174" y="432"/>
                                  </a:lnTo>
                                  <a:lnTo>
                                    <a:pt x="180" y="432"/>
                                  </a:lnTo>
                                  <a:lnTo>
                                    <a:pt x="180" y="426"/>
                                  </a:lnTo>
                                  <a:lnTo>
                                    <a:pt x="174" y="426"/>
                                  </a:lnTo>
                                  <a:lnTo>
                                    <a:pt x="174" y="432"/>
                                  </a:lnTo>
                                  <a:lnTo>
                                    <a:pt x="168" y="432"/>
                                  </a:lnTo>
                                  <a:lnTo>
                                    <a:pt x="168" y="426"/>
                                  </a:lnTo>
                                  <a:lnTo>
                                    <a:pt x="168" y="420"/>
                                  </a:lnTo>
                                  <a:lnTo>
                                    <a:pt x="168" y="426"/>
                                  </a:lnTo>
                                  <a:lnTo>
                                    <a:pt x="168" y="420"/>
                                  </a:lnTo>
                                  <a:lnTo>
                                    <a:pt x="174" y="420"/>
                                  </a:lnTo>
                                  <a:lnTo>
                                    <a:pt x="174" y="414"/>
                                  </a:lnTo>
                                  <a:lnTo>
                                    <a:pt x="180" y="414"/>
                                  </a:lnTo>
                                  <a:lnTo>
                                    <a:pt x="180" y="408"/>
                                  </a:lnTo>
                                  <a:lnTo>
                                    <a:pt x="174" y="408"/>
                                  </a:lnTo>
                                  <a:lnTo>
                                    <a:pt x="174" y="402"/>
                                  </a:lnTo>
                                  <a:lnTo>
                                    <a:pt x="174" y="396"/>
                                  </a:lnTo>
                                  <a:lnTo>
                                    <a:pt x="168" y="396"/>
                                  </a:lnTo>
                                  <a:lnTo>
                                    <a:pt x="168" y="402"/>
                                  </a:lnTo>
                                  <a:lnTo>
                                    <a:pt x="162" y="402"/>
                                  </a:lnTo>
                                  <a:lnTo>
                                    <a:pt x="162" y="396"/>
                                  </a:lnTo>
                                  <a:lnTo>
                                    <a:pt x="156" y="396"/>
                                  </a:lnTo>
                                  <a:lnTo>
                                    <a:pt x="156" y="390"/>
                                  </a:lnTo>
                                  <a:lnTo>
                                    <a:pt x="150" y="390"/>
                                  </a:lnTo>
                                  <a:lnTo>
                                    <a:pt x="150" y="384"/>
                                  </a:lnTo>
                                  <a:lnTo>
                                    <a:pt x="150" y="378"/>
                                  </a:lnTo>
                                  <a:lnTo>
                                    <a:pt x="144" y="384"/>
                                  </a:lnTo>
                                  <a:lnTo>
                                    <a:pt x="138" y="384"/>
                                  </a:lnTo>
                                  <a:lnTo>
                                    <a:pt x="138" y="390"/>
                                  </a:lnTo>
                                  <a:lnTo>
                                    <a:pt x="132" y="390"/>
                                  </a:lnTo>
                                  <a:lnTo>
                                    <a:pt x="132" y="384"/>
                                  </a:lnTo>
                                  <a:lnTo>
                                    <a:pt x="126" y="384"/>
                                  </a:lnTo>
                                  <a:lnTo>
                                    <a:pt x="120" y="384"/>
                                  </a:lnTo>
                                  <a:lnTo>
                                    <a:pt x="114" y="384"/>
                                  </a:lnTo>
                                  <a:lnTo>
                                    <a:pt x="108" y="384"/>
                                  </a:lnTo>
                                  <a:lnTo>
                                    <a:pt x="108" y="378"/>
                                  </a:lnTo>
                                  <a:lnTo>
                                    <a:pt x="102" y="378"/>
                                  </a:lnTo>
                                  <a:lnTo>
                                    <a:pt x="102" y="372"/>
                                  </a:lnTo>
                                  <a:lnTo>
                                    <a:pt x="102" y="366"/>
                                  </a:lnTo>
                                  <a:lnTo>
                                    <a:pt x="102" y="360"/>
                                  </a:lnTo>
                                  <a:lnTo>
                                    <a:pt x="108" y="360"/>
                                  </a:lnTo>
                                  <a:lnTo>
                                    <a:pt x="108" y="354"/>
                                  </a:lnTo>
                                  <a:lnTo>
                                    <a:pt x="102" y="354"/>
                                  </a:lnTo>
                                  <a:lnTo>
                                    <a:pt x="102" y="348"/>
                                  </a:lnTo>
                                  <a:lnTo>
                                    <a:pt x="108" y="348"/>
                                  </a:lnTo>
                                  <a:lnTo>
                                    <a:pt x="108" y="342"/>
                                  </a:lnTo>
                                  <a:lnTo>
                                    <a:pt x="108" y="336"/>
                                  </a:lnTo>
                                  <a:lnTo>
                                    <a:pt x="114" y="330"/>
                                  </a:lnTo>
                                  <a:lnTo>
                                    <a:pt x="114" y="324"/>
                                  </a:lnTo>
                                  <a:lnTo>
                                    <a:pt x="108" y="324"/>
                                  </a:lnTo>
                                  <a:lnTo>
                                    <a:pt x="114" y="324"/>
                                  </a:lnTo>
                                  <a:lnTo>
                                    <a:pt x="114" y="318"/>
                                  </a:lnTo>
                                  <a:lnTo>
                                    <a:pt x="108" y="318"/>
                                  </a:lnTo>
                                  <a:lnTo>
                                    <a:pt x="108" y="312"/>
                                  </a:lnTo>
                                  <a:lnTo>
                                    <a:pt x="108" y="306"/>
                                  </a:lnTo>
                                  <a:lnTo>
                                    <a:pt x="108" y="300"/>
                                  </a:lnTo>
                                  <a:lnTo>
                                    <a:pt x="108" y="294"/>
                                  </a:lnTo>
                                  <a:lnTo>
                                    <a:pt x="108" y="288"/>
                                  </a:lnTo>
                                  <a:lnTo>
                                    <a:pt x="108" y="282"/>
                                  </a:lnTo>
                                  <a:lnTo>
                                    <a:pt x="108" y="276"/>
                                  </a:lnTo>
                                  <a:lnTo>
                                    <a:pt x="108" y="270"/>
                                  </a:lnTo>
                                  <a:lnTo>
                                    <a:pt x="108" y="264"/>
                                  </a:lnTo>
                                  <a:lnTo>
                                    <a:pt x="114" y="264"/>
                                  </a:lnTo>
                                  <a:lnTo>
                                    <a:pt x="114" y="258"/>
                                  </a:lnTo>
                                  <a:lnTo>
                                    <a:pt x="114" y="252"/>
                                  </a:lnTo>
                                  <a:lnTo>
                                    <a:pt x="120" y="252"/>
                                  </a:lnTo>
                                  <a:lnTo>
                                    <a:pt x="120" y="246"/>
                                  </a:lnTo>
                                  <a:lnTo>
                                    <a:pt x="120" y="240"/>
                                  </a:lnTo>
                                  <a:lnTo>
                                    <a:pt x="114" y="240"/>
                                  </a:lnTo>
                                  <a:lnTo>
                                    <a:pt x="120" y="240"/>
                                  </a:lnTo>
                                  <a:lnTo>
                                    <a:pt x="120" y="234"/>
                                  </a:lnTo>
                                  <a:lnTo>
                                    <a:pt x="114" y="234"/>
                                  </a:lnTo>
                                  <a:lnTo>
                                    <a:pt x="114" y="228"/>
                                  </a:lnTo>
                                  <a:lnTo>
                                    <a:pt x="114" y="222"/>
                                  </a:lnTo>
                                  <a:lnTo>
                                    <a:pt x="108" y="222"/>
                                  </a:lnTo>
                                  <a:lnTo>
                                    <a:pt x="108" y="216"/>
                                  </a:lnTo>
                                  <a:lnTo>
                                    <a:pt x="108" y="210"/>
                                  </a:lnTo>
                                  <a:lnTo>
                                    <a:pt x="102" y="210"/>
                                  </a:lnTo>
                                  <a:lnTo>
                                    <a:pt x="102" y="204"/>
                                  </a:lnTo>
                                  <a:lnTo>
                                    <a:pt x="102" y="198"/>
                                  </a:lnTo>
                                  <a:lnTo>
                                    <a:pt x="102" y="192"/>
                                  </a:lnTo>
                                  <a:lnTo>
                                    <a:pt x="108" y="192"/>
                                  </a:lnTo>
                                  <a:lnTo>
                                    <a:pt x="108" y="186"/>
                                  </a:lnTo>
                                  <a:lnTo>
                                    <a:pt x="102" y="186"/>
                                  </a:lnTo>
                                  <a:lnTo>
                                    <a:pt x="102" y="180"/>
                                  </a:lnTo>
                                  <a:lnTo>
                                    <a:pt x="96" y="180"/>
                                  </a:lnTo>
                                  <a:lnTo>
                                    <a:pt x="96" y="174"/>
                                  </a:lnTo>
                                  <a:lnTo>
                                    <a:pt x="96" y="168"/>
                                  </a:lnTo>
                                  <a:lnTo>
                                    <a:pt x="90" y="168"/>
                                  </a:lnTo>
                                  <a:lnTo>
                                    <a:pt x="84" y="162"/>
                                  </a:lnTo>
                                  <a:lnTo>
                                    <a:pt x="78" y="156"/>
                                  </a:lnTo>
                                  <a:lnTo>
                                    <a:pt x="78" y="150"/>
                                  </a:lnTo>
                                  <a:lnTo>
                                    <a:pt x="72" y="150"/>
                                  </a:lnTo>
                                  <a:lnTo>
                                    <a:pt x="78" y="150"/>
                                  </a:lnTo>
                                  <a:lnTo>
                                    <a:pt x="78" y="144"/>
                                  </a:lnTo>
                                  <a:lnTo>
                                    <a:pt x="72" y="144"/>
                                  </a:lnTo>
                                  <a:lnTo>
                                    <a:pt x="72" y="138"/>
                                  </a:lnTo>
                                  <a:lnTo>
                                    <a:pt x="66" y="138"/>
                                  </a:lnTo>
                                  <a:lnTo>
                                    <a:pt x="66" y="132"/>
                                  </a:lnTo>
                                  <a:lnTo>
                                    <a:pt x="60" y="132"/>
                                  </a:lnTo>
                                  <a:lnTo>
                                    <a:pt x="60" y="126"/>
                                  </a:lnTo>
                                  <a:lnTo>
                                    <a:pt x="60" y="120"/>
                                  </a:lnTo>
                                  <a:lnTo>
                                    <a:pt x="60" y="114"/>
                                  </a:lnTo>
                                  <a:lnTo>
                                    <a:pt x="60" y="108"/>
                                  </a:lnTo>
                                  <a:lnTo>
                                    <a:pt x="60" y="102"/>
                                  </a:lnTo>
                                  <a:lnTo>
                                    <a:pt x="54" y="102"/>
                                  </a:lnTo>
                                  <a:lnTo>
                                    <a:pt x="48" y="102"/>
                                  </a:lnTo>
                                  <a:lnTo>
                                    <a:pt x="48" y="96"/>
                                  </a:lnTo>
                                  <a:lnTo>
                                    <a:pt x="48" y="102"/>
                                  </a:lnTo>
                                  <a:lnTo>
                                    <a:pt x="42" y="102"/>
                                  </a:lnTo>
                                  <a:lnTo>
                                    <a:pt x="42" y="96"/>
                                  </a:lnTo>
                                  <a:lnTo>
                                    <a:pt x="36" y="96"/>
                                  </a:lnTo>
                                  <a:lnTo>
                                    <a:pt x="30" y="96"/>
                                  </a:lnTo>
                                  <a:lnTo>
                                    <a:pt x="30" y="90"/>
                                  </a:lnTo>
                                  <a:lnTo>
                                    <a:pt x="24" y="90"/>
                                  </a:lnTo>
                                  <a:lnTo>
                                    <a:pt x="18" y="90"/>
                                  </a:lnTo>
                                  <a:lnTo>
                                    <a:pt x="24" y="84"/>
                                  </a:lnTo>
                                  <a:lnTo>
                                    <a:pt x="18" y="84"/>
                                  </a:lnTo>
                                  <a:lnTo>
                                    <a:pt x="12" y="84"/>
                                  </a:lnTo>
                                  <a:lnTo>
                                    <a:pt x="12" y="78"/>
                                  </a:lnTo>
                                  <a:lnTo>
                                    <a:pt x="12" y="72"/>
                                  </a:lnTo>
                                  <a:lnTo>
                                    <a:pt x="18" y="72"/>
                                  </a:lnTo>
                                  <a:lnTo>
                                    <a:pt x="18" y="66"/>
                                  </a:lnTo>
                                  <a:lnTo>
                                    <a:pt x="18" y="60"/>
                                  </a:lnTo>
                                  <a:lnTo>
                                    <a:pt x="24" y="60"/>
                                  </a:lnTo>
                                  <a:lnTo>
                                    <a:pt x="24" y="54"/>
                                  </a:lnTo>
                                  <a:lnTo>
                                    <a:pt x="30" y="54"/>
                                  </a:lnTo>
                                  <a:lnTo>
                                    <a:pt x="30" y="48"/>
                                  </a:lnTo>
                                  <a:lnTo>
                                    <a:pt x="30" y="42"/>
                                  </a:lnTo>
                                  <a:lnTo>
                                    <a:pt x="24" y="36"/>
                                  </a:lnTo>
                                  <a:lnTo>
                                    <a:pt x="18" y="36"/>
                                  </a:lnTo>
                                  <a:lnTo>
                                    <a:pt x="12" y="36"/>
                                  </a:lnTo>
                                  <a:lnTo>
                                    <a:pt x="18" y="36"/>
                                  </a:lnTo>
                                  <a:lnTo>
                                    <a:pt x="18" y="30"/>
                                  </a:lnTo>
                                  <a:lnTo>
                                    <a:pt x="18" y="24"/>
                                  </a:lnTo>
                                  <a:lnTo>
                                    <a:pt x="12" y="24"/>
                                  </a:lnTo>
                                  <a:lnTo>
                                    <a:pt x="6" y="24"/>
                                  </a:lnTo>
                                  <a:lnTo>
                                    <a:pt x="0" y="24"/>
                                  </a:lnTo>
                                  <a:lnTo>
                                    <a:pt x="0" y="18"/>
                                  </a:lnTo>
                                  <a:lnTo>
                                    <a:pt x="6" y="18"/>
                                  </a:lnTo>
                                  <a:lnTo>
                                    <a:pt x="0" y="18"/>
                                  </a:lnTo>
                                  <a:lnTo>
                                    <a:pt x="6" y="18"/>
                                  </a:lnTo>
                                  <a:lnTo>
                                    <a:pt x="6" y="12"/>
                                  </a:lnTo>
                                  <a:close/>
                                </a:path>
                              </a:pathLst>
                            </a:custGeom>
                            <a:solidFill>
                              <a:schemeClr val="accent1">
                                <a:lumMod val="60000"/>
                                <a:lumOff val="40000"/>
                              </a:schemeClr>
                            </a:solidFill>
                            <a:ln w="9525">
                              <a:solidFill>
                                <a:schemeClr val="tx1"/>
                              </a:solidFill>
                              <a:prstDash val="solid"/>
                              <a:round/>
                              <a:headEnd/>
                              <a:tailEnd/>
                            </a:ln>
                          </wps:spPr>
                          <wps:bodyPr/>
                        </wps:wsp>
                        <wps:wsp>
                          <wps:cNvPr id="609" name="Freeform 151"/>
                          <wps:cNvSpPr>
                            <a:spLocks/>
                          </wps:cNvSpPr>
                          <wps:spPr bwMode="auto">
                            <a:xfrm>
                              <a:off x="14307344" y="7477989"/>
                              <a:ext cx="1431010" cy="1164659"/>
                            </a:xfrm>
                            <a:custGeom>
                              <a:avLst/>
                              <a:gdLst>
                                <a:gd name="T0" fmla="*/ 2147483647 w 396"/>
                                <a:gd name="T1" fmla="*/ 2147483647 h 330"/>
                                <a:gd name="T2" fmla="*/ 2147483647 w 396"/>
                                <a:gd name="T3" fmla="*/ 2147483647 h 330"/>
                                <a:gd name="T4" fmla="*/ 2147483647 w 396"/>
                                <a:gd name="T5" fmla="*/ 2147483647 h 330"/>
                                <a:gd name="T6" fmla="*/ 2147483647 w 396"/>
                                <a:gd name="T7" fmla="*/ 2147483647 h 330"/>
                                <a:gd name="T8" fmla="*/ 2147483647 w 396"/>
                                <a:gd name="T9" fmla="*/ 2147483647 h 330"/>
                                <a:gd name="T10" fmla="*/ 2147483647 w 396"/>
                                <a:gd name="T11" fmla="*/ 2147483647 h 330"/>
                                <a:gd name="T12" fmla="*/ 2147483647 w 396"/>
                                <a:gd name="T13" fmla="*/ 2147483647 h 330"/>
                                <a:gd name="T14" fmla="*/ 2147483647 w 396"/>
                                <a:gd name="T15" fmla="*/ 2147483647 h 330"/>
                                <a:gd name="T16" fmla="*/ 2147483647 w 396"/>
                                <a:gd name="T17" fmla="*/ 2147483647 h 330"/>
                                <a:gd name="T18" fmla="*/ 2147483647 w 396"/>
                                <a:gd name="T19" fmla="*/ 2147483647 h 330"/>
                                <a:gd name="T20" fmla="*/ 2147483647 w 396"/>
                                <a:gd name="T21" fmla="*/ 2147483647 h 330"/>
                                <a:gd name="T22" fmla="*/ 2147483647 w 396"/>
                                <a:gd name="T23" fmla="*/ 2147483647 h 330"/>
                                <a:gd name="T24" fmla="*/ 2147483647 w 396"/>
                                <a:gd name="T25" fmla="*/ 2147483647 h 330"/>
                                <a:gd name="T26" fmla="*/ 2147483647 w 396"/>
                                <a:gd name="T27" fmla="*/ 2147483647 h 330"/>
                                <a:gd name="T28" fmla="*/ 2147483647 w 396"/>
                                <a:gd name="T29" fmla="*/ 2147483647 h 330"/>
                                <a:gd name="T30" fmla="*/ 2147483647 w 396"/>
                                <a:gd name="T31" fmla="*/ 2147483647 h 330"/>
                                <a:gd name="T32" fmla="*/ 2147483647 w 396"/>
                                <a:gd name="T33" fmla="*/ 2147483647 h 330"/>
                                <a:gd name="T34" fmla="*/ 2147483647 w 396"/>
                                <a:gd name="T35" fmla="*/ 2147483647 h 330"/>
                                <a:gd name="T36" fmla="*/ 2147483647 w 396"/>
                                <a:gd name="T37" fmla="*/ 2147483647 h 330"/>
                                <a:gd name="T38" fmla="*/ 2147483647 w 396"/>
                                <a:gd name="T39" fmla="*/ 2147483647 h 330"/>
                                <a:gd name="T40" fmla="*/ 2147483647 w 396"/>
                                <a:gd name="T41" fmla="*/ 2147483647 h 330"/>
                                <a:gd name="T42" fmla="*/ 2147483647 w 396"/>
                                <a:gd name="T43" fmla="*/ 2147483647 h 330"/>
                                <a:gd name="T44" fmla="*/ 2147483647 w 396"/>
                                <a:gd name="T45" fmla="*/ 2147483647 h 330"/>
                                <a:gd name="T46" fmla="*/ 2147483647 w 396"/>
                                <a:gd name="T47" fmla="*/ 2147483647 h 330"/>
                                <a:gd name="T48" fmla="*/ 2147483647 w 396"/>
                                <a:gd name="T49" fmla="*/ 2147483647 h 330"/>
                                <a:gd name="T50" fmla="*/ 2147483647 w 396"/>
                                <a:gd name="T51" fmla="*/ 2147483647 h 330"/>
                                <a:gd name="T52" fmla="*/ 2147483647 w 396"/>
                                <a:gd name="T53" fmla="*/ 2147483647 h 330"/>
                                <a:gd name="T54" fmla="*/ 2147483647 w 396"/>
                                <a:gd name="T55" fmla="*/ 2147483647 h 330"/>
                                <a:gd name="T56" fmla="*/ 2147483647 w 396"/>
                                <a:gd name="T57" fmla="*/ 2147483647 h 330"/>
                                <a:gd name="T58" fmla="*/ 2147483647 w 396"/>
                                <a:gd name="T59" fmla="*/ 2147483647 h 330"/>
                                <a:gd name="T60" fmla="*/ 2147483647 w 396"/>
                                <a:gd name="T61" fmla="*/ 2147483647 h 330"/>
                                <a:gd name="T62" fmla="*/ 2147483647 w 396"/>
                                <a:gd name="T63" fmla="*/ 2147483647 h 330"/>
                                <a:gd name="T64" fmla="*/ 2147483647 w 396"/>
                                <a:gd name="T65" fmla="*/ 2147483647 h 330"/>
                                <a:gd name="T66" fmla="*/ 2147483647 w 396"/>
                                <a:gd name="T67" fmla="*/ 2147483647 h 330"/>
                                <a:gd name="T68" fmla="*/ 2147483647 w 396"/>
                                <a:gd name="T69" fmla="*/ 2147483647 h 330"/>
                                <a:gd name="T70" fmla="*/ 2147483647 w 396"/>
                                <a:gd name="T71" fmla="*/ 2147483647 h 330"/>
                                <a:gd name="T72" fmla="*/ 2147483647 w 396"/>
                                <a:gd name="T73" fmla="*/ 2147483647 h 330"/>
                                <a:gd name="T74" fmla="*/ 2147483647 w 396"/>
                                <a:gd name="T75" fmla="*/ 2147483647 h 330"/>
                                <a:gd name="T76" fmla="*/ 0 w 396"/>
                                <a:gd name="T77" fmla="*/ 2147483647 h 330"/>
                                <a:gd name="T78" fmla="*/ 2147483647 w 396"/>
                                <a:gd name="T79" fmla="*/ 2147483647 h 330"/>
                                <a:gd name="T80" fmla="*/ 2147483647 w 396"/>
                                <a:gd name="T81" fmla="*/ 2147483647 h 330"/>
                                <a:gd name="T82" fmla="*/ 2147483647 w 396"/>
                                <a:gd name="T83" fmla="*/ 2147483647 h 330"/>
                                <a:gd name="T84" fmla="*/ 2147483647 w 396"/>
                                <a:gd name="T85" fmla="*/ 2147483647 h 330"/>
                                <a:gd name="T86" fmla="*/ 2147483647 w 396"/>
                                <a:gd name="T87" fmla="*/ 2147483647 h 330"/>
                                <a:gd name="T88" fmla="*/ 2147483647 w 396"/>
                                <a:gd name="T89" fmla="*/ 2147483647 h 330"/>
                                <a:gd name="T90" fmla="*/ 2147483647 w 396"/>
                                <a:gd name="T91" fmla="*/ 2147483647 h 330"/>
                                <a:gd name="T92" fmla="*/ 2147483647 w 396"/>
                                <a:gd name="T93" fmla="*/ 2147483647 h 330"/>
                                <a:gd name="T94" fmla="*/ 2147483647 w 396"/>
                                <a:gd name="T95" fmla="*/ 2147483647 h 330"/>
                                <a:gd name="T96" fmla="*/ 2147483647 w 396"/>
                                <a:gd name="T97" fmla="*/ 2147483647 h 33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96" h="330">
                                  <a:moveTo>
                                    <a:pt x="396" y="0"/>
                                  </a:moveTo>
                                  <a:lnTo>
                                    <a:pt x="396" y="24"/>
                                  </a:lnTo>
                                  <a:lnTo>
                                    <a:pt x="390" y="42"/>
                                  </a:lnTo>
                                  <a:lnTo>
                                    <a:pt x="390" y="54"/>
                                  </a:lnTo>
                                  <a:lnTo>
                                    <a:pt x="390" y="66"/>
                                  </a:lnTo>
                                  <a:lnTo>
                                    <a:pt x="390" y="78"/>
                                  </a:lnTo>
                                  <a:lnTo>
                                    <a:pt x="390" y="90"/>
                                  </a:lnTo>
                                  <a:lnTo>
                                    <a:pt x="390" y="96"/>
                                  </a:lnTo>
                                  <a:lnTo>
                                    <a:pt x="384" y="120"/>
                                  </a:lnTo>
                                  <a:lnTo>
                                    <a:pt x="384" y="144"/>
                                  </a:lnTo>
                                  <a:lnTo>
                                    <a:pt x="390" y="168"/>
                                  </a:lnTo>
                                  <a:lnTo>
                                    <a:pt x="390" y="180"/>
                                  </a:lnTo>
                                  <a:lnTo>
                                    <a:pt x="396" y="192"/>
                                  </a:lnTo>
                                  <a:lnTo>
                                    <a:pt x="396" y="222"/>
                                  </a:lnTo>
                                  <a:lnTo>
                                    <a:pt x="396" y="246"/>
                                  </a:lnTo>
                                  <a:lnTo>
                                    <a:pt x="396" y="252"/>
                                  </a:lnTo>
                                  <a:lnTo>
                                    <a:pt x="390" y="252"/>
                                  </a:lnTo>
                                  <a:lnTo>
                                    <a:pt x="372" y="258"/>
                                  </a:lnTo>
                                  <a:lnTo>
                                    <a:pt x="360" y="264"/>
                                  </a:lnTo>
                                  <a:lnTo>
                                    <a:pt x="324" y="270"/>
                                  </a:lnTo>
                                  <a:lnTo>
                                    <a:pt x="318" y="270"/>
                                  </a:lnTo>
                                  <a:lnTo>
                                    <a:pt x="294" y="276"/>
                                  </a:lnTo>
                                  <a:lnTo>
                                    <a:pt x="294" y="282"/>
                                  </a:lnTo>
                                  <a:lnTo>
                                    <a:pt x="282" y="282"/>
                                  </a:lnTo>
                                  <a:lnTo>
                                    <a:pt x="276" y="282"/>
                                  </a:lnTo>
                                  <a:lnTo>
                                    <a:pt x="270" y="282"/>
                                  </a:lnTo>
                                  <a:lnTo>
                                    <a:pt x="264" y="282"/>
                                  </a:lnTo>
                                  <a:lnTo>
                                    <a:pt x="264" y="288"/>
                                  </a:lnTo>
                                  <a:lnTo>
                                    <a:pt x="258" y="288"/>
                                  </a:lnTo>
                                  <a:lnTo>
                                    <a:pt x="252" y="288"/>
                                  </a:lnTo>
                                  <a:lnTo>
                                    <a:pt x="252" y="294"/>
                                  </a:lnTo>
                                  <a:lnTo>
                                    <a:pt x="246" y="294"/>
                                  </a:lnTo>
                                  <a:lnTo>
                                    <a:pt x="246" y="300"/>
                                  </a:lnTo>
                                  <a:lnTo>
                                    <a:pt x="246" y="306"/>
                                  </a:lnTo>
                                  <a:lnTo>
                                    <a:pt x="240" y="300"/>
                                  </a:lnTo>
                                  <a:lnTo>
                                    <a:pt x="240" y="294"/>
                                  </a:lnTo>
                                  <a:lnTo>
                                    <a:pt x="228" y="300"/>
                                  </a:lnTo>
                                  <a:lnTo>
                                    <a:pt x="210" y="306"/>
                                  </a:lnTo>
                                  <a:lnTo>
                                    <a:pt x="204" y="306"/>
                                  </a:lnTo>
                                  <a:lnTo>
                                    <a:pt x="204" y="312"/>
                                  </a:lnTo>
                                  <a:lnTo>
                                    <a:pt x="198" y="312"/>
                                  </a:lnTo>
                                  <a:lnTo>
                                    <a:pt x="198" y="318"/>
                                  </a:lnTo>
                                  <a:lnTo>
                                    <a:pt x="204" y="318"/>
                                  </a:lnTo>
                                  <a:lnTo>
                                    <a:pt x="198" y="318"/>
                                  </a:lnTo>
                                  <a:lnTo>
                                    <a:pt x="192" y="318"/>
                                  </a:lnTo>
                                  <a:lnTo>
                                    <a:pt x="192" y="324"/>
                                  </a:lnTo>
                                  <a:lnTo>
                                    <a:pt x="186" y="324"/>
                                  </a:lnTo>
                                  <a:lnTo>
                                    <a:pt x="186" y="330"/>
                                  </a:lnTo>
                                  <a:lnTo>
                                    <a:pt x="180" y="330"/>
                                  </a:lnTo>
                                  <a:lnTo>
                                    <a:pt x="162" y="330"/>
                                  </a:lnTo>
                                  <a:lnTo>
                                    <a:pt x="156" y="330"/>
                                  </a:lnTo>
                                  <a:lnTo>
                                    <a:pt x="150" y="324"/>
                                  </a:lnTo>
                                  <a:lnTo>
                                    <a:pt x="144" y="324"/>
                                  </a:lnTo>
                                  <a:lnTo>
                                    <a:pt x="144" y="318"/>
                                  </a:lnTo>
                                  <a:lnTo>
                                    <a:pt x="144" y="312"/>
                                  </a:lnTo>
                                  <a:lnTo>
                                    <a:pt x="138" y="312"/>
                                  </a:lnTo>
                                  <a:lnTo>
                                    <a:pt x="138" y="306"/>
                                  </a:lnTo>
                                  <a:lnTo>
                                    <a:pt x="138" y="300"/>
                                  </a:lnTo>
                                  <a:lnTo>
                                    <a:pt x="138" y="294"/>
                                  </a:lnTo>
                                  <a:lnTo>
                                    <a:pt x="144" y="294"/>
                                  </a:lnTo>
                                  <a:lnTo>
                                    <a:pt x="144" y="288"/>
                                  </a:lnTo>
                                  <a:lnTo>
                                    <a:pt x="144" y="282"/>
                                  </a:lnTo>
                                  <a:lnTo>
                                    <a:pt x="144" y="276"/>
                                  </a:lnTo>
                                  <a:lnTo>
                                    <a:pt x="144" y="270"/>
                                  </a:lnTo>
                                  <a:lnTo>
                                    <a:pt x="144" y="264"/>
                                  </a:lnTo>
                                  <a:lnTo>
                                    <a:pt x="144" y="258"/>
                                  </a:lnTo>
                                  <a:lnTo>
                                    <a:pt x="144" y="252"/>
                                  </a:lnTo>
                                  <a:lnTo>
                                    <a:pt x="144" y="246"/>
                                  </a:lnTo>
                                  <a:lnTo>
                                    <a:pt x="144" y="240"/>
                                  </a:lnTo>
                                  <a:lnTo>
                                    <a:pt x="150" y="240"/>
                                  </a:lnTo>
                                  <a:lnTo>
                                    <a:pt x="150" y="234"/>
                                  </a:lnTo>
                                  <a:lnTo>
                                    <a:pt x="150" y="228"/>
                                  </a:lnTo>
                                  <a:lnTo>
                                    <a:pt x="150" y="222"/>
                                  </a:lnTo>
                                  <a:lnTo>
                                    <a:pt x="144" y="216"/>
                                  </a:lnTo>
                                  <a:lnTo>
                                    <a:pt x="138" y="210"/>
                                  </a:lnTo>
                                  <a:lnTo>
                                    <a:pt x="132" y="204"/>
                                  </a:lnTo>
                                  <a:lnTo>
                                    <a:pt x="132" y="198"/>
                                  </a:lnTo>
                                  <a:lnTo>
                                    <a:pt x="126" y="192"/>
                                  </a:lnTo>
                                  <a:lnTo>
                                    <a:pt x="126" y="186"/>
                                  </a:lnTo>
                                  <a:lnTo>
                                    <a:pt x="120" y="186"/>
                                  </a:lnTo>
                                  <a:lnTo>
                                    <a:pt x="114" y="186"/>
                                  </a:lnTo>
                                  <a:lnTo>
                                    <a:pt x="108" y="186"/>
                                  </a:lnTo>
                                  <a:lnTo>
                                    <a:pt x="102" y="180"/>
                                  </a:lnTo>
                                  <a:lnTo>
                                    <a:pt x="96" y="180"/>
                                  </a:lnTo>
                                  <a:lnTo>
                                    <a:pt x="90" y="180"/>
                                  </a:lnTo>
                                  <a:lnTo>
                                    <a:pt x="84" y="180"/>
                                  </a:lnTo>
                                  <a:lnTo>
                                    <a:pt x="78" y="180"/>
                                  </a:lnTo>
                                  <a:lnTo>
                                    <a:pt x="72" y="180"/>
                                  </a:lnTo>
                                  <a:lnTo>
                                    <a:pt x="66" y="180"/>
                                  </a:lnTo>
                                  <a:lnTo>
                                    <a:pt x="60" y="174"/>
                                  </a:lnTo>
                                  <a:lnTo>
                                    <a:pt x="54" y="174"/>
                                  </a:lnTo>
                                  <a:lnTo>
                                    <a:pt x="48" y="174"/>
                                  </a:lnTo>
                                  <a:lnTo>
                                    <a:pt x="42" y="174"/>
                                  </a:lnTo>
                                  <a:lnTo>
                                    <a:pt x="36" y="174"/>
                                  </a:lnTo>
                                  <a:lnTo>
                                    <a:pt x="30" y="174"/>
                                  </a:lnTo>
                                  <a:lnTo>
                                    <a:pt x="30" y="168"/>
                                  </a:lnTo>
                                  <a:lnTo>
                                    <a:pt x="24" y="168"/>
                                  </a:lnTo>
                                  <a:lnTo>
                                    <a:pt x="24" y="162"/>
                                  </a:lnTo>
                                  <a:lnTo>
                                    <a:pt x="24" y="156"/>
                                  </a:lnTo>
                                  <a:lnTo>
                                    <a:pt x="18" y="150"/>
                                  </a:lnTo>
                                  <a:lnTo>
                                    <a:pt x="18" y="144"/>
                                  </a:lnTo>
                                  <a:lnTo>
                                    <a:pt x="18" y="138"/>
                                  </a:lnTo>
                                  <a:lnTo>
                                    <a:pt x="24" y="138"/>
                                  </a:lnTo>
                                  <a:lnTo>
                                    <a:pt x="24" y="132"/>
                                  </a:lnTo>
                                  <a:lnTo>
                                    <a:pt x="24" y="126"/>
                                  </a:lnTo>
                                  <a:lnTo>
                                    <a:pt x="24" y="120"/>
                                  </a:lnTo>
                                  <a:lnTo>
                                    <a:pt x="24" y="114"/>
                                  </a:lnTo>
                                  <a:lnTo>
                                    <a:pt x="24" y="108"/>
                                  </a:lnTo>
                                  <a:lnTo>
                                    <a:pt x="24" y="102"/>
                                  </a:lnTo>
                                  <a:lnTo>
                                    <a:pt x="24" y="96"/>
                                  </a:lnTo>
                                  <a:lnTo>
                                    <a:pt x="18" y="96"/>
                                  </a:lnTo>
                                  <a:lnTo>
                                    <a:pt x="18" y="90"/>
                                  </a:lnTo>
                                  <a:lnTo>
                                    <a:pt x="12" y="84"/>
                                  </a:lnTo>
                                  <a:lnTo>
                                    <a:pt x="12" y="78"/>
                                  </a:lnTo>
                                  <a:lnTo>
                                    <a:pt x="6" y="72"/>
                                  </a:lnTo>
                                  <a:lnTo>
                                    <a:pt x="6" y="66"/>
                                  </a:lnTo>
                                  <a:lnTo>
                                    <a:pt x="0" y="66"/>
                                  </a:lnTo>
                                  <a:lnTo>
                                    <a:pt x="0" y="60"/>
                                  </a:lnTo>
                                  <a:lnTo>
                                    <a:pt x="6" y="60"/>
                                  </a:lnTo>
                                  <a:lnTo>
                                    <a:pt x="12" y="60"/>
                                  </a:lnTo>
                                  <a:lnTo>
                                    <a:pt x="18" y="60"/>
                                  </a:lnTo>
                                  <a:lnTo>
                                    <a:pt x="24" y="60"/>
                                  </a:lnTo>
                                  <a:lnTo>
                                    <a:pt x="30" y="60"/>
                                  </a:lnTo>
                                  <a:lnTo>
                                    <a:pt x="36" y="60"/>
                                  </a:lnTo>
                                  <a:lnTo>
                                    <a:pt x="60" y="54"/>
                                  </a:lnTo>
                                  <a:lnTo>
                                    <a:pt x="66" y="54"/>
                                  </a:lnTo>
                                  <a:lnTo>
                                    <a:pt x="72" y="54"/>
                                  </a:lnTo>
                                  <a:lnTo>
                                    <a:pt x="78" y="54"/>
                                  </a:lnTo>
                                  <a:lnTo>
                                    <a:pt x="84" y="54"/>
                                  </a:lnTo>
                                  <a:lnTo>
                                    <a:pt x="102" y="48"/>
                                  </a:lnTo>
                                  <a:lnTo>
                                    <a:pt x="108" y="48"/>
                                  </a:lnTo>
                                  <a:lnTo>
                                    <a:pt x="114" y="48"/>
                                  </a:lnTo>
                                  <a:lnTo>
                                    <a:pt x="126" y="48"/>
                                  </a:lnTo>
                                  <a:lnTo>
                                    <a:pt x="132" y="42"/>
                                  </a:lnTo>
                                  <a:lnTo>
                                    <a:pt x="144" y="42"/>
                                  </a:lnTo>
                                  <a:lnTo>
                                    <a:pt x="150" y="42"/>
                                  </a:lnTo>
                                  <a:lnTo>
                                    <a:pt x="174" y="42"/>
                                  </a:lnTo>
                                  <a:lnTo>
                                    <a:pt x="198" y="36"/>
                                  </a:lnTo>
                                  <a:lnTo>
                                    <a:pt x="210" y="36"/>
                                  </a:lnTo>
                                  <a:lnTo>
                                    <a:pt x="234" y="30"/>
                                  </a:lnTo>
                                  <a:lnTo>
                                    <a:pt x="252" y="30"/>
                                  </a:lnTo>
                                  <a:lnTo>
                                    <a:pt x="300" y="24"/>
                                  </a:lnTo>
                                  <a:lnTo>
                                    <a:pt x="300" y="18"/>
                                  </a:lnTo>
                                  <a:lnTo>
                                    <a:pt x="324" y="18"/>
                                  </a:lnTo>
                                  <a:lnTo>
                                    <a:pt x="324" y="30"/>
                                  </a:lnTo>
                                  <a:lnTo>
                                    <a:pt x="360" y="12"/>
                                  </a:lnTo>
                                  <a:lnTo>
                                    <a:pt x="372" y="6"/>
                                  </a:lnTo>
                                  <a:lnTo>
                                    <a:pt x="390" y="6"/>
                                  </a:lnTo>
                                  <a:lnTo>
                                    <a:pt x="396" y="0"/>
                                  </a:lnTo>
                                  <a:close/>
                                </a:path>
                              </a:pathLst>
                            </a:custGeom>
                            <a:solidFill>
                              <a:srgbClr val="00FFFF"/>
                            </a:solidFill>
                            <a:ln w="9525">
                              <a:solidFill>
                                <a:schemeClr val="tx1"/>
                              </a:solidFill>
                              <a:prstDash val="solid"/>
                              <a:round/>
                              <a:headEnd/>
                              <a:tailEnd/>
                            </a:ln>
                          </wps:spPr>
                          <wps:bodyPr/>
                        </wps:wsp>
                        <wps:wsp>
                          <wps:cNvPr id="610" name="Freeform 152"/>
                          <wps:cNvSpPr>
                            <a:spLocks/>
                          </wps:cNvSpPr>
                          <wps:spPr bwMode="auto">
                            <a:xfrm>
                              <a:off x="12052419" y="7520340"/>
                              <a:ext cx="1344281" cy="2223442"/>
                            </a:xfrm>
                            <a:custGeom>
                              <a:avLst/>
                              <a:gdLst>
                                <a:gd name="T0" fmla="*/ 2147483647 w 372"/>
                                <a:gd name="T1" fmla="*/ 2147483647 h 630"/>
                                <a:gd name="T2" fmla="*/ 2147483647 w 372"/>
                                <a:gd name="T3" fmla="*/ 2147483647 h 630"/>
                                <a:gd name="T4" fmla="*/ 2147483647 w 372"/>
                                <a:gd name="T5" fmla="*/ 2147483647 h 630"/>
                                <a:gd name="T6" fmla="*/ 2147483647 w 372"/>
                                <a:gd name="T7" fmla="*/ 2147483647 h 630"/>
                                <a:gd name="T8" fmla="*/ 2147483647 w 372"/>
                                <a:gd name="T9" fmla="*/ 2147483647 h 630"/>
                                <a:gd name="T10" fmla="*/ 2147483647 w 372"/>
                                <a:gd name="T11" fmla="*/ 2147483647 h 630"/>
                                <a:gd name="T12" fmla="*/ 2147483647 w 372"/>
                                <a:gd name="T13" fmla="*/ 2147483647 h 630"/>
                                <a:gd name="T14" fmla="*/ 2147483647 w 372"/>
                                <a:gd name="T15" fmla="*/ 2147483647 h 630"/>
                                <a:gd name="T16" fmla="*/ 2147483647 w 372"/>
                                <a:gd name="T17" fmla="*/ 2147483647 h 630"/>
                                <a:gd name="T18" fmla="*/ 2147483647 w 372"/>
                                <a:gd name="T19" fmla="*/ 2147483647 h 630"/>
                                <a:gd name="T20" fmla="*/ 2147483647 w 372"/>
                                <a:gd name="T21" fmla="*/ 2147483647 h 630"/>
                                <a:gd name="T22" fmla="*/ 2147483647 w 372"/>
                                <a:gd name="T23" fmla="*/ 2147483647 h 630"/>
                                <a:gd name="T24" fmla="*/ 2147483647 w 372"/>
                                <a:gd name="T25" fmla="*/ 2147483647 h 630"/>
                                <a:gd name="T26" fmla="*/ 2147483647 w 372"/>
                                <a:gd name="T27" fmla="*/ 2147483647 h 630"/>
                                <a:gd name="T28" fmla="*/ 2147483647 w 372"/>
                                <a:gd name="T29" fmla="*/ 2147483647 h 630"/>
                                <a:gd name="T30" fmla="*/ 2147483647 w 372"/>
                                <a:gd name="T31" fmla="*/ 2147483647 h 630"/>
                                <a:gd name="T32" fmla="*/ 2147483647 w 372"/>
                                <a:gd name="T33" fmla="*/ 2147483647 h 630"/>
                                <a:gd name="T34" fmla="*/ 2147483647 w 372"/>
                                <a:gd name="T35" fmla="*/ 2147483647 h 630"/>
                                <a:gd name="T36" fmla="*/ 2147483647 w 372"/>
                                <a:gd name="T37" fmla="*/ 2147483647 h 630"/>
                                <a:gd name="T38" fmla="*/ 2147483647 w 372"/>
                                <a:gd name="T39" fmla="*/ 2147483647 h 630"/>
                                <a:gd name="T40" fmla="*/ 2147483647 w 372"/>
                                <a:gd name="T41" fmla="*/ 2147483647 h 630"/>
                                <a:gd name="T42" fmla="*/ 2147483647 w 372"/>
                                <a:gd name="T43" fmla="*/ 2147483647 h 630"/>
                                <a:gd name="T44" fmla="*/ 2147483647 w 372"/>
                                <a:gd name="T45" fmla="*/ 2147483647 h 630"/>
                                <a:gd name="T46" fmla="*/ 2147483647 w 372"/>
                                <a:gd name="T47" fmla="*/ 2147483647 h 630"/>
                                <a:gd name="T48" fmla="*/ 2147483647 w 372"/>
                                <a:gd name="T49" fmla="*/ 2147483647 h 630"/>
                                <a:gd name="T50" fmla="*/ 2147483647 w 372"/>
                                <a:gd name="T51" fmla="*/ 2147483647 h 630"/>
                                <a:gd name="T52" fmla="*/ 2147483647 w 372"/>
                                <a:gd name="T53" fmla="*/ 2147483647 h 630"/>
                                <a:gd name="T54" fmla="*/ 2147483647 w 372"/>
                                <a:gd name="T55" fmla="*/ 2147483647 h 630"/>
                                <a:gd name="T56" fmla="*/ 2147483647 w 372"/>
                                <a:gd name="T57" fmla="*/ 2147483647 h 630"/>
                                <a:gd name="T58" fmla="*/ 2147483647 w 372"/>
                                <a:gd name="T59" fmla="*/ 2147483647 h 630"/>
                                <a:gd name="T60" fmla="*/ 2147483647 w 372"/>
                                <a:gd name="T61" fmla="*/ 2147483647 h 630"/>
                                <a:gd name="T62" fmla="*/ 2147483647 w 372"/>
                                <a:gd name="T63" fmla="*/ 2147483647 h 630"/>
                                <a:gd name="T64" fmla="*/ 2147483647 w 372"/>
                                <a:gd name="T65" fmla="*/ 2147483647 h 630"/>
                                <a:gd name="T66" fmla="*/ 2147483647 w 372"/>
                                <a:gd name="T67" fmla="*/ 2147483647 h 630"/>
                                <a:gd name="T68" fmla="*/ 2147483647 w 372"/>
                                <a:gd name="T69" fmla="*/ 2147483647 h 630"/>
                                <a:gd name="T70" fmla="*/ 2147483647 w 372"/>
                                <a:gd name="T71" fmla="*/ 2147483647 h 630"/>
                                <a:gd name="T72" fmla="*/ 2147483647 w 372"/>
                                <a:gd name="T73" fmla="*/ 2147483647 h 630"/>
                                <a:gd name="T74" fmla="*/ 2147483647 w 372"/>
                                <a:gd name="T75" fmla="*/ 2147483647 h 630"/>
                                <a:gd name="T76" fmla="*/ 2147483647 w 372"/>
                                <a:gd name="T77" fmla="*/ 2147483647 h 630"/>
                                <a:gd name="T78" fmla="*/ 2147483647 w 372"/>
                                <a:gd name="T79" fmla="*/ 2147483647 h 630"/>
                                <a:gd name="T80" fmla="*/ 2147483647 w 372"/>
                                <a:gd name="T81" fmla="*/ 2147483647 h 630"/>
                                <a:gd name="T82" fmla="*/ 2147483647 w 372"/>
                                <a:gd name="T83" fmla="*/ 2147483647 h 630"/>
                                <a:gd name="T84" fmla="*/ 2147483647 w 372"/>
                                <a:gd name="T85" fmla="*/ 2147483647 h 630"/>
                                <a:gd name="T86" fmla="*/ 2147483647 w 372"/>
                                <a:gd name="T87" fmla="*/ 2147483647 h 630"/>
                                <a:gd name="T88" fmla="*/ 2147483647 w 372"/>
                                <a:gd name="T89" fmla="*/ 2147483647 h 630"/>
                                <a:gd name="T90" fmla="*/ 2147483647 w 372"/>
                                <a:gd name="T91" fmla="*/ 2147483647 h 630"/>
                                <a:gd name="T92" fmla="*/ 2147483647 w 372"/>
                                <a:gd name="T93" fmla="*/ 2147483647 h 630"/>
                                <a:gd name="T94" fmla="*/ 2147483647 w 372"/>
                                <a:gd name="T95" fmla="*/ 2147483647 h 630"/>
                                <a:gd name="T96" fmla="*/ 2147483647 w 372"/>
                                <a:gd name="T97" fmla="*/ 2147483647 h 630"/>
                                <a:gd name="T98" fmla="*/ 2147483647 w 372"/>
                                <a:gd name="T99" fmla="*/ 2147483647 h 630"/>
                                <a:gd name="T100" fmla="*/ 2147483647 w 372"/>
                                <a:gd name="T101" fmla="*/ 2147483647 h 630"/>
                                <a:gd name="T102" fmla="*/ 2147483647 w 372"/>
                                <a:gd name="T103" fmla="*/ 2147483647 h 630"/>
                                <a:gd name="T104" fmla="*/ 2147483647 w 372"/>
                                <a:gd name="T105" fmla="*/ 2147483647 h 630"/>
                                <a:gd name="T106" fmla="*/ 2147483647 w 372"/>
                                <a:gd name="T107" fmla="*/ 2147483647 h 630"/>
                                <a:gd name="T108" fmla="*/ 2147483647 w 372"/>
                                <a:gd name="T109" fmla="*/ 2147483647 h 630"/>
                                <a:gd name="T110" fmla="*/ 0 w 372"/>
                                <a:gd name="T111" fmla="*/ 2147483647 h 630"/>
                                <a:gd name="T112" fmla="*/ 2147483647 w 372"/>
                                <a:gd name="T113" fmla="*/ 2147483647 h 630"/>
                                <a:gd name="T114" fmla="*/ 2147483647 w 372"/>
                                <a:gd name="T115" fmla="*/ 2147483647 h 630"/>
                                <a:gd name="T116" fmla="*/ 2147483647 w 372"/>
                                <a:gd name="T117" fmla="*/ 2147483647 h 630"/>
                                <a:gd name="T118" fmla="*/ 2147483647 w 372"/>
                                <a:gd name="T119" fmla="*/ 2147483647 h 63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72" h="630">
                                  <a:moveTo>
                                    <a:pt x="6" y="18"/>
                                  </a:moveTo>
                                  <a:lnTo>
                                    <a:pt x="24" y="12"/>
                                  </a:lnTo>
                                  <a:lnTo>
                                    <a:pt x="30" y="12"/>
                                  </a:lnTo>
                                  <a:lnTo>
                                    <a:pt x="36" y="12"/>
                                  </a:lnTo>
                                  <a:lnTo>
                                    <a:pt x="42" y="6"/>
                                  </a:lnTo>
                                  <a:lnTo>
                                    <a:pt x="54" y="6"/>
                                  </a:lnTo>
                                  <a:lnTo>
                                    <a:pt x="66" y="0"/>
                                  </a:lnTo>
                                  <a:lnTo>
                                    <a:pt x="72" y="0"/>
                                  </a:lnTo>
                                  <a:lnTo>
                                    <a:pt x="72" y="6"/>
                                  </a:lnTo>
                                  <a:lnTo>
                                    <a:pt x="66" y="6"/>
                                  </a:lnTo>
                                  <a:lnTo>
                                    <a:pt x="72" y="6"/>
                                  </a:lnTo>
                                  <a:lnTo>
                                    <a:pt x="66" y="6"/>
                                  </a:lnTo>
                                  <a:lnTo>
                                    <a:pt x="66" y="12"/>
                                  </a:lnTo>
                                  <a:lnTo>
                                    <a:pt x="72" y="12"/>
                                  </a:lnTo>
                                  <a:lnTo>
                                    <a:pt x="78" y="12"/>
                                  </a:lnTo>
                                  <a:lnTo>
                                    <a:pt x="84" y="12"/>
                                  </a:lnTo>
                                  <a:lnTo>
                                    <a:pt x="84" y="18"/>
                                  </a:lnTo>
                                  <a:lnTo>
                                    <a:pt x="84" y="24"/>
                                  </a:lnTo>
                                  <a:lnTo>
                                    <a:pt x="78" y="24"/>
                                  </a:lnTo>
                                  <a:lnTo>
                                    <a:pt x="84" y="24"/>
                                  </a:lnTo>
                                  <a:lnTo>
                                    <a:pt x="90" y="24"/>
                                  </a:lnTo>
                                  <a:lnTo>
                                    <a:pt x="96" y="30"/>
                                  </a:lnTo>
                                  <a:lnTo>
                                    <a:pt x="96" y="36"/>
                                  </a:lnTo>
                                  <a:lnTo>
                                    <a:pt x="96" y="42"/>
                                  </a:lnTo>
                                  <a:lnTo>
                                    <a:pt x="90" y="42"/>
                                  </a:lnTo>
                                  <a:lnTo>
                                    <a:pt x="90" y="48"/>
                                  </a:lnTo>
                                  <a:lnTo>
                                    <a:pt x="84" y="48"/>
                                  </a:lnTo>
                                  <a:lnTo>
                                    <a:pt x="84" y="54"/>
                                  </a:lnTo>
                                  <a:lnTo>
                                    <a:pt x="84" y="60"/>
                                  </a:lnTo>
                                  <a:lnTo>
                                    <a:pt x="78" y="60"/>
                                  </a:lnTo>
                                  <a:lnTo>
                                    <a:pt x="78" y="66"/>
                                  </a:lnTo>
                                  <a:lnTo>
                                    <a:pt x="78" y="72"/>
                                  </a:lnTo>
                                  <a:lnTo>
                                    <a:pt x="84" y="72"/>
                                  </a:lnTo>
                                  <a:lnTo>
                                    <a:pt x="90" y="72"/>
                                  </a:lnTo>
                                  <a:lnTo>
                                    <a:pt x="84" y="78"/>
                                  </a:lnTo>
                                  <a:lnTo>
                                    <a:pt x="90" y="78"/>
                                  </a:lnTo>
                                  <a:lnTo>
                                    <a:pt x="96" y="78"/>
                                  </a:lnTo>
                                  <a:lnTo>
                                    <a:pt x="96" y="84"/>
                                  </a:lnTo>
                                  <a:lnTo>
                                    <a:pt x="102" y="84"/>
                                  </a:lnTo>
                                  <a:lnTo>
                                    <a:pt x="108" y="84"/>
                                  </a:lnTo>
                                  <a:lnTo>
                                    <a:pt x="108" y="90"/>
                                  </a:lnTo>
                                  <a:lnTo>
                                    <a:pt x="114" y="90"/>
                                  </a:lnTo>
                                  <a:lnTo>
                                    <a:pt x="114" y="84"/>
                                  </a:lnTo>
                                  <a:lnTo>
                                    <a:pt x="114" y="90"/>
                                  </a:lnTo>
                                  <a:lnTo>
                                    <a:pt x="120" y="90"/>
                                  </a:lnTo>
                                  <a:lnTo>
                                    <a:pt x="126" y="90"/>
                                  </a:lnTo>
                                  <a:lnTo>
                                    <a:pt x="126" y="96"/>
                                  </a:lnTo>
                                  <a:lnTo>
                                    <a:pt x="126" y="102"/>
                                  </a:lnTo>
                                  <a:lnTo>
                                    <a:pt x="126" y="108"/>
                                  </a:lnTo>
                                  <a:lnTo>
                                    <a:pt x="126" y="114"/>
                                  </a:lnTo>
                                  <a:lnTo>
                                    <a:pt x="126" y="120"/>
                                  </a:lnTo>
                                  <a:lnTo>
                                    <a:pt x="132" y="120"/>
                                  </a:lnTo>
                                  <a:lnTo>
                                    <a:pt x="132" y="126"/>
                                  </a:lnTo>
                                  <a:lnTo>
                                    <a:pt x="138" y="126"/>
                                  </a:lnTo>
                                  <a:lnTo>
                                    <a:pt x="138" y="132"/>
                                  </a:lnTo>
                                  <a:lnTo>
                                    <a:pt x="144" y="132"/>
                                  </a:lnTo>
                                  <a:lnTo>
                                    <a:pt x="144" y="138"/>
                                  </a:lnTo>
                                  <a:lnTo>
                                    <a:pt x="138" y="138"/>
                                  </a:lnTo>
                                  <a:lnTo>
                                    <a:pt x="144" y="138"/>
                                  </a:lnTo>
                                  <a:lnTo>
                                    <a:pt x="144" y="144"/>
                                  </a:lnTo>
                                  <a:lnTo>
                                    <a:pt x="150" y="150"/>
                                  </a:lnTo>
                                  <a:lnTo>
                                    <a:pt x="156" y="156"/>
                                  </a:lnTo>
                                  <a:lnTo>
                                    <a:pt x="162" y="156"/>
                                  </a:lnTo>
                                  <a:lnTo>
                                    <a:pt x="162" y="162"/>
                                  </a:lnTo>
                                  <a:lnTo>
                                    <a:pt x="162" y="168"/>
                                  </a:lnTo>
                                  <a:lnTo>
                                    <a:pt x="168" y="168"/>
                                  </a:lnTo>
                                  <a:lnTo>
                                    <a:pt x="168" y="174"/>
                                  </a:lnTo>
                                  <a:lnTo>
                                    <a:pt x="174" y="174"/>
                                  </a:lnTo>
                                  <a:lnTo>
                                    <a:pt x="174" y="180"/>
                                  </a:lnTo>
                                  <a:lnTo>
                                    <a:pt x="168" y="180"/>
                                  </a:lnTo>
                                  <a:lnTo>
                                    <a:pt x="168" y="186"/>
                                  </a:lnTo>
                                  <a:lnTo>
                                    <a:pt x="168" y="192"/>
                                  </a:lnTo>
                                  <a:lnTo>
                                    <a:pt x="168" y="198"/>
                                  </a:lnTo>
                                  <a:lnTo>
                                    <a:pt x="174" y="198"/>
                                  </a:lnTo>
                                  <a:lnTo>
                                    <a:pt x="174" y="204"/>
                                  </a:lnTo>
                                  <a:lnTo>
                                    <a:pt x="174" y="210"/>
                                  </a:lnTo>
                                  <a:lnTo>
                                    <a:pt x="180" y="210"/>
                                  </a:lnTo>
                                  <a:lnTo>
                                    <a:pt x="180" y="216"/>
                                  </a:lnTo>
                                  <a:lnTo>
                                    <a:pt x="180" y="222"/>
                                  </a:lnTo>
                                  <a:lnTo>
                                    <a:pt x="186" y="222"/>
                                  </a:lnTo>
                                  <a:lnTo>
                                    <a:pt x="186" y="228"/>
                                  </a:lnTo>
                                  <a:lnTo>
                                    <a:pt x="180" y="228"/>
                                  </a:lnTo>
                                  <a:lnTo>
                                    <a:pt x="186" y="228"/>
                                  </a:lnTo>
                                  <a:lnTo>
                                    <a:pt x="186" y="234"/>
                                  </a:lnTo>
                                  <a:lnTo>
                                    <a:pt x="186" y="240"/>
                                  </a:lnTo>
                                  <a:lnTo>
                                    <a:pt x="180" y="240"/>
                                  </a:lnTo>
                                  <a:lnTo>
                                    <a:pt x="180" y="246"/>
                                  </a:lnTo>
                                  <a:lnTo>
                                    <a:pt x="180" y="252"/>
                                  </a:lnTo>
                                  <a:lnTo>
                                    <a:pt x="174" y="252"/>
                                  </a:lnTo>
                                  <a:lnTo>
                                    <a:pt x="174" y="258"/>
                                  </a:lnTo>
                                  <a:lnTo>
                                    <a:pt x="174" y="264"/>
                                  </a:lnTo>
                                  <a:lnTo>
                                    <a:pt x="174" y="270"/>
                                  </a:lnTo>
                                  <a:lnTo>
                                    <a:pt x="174" y="276"/>
                                  </a:lnTo>
                                  <a:lnTo>
                                    <a:pt x="174" y="282"/>
                                  </a:lnTo>
                                  <a:lnTo>
                                    <a:pt x="174" y="288"/>
                                  </a:lnTo>
                                  <a:lnTo>
                                    <a:pt x="174" y="294"/>
                                  </a:lnTo>
                                  <a:lnTo>
                                    <a:pt x="174" y="300"/>
                                  </a:lnTo>
                                  <a:lnTo>
                                    <a:pt x="174" y="306"/>
                                  </a:lnTo>
                                  <a:lnTo>
                                    <a:pt x="180" y="306"/>
                                  </a:lnTo>
                                  <a:lnTo>
                                    <a:pt x="180" y="312"/>
                                  </a:lnTo>
                                  <a:lnTo>
                                    <a:pt x="174" y="312"/>
                                  </a:lnTo>
                                  <a:lnTo>
                                    <a:pt x="180" y="312"/>
                                  </a:lnTo>
                                  <a:lnTo>
                                    <a:pt x="180" y="318"/>
                                  </a:lnTo>
                                  <a:lnTo>
                                    <a:pt x="174" y="324"/>
                                  </a:lnTo>
                                  <a:lnTo>
                                    <a:pt x="174" y="330"/>
                                  </a:lnTo>
                                  <a:lnTo>
                                    <a:pt x="174" y="336"/>
                                  </a:lnTo>
                                  <a:lnTo>
                                    <a:pt x="168" y="336"/>
                                  </a:lnTo>
                                  <a:lnTo>
                                    <a:pt x="168" y="342"/>
                                  </a:lnTo>
                                  <a:lnTo>
                                    <a:pt x="174" y="342"/>
                                  </a:lnTo>
                                  <a:lnTo>
                                    <a:pt x="174" y="348"/>
                                  </a:lnTo>
                                  <a:lnTo>
                                    <a:pt x="168" y="348"/>
                                  </a:lnTo>
                                  <a:lnTo>
                                    <a:pt x="168" y="354"/>
                                  </a:lnTo>
                                  <a:lnTo>
                                    <a:pt x="168" y="360"/>
                                  </a:lnTo>
                                  <a:lnTo>
                                    <a:pt x="168" y="366"/>
                                  </a:lnTo>
                                  <a:lnTo>
                                    <a:pt x="174" y="366"/>
                                  </a:lnTo>
                                  <a:lnTo>
                                    <a:pt x="174" y="372"/>
                                  </a:lnTo>
                                  <a:lnTo>
                                    <a:pt x="180" y="372"/>
                                  </a:lnTo>
                                  <a:lnTo>
                                    <a:pt x="186" y="372"/>
                                  </a:lnTo>
                                  <a:lnTo>
                                    <a:pt x="192" y="372"/>
                                  </a:lnTo>
                                  <a:lnTo>
                                    <a:pt x="198" y="372"/>
                                  </a:lnTo>
                                  <a:lnTo>
                                    <a:pt x="198" y="378"/>
                                  </a:lnTo>
                                  <a:lnTo>
                                    <a:pt x="204" y="378"/>
                                  </a:lnTo>
                                  <a:lnTo>
                                    <a:pt x="204" y="372"/>
                                  </a:lnTo>
                                  <a:lnTo>
                                    <a:pt x="210" y="372"/>
                                  </a:lnTo>
                                  <a:lnTo>
                                    <a:pt x="216" y="366"/>
                                  </a:lnTo>
                                  <a:lnTo>
                                    <a:pt x="216" y="372"/>
                                  </a:lnTo>
                                  <a:lnTo>
                                    <a:pt x="216" y="378"/>
                                  </a:lnTo>
                                  <a:lnTo>
                                    <a:pt x="222" y="378"/>
                                  </a:lnTo>
                                  <a:lnTo>
                                    <a:pt x="222" y="384"/>
                                  </a:lnTo>
                                  <a:lnTo>
                                    <a:pt x="228" y="384"/>
                                  </a:lnTo>
                                  <a:lnTo>
                                    <a:pt x="228" y="390"/>
                                  </a:lnTo>
                                  <a:lnTo>
                                    <a:pt x="234" y="390"/>
                                  </a:lnTo>
                                  <a:lnTo>
                                    <a:pt x="234" y="384"/>
                                  </a:lnTo>
                                  <a:lnTo>
                                    <a:pt x="240" y="384"/>
                                  </a:lnTo>
                                  <a:lnTo>
                                    <a:pt x="240" y="390"/>
                                  </a:lnTo>
                                  <a:lnTo>
                                    <a:pt x="240" y="396"/>
                                  </a:lnTo>
                                  <a:lnTo>
                                    <a:pt x="246" y="396"/>
                                  </a:lnTo>
                                  <a:lnTo>
                                    <a:pt x="246" y="402"/>
                                  </a:lnTo>
                                  <a:lnTo>
                                    <a:pt x="240" y="402"/>
                                  </a:lnTo>
                                  <a:lnTo>
                                    <a:pt x="240" y="408"/>
                                  </a:lnTo>
                                  <a:lnTo>
                                    <a:pt x="234" y="408"/>
                                  </a:lnTo>
                                  <a:lnTo>
                                    <a:pt x="234" y="414"/>
                                  </a:lnTo>
                                  <a:lnTo>
                                    <a:pt x="234" y="408"/>
                                  </a:lnTo>
                                  <a:lnTo>
                                    <a:pt x="234" y="414"/>
                                  </a:lnTo>
                                  <a:lnTo>
                                    <a:pt x="234" y="420"/>
                                  </a:lnTo>
                                  <a:lnTo>
                                    <a:pt x="240" y="420"/>
                                  </a:lnTo>
                                  <a:lnTo>
                                    <a:pt x="240" y="414"/>
                                  </a:lnTo>
                                  <a:lnTo>
                                    <a:pt x="246" y="414"/>
                                  </a:lnTo>
                                  <a:lnTo>
                                    <a:pt x="246" y="420"/>
                                  </a:lnTo>
                                  <a:lnTo>
                                    <a:pt x="240" y="420"/>
                                  </a:lnTo>
                                  <a:lnTo>
                                    <a:pt x="240" y="426"/>
                                  </a:lnTo>
                                  <a:lnTo>
                                    <a:pt x="234" y="426"/>
                                  </a:lnTo>
                                  <a:lnTo>
                                    <a:pt x="240" y="426"/>
                                  </a:lnTo>
                                  <a:lnTo>
                                    <a:pt x="240" y="432"/>
                                  </a:lnTo>
                                  <a:lnTo>
                                    <a:pt x="240" y="438"/>
                                  </a:lnTo>
                                  <a:lnTo>
                                    <a:pt x="246" y="438"/>
                                  </a:lnTo>
                                  <a:lnTo>
                                    <a:pt x="246" y="444"/>
                                  </a:lnTo>
                                  <a:lnTo>
                                    <a:pt x="252" y="444"/>
                                  </a:lnTo>
                                  <a:lnTo>
                                    <a:pt x="252" y="450"/>
                                  </a:lnTo>
                                  <a:lnTo>
                                    <a:pt x="258" y="450"/>
                                  </a:lnTo>
                                  <a:lnTo>
                                    <a:pt x="264" y="450"/>
                                  </a:lnTo>
                                  <a:lnTo>
                                    <a:pt x="264" y="456"/>
                                  </a:lnTo>
                                  <a:lnTo>
                                    <a:pt x="264" y="462"/>
                                  </a:lnTo>
                                  <a:lnTo>
                                    <a:pt x="270" y="462"/>
                                  </a:lnTo>
                                  <a:lnTo>
                                    <a:pt x="270" y="468"/>
                                  </a:lnTo>
                                  <a:lnTo>
                                    <a:pt x="276" y="468"/>
                                  </a:lnTo>
                                  <a:lnTo>
                                    <a:pt x="282" y="468"/>
                                  </a:lnTo>
                                  <a:lnTo>
                                    <a:pt x="282" y="474"/>
                                  </a:lnTo>
                                  <a:lnTo>
                                    <a:pt x="276" y="474"/>
                                  </a:lnTo>
                                  <a:lnTo>
                                    <a:pt x="282" y="474"/>
                                  </a:lnTo>
                                  <a:lnTo>
                                    <a:pt x="282" y="480"/>
                                  </a:lnTo>
                                  <a:lnTo>
                                    <a:pt x="282" y="486"/>
                                  </a:lnTo>
                                  <a:lnTo>
                                    <a:pt x="288" y="486"/>
                                  </a:lnTo>
                                  <a:lnTo>
                                    <a:pt x="294" y="492"/>
                                  </a:lnTo>
                                  <a:lnTo>
                                    <a:pt x="294" y="498"/>
                                  </a:lnTo>
                                  <a:lnTo>
                                    <a:pt x="294" y="504"/>
                                  </a:lnTo>
                                  <a:lnTo>
                                    <a:pt x="300" y="504"/>
                                  </a:lnTo>
                                  <a:lnTo>
                                    <a:pt x="306" y="504"/>
                                  </a:lnTo>
                                  <a:lnTo>
                                    <a:pt x="306" y="510"/>
                                  </a:lnTo>
                                  <a:lnTo>
                                    <a:pt x="306" y="516"/>
                                  </a:lnTo>
                                  <a:lnTo>
                                    <a:pt x="312" y="516"/>
                                  </a:lnTo>
                                  <a:lnTo>
                                    <a:pt x="312" y="522"/>
                                  </a:lnTo>
                                  <a:lnTo>
                                    <a:pt x="318" y="528"/>
                                  </a:lnTo>
                                  <a:lnTo>
                                    <a:pt x="324" y="528"/>
                                  </a:lnTo>
                                  <a:lnTo>
                                    <a:pt x="330" y="528"/>
                                  </a:lnTo>
                                  <a:lnTo>
                                    <a:pt x="336" y="528"/>
                                  </a:lnTo>
                                  <a:lnTo>
                                    <a:pt x="342" y="528"/>
                                  </a:lnTo>
                                  <a:lnTo>
                                    <a:pt x="342" y="534"/>
                                  </a:lnTo>
                                  <a:lnTo>
                                    <a:pt x="342" y="540"/>
                                  </a:lnTo>
                                  <a:lnTo>
                                    <a:pt x="336" y="540"/>
                                  </a:lnTo>
                                  <a:lnTo>
                                    <a:pt x="342" y="540"/>
                                  </a:lnTo>
                                  <a:lnTo>
                                    <a:pt x="342" y="546"/>
                                  </a:lnTo>
                                  <a:lnTo>
                                    <a:pt x="348" y="546"/>
                                  </a:lnTo>
                                  <a:lnTo>
                                    <a:pt x="348" y="552"/>
                                  </a:lnTo>
                                  <a:lnTo>
                                    <a:pt x="342" y="558"/>
                                  </a:lnTo>
                                  <a:lnTo>
                                    <a:pt x="342" y="564"/>
                                  </a:lnTo>
                                  <a:lnTo>
                                    <a:pt x="342" y="570"/>
                                  </a:lnTo>
                                  <a:lnTo>
                                    <a:pt x="342" y="576"/>
                                  </a:lnTo>
                                  <a:lnTo>
                                    <a:pt x="342" y="582"/>
                                  </a:lnTo>
                                  <a:lnTo>
                                    <a:pt x="342" y="588"/>
                                  </a:lnTo>
                                  <a:lnTo>
                                    <a:pt x="342" y="594"/>
                                  </a:lnTo>
                                  <a:lnTo>
                                    <a:pt x="342" y="600"/>
                                  </a:lnTo>
                                  <a:lnTo>
                                    <a:pt x="348" y="600"/>
                                  </a:lnTo>
                                  <a:lnTo>
                                    <a:pt x="354" y="600"/>
                                  </a:lnTo>
                                  <a:lnTo>
                                    <a:pt x="354" y="606"/>
                                  </a:lnTo>
                                  <a:lnTo>
                                    <a:pt x="360" y="606"/>
                                  </a:lnTo>
                                  <a:lnTo>
                                    <a:pt x="366" y="612"/>
                                  </a:lnTo>
                                  <a:lnTo>
                                    <a:pt x="372" y="618"/>
                                  </a:lnTo>
                                  <a:lnTo>
                                    <a:pt x="366" y="618"/>
                                  </a:lnTo>
                                  <a:lnTo>
                                    <a:pt x="366" y="624"/>
                                  </a:lnTo>
                                  <a:lnTo>
                                    <a:pt x="360" y="630"/>
                                  </a:lnTo>
                                  <a:lnTo>
                                    <a:pt x="354" y="630"/>
                                  </a:lnTo>
                                  <a:lnTo>
                                    <a:pt x="348" y="630"/>
                                  </a:lnTo>
                                  <a:lnTo>
                                    <a:pt x="342" y="624"/>
                                  </a:lnTo>
                                  <a:lnTo>
                                    <a:pt x="336" y="618"/>
                                  </a:lnTo>
                                  <a:lnTo>
                                    <a:pt x="324" y="612"/>
                                  </a:lnTo>
                                  <a:lnTo>
                                    <a:pt x="318" y="606"/>
                                  </a:lnTo>
                                  <a:lnTo>
                                    <a:pt x="306" y="594"/>
                                  </a:lnTo>
                                  <a:lnTo>
                                    <a:pt x="294" y="576"/>
                                  </a:lnTo>
                                  <a:lnTo>
                                    <a:pt x="288" y="570"/>
                                  </a:lnTo>
                                  <a:lnTo>
                                    <a:pt x="276" y="564"/>
                                  </a:lnTo>
                                  <a:lnTo>
                                    <a:pt x="270" y="558"/>
                                  </a:lnTo>
                                  <a:lnTo>
                                    <a:pt x="258" y="558"/>
                                  </a:lnTo>
                                  <a:lnTo>
                                    <a:pt x="246" y="558"/>
                                  </a:lnTo>
                                  <a:lnTo>
                                    <a:pt x="240" y="558"/>
                                  </a:lnTo>
                                  <a:lnTo>
                                    <a:pt x="240" y="564"/>
                                  </a:lnTo>
                                  <a:lnTo>
                                    <a:pt x="234" y="564"/>
                                  </a:lnTo>
                                  <a:lnTo>
                                    <a:pt x="228" y="564"/>
                                  </a:lnTo>
                                  <a:lnTo>
                                    <a:pt x="222" y="564"/>
                                  </a:lnTo>
                                  <a:lnTo>
                                    <a:pt x="210" y="564"/>
                                  </a:lnTo>
                                  <a:lnTo>
                                    <a:pt x="204" y="564"/>
                                  </a:lnTo>
                                  <a:lnTo>
                                    <a:pt x="198" y="558"/>
                                  </a:lnTo>
                                  <a:lnTo>
                                    <a:pt x="192" y="564"/>
                                  </a:lnTo>
                                  <a:lnTo>
                                    <a:pt x="186" y="564"/>
                                  </a:lnTo>
                                  <a:lnTo>
                                    <a:pt x="180" y="564"/>
                                  </a:lnTo>
                                  <a:lnTo>
                                    <a:pt x="174" y="558"/>
                                  </a:lnTo>
                                  <a:lnTo>
                                    <a:pt x="168" y="558"/>
                                  </a:lnTo>
                                  <a:lnTo>
                                    <a:pt x="162" y="558"/>
                                  </a:lnTo>
                                  <a:lnTo>
                                    <a:pt x="156" y="558"/>
                                  </a:lnTo>
                                  <a:lnTo>
                                    <a:pt x="150" y="558"/>
                                  </a:lnTo>
                                  <a:lnTo>
                                    <a:pt x="144" y="558"/>
                                  </a:lnTo>
                                  <a:lnTo>
                                    <a:pt x="138" y="564"/>
                                  </a:lnTo>
                                  <a:lnTo>
                                    <a:pt x="132" y="564"/>
                                  </a:lnTo>
                                  <a:lnTo>
                                    <a:pt x="126" y="570"/>
                                  </a:lnTo>
                                  <a:lnTo>
                                    <a:pt x="120" y="570"/>
                                  </a:lnTo>
                                  <a:lnTo>
                                    <a:pt x="120" y="576"/>
                                  </a:lnTo>
                                  <a:lnTo>
                                    <a:pt x="114" y="576"/>
                                  </a:lnTo>
                                  <a:lnTo>
                                    <a:pt x="114" y="570"/>
                                  </a:lnTo>
                                  <a:lnTo>
                                    <a:pt x="108" y="576"/>
                                  </a:lnTo>
                                  <a:lnTo>
                                    <a:pt x="102" y="576"/>
                                  </a:lnTo>
                                  <a:lnTo>
                                    <a:pt x="96" y="576"/>
                                  </a:lnTo>
                                  <a:lnTo>
                                    <a:pt x="90" y="576"/>
                                  </a:lnTo>
                                  <a:lnTo>
                                    <a:pt x="84" y="582"/>
                                  </a:lnTo>
                                  <a:lnTo>
                                    <a:pt x="78" y="576"/>
                                  </a:lnTo>
                                  <a:lnTo>
                                    <a:pt x="72" y="576"/>
                                  </a:lnTo>
                                  <a:lnTo>
                                    <a:pt x="66" y="576"/>
                                  </a:lnTo>
                                  <a:lnTo>
                                    <a:pt x="66" y="570"/>
                                  </a:lnTo>
                                  <a:lnTo>
                                    <a:pt x="66" y="564"/>
                                  </a:lnTo>
                                  <a:lnTo>
                                    <a:pt x="72" y="564"/>
                                  </a:lnTo>
                                  <a:lnTo>
                                    <a:pt x="72" y="558"/>
                                  </a:lnTo>
                                  <a:lnTo>
                                    <a:pt x="66" y="558"/>
                                  </a:lnTo>
                                  <a:lnTo>
                                    <a:pt x="66" y="552"/>
                                  </a:lnTo>
                                  <a:lnTo>
                                    <a:pt x="72" y="552"/>
                                  </a:lnTo>
                                  <a:lnTo>
                                    <a:pt x="78" y="552"/>
                                  </a:lnTo>
                                  <a:lnTo>
                                    <a:pt x="84" y="552"/>
                                  </a:lnTo>
                                  <a:lnTo>
                                    <a:pt x="84" y="546"/>
                                  </a:lnTo>
                                  <a:lnTo>
                                    <a:pt x="84" y="540"/>
                                  </a:lnTo>
                                  <a:lnTo>
                                    <a:pt x="84" y="534"/>
                                  </a:lnTo>
                                  <a:lnTo>
                                    <a:pt x="84" y="528"/>
                                  </a:lnTo>
                                  <a:lnTo>
                                    <a:pt x="90" y="528"/>
                                  </a:lnTo>
                                  <a:lnTo>
                                    <a:pt x="96" y="528"/>
                                  </a:lnTo>
                                  <a:lnTo>
                                    <a:pt x="96" y="522"/>
                                  </a:lnTo>
                                  <a:lnTo>
                                    <a:pt x="90" y="522"/>
                                  </a:lnTo>
                                  <a:lnTo>
                                    <a:pt x="90" y="516"/>
                                  </a:lnTo>
                                  <a:lnTo>
                                    <a:pt x="84" y="516"/>
                                  </a:lnTo>
                                  <a:lnTo>
                                    <a:pt x="84" y="510"/>
                                  </a:lnTo>
                                  <a:lnTo>
                                    <a:pt x="90" y="510"/>
                                  </a:lnTo>
                                  <a:lnTo>
                                    <a:pt x="90" y="504"/>
                                  </a:lnTo>
                                  <a:lnTo>
                                    <a:pt x="84" y="504"/>
                                  </a:lnTo>
                                  <a:lnTo>
                                    <a:pt x="84" y="498"/>
                                  </a:lnTo>
                                  <a:lnTo>
                                    <a:pt x="90" y="498"/>
                                  </a:lnTo>
                                  <a:lnTo>
                                    <a:pt x="90" y="504"/>
                                  </a:lnTo>
                                  <a:lnTo>
                                    <a:pt x="90" y="498"/>
                                  </a:lnTo>
                                  <a:lnTo>
                                    <a:pt x="96" y="498"/>
                                  </a:lnTo>
                                  <a:lnTo>
                                    <a:pt x="96" y="492"/>
                                  </a:lnTo>
                                  <a:lnTo>
                                    <a:pt x="102" y="486"/>
                                  </a:lnTo>
                                  <a:lnTo>
                                    <a:pt x="108" y="480"/>
                                  </a:lnTo>
                                  <a:lnTo>
                                    <a:pt x="114" y="474"/>
                                  </a:lnTo>
                                  <a:lnTo>
                                    <a:pt x="120" y="468"/>
                                  </a:lnTo>
                                  <a:lnTo>
                                    <a:pt x="120" y="456"/>
                                  </a:lnTo>
                                  <a:lnTo>
                                    <a:pt x="120" y="450"/>
                                  </a:lnTo>
                                  <a:lnTo>
                                    <a:pt x="120" y="444"/>
                                  </a:lnTo>
                                  <a:lnTo>
                                    <a:pt x="126" y="438"/>
                                  </a:lnTo>
                                  <a:lnTo>
                                    <a:pt x="120" y="438"/>
                                  </a:lnTo>
                                  <a:lnTo>
                                    <a:pt x="126" y="438"/>
                                  </a:lnTo>
                                  <a:lnTo>
                                    <a:pt x="126" y="432"/>
                                  </a:lnTo>
                                  <a:lnTo>
                                    <a:pt x="120" y="432"/>
                                  </a:lnTo>
                                  <a:lnTo>
                                    <a:pt x="120" y="426"/>
                                  </a:lnTo>
                                  <a:lnTo>
                                    <a:pt x="120" y="420"/>
                                  </a:lnTo>
                                  <a:lnTo>
                                    <a:pt x="114" y="420"/>
                                  </a:lnTo>
                                  <a:lnTo>
                                    <a:pt x="114" y="414"/>
                                  </a:lnTo>
                                  <a:lnTo>
                                    <a:pt x="114" y="408"/>
                                  </a:lnTo>
                                  <a:lnTo>
                                    <a:pt x="108" y="408"/>
                                  </a:lnTo>
                                  <a:lnTo>
                                    <a:pt x="108" y="402"/>
                                  </a:lnTo>
                                  <a:lnTo>
                                    <a:pt x="102" y="402"/>
                                  </a:lnTo>
                                  <a:lnTo>
                                    <a:pt x="102" y="396"/>
                                  </a:lnTo>
                                  <a:lnTo>
                                    <a:pt x="102" y="390"/>
                                  </a:lnTo>
                                  <a:lnTo>
                                    <a:pt x="96" y="390"/>
                                  </a:lnTo>
                                  <a:lnTo>
                                    <a:pt x="90" y="390"/>
                                  </a:lnTo>
                                  <a:lnTo>
                                    <a:pt x="90" y="384"/>
                                  </a:lnTo>
                                  <a:lnTo>
                                    <a:pt x="90" y="378"/>
                                  </a:lnTo>
                                  <a:lnTo>
                                    <a:pt x="84" y="378"/>
                                  </a:lnTo>
                                  <a:lnTo>
                                    <a:pt x="78" y="378"/>
                                  </a:lnTo>
                                  <a:lnTo>
                                    <a:pt x="78" y="372"/>
                                  </a:lnTo>
                                  <a:lnTo>
                                    <a:pt x="78" y="366"/>
                                  </a:lnTo>
                                  <a:lnTo>
                                    <a:pt x="72" y="366"/>
                                  </a:lnTo>
                                  <a:lnTo>
                                    <a:pt x="66" y="360"/>
                                  </a:lnTo>
                                  <a:lnTo>
                                    <a:pt x="60" y="366"/>
                                  </a:lnTo>
                                  <a:lnTo>
                                    <a:pt x="60" y="360"/>
                                  </a:lnTo>
                                  <a:lnTo>
                                    <a:pt x="54" y="360"/>
                                  </a:lnTo>
                                  <a:lnTo>
                                    <a:pt x="48" y="354"/>
                                  </a:lnTo>
                                  <a:lnTo>
                                    <a:pt x="42" y="348"/>
                                  </a:lnTo>
                                  <a:lnTo>
                                    <a:pt x="36" y="342"/>
                                  </a:lnTo>
                                  <a:lnTo>
                                    <a:pt x="36" y="336"/>
                                  </a:lnTo>
                                  <a:lnTo>
                                    <a:pt x="30" y="324"/>
                                  </a:lnTo>
                                  <a:lnTo>
                                    <a:pt x="18" y="306"/>
                                  </a:lnTo>
                                  <a:lnTo>
                                    <a:pt x="18" y="294"/>
                                  </a:lnTo>
                                  <a:lnTo>
                                    <a:pt x="12" y="288"/>
                                  </a:lnTo>
                                  <a:lnTo>
                                    <a:pt x="12" y="282"/>
                                  </a:lnTo>
                                  <a:lnTo>
                                    <a:pt x="12" y="276"/>
                                  </a:lnTo>
                                  <a:lnTo>
                                    <a:pt x="6" y="270"/>
                                  </a:lnTo>
                                  <a:lnTo>
                                    <a:pt x="6" y="264"/>
                                  </a:lnTo>
                                  <a:lnTo>
                                    <a:pt x="6" y="258"/>
                                  </a:lnTo>
                                  <a:lnTo>
                                    <a:pt x="0" y="246"/>
                                  </a:lnTo>
                                  <a:lnTo>
                                    <a:pt x="0" y="240"/>
                                  </a:lnTo>
                                  <a:lnTo>
                                    <a:pt x="0" y="234"/>
                                  </a:lnTo>
                                  <a:lnTo>
                                    <a:pt x="0" y="228"/>
                                  </a:lnTo>
                                  <a:lnTo>
                                    <a:pt x="6" y="222"/>
                                  </a:lnTo>
                                  <a:lnTo>
                                    <a:pt x="6" y="216"/>
                                  </a:lnTo>
                                  <a:lnTo>
                                    <a:pt x="6" y="210"/>
                                  </a:lnTo>
                                  <a:lnTo>
                                    <a:pt x="6" y="192"/>
                                  </a:lnTo>
                                  <a:lnTo>
                                    <a:pt x="6" y="186"/>
                                  </a:lnTo>
                                  <a:lnTo>
                                    <a:pt x="6" y="180"/>
                                  </a:lnTo>
                                  <a:lnTo>
                                    <a:pt x="6" y="174"/>
                                  </a:lnTo>
                                  <a:lnTo>
                                    <a:pt x="6" y="168"/>
                                  </a:lnTo>
                                  <a:lnTo>
                                    <a:pt x="6" y="156"/>
                                  </a:lnTo>
                                  <a:lnTo>
                                    <a:pt x="6" y="150"/>
                                  </a:lnTo>
                                  <a:lnTo>
                                    <a:pt x="6" y="138"/>
                                  </a:lnTo>
                                  <a:lnTo>
                                    <a:pt x="6" y="132"/>
                                  </a:lnTo>
                                  <a:lnTo>
                                    <a:pt x="6" y="126"/>
                                  </a:lnTo>
                                  <a:lnTo>
                                    <a:pt x="6" y="120"/>
                                  </a:lnTo>
                                  <a:lnTo>
                                    <a:pt x="6" y="114"/>
                                  </a:lnTo>
                                  <a:lnTo>
                                    <a:pt x="6" y="102"/>
                                  </a:lnTo>
                                  <a:lnTo>
                                    <a:pt x="6" y="90"/>
                                  </a:lnTo>
                                  <a:lnTo>
                                    <a:pt x="6" y="78"/>
                                  </a:lnTo>
                                  <a:lnTo>
                                    <a:pt x="6" y="66"/>
                                  </a:lnTo>
                                  <a:lnTo>
                                    <a:pt x="6" y="54"/>
                                  </a:lnTo>
                                  <a:lnTo>
                                    <a:pt x="6" y="42"/>
                                  </a:lnTo>
                                  <a:lnTo>
                                    <a:pt x="6" y="36"/>
                                  </a:lnTo>
                                  <a:lnTo>
                                    <a:pt x="6" y="24"/>
                                  </a:lnTo>
                                  <a:lnTo>
                                    <a:pt x="6" y="18"/>
                                  </a:lnTo>
                                  <a:close/>
                                </a:path>
                              </a:pathLst>
                            </a:custGeom>
                            <a:solidFill>
                              <a:schemeClr val="accent1">
                                <a:lumMod val="60000"/>
                                <a:lumOff val="40000"/>
                              </a:schemeClr>
                            </a:solidFill>
                            <a:ln w="9525">
                              <a:solidFill>
                                <a:schemeClr val="tx1"/>
                              </a:solidFill>
                              <a:prstDash val="solid"/>
                              <a:round/>
                              <a:headEnd/>
                              <a:tailEnd/>
                            </a:ln>
                          </wps:spPr>
                          <wps:bodyPr/>
                        </wps:wsp>
                        <wps:wsp>
                          <wps:cNvPr id="611" name="Freeform 153"/>
                          <wps:cNvSpPr>
                            <a:spLocks/>
                          </wps:cNvSpPr>
                          <wps:spPr bwMode="auto">
                            <a:xfrm>
                              <a:off x="18491964" y="7541517"/>
                              <a:ext cx="1344281" cy="1334065"/>
                            </a:xfrm>
                            <a:custGeom>
                              <a:avLst/>
                              <a:gdLst>
                                <a:gd name="T0" fmla="*/ 2147483647 w 372"/>
                                <a:gd name="T1" fmla="*/ 2147483647 h 378"/>
                                <a:gd name="T2" fmla="*/ 2147483647 w 372"/>
                                <a:gd name="T3" fmla="*/ 2147483647 h 378"/>
                                <a:gd name="T4" fmla="*/ 2147483647 w 372"/>
                                <a:gd name="T5" fmla="*/ 2147483647 h 378"/>
                                <a:gd name="T6" fmla="*/ 2147483647 w 372"/>
                                <a:gd name="T7" fmla="*/ 2147483647 h 378"/>
                                <a:gd name="T8" fmla="*/ 2147483647 w 372"/>
                                <a:gd name="T9" fmla="*/ 2147483647 h 378"/>
                                <a:gd name="T10" fmla="*/ 2147483647 w 372"/>
                                <a:gd name="T11" fmla="*/ 2147483647 h 378"/>
                                <a:gd name="T12" fmla="*/ 2147483647 w 372"/>
                                <a:gd name="T13" fmla="*/ 2147483647 h 378"/>
                                <a:gd name="T14" fmla="*/ 2147483647 w 372"/>
                                <a:gd name="T15" fmla="*/ 2147483647 h 378"/>
                                <a:gd name="T16" fmla="*/ 2147483647 w 372"/>
                                <a:gd name="T17" fmla="*/ 2147483647 h 378"/>
                                <a:gd name="T18" fmla="*/ 2147483647 w 372"/>
                                <a:gd name="T19" fmla="*/ 2147483647 h 378"/>
                                <a:gd name="T20" fmla="*/ 2147483647 w 372"/>
                                <a:gd name="T21" fmla="*/ 2147483647 h 378"/>
                                <a:gd name="T22" fmla="*/ 2147483647 w 372"/>
                                <a:gd name="T23" fmla="*/ 2147483647 h 378"/>
                                <a:gd name="T24" fmla="*/ 2147483647 w 372"/>
                                <a:gd name="T25" fmla="*/ 2147483647 h 378"/>
                                <a:gd name="T26" fmla="*/ 2147483647 w 372"/>
                                <a:gd name="T27" fmla="*/ 2147483647 h 378"/>
                                <a:gd name="T28" fmla="*/ 2147483647 w 372"/>
                                <a:gd name="T29" fmla="*/ 2147483647 h 378"/>
                                <a:gd name="T30" fmla="*/ 2147483647 w 372"/>
                                <a:gd name="T31" fmla="*/ 2147483647 h 378"/>
                                <a:gd name="T32" fmla="*/ 2147483647 w 372"/>
                                <a:gd name="T33" fmla="*/ 2147483647 h 378"/>
                                <a:gd name="T34" fmla="*/ 2147483647 w 372"/>
                                <a:gd name="T35" fmla="*/ 2147483647 h 378"/>
                                <a:gd name="T36" fmla="*/ 2147483647 w 372"/>
                                <a:gd name="T37" fmla="*/ 2147483647 h 378"/>
                                <a:gd name="T38" fmla="*/ 2147483647 w 372"/>
                                <a:gd name="T39" fmla="*/ 2147483647 h 378"/>
                                <a:gd name="T40" fmla="*/ 2147483647 w 372"/>
                                <a:gd name="T41" fmla="*/ 2147483647 h 378"/>
                                <a:gd name="T42" fmla="*/ 2147483647 w 372"/>
                                <a:gd name="T43" fmla="*/ 2147483647 h 378"/>
                                <a:gd name="T44" fmla="*/ 2147483647 w 372"/>
                                <a:gd name="T45" fmla="*/ 2147483647 h 378"/>
                                <a:gd name="T46" fmla="*/ 2147483647 w 372"/>
                                <a:gd name="T47" fmla="*/ 2147483647 h 378"/>
                                <a:gd name="T48" fmla="*/ 2147483647 w 372"/>
                                <a:gd name="T49" fmla="*/ 2147483647 h 378"/>
                                <a:gd name="T50" fmla="*/ 2147483647 w 372"/>
                                <a:gd name="T51" fmla="*/ 2147483647 h 378"/>
                                <a:gd name="T52" fmla="*/ 2147483647 w 372"/>
                                <a:gd name="T53" fmla="*/ 2147483647 h 378"/>
                                <a:gd name="T54" fmla="*/ 2147483647 w 372"/>
                                <a:gd name="T55" fmla="*/ 2147483647 h 378"/>
                                <a:gd name="T56" fmla="*/ 2147483647 w 372"/>
                                <a:gd name="T57" fmla="*/ 2147483647 h 378"/>
                                <a:gd name="T58" fmla="*/ 2147483647 w 372"/>
                                <a:gd name="T59" fmla="*/ 2147483647 h 378"/>
                                <a:gd name="T60" fmla="*/ 2147483647 w 372"/>
                                <a:gd name="T61" fmla="*/ 2147483647 h 378"/>
                                <a:gd name="T62" fmla="*/ 2147483647 w 372"/>
                                <a:gd name="T63" fmla="*/ 2147483647 h 378"/>
                                <a:gd name="T64" fmla="*/ 2147483647 w 372"/>
                                <a:gd name="T65" fmla="*/ 2147483647 h 378"/>
                                <a:gd name="T66" fmla="*/ 2147483647 w 372"/>
                                <a:gd name="T67" fmla="*/ 2147483647 h 378"/>
                                <a:gd name="T68" fmla="*/ 2147483647 w 372"/>
                                <a:gd name="T69" fmla="*/ 2147483647 h 378"/>
                                <a:gd name="T70" fmla="*/ 2147483647 w 372"/>
                                <a:gd name="T71" fmla="*/ 2147483647 h 378"/>
                                <a:gd name="T72" fmla="*/ 2147483647 w 372"/>
                                <a:gd name="T73" fmla="*/ 2147483647 h 378"/>
                                <a:gd name="T74" fmla="*/ 2147483647 w 372"/>
                                <a:gd name="T75" fmla="*/ 2147483647 h 378"/>
                                <a:gd name="T76" fmla="*/ 2147483647 w 372"/>
                                <a:gd name="T77" fmla="*/ 2147483647 h 378"/>
                                <a:gd name="T78" fmla="*/ 2147483647 w 372"/>
                                <a:gd name="T79" fmla="*/ 2147483647 h 378"/>
                                <a:gd name="T80" fmla="*/ 2147483647 w 372"/>
                                <a:gd name="T81" fmla="*/ 2147483647 h 378"/>
                                <a:gd name="T82" fmla="*/ 2147483647 w 372"/>
                                <a:gd name="T83" fmla="*/ 2147483647 h 378"/>
                                <a:gd name="T84" fmla="*/ 2147483647 w 372"/>
                                <a:gd name="T85" fmla="*/ 2147483647 h 378"/>
                                <a:gd name="T86" fmla="*/ 2147483647 w 372"/>
                                <a:gd name="T87" fmla="*/ 2147483647 h 378"/>
                                <a:gd name="T88" fmla="*/ 2147483647 w 372"/>
                                <a:gd name="T89" fmla="*/ 2147483647 h 378"/>
                                <a:gd name="T90" fmla="*/ 0 w 372"/>
                                <a:gd name="T91" fmla="*/ 2147483647 h 378"/>
                                <a:gd name="T92" fmla="*/ 2147483647 w 372"/>
                                <a:gd name="T93" fmla="*/ 2147483647 h 378"/>
                                <a:gd name="T94" fmla="*/ 2147483647 w 372"/>
                                <a:gd name="T95" fmla="*/ 2147483647 h 378"/>
                                <a:gd name="T96" fmla="*/ 2147483647 w 372"/>
                                <a:gd name="T97" fmla="*/ 2147483647 h 378"/>
                                <a:gd name="T98" fmla="*/ 2147483647 w 372"/>
                                <a:gd name="T99" fmla="*/ 2147483647 h 378"/>
                                <a:gd name="T100" fmla="*/ 2147483647 w 372"/>
                                <a:gd name="T101" fmla="*/ 2147483647 h 378"/>
                                <a:gd name="T102" fmla="*/ 2147483647 w 372"/>
                                <a:gd name="T103" fmla="*/ 2147483647 h 378"/>
                                <a:gd name="T104" fmla="*/ 2147483647 w 372"/>
                                <a:gd name="T105" fmla="*/ 2147483647 h 378"/>
                                <a:gd name="T106" fmla="*/ 2147483647 w 372"/>
                                <a:gd name="T107" fmla="*/ 2147483647 h 378"/>
                                <a:gd name="T108" fmla="*/ 2147483647 w 372"/>
                                <a:gd name="T109" fmla="*/ 2147483647 h 378"/>
                                <a:gd name="T110" fmla="*/ 2147483647 w 372"/>
                                <a:gd name="T111" fmla="*/ 2147483647 h 378"/>
                                <a:gd name="T112" fmla="*/ 2147483647 w 372"/>
                                <a:gd name="T113" fmla="*/ 2147483647 h 378"/>
                                <a:gd name="T114" fmla="*/ 2147483647 w 372"/>
                                <a:gd name="T115" fmla="*/ 2147483647 h 378"/>
                                <a:gd name="T116" fmla="*/ 2147483647 w 372"/>
                                <a:gd name="T117" fmla="*/ 2147483647 h 378"/>
                                <a:gd name="T118" fmla="*/ 2147483647 w 372"/>
                                <a:gd name="T119" fmla="*/ 2147483647 h 378"/>
                                <a:gd name="T120" fmla="*/ 2147483647 w 372"/>
                                <a:gd name="T121" fmla="*/ 2147483647 h 378"/>
                                <a:gd name="T122" fmla="*/ 2147483647 w 372"/>
                                <a:gd name="T123" fmla="*/ 2147483647 h 378"/>
                                <a:gd name="T124" fmla="*/ 2147483647 w 372"/>
                                <a:gd name="T125" fmla="*/ 2147483647 h 3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72" h="378">
                                  <a:moveTo>
                                    <a:pt x="336" y="84"/>
                                  </a:moveTo>
                                  <a:lnTo>
                                    <a:pt x="336" y="90"/>
                                  </a:lnTo>
                                  <a:lnTo>
                                    <a:pt x="336" y="96"/>
                                  </a:lnTo>
                                  <a:lnTo>
                                    <a:pt x="336" y="102"/>
                                  </a:lnTo>
                                  <a:lnTo>
                                    <a:pt x="342" y="108"/>
                                  </a:lnTo>
                                  <a:lnTo>
                                    <a:pt x="342" y="114"/>
                                  </a:lnTo>
                                  <a:lnTo>
                                    <a:pt x="336" y="114"/>
                                  </a:lnTo>
                                  <a:lnTo>
                                    <a:pt x="336" y="120"/>
                                  </a:lnTo>
                                  <a:lnTo>
                                    <a:pt x="336" y="126"/>
                                  </a:lnTo>
                                  <a:lnTo>
                                    <a:pt x="336" y="132"/>
                                  </a:lnTo>
                                  <a:lnTo>
                                    <a:pt x="342" y="132"/>
                                  </a:lnTo>
                                  <a:lnTo>
                                    <a:pt x="342" y="138"/>
                                  </a:lnTo>
                                  <a:lnTo>
                                    <a:pt x="348" y="144"/>
                                  </a:lnTo>
                                  <a:lnTo>
                                    <a:pt x="354" y="144"/>
                                  </a:lnTo>
                                  <a:lnTo>
                                    <a:pt x="354" y="150"/>
                                  </a:lnTo>
                                  <a:lnTo>
                                    <a:pt x="360" y="150"/>
                                  </a:lnTo>
                                  <a:lnTo>
                                    <a:pt x="360" y="156"/>
                                  </a:lnTo>
                                  <a:lnTo>
                                    <a:pt x="360" y="162"/>
                                  </a:lnTo>
                                  <a:lnTo>
                                    <a:pt x="360" y="168"/>
                                  </a:lnTo>
                                  <a:lnTo>
                                    <a:pt x="360" y="174"/>
                                  </a:lnTo>
                                  <a:lnTo>
                                    <a:pt x="366" y="180"/>
                                  </a:lnTo>
                                  <a:lnTo>
                                    <a:pt x="366" y="186"/>
                                  </a:lnTo>
                                  <a:lnTo>
                                    <a:pt x="360" y="186"/>
                                  </a:lnTo>
                                  <a:lnTo>
                                    <a:pt x="360" y="192"/>
                                  </a:lnTo>
                                  <a:lnTo>
                                    <a:pt x="360" y="198"/>
                                  </a:lnTo>
                                  <a:lnTo>
                                    <a:pt x="366" y="204"/>
                                  </a:lnTo>
                                  <a:lnTo>
                                    <a:pt x="366" y="210"/>
                                  </a:lnTo>
                                  <a:lnTo>
                                    <a:pt x="360" y="216"/>
                                  </a:lnTo>
                                  <a:lnTo>
                                    <a:pt x="348" y="222"/>
                                  </a:lnTo>
                                  <a:lnTo>
                                    <a:pt x="348" y="228"/>
                                  </a:lnTo>
                                  <a:lnTo>
                                    <a:pt x="348" y="240"/>
                                  </a:lnTo>
                                  <a:lnTo>
                                    <a:pt x="348" y="246"/>
                                  </a:lnTo>
                                  <a:lnTo>
                                    <a:pt x="348" y="252"/>
                                  </a:lnTo>
                                  <a:lnTo>
                                    <a:pt x="354" y="270"/>
                                  </a:lnTo>
                                  <a:lnTo>
                                    <a:pt x="360" y="270"/>
                                  </a:lnTo>
                                  <a:lnTo>
                                    <a:pt x="366" y="270"/>
                                  </a:lnTo>
                                  <a:lnTo>
                                    <a:pt x="366" y="276"/>
                                  </a:lnTo>
                                  <a:lnTo>
                                    <a:pt x="366" y="282"/>
                                  </a:lnTo>
                                  <a:lnTo>
                                    <a:pt x="372" y="288"/>
                                  </a:lnTo>
                                  <a:lnTo>
                                    <a:pt x="372" y="294"/>
                                  </a:lnTo>
                                  <a:lnTo>
                                    <a:pt x="372" y="306"/>
                                  </a:lnTo>
                                  <a:lnTo>
                                    <a:pt x="360" y="318"/>
                                  </a:lnTo>
                                  <a:lnTo>
                                    <a:pt x="348" y="330"/>
                                  </a:lnTo>
                                  <a:lnTo>
                                    <a:pt x="342" y="336"/>
                                  </a:lnTo>
                                  <a:lnTo>
                                    <a:pt x="336" y="342"/>
                                  </a:lnTo>
                                  <a:lnTo>
                                    <a:pt x="330" y="342"/>
                                  </a:lnTo>
                                  <a:lnTo>
                                    <a:pt x="324" y="348"/>
                                  </a:lnTo>
                                  <a:lnTo>
                                    <a:pt x="318" y="348"/>
                                  </a:lnTo>
                                  <a:lnTo>
                                    <a:pt x="312" y="348"/>
                                  </a:lnTo>
                                  <a:lnTo>
                                    <a:pt x="312" y="354"/>
                                  </a:lnTo>
                                  <a:lnTo>
                                    <a:pt x="306" y="354"/>
                                  </a:lnTo>
                                  <a:lnTo>
                                    <a:pt x="306" y="360"/>
                                  </a:lnTo>
                                  <a:lnTo>
                                    <a:pt x="300" y="360"/>
                                  </a:lnTo>
                                  <a:lnTo>
                                    <a:pt x="300" y="366"/>
                                  </a:lnTo>
                                  <a:lnTo>
                                    <a:pt x="300" y="372"/>
                                  </a:lnTo>
                                  <a:lnTo>
                                    <a:pt x="294" y="372"/>
                                  </a:lnTo>
                                  <a:lnTo>
                                    <a:pt x="294" y="366"/>
                                  </a:lnTo>
                                  <a:lnTo>
                                    <a:pt x="288" y="360"/>
                                  </a:lnTo>
                                  <a:lnTo>
                                    <a:pt x="288" y="354"/>
                                  </a:lnTo>
                                  <a:lnTo>
                                    <a:pt x="288" y="348"/>
                                  </a:lnTo>
                                  <a:lnTo>
                                    <a:pt x="282" y="348"/>
                                  </a:lnTo>
                                  <a:lnTo>
                                    <a:pt x="282" y="342"/>
                                  </a:lnTo>
                                  <a:lnTo>
                                    <a:pt x="276" y="342"/>
                                  </a:lnTo>
                                  <a:lnTo>
                                    <a:pt x="276" y="348"/>
                                  </a:lnTo>
                                  <a:lnTo>
                                    <a:pt x="270" y="348"/>
                                  </a:lnTo>
                                  <a:lnTo>
                                    <a:pt x="270" y="342"/>
                                  </a:lnTo>
                                  <a:lnTo>
                                    <a:pt x="276" y="342"/>
                                  </a:lnTo>
                                  <a:lnTo>
                                    <a:pt x="276" y="336"/>
                                  </a:lnTo>
                                  <a:lnTo>
                                    <a:pt x="282" y="336"/>
                                  </a:lnTo>
                                  <a:lnTo>
                                    <a:pt x="282" y="330"/>
                                  </a:lnTo>
                                  <a:lnTo>
                                    <a:pt x="288" y="330"/>
                                  </a:lnTo>
                                  <a:lnTo>
                                    <a:pt x="282" y="324"/>
                                  </a:lnTo>
                                  <a:lnTo>
                                    <a:pt x="276" y="324"/>
                                  </a:lnTo>
                                  <a:lnTo>
                                    <a:pt x="276" y="330"/>
                                  </a:lnTo>
                                  <a:lnTo>
                                    <a:pt x="270" y="330"/>
                                  </a:lnTo>
                                  <a:lnTo>
                                    <a:pt x="270" y="324"/>
                                  </a:lnTo>
                                  <a:lnTo>
                                    <a:pt x="264" y="324"/>
                                  </a:lnTo>
                                  <a:lnTo>
                                    <a:pt x="270" y="318"/>
                                  </a:lnTo>
                                  <a:lnTo>
                                    <a:pt x="264" y="318"/>
                                  </a:lnTo>
                                  <a:lnTo>
                                    <a:pt x="258" y="318"/>
                                  </a:lnTo>
                                  <a:lnTo>
                                    <a:pt x="258" y="324"/>
                                  </a:lnTo>
                                  <a:lnTo>
                                    <a:pt x="252" y="324"/>
                                  </a:lnTo>
                                  <a:lnTo>
                                    <a:pt x="246" y="324"/>
                                  </a:lnTo>
                                  <a:lnTo>
                                    <a:pt x="246" y="318"/>
                                  </a:lnTo>
                                  <a:lnTo>
                                    <a:pt x="246" y="312"/>
                                  </a:lnTo>
                                  <a:lnTo>
                                    <a:pt x="240" y="312"/>
                                  </a:lnTo>
                                  <a:lnTo>
                                    <a:pt x="240" y="306"/>
                                  </a:lnTo>
                                  <a:lnTo>
                                    <a:pt x="246" y="306"/>
                                  </a:lnTo>
                                  <a:lnTo>
                                    <a:pt x="246" y="300"/>
                                  </a:lnTo>
                                  <a:lnTo>
                                    <a:pt x="240" y="300"/>
                                  </a:lnTo>
                                  <a:lnTo>
                                    <a:pt x="246" y="294"/>
                                  </a:lnTo>
                                  <a:lnTo>
                                    <a:pt x="240" y="288"/>
                                  </a:lnTo>
                                  <a:lnTo>
                                    <a:pt x="234" y="294"/>
                                  </a:lnTo>
                                  <a:lnTo>
                                    <a:pt x="234" y="300"/>
                                  </a:lnTo>
                                  <a:lnTo>
                                    <a:pt x="228" y="306"/>
                                  </a:lnTo>
                                  <a:lnTo>
                                    <a:pt x="222" y="312"/>
                                  </a:lnTo>
                                  <a:lnTo>
                                    <a:pt x="216" y="312"/>
                                  </a:lnTo>
                                  <a:lnTo>
                                    <a:pt x="210" y="318"/>
                                  </a:lnTo>
                                  <a:lnTo>
                                    <a:pt x="210" y="324"/>
                                  </a:lnTo>
                                  <a:lnTo>
                                    <a:pt x="210" y="330"/>
                                  </a:lnTo>
                                  <a:lnTo>
                                    <a:pt x="204" y="330"/>
                                  </a:lnTo>
                                  <a:lnTo>
                                    <a:pt x="198" y="330"/>
                                  </a:lnTo>
                                  <a:lnTo>
                                    <a:pt x="192" y="330"/>
                                  </a:lnTo>
                                  <a:lnTo>
                                    <a:pt x="186" y="330"/>
                                  </a:lnTo>
                                  <a:lnTo>
                                    <a:pt x="186" y="336"/>
                                  </a:lnTo>
                                  <a:lnTo>
                                    <a:pt x="186" y="342"/>
                                  </a:lnTo>
                                  <a:lnTo>
                                    <a:pt x="180" y="336"/>
                                  </a:lnTo>
                                  <a:lnTo>
                                    <a:pt x="180" y="342"/>
                                  </a:lnTo>
                                  <a:lnTo>
                                    <a:pt x="180" y="348"/>
                                  </a:lnTo>
                                  <a:lnTo>
                                    <a:pt x="180" y="354"/>
                                  </a:lnTo>
                                  <a:lnTo>
                                    <a:pt x="180" y="348"/>
                                  </a:lnTo>
                                  <a:lnTo>
                                    <a:pt x="174" y="342"/>
                                  </a:lnTo>
                                  <a:lnTo>
                                    <a:pt x="174" y="336"/>
                                  </a:lnTo>
                                  <a:lnTo>
                                    <a:pt x="168" y="330"/>
                                  </a:lnTo>
                                  <a:lnTo>
                                    <a:pt x="168" y="324"/>
                                  </a:lnTo>
                                  <a:lnTo>
                                    <a:pt x="168" y="318"/>
                                  </a:lnTo>
                                  <a:lnTo>
                                    <a:pt x="174" y="318"/>
                                  </a:lnTo>
                                  <a:lnTo>
                                    <a:pt x="174" y="312"/>
                                  </a:lnTo>
                                  <a:lnTo>
                                    <a:pt x="168" y="312"/>
                                  </a:lnTo>
                                  <a:lnTo>
                                    <a:pt x="168" y="306"/>
                                  </a:lnTo>
                                  <a:lnTo>
                                    <a:pt x="162" y="306"/>
                                  </a:lnTo>
                                  <a:lnTo>
                                    <a:pt x="168" y="306"/>
                                  </a:lnTo>
                                  <a:lnTo>
                                    <a:pt x="168" y="300"/>
                                  </a:lnTo>
                                  <a:lnTo>
                                    <a:pt x="174" y="300"/>
                                  </a:lnTo>
                                  <a:lnTo>
                                    <a:pt x="180" y="300"/>
                                  </a:lnTo>
                                  <a:lnTo>
                                    <a:pt x="180" y="294"/>
                                  </a:lnTo>
                                  <a:lnTo>
                                    <a:pt x="180" y="288"/>
                                  </a:lnTo>
                                  <a:lnTo>
                                    <a:pt x="180" y="282"/>
                                  </a:lnTo>
                                  <a:lnTo>
                                    <a:pt x="180" y="276"/>
                                  </a:lnTo>
                                  <a:lnTo>
                                    <a:pt x="174" y="282"/>
                                  </a:lnTo>
                                  <a:lnTo>
                                    <a:pt x="174" y="288"/>
                                  </a:lnTo>
                                  <a:lnTo>
                                    <a:pt x="174" y="294"/>
                                  </a:lnTo>
                                  <a:lnTo>
                                    <a:pt x="168" y="294"/>
                                  </a:lnTo>
                                  <a:lnTo>
                                    <a:pt x="168" y="300"/>
                                  </a:lnTo>
                                  <a:lnTo>
                                    <a:pt x="162" y="300"/>
                                  </a:lnTo>
                                  <a:lnTo>
                                    <a:pt x="162" y="294"/>
                                  </a:lnTo>
                                  <a:lnTo>
                                    <a:pt x="156" y="288"/>
                                  </a:lnTo>
                                  <a:lnTo>
                                    <a:pt x="150" y="288"/>
                                  </a:lnTo>
                                  <a:lnTo>
                                    <a:pt x="150" y="294"/>
                                  </a:lnTo>
                                  <a:lnTo>
                                    <a:pt x="144" y="294"/>
                                  </a:lnTo>
                                  <a:lnTo>
                                    <a:pt x="144" y="300"/>
                                  </a:lnTo>
                                  <a:lnTo>
                                    <a:pt x="150" y="300"/>
                                  </a:lnTo>
                                  <a:lnTo>
                                    <a:pt x="156" y="300"/>
                                  </a:lnTo>
                                  <a:lnTo>
                                    <a:pt x="156" y="306"/>
                                  </a:lnTo>
                                  <a:lnTo>
                                    <a:pt x="150" y="318"/>
                                  </a:lnTo>
                                  <a:lnTo>
                                    <a:pt x="150" y="324"/>
                                  </a:lnTo>
                                  <a:lnTo>
                                    <a:pt x="150" y="330"/>
                                  </a:lnTo>
                                  <a:lnTo>
                                    <a:pt x="150" y="336"/>
                                  </a:lnTo>
                                  <a:lnTo>
                                    <a:pt x="150" y="342"/>
                                  </a:lnTo>
                                  <a:lnTo>
                                    <a:pt x="144" y="348"/>
                                  </a:lnTo>
                                  <a:lnTo>
                                    <a:pt x="138" y="348"/>
                                  </a:lnTo>
                                  <a:lnTo>
                                    <a:pt x="138" y="354"/>
                                  </a:lnTo>
                                  <a:lnTo>
                                    <a:pt x="138" y="348"/>
                                  </a:lnTo>
                                  <a:lnTo>
                                    <a:pt x="138" y="342"/>
                                  </a:lnTo>
                                  <a:lnTo>
                                    <a:pt x="132" y="342"/>
                                  </a:lnTo>
                                  <a:lnTo>
                                    <a:pt x="132" y="348"/>
                                  </a:lnTo>
                                  <a:lnTo>
                                    <a:pt x="132" y="342"/>
                                  </a:lnTo>
                                  <a:lnTo>
                                    <a:pt x="132" y="336"/>
                                  </a:lnTo>
                                  <a:lnTo>
                                    <a:pt x="126" y="336"/>
                                  </a:lnTo>
                                  <a:lnTo>
                                    <a:pt x="120" y="336"/>
                                  </a:lnTo>
                                  <a:lnTo>
                                    <a:pt x="120" y="330"/>
                                  </a:lnTo>
                                  <a:lnTo>
                                    <a:pt x="114" y="330"/>
                                  </a:lnTo>
                                  <a:lnTo>
                                    <a:pt x="114" y="336"/>
                                  </a:lnTo>
                                  <a:lnTo>
                                    <a:pt x="108" y="336"/>
                                  </a:lnTo>
                                  <a:lnTo>
                                    <a:pt x="108" y="330"/>
                                  </a:lnTo>
                                  <a:lnTo>
                                    <a:pt x="108" y="324"/>
                                  </a:lnTo>
                                  <a:lnTo>
                                    <a:pt x="108" y="318"/>
                                  </a:lnTo>
                                  <a:lnTo>
                                    <a:pt x="102" y="318"/>
                                  </a:lnTo>
                                  <a:lnTo>
                                    <a:pt x="96" y="318"/>
                                  </a:lnTo>
                                  <a:lnTo>
                                    <a:pt x="96" y="324"/>
                                  </a:lnTo>
                                  <a:lnTo>
                                    <a:pt x="90" y="324"/>
                                  </a:lnTo>
                                  <a:lnTo>
                                    <a:pt x="84" y="324"/>
                                  </a:lnTo>
                                  <a:lnTo>
                                    <a:pt x="78" y="324"/>
                                  </a:lnTo>
                                  <a:lnTo>
                                    <a:pt x="78" y="330"/>
                                  </a:lnTo>
                                  <a:lnTo>
                                    <a:pt x="78" y="324"/>
                                  </a:lnTo>
                                  <a:lnTo>
                                    <a:pt x="72" y="324"/>
                                  </a:lnTo>
                                  <a:lnTo>
                                    <a:pt x="78" y="318"/>
                                  </a:lnTo>
                                  <a:lnTo>
                                    <a:pt x="72" y="318"/>
                                  </a:lnTo>
                                  <a:lnTo>
                                    <a:pt x="72" y="324"/>
                                  </a:lnTo>
                                  <a:lnTo>
                                    <a:pt x="72" y="330"/>
                                  </a:lnTo>
                                  <a:lnTo>
                                    <a:pt x="66" y="336"/>
                                  </a:lnTo>
                                  <a:lnTo>
                                    <a:pt x="60" y="336"/>
                                  </a:lnTo>
                                  <a:lnTo>
                                    <a:pt x="60" y="330"/>
                                  </a:lnTo>
                                  <a:lnTo>
                                    <a:pt x="66" y="324"/>
                                  </a:lnTo>
                                  <a:lnTo>
                                    <a:pt x="66" y="318"/>
                                  </a:lnTo>
                                  <a:lnTo>
                                    <a:pt x="66" y="312"/>
                                  </a:lnTo>
                                  <a:lnTo>
                                    <a:pt x="60" y="312"/>
                                  </a:lnTo>
                                  <a:lnTo>
                                    <a:pt x="60" y="318"/>
                                  </a:lnTo>
                                  <a:lnTo>
                                    <a:pt x="54" y="318"/>
                                  </a:lnTo>
                                  <a:lnTo>
                                    <a:pt x="54" y="312"/>
                                  </a:lnTo>
                                  <a:lnTo>
                                    <a:pt x="54" y="318"/>
                                  </a:lnTo>
                                  <a:lnTo>
                                    <a:pt x="48" y="318"/>
                                  </a:lnTo>
                                  <a:lnTo>
                                    <a:pt x="48" y="324"/>
                                  </a:lnTo>
                                  <a:lnTo>
                                    <a:pt x="42" y="318"/>
                                  </a:lnTo>
                                  <a:lnTo>
                                    <a:pt x="42" y="312"/>
                                  </a:lnTo>
                                  <a:lnTo>
                                    <a:pt x="42" y="306"/>
                                  </a:lnTo>
                                  <a:lnTo>
                                    <a:pt x="36" y="306"/>
                                  </a:lnTo>
                                  <a:lnTo>
                                    <a:pt x="36" y="312"/>
                                  </a:lnTo>
                                  <a:lnTo>
                                    <a:pt x="30" y="318"/>
                                  </a:lnTo>
                                  <a:lnTo>
                                    <a:pt x="30" y="324"/>
                                  </a:lnTo>
                                  <a:lnTo>
                                    <a:pt x="30" y="330"/>
                                  </a:lnTo>
                                  <a:lnTo>
                                    <a:pt x="30" y="336"/>
                                  </a:lnTo>
                                  <a:lnTo>
                                    <a:pt x="30" y="342"/>
                                  </a:lnTo>
                                  <a:lnTo>
                                    <a:pt x="30" y="348"/>
                                  </a:lnTo>
                                  <a:lnTo>
                                    <a:pt x="24" y="348"/>
                                  </a:lnTo>
                                  <a:lnTo>
                                    <a:pt x="24" y="354"/>
                                  </a:lnTo>
                                  <a:lnTo>
                                    <a:pt x="30" y="354"/>
                                  </a:lnTo>
                                  <a:lnTo>
                                    <a:pt x="30" y="360"/>
                                  </a:lnTo>
                                  <a:lnTo>
                                    <a:pt x="30" y="366"/>
                                  </a:lnTo>
                                  <a:lnTo>
                                    <a:pt x="24" y="360"/>
                                  </a:lnTo>
                                  <a:lnTo>
                                    <a:pt x="24" y="366"/>
                                  </a:lnTo>
                                  <a:lnTo>
                                    <a:pt x="24" y="372"/>
                                  </a:lnTo>
                                  <a:lnTo>
                                    <a:pt x="18" y="372"/>
                                  </a:lnTo>
                                  <a:lnTo>
                                    <a:pt x="18" y="378"/>
                                  </a:lnTo>
                                  <a:lnTo>
                                    <a:pt x="18" y="372"/>
                                  </a:lnTo>
                                  <a:lnTo>
                                    <a:pt x="12" y="372"/>
                                  </a:lnTo>
                                  <a:lnTo>
                                    <a:pt x="18" y="372"/>
                                  </a:lnTo>
                                  <a:lnTo>
                                    <a:pt x="18" y="366"/>
                                  </a:lnTo>
                                  <a:lnTo>
                                    <a:pt x="18" y="360"/>
                                  </a:lnTo>
                                  <a:lnTo>
                                    <a:pt x="12" y="360"/>
                                  </a:lnTo>
                                  <a:lnTo>
                                    <a:pt x="12" y="354"/>
                                  </a:lnTo>
                                  <a:lnTo>
                                    <a:pt x="12" y="348"/>
                                  </a:lnTo>
                                  <a:lnTo>
                                    <a:pt x="12" y="354"/>
                                  </a:lnTo>
                                  <a:lnTo>
                                    <a:pt x="6" y="354"/>
                                  </a:lnTo>
                                  <a:lnTo>
                                    <a:pt x="6" y="348"/>
                                  </a:lnTo>
                                  <a:lnTo>
                                    <a:pt x="12" y="348"/>
                                  </a:lnTo>
                                  <a:lnTo>
                                    <a:pt x="12" y="342"/>
                                  </a:lnTo>
                                  <a:lnTo>
                                    <a:pt x="6" y="342"/>
                                  </a:lnTo>
                                  <a:lnTo>
                                    <a:pt x="6" y="348"/>
                                  </a:lnTo>
                                  <a:lnTo>
                                    <a:pt x="0" y="348"/>
                                  </a:lnTo>
                                  <a:lnTo>
                                    <a:pt x="0" y="342"/>
                                  </a:lnTo>
                                  <a:lnTo>
                                    <a:pt x="6" y="342"/>
                                  </a:lnTo>
                                  <a:lnTo>
                                    <a:pt x="6" y="336"/>
                                  </a:lnTo>
                                  <a:lnTo>
                                    <a:pt x="6" y="330"/>
                                  </a:lnTo>
                                  <a:lnTo>
                                    <a:pt x="12" y="330"/>
                                  </a:lnTo>
                                  <a:lnTo>
                                    <a:pt x="12" y="324"/>
                                  </a:lnTo>
                                  <a:lnTo>
                                    <a:pt x="6" y="318"/>
                                  </a:lnTo>
                                  <a:lnTo>
                                    <a:pt x="6" y="312"/>
                                  </a:lnTo>
                                  <a:lnTo>
                                    <a:pt x="12" y="306"/>
                                  </a:lnTo>
                                  <a:lnTo>
                                    <a:pt x="12" y="300"/>
                                  </a:lnTo>
                                  <a:lnTo>
                                    <a:pt x="18" y="300"/>
                                  </a:lnTo>
                                  <a:lnTo>
                                    <a:pt x="18" y="294"/>
                                  </a:lnTo>
                                  <a:lnTo>
                                    <a:pt x="18" y="288"/>
                                  </a:lnTo>
                                  <a:lnTo>
                                    <a:pt x="12" y="288"/>
                                  </a:lnTo>
                                  <a:lnTo>
                                    <a:pt x="12" y="282"/>
                                  </a:lnTo>
                                  <a:lnTo>
                                    <a:pt x="12" y="276"/>
                                  </a:lnTo>
                                  <a:lnTo>
                                    <a:pt x="18" y="270"/>
                                  </a:lnTo>
                                  <a:lnTo>
                                    <a:pt x="18" y="264"/>
                                  </a:lnTo>
                                  <a:lnTo>
                                    <a:pt x="24" y="258"/>
                                  </a:lnTo>
                                  <a:lnTo>
                                    <a:pt x="24" y="252"/>
                                  </a:lnTo>
                                  <a:lnTo>
                                    <a:pt x="24" y="246"/>
                                  </a:lnTo>
                                  <a:lnTo>
                                    <a:pt x="24" y="240"/>
                                  </a:lnTo>
                                  <a:lnTo>
                                    <a:pt x="24" y="234"/>
                                  </a:lnTo>
                                  <a:lnTo>
                                    <a:pt x="24" y="228"/>
                                  </a:lnTo>
                                  <a:lnTo>
                                    <a:pt x="24" y="222"/>
                                  </a:lnTo>
                                  <a:lnTo>
                                    <a:pt x="24" y="216"/>
                                  </a:lnTo>
                                  <a:lnTo>
                                    <a:pt x="24" y="210"/>
                                  </a:lnTo>
                                  <a:lnTo>
                                    <a:pt x="24" y="204"/>
                                  </a:lnTo>
                                  <a:lnTo>
                                    <a:pt x="30" y="198"/>
                                  </a:lnTo>
                                  <a:lnTo>
                                    <a:pt x="30" y="192"/>
                                  </a:lnTo>
                                  <a:lnTo>
                                    <a:pt x="30" y="186"/>
                                  </a:lnTo>
                                  <a:lnTo>
                                    <a:pt x="30" y="180"/>
                                  </a:lnTo>
                                  <a:lnTo>
                                    <a:pt x="30" y="174"/>
                                  </a:lnTo>
                                  <a:lnTo>
                                    <a:pt x="30" y="168"/>
                                  </a:lnTo>
                                  <a:lnTo>
                                    <a:pt x="36" y="168"/>
                                  </a:lnTo>
                                  <a:lnTo>
                                    <a:pt x="36" y="162"/>
                                  </a:lnTo>
                                  <a:lnTo>
                                    <a:pt x="36" y="156"/>
                                  </a:lnTo>
                                  <a:lnTo>
                                    <a:pt x="36" y="162"/>
                                  </a:lnTo>
                                  <a:lnTo>
                                    <a:pt x="42" y="156"/>
                                  </a:lnTo>
                                  <a:lnTo>
                                    <a:pt x="42" y="150"/>
                                  </a:lnTo>
                                  <a:lnTo>
                                    <a:pt x="36" y="150"/>
                                  </a:lnTo>
                                  <a:lnTo>
                                    <a:pt x="36" y="144"/>
                                  </a:lnTo>
                                  <a:lnTo>
                                    <a:pt x="36" y="138"/>
                                  </a:lnTo>
                                  <a:lnTo>
                                    <a:pt x="36" y="132"/>
                                  </a:lnTo>
                                  <a:lnTo>
                                    <a:pt x="42" y="126"/>
                                  </a:lnTo>
                                  <a:lnTo>
                                    <a:pt x="42" y="120"/>
                                  </a:lnTo>
                                  <a:lnTo>
                                    <a:pt x="36" y="120"/>
                                  </a:lnTo>
                                  <a:lnTo>
                                    <a:pt x="30" y="114"/>
                                  </a:lnTo>
                                  <a:lnTo>
                                    <a:pt x="36" y="114"/>
                                  </a:lnTo>
                                  <a:lnTo>
                                    <a:pt x="36" y="108"/>
                                  </a:lnTo>
                                  <a:lnTo>
                                    <a:pt x="30" y="108"/>
                                  </a:lnTo>
                                  <a:lnTo>
                                    <a:pt x="30" y="102"/>
                                  </a:lnTo>
                                  <a:lnTo>
                                    <a:pt x="30" y="96"/>
                                  </a:lnTo>
                                  <a:lnTo>
                                    <a:pt x="30" y="90"/>
                                  </a:lnTo>
                                  <a:lnTo>
                                    <a:pt x="30" y="84"/>
                                  </a:lnTo>
                                  <a:lnTo>
                                    <a:pt x="36" y="84"/>
                                  </a:lnTo>
                                  <a:lnTo>
                                    <a:pt x="36" y="78"/>
                                  </a:lnTo>
                                  <a:lnTo>
                                    <a:pt x="30" y="78"/>
                                  </a:lnTo>
                                  <a:lnTo>
                                    <a:pt x="36" y="72"/>
                                  </a:lnTo>
                                  <a:lnTo>
                                    <a:pt x="42" y="72"/>
                                  </a:lnTo>
                                  <a:lnTo>
                                    <a:pt x="48" y="72"/>
                                  </a:lnTo>
                                  <a:lnTo>
                                    <a:pt x="48" y="66"/>
                                  </a:lnTo>
                                  <a:lnTo>
                                    <a:pt x="48" y="60"/>
                                  </a:lnTo>
                                  <a:lnTo>
                                    <a:pt x="54" y="60"/>
                                  </a:lnTo>
                                  <a:lnTo>
                                    <a:pt x="54" y="54"/>
                                  </a:lnTo>
                                  <a:lnTo>
                                    <a:pt x="54" y="48"/>
                                  </a:lnTo>
                                  <a:lnTo>
                                    <a:pt x="60" y="48"/>
                                  </a:lnTo>
                                  <a:lnTo>
                                    <a:pt x="60" y="42"/>
                                  </a:lnTo>
                                  <a:lnTo>
                                    <a:pt x="60" y="36"/>
                                  </a:lnTo>
                                  <a:lnTo>
                                    <a:pt x="60" y="30"/>
                                  </a:lnTo>
                                  <a:lnTo>
                                    <a:pt x="66" y="30"/>
                                  </a:lnTo>
                                  <a:lnTo>
                                    <a:pt x="66" y="24"/>
                                  </a:lnTo>
                                  <a:lnTo>
                                    <a:pt x="72" y="24"/>
                                  </a:lnTo>
                                  <a:lnTo>
                                    <a:pt x="72" y="18"/>
                                  </a:lnTo>
                                  <a:lnTo>
                                    <a:pt x="78" y="18"/>
                                  </a:lnTo>
                                  <a:lnTo>
                                    <a:pt x="84" y="12"/>
                                  </a:lnTo>
                                  <a:lnTo>
                                    <a:pt x="78" y="12"/>
                                  </a:lnTo>
                                  <a:lnTo>
                                    <a:pt x="78" y="6"/>
                                  </a:lnTo>
                                  <a:lnTo>
                                    <a:pt x="78" y="0"/>
                                  </a:lnTo>
                                  <a:lnTo>
                                    <a:pt x="120" y="12"/>
                                  </a:lnTo>
                                  <a:lnTo>
                                    <a:pt x="180" y="36"/>
                                  </a:lnTo>
                                  <a:lnTo>
                                    <a:pt x="192" y="36"/>
                                  </a:lnTo>
                                  <a:lnTo>
                                    <a:pt x="198" y="42"/>
                                  </a:lnTo>
                                  <a:lnTo>
                                    <a:pt x="252" y="60"/>
                                  </a:lnTo>
                                  <a:lnTo>
                                    <a:pt x="258" y="60"/>
                                  </a:lnTo>
                                  <a:lnTo>
                                    <a:pt x="288" y="72"/>
                                  </a:lnTo>
                                  <a:lnTo>
                                    <a:pt x="336" y="84"/>
                                  </a:lnTo>
                                  <a:close/>
                                </a:path>
                              </a:pathLst>
                            </a:custGeom>
                            <a:solidFill>
                              <a:srgbClr val="00FFFF"/>
                            </a:solidFill>
                            <a:ln w="9525">
                              <a:solidFill>
                                <a:schemeClr val="tx1"/>
                              </a:solidFill>
                              <a:prstDash val="solid"/>
                              <a:round/>
                              <a:headEnd/>
                              <a:tailEnd/>
                            </a:ln>
                          </wps:spPr>
                          <wps:bodyPr/>
                        </wps:wsp>
                        <wps:wsp>
                          <wps:cNvPr id="612" name="Freeform 154"/>
                          <wps:cNvSpPr>
                            <a:spLocks/>
                          </wps:cNvSpPr>
                          <wps:spPr bwMode="auto">
                            <a:xfrm>
                              <a:off x="9992634" y="7562692"/>
                              <a:ext cx="823915" cy="1207011"/>
                            </a:xfrm>
                            <a:custGeom>
                              <a:avLst/>
                              <a:gdLst>
                                <a:gd name="T0" fmla="*/ 2147483647 w 228"/>
                                <a:gd name="T1" fmla="*/ 2147483647 h 342"/>
                                <a:gd name="T2" fmla="*/ 2147483647 w 228"/>
                                <a:gd name="T3" fmla="*/ 2147483647 h 342"/>
                                <a:gd name="T4" fmla="*/ 2147483647 w 228"/>
                                <a:gd name="T5" fmla="*/ 2147483647 h 342"/>
                                <a:gd name="T6" fmla="*/ 2147483647 w 228"/>
                                <a:gd name="T7" fmla="*/ 2147483647 h 342"/>
                                <a:gd name="T8" fmla="*/ 2147483647 w 228"/>
                                <a:gd name="T9" fmla="*/ 2147483647 h 342"/>
                                <a:gd name="T10" fmla="*/ 2147483647 w 228"/>
                                <a:gd name="T11" fmla="*/ 2147483647 h 342"/>
                                <a:gd name="T12" fmla="*/ 2147483647 w 228"/>
                                <a:gd name="T13" fmla="*/ 2147483647 h 342"/>
                                <a:gd name="T14" fmla="*/ 2147483647 w 228"/>
                                <a:gd name="T15" fmla="*/ 2147483647 h 342"/>
                                <a:gd name="T16" fmla="*/ 2147483647 w 228"/>
                                <a:gd name="T17" fmla="*/ 2147483647 h 342"/>
                                <a:gd name="T18" fmla="*/ 2147483647 w 228"/>
                                <a:gd name="T19" fmla="*/ 2147483647 h 342"/>
                                <a:gd name="T20" fmla="*/ 2147483647 w 228"/>
                                <a:gd name="T21" fmla="*/ 2147483647 h 342"/>
                                <a:gd name="T22" fmla="*/ 2147483647 w 228"/>
                                <a:gd name="T23" fmla="*/ 2147483647 h 342"/>
                                <a:gd name="T24" fmla="*/ 2147483647 w 228"/>
                                <a:gd name="T25" fmla="*/ 2147483647 h 342"/>
                                <a:gd name="T26" fmla="*/ 2147483647 w 228"/>
                                <a:gd name="T27" fmla="*/ 2147483647 h 342"/>
                                <a:gd name="T28" fmla="*/ 2147483647 w 228"/>
                                <a:gd name="T29" fmla="*/ 2147483647 h 342"/>
                                <a:gd name="T30" fmla="*/ 2147483647 w 228"/>
                                <a:gd name="T31" fmla="*/ 2147483647 h 342"/>
                                <a:gd name="T32" fmla="*/ 2147483647 w 228"/>
                                <a:gd name="T33" fmla="*/ 2147483647 h 342"/>
                                <a:gd name="T34" fmla="*/ 2147483647 w 228"/>
                                <a:gd name="T35" fmla="*/ 2147483647 h 342"/>
                                <a:gd name="T36" fmla="*/ 0 w 228"/>
                                <a:gd name="T37" fmla="*/ 2147483647 h 342"/>
                                <a:gd name="T38" fmla="*/ 2147483647 w 228"/>
                                <a:gd name="T39" fmla="*/ 2147483647 h 342"/>
                                <a:gd name="T40" fmla="*/ 2147483647 w 228"/>
                                <a:gd name="T41" fmla="*/ 2147483647 h 342"/>
                                <a:gd name="T42" fmla="*/ 2147483647 w 228"/>
                                <a:gd name="T43" fmla="*/ 2147483647 h 342"/>
                                <a:gd name="T44" fmla="*/ 2147483647 w 228"/>
                                <a:gd name="T45" fmla="*/ 2147483647 h 342"/>
                                <a:gd name="T46" fmla="*/ 2147483647 w 228"/>
                                <a:gd name="T47" fmla="*/ 2147483647 h 342"/>
                                <a:gd name="T48" fmla="*/ 2147483647 w 228"/>
                                <a:gd name="T49" fmla="*/ 2147483647 h 342"/>
                                <a:gd name="T50" fmla="*/ 2147483647 w 228"/>
                                <a:gd name="T51" fmla="*/ 2147483647 h 342"/>
                                <a:gd name="T52" fmla="*/ 2147483647 w 228"/>
                                <a:gd name="T53" fmla="*/ 2147483647 h 342"/>
                                <a:gd name="T54" fmla="*/ 2147483647 w 228"/>
                                <a:gd name="T55" fmla="*/ 2147483647 h 342"/>
                                <a:gd name="T56" fmla="*/ 2147483647 w 228"/>
                                <a:gd name="T57" fmla="*/ 2147483647 h 342"/>
                                <a:gd name="T58" fmla="*/ 2147483647 w 228"/>
                                <a:gd name="T59" fmla="*/ 2147483647 h 342"/>
                                <a:gd name="T60" fmla="*/ 2147483647 w 228"/>
                                <a:gd name="T61" fmla="*/ 2147483647 h 342"/>
                                <a:gd name="T62" fmla="*/ 2147483647 w 228"/>
                                <a:gd name="T63" fmla="*/ 2147483647 h 342"/>
                                <a:gd name="T64" fmla="*/ 2147483647 w 228"/>
                                <a:gd name="T65" fmla="*/ 0 h 342"/>
                                <a:gd name="T66" fmla="*/ 2147483647 w 228"/>
                                <a:gd name="T67" fmla="*/ 2147483647 h 342"/>
                                <a:gd name="T68" fmla="*/ 2147483647 w 228"/>
                                <a:gd name="T69" fmla="*/ 2147483647 h 342"/>
                                <a:gd name="T70" fmla="*/ 2147483647 w 228"/>
                                <a:gd name="T71" fmla="*/ 2147483647 h 342"/>
                                <a:gd name="T72" fmla="*/ 2147483647 w 228"/>
                                <a:gd name="T73" fmla="*/ 2147483647 h 342"/>
                                <a:gd name="T74" fmla="*/ 2147483647 w 228"/>
                                <a:gd name="T75" fmla="*/ 2147483647 h 342"/>
                                <a:gd name="T76" fmla="*/ 2147483647 w 228"/>
                                <a:gd name="T77" fmla="*/ 2147483647 h 342"/>
                                <a:gd name="T78" fmla="*/ 2147483647 w 228"/>
                                <a:gd name="T79" fmla="*/ 2147483647 h 342"/>
                                <a:gd name="T80" fmla="*/ 2147483647 w 228"/>
                                <a:gd name="T81" fmla="*/ 2147483647 h 342"/>
                                <a:gd name="T82" fmla="*/ 2147483647 w 228"/>
                                <a:gd name="T83" fmla="*/ 2147483647 h 342"/>
                                <a:gd name="T84" fmla="*/ 2147483647 w 228"/>
                                <a:gd name="T85" fmla="*/ 2147483647 h 342"/>
                                <a:gd name="T86" fmla="*/ 2147483647 w 228"/>
                                <a:gd name="T87" fmla="*/ 2147483647 h 342"/>
                                <a:gd name="T88" fmla="*/ 2147483647 w 228"/>
                                <a:gd name="T89" fmla="*/ 2147483647 h 34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28" h="342">
                                  <a:moveTo>
                                    <a:pt x="228" y="120"/>
                                  </a:moveTo>
                                  <a:lnTo>
                                    <a:pt x="228" y="126"/>
                                  </a:lnTo>
                                  <a:lnTo>
                                    <a:pt x="228" y="138"/>
                                  </a:lnTo>
                                  <a:lnTo>
                                    <a:pt x="228" y="144"/>
                                  </a:lnTo>
                                  <a:lnTo>
                                    <a:pt x="228" y="192"/>
                                  </a:lnTo>
                                  <a:lnTo>
                                    <a:pt x="228" y="204"/>
                                  </a:lnTo>
                                  <a:lnTo>
                                    <a:pt x="228" y="216"/>
                                  </a:lnTo>
                                  <a:lnTo>
                                    <a:pt x="228" y="240"/>
                                  </a:lnTo>
                                  <a:lnTo>
                                    <a:pt x="216" y="240"/>
                                  </a:lnTo>
                                  <a:lnTo>
                                    <a:pt x="216" y="246"/>
                                  </a:lnTo>
                                  <a:lnTo>
                                    <a:pt x="198" y="246"/>
                                  </a:lnTo>
                                  <a:lnTo>
                                    <a:pt x="198" y="258"/>
                                  </a:lnTo>
                                  <a:lnTo>
                                    <a:pt x="198" y="282"/>
                                  </a:lnTo>
                                  <a:lnTo>
                                    <a:pt x="198" y="312"/>
                                  </a:lnTo>
                                  <a:lnTo>
                                    <a:pt x="162" y="318"/>
                                  </a:lnTo>
                                  <a:lnTo>
                                    <a:pt x="114" y="330"/>
                                  </a:lnTo>
                                  <a:lnTo>
                                    <a:pt x="102" y="336"/>
                                  </a:lnTo>
                                  <a:lnTo>
                                    <a:pt x="96" y="336"/>
                                  </a:lnTo>
                                  <a:lnTo>
                                    <a:pt x="84" y="336"/>
                                  </a:lnTo>
                                  <a:lnTo>
                                    <a:pt x="72" y="336"/>
                                  </a:lnTo>
                                  <a:lnTo>
                                    <a:pt x="48" y="342"/>
                                  </a:lnTo>
                                  <a:lnTo>
                                    <a:pt x="42" y="342"/>
                                  </a:lnTo>
                                  <a:lnTo>
                                    <a:pt x="42" y="336"/>
                                  </a:lnTo>
                                  <a:lnTo>
                                    <a:pt x="48" y="336"/>
                                  </a:lnTo>
                                  <a:lnTo>
                                    <a:pt x="48" y="330"/>
                                  </a:lnTo>
                                  <a:lnTo>
                                    <a:pt x="48" y="324"/>
                                  </a:lnTo>
                                  <a:lnTo>
                                    <a:pt x="48" y="318"/>
                                  </a:lnTo>
                                  <a:lnTo>
                                    <a:pt x="54" y="312"/>
                                  </a:lnTo>
                                  <a:lnTo>
                                    <a:pt x="60" y="306"/>
                                  </a:lnTo>
                                  <a:lnTo>
                                    <a:pt x="66" y="306"/>
                                  </a:lnTo>
                                  <a:lnTo>
                                    <a:pt x="72" y="306"/>
                                  </a:lnTo>
                                  <a:lnTo>
                                    <a:pt x="66" y="300"/>
                                  </a:lnTo>
                                  <a:lnTo>
                                    <a:pt x="66" y="294"/>
                                  </a:lnTo>
                                  <a:lnTo>
                                    <a:pt x="72" y="294"/>
                                  </a:lnTo>
                                  <a:lnTo>
                                    <a:pt x="78" y="294"/>
                                  </a:lnTo>
                                  <a:lnTo>
                                    <a:pt x="84" y="294"/>
                                  </a:lnTo>
                                  <a:lnTo>
                                    <a:pt x="84" y="288"/>
                                  </a:lnTo>
                                  <a:lnTo>
                                    <a:pt x="84" y="282"/>
                                  </a:lnTo>
                                  <a:lnTo>
                                    <a:pt x="78" y="276"/>
                                  </a:lnTo>
                                  <a:lnTo>
                                    <a:pt x="72" y="276"/>
                                  </a:lnTo>
                                  <a:lnTo>
                                    <a:pt x="72" y="270"/>
                                  </a:lnTo>
                                  <a:lnTo>
                                    <a:pt x="72" y="276"/>
                                  </a:lnTo>
                                  <a:lnTo>
                                    <a:pt x="66" y="276"/>
                                  </a:lnTo>
                                  <a:lnTo>
                                    <a:pt x="60" y="276"/>
                                  </a:lnTo>
                                  <a:lnTo>
                                    <a:pt x="60" y="270"/>
                                  </a:lnTo>
                                  <a:lnTo>
                                    <a:pt x="60" y="264"/>
                                  </a:lnTo>
                                  <a:lnTo>
                                    <a:pt x="60" y="258"/>
                                  </a:lnTo>
                                  <a:lnTo>
                                    <a:pt x="66" y="252"/>
                                  </a:lnTo>
                                  <a:lnTo>
                                    <a:pt x="66" y="246"/>
                                  </a:lnTo>
                                  <a:lnTo>
                                    <a:pt x="54" y="246"/>
                                  </a:lnTo>
                                  <a:lnTo>
                                    <a:pt x="48" y="246"/>
                                  </a:lnTo>
                                  <a:lnTo>
                                    <a:pt x="42" y="240"/>
                                  </a:lnTo>
                                  <a:lnTo>
                                    <a:pt x="36" y="240"/>
                                  </a:lnTo>
                                  <a:lnTo>
                                    <a:pt x="30" y="240"/>
                                  </a:lnTo>
                                  <a:lnTo>
                                    <a:pt x="18" y="234"/>
                                  </a:lnTo>
                                  <a:lnTo>
                                    <a:pt x="0" y="228"/>
                                  </a:lnTo>
                                  <a:lnTo>
                                    <a:pt x="0" y="216"/>
                                  </a:lnTo>
                                  <a:lnTo>
                                    <a:pt x="0" y="210"/>
                                  </a:lnTo>
                                  <a:lnTo>
                                    <a:pt x="6" y="198"/>
                                  </a:lnTo>
                                  <a:lnTo>
                                    <a:pt x="6" y="192"/>
                                  </a:lnTo>
                                  <a:lnTo>
                                    <a:pt x="12" y="186"/>
                                  </a:lnTo>
                                  <a:lnTo>
                                    <a:pt x="18" y="186"/>
                                  </a:lnTo>
                                  <a:lnTo>
                                    <a:pt x="18" y="180"/>
                                  </a:lnTo>
                                  <a:lnTo>
                                    <a:pt x="24" y="180"/>
                                  </a:lnTo>
                                  <a:lnTo>
                                    <a:pt x="24" y="174"/>
                                  </a:lnTo>
                                  <a:lnTo>
                                    <a:pt x="30" y="174"/>
                                  </a:lnTo>
                                  <a:lnTo>
                                    <a:pt x="30" y="168"/>
                                  </a:lnTo>
                                  <a:lnTo>
                                    <a:pt x="36" y="168"/>
                                  </a:lnTo>
                                  <a:lnTo>
                                    <a:pt x="36" y="162"/>
                                  </a:lnTo>
                                  <a:lnTo>
                                    <a:pt x="36" y="156"/>
                                  </a:lnTo>
                                  <a:lnTo>
                                    <a:pt x="36" y="150"/>
                                  </a:lnTo>
                                  <a:lnTo>
                                    <a:pt x="36" y="144"/>
                                  </a:lnTo>
                                  <a:lnTo>
                                    <a:pt x="42" y="144"/>
                                  </a:lnTo>
                                  <a:lnTo>
                                    <a:pt x="48" y="138"/>
                                  </a:lnTo>
                                  <a:lnTo>
                                    <a:pt x="54" y="114"/>
                                  </a:lnTo>
                                  <a:lnTo>
                                    <a:pt x="54" y="102"/>
                                  </a:lnTo>
                                  <a:lnTo>
                                    <a:pt x="54" y="96"/>
                                  </a:lnTo>
                                  <a:lnTo>
                                    <a:pt x="54" y="90"/>
                                  </a:lnTo>
                                  <a:lnTo>
                                    <a:pt x="54" y="84"/>
                                  </a:lnTo>
                                  <a:lnTo>
                                    <a:pt x="54" y="78"/>
                                  </a:lnTo>
                                  <a:lnTo>
                                    <a:pt x="60" y="42"/>
                                  </a:lnTo>
                                  <a:lnTo>
                                    <a:pt x="66" y="42"/>
                                  </a:lnTo>
                                  <a:lnTo>
                                    <a:pt x="66" y="36"/>
                                  </a:lnTo>
                                  <a:lnTo>
                                    <a:pt x="72" y="36"/>
                                  </a:lnTo>
                                  <a:lnTo>
                                    <a:pt x="78" y="36"/>
                                  </a:lnTo>
                                  <a:lnTo>
                                    <a:pt x="78" y="30"/>
                                  </a:lnTo>
                                  <a:lnTo>
                                    <a:pt x="84" y="30"/>
                                  </a:lnTo>
                                  <a:lnTo>
                                    <a:pt x="90" y="30"/>
                                  </a:lnTo>
                                  <a:lnTo>
                                    <a:pt x="96" y="30"/>
                                  </a:lnTo>
                                  <a:lnTo>
                                    <a:pt x="102" y="30"/>
                                  </a:lnTo>
                                  <a:lnTo>
                                    <a:pt x="108" y="30"/>
                                  </a:lnTo>
                                  <a:lnTo>
                                    <a:pt x="114" y="30"/>
                                  </a:lnTo>
                                  <a:lnTo>
                                    <a:pt x="120" y="24"/>
                                  </a:lnTo>
                                  <a:lnTo>
                                    <a:pt x="126" y="18"/>
                                  </a:lnTo>
                                  <a:lnTo>
                                    <a:pt x="132" y="18"/>
                                  </a:lnTo>
                                  <a:lnTo>
                                    <a:pt x="132" y="12"/>
                                  </a:lnTo>
                                  <a:lnTo>
                                    <a:pt x="138" y="12"/>
                                  </a:lnTo>
                                  <a:lnTo>
                                    <a:pt x="138" y="6"/>
                                  </a:lnTo>
                                  <a:lnTo>
                                    <a:pt x="138" y="0"/>
                                  </a:lnTo>
                                  <a:lnTo>
                                    <a:pt x="144" y="6"/>
                                  </a:lnTo>
                                  <a:lnTo>
                                    <a:pt x="144" y="12"/>
                                  </a:lnTo>
                                  <a:lnTo>
                                    <a:pt x="144" y="18"/>
                                  </a:lnTo>
                                  <a:lnTo>
                                    <a:pt x="144" y="24"/>
                                  </a:lnTo>
                                  <a:lnTo>
                                    <a:pt x="150" y="24"/>
                                  </a:lnTo>
                                  <a:lnTo>
                                    <a:pt x="150" y="30"/>
                                  </a:lnTo>
                                  <a:lnTo>
                                    <a:pt x="150" y="24"/>
                                  </a:lnTo>
                                  <a:lnTo>
                                    <a:pt x="150" y="30"/>
                                  </a:lnTo>
                                  <a:lnTo>
                                    <a:pt x="156" y="30"/>
                                  </a:lnTo>
                                  <a:lnTo>
                                    <a:pt x="156" y="24"/>
                                  </a:lnTo>
                                  <a:lnTo>
                                    <a:pt x="156" y="30"/>
                                  </a:lnTo>
                                  <a:lnTo>
                                    <a:pt x="156" y="24"/>
                                  </a:lnTo>
                                  <a:lnTo>
                                    <a:pt x="162" y="24"/>
                                  </a:lnTo>
                                  <a:lnTo>
                                    <a:pt x="162" y="30"/>
                                  </a:lnTo>
                                  <a:lnTo>
                                    <a:pt x="156" y="30"/>
                                  </a:lnTo>
                                  <a:lnTo>
                                    <a:pt x="162" y="30"/>
                                  </a:lnTo>
                                  <a:lnTo>
                                    <a:pt x="168" y="30"/>
                                  </a:lnTo>
                                  <a:lnTo>
                                    <a:pt x="168" y="24"/>
                                  </a:lnTo>
                                  <a:lnTo>
                                    <a:pt x="174" y="24"/>
                                  </a:lnTo>
                                  <a:lnTo>
                                    <a:pt x="180" y="24"/>
                                  </a:lnTo>
                                  <a:lnTo>
                                    <a:pt x="180" y="30"/>
                                  </a:lnTo>
                                  <a:lnTo>
                                    <a:pt x="186" y="30"/>
                                  </a:lnTo>
                                  <a:lnTo>
                                    <a:pt x="186" y="36"/>
                                  </a:lnTo>
                                  <a:lnTo>
                                    <a:pt x="192" y="36"/>
                                  </a:lnTo>
                                  <a:lnTo>
                                    <a:pt x="198" y="36"/>
                                  </a:lnTo>
                                  <a:lnTo>
                                    <a:pt x="204" y="36"/>
                                  </a:lnTo>
                                  <a:lnTo>
                                    <a:pt x="204" y="42"/>
                                  </a:lnTo>
                                  <a:lnTo>
                                    <a:pt x="204" y="48"/>
                                  </a:lnTo>
                                  <a:lnTo>
                                    <a:pt x="204" y="60"/>
                                  </a:lnTo>
                                  <a:lnTo>
                                    <a:pt x="204" y="66"/>
                                  </a:lnTo>
                                  <a:lnTo>
                                    <a:pt x="204" y="72"/>
                                  </a:lnTo>
                                  <a:lnTo>
                                    <a:pt x="204" y="96"/>
                                  </a:lnTo>
                                  <a:lnTo>
                                    <a:pt x="204" y="108"/>
                                  </a:lnTo>
                                  <a:lnTo>
                                    <a:pt x="198" y="120"/>
                                  </a:lnTo>
                                  <a:lnTo>
                                    <a:pt x="198" y="126"/>
                                  </a:lnTo>
                                  <a:lnTo>
                                    <a:pt x="210" y="126"/>
                                  </a:lnTo>
                                  <a:lnTo>
                                    <a:pt x="216" y="126"/>
                                  </a:lnTo>
                                  <a:lnTo>
                                    <a:pt x="228" y="120"/>
                                  </a:lnTo>
                                  <a:close/>
                                </a:path>
                              </a:pathLst>
                            </a:custGeom>
                            <a:solidFill>
                              <a:srgbClr val="FF33CC"/>
                            </a:solidFill>
                            <a:ln w="9525">
                              <a:solidFill>
                                <a:schemeClr val="tx1"/>
                              </a:solidFill>
                              <a:prstDash val="solid"/>
                              <a:round/>
                              <a:headEnd/>
                              <a:tailEnd/>
                            </a:ln>
                          </wps:spPr>
                          <wps:bodyPr/>
                        </wps:wsp>
                        <wps:wsp>
                          <wps:cNvPr id="613" name="Freeform 155"/>
                          <wps:cNvSpPr>
                            <a:spLocks/>
                          </wps:cNvSpPr>
                          <wps:spPr bwMode="auto">
                            <a:xfrm>
                              <a:off x="13353339" y="7583868"/>
                              <a:ext cx="1040734" cy="677621"/>
                            </a:xfrm>
                            <a:custGeom>
                              <a:avLst/>
                              <a:gdLst>
                                <a:gd name="T0" fmla="*/ 2147483647 w 288"/>
                                <a:gd name="T1" fmla="*/ 0 h 192"/>
                                <a:gd name="T2" fmla="*/ 2147483647 w 288"/>
                                <a:gd name="T3" fmla="*/ 2147483647 h 192"/>
                                <a:gd name="T4" fmla="*/ 2147483647 w 288"/>
                                <a:gd name="T5" fmla="*/ 2147483647 h 192"/>
                                <a:gd name="T6" fmla="*/ 2147483647 w 288"/>
                                <a:gd name="T7" fmla="*/ 2147483647 h 192"/>
                                <a:gd name="T8" fmla="*/ 2147483647 w 288"/>
                                <a:gd name="T9" fmla="*/ 2147483647 h 192"/>
                                <a:gd name="T10" fmla="*/ 2147483647 w 288"/>
                                <a:gd name="T11" fmla="*/ 2147483647 h 192"/>
                                <a:gd name="T12" fmla="*/ 2147483647 w 288"/>
                                <a:gd name="T13" fmla="*/ 2147483647 h 192"/>
                                <a:gd name="T14" fmla="*/ 2147483647 w 288"/>
                                <a:gd name="T15" fmla="*/ 2147483647 h 192"/>
                                <a:gd name="T16" fmla="*/ 2147483647 w 288"/>
                                <a:gd name="T17" fmla="*/ 2147483647 h 192"/>
                                <a:gd name="T18" fmla="*/ 2147483647 w 288"/>
                                <a:gd name="T19" fmla="*/ 2147483647 h 192"/>
                                <a:gd name="T20" fmla="*/ 2147483647 w 288"/>
                                <a:gd name="T21" fmla="*/ 2147483647 h 192"/>
                                <a:gd name="T22" fmla="*/ 2147483647 w 288"/>
                                <a:gd name="T23" fmla="*/ 2147483647 h 192"/>
                                <a:gd name="T24" fmla="*/ 2147483647 w 288"/>
                                <a:gd name="T25" fmla="*/ 2147483647 h 192"/>
                                <a:gd name="T26" fmla="*/ 2147483647 w 288"/>
                                <a:gd name="T27" fmla="*/ 2147483647 h 192"/>
                                <a:gd name="T28" fmla="*/ 2147483647 w 288"/>
                                <a:gd name="T29" fmla="*/ 2147483647 h 192"/>
                                <a:gd name="T30" fmla="*/ 2147483647 w 288"/>
                                <a:gd name="T31" fmla="*/ 2147483647 h 192"/>
                                <a:gd name="T32" fmla="*/ 2147483647 w 288"/>
                                <a:gd name="T33" fmla="*/ 2147483647 h 192"/>
                                <a:gd name="T34" fmla="*/ 2147483647 w 288"/>
                                <a:gd name="T35" fmla="*/ 2147483647 h 192"/>
                                <a:gd name="T36" fmla="*/ 2147483647 w 288"/>
                                <a:gd name="T37" fmla="*/ 2147483647 h 192"/>
                                <a:gd name="T38" fmla="*/ 2147483647 w 288"/>
                                <a:gd name="T39" fmla="*/ 2147483647 h 192"/>
                                <a:gd name="T40" fmla="*/ 2147483647 w 288"/>
                                <a:gd name="T41" fmla="*/ 2147483647 h 192"/>
                                <a:gd name="T42" fmla="*/ 2147483647 w 288"/>
                                <a:gd name="T43" fmla="*/ 2147483647 h 192"/>
                                <a:gd name="T44" fmla="*/ 2147483647 w 288"/>
                                <a:gd name="T45" fmla="*/ 2147483647 h 192"/>
                                <a:gd name="T46" fmla="*/ 2147483647 w 288"/>
                                <a:gd name="T47" fmla="*/ 2147483647 h 192"/>
                                <a:gd name="T48" fmla="*/ 2147483647 w 288"/>
                                <a:gd name="T49" fmla="*/ 2147483647 h 192"/>
                                <a:gd name="T50" fmla="*/ 2147483647 w 288"/>
                                <a:gd name="T51" fmla="*/ 2147483647 h 192"/>
                                <a:gd name="T52" fmla="*/ 2147483647 w 288"/>
                                <a:gd name="T53" fmla="*/ 2147483647 h 192"/>
                                <a:gd name="T54" fmla="*/ 2147483647 w 288"/>
                                <a:gd name="T55" fmla="*/ 2147483647 h 192"/>
                                <a:gd name="T56" fmla="*/ 2147483647 w 288"/>
                                <a:gd name="T57" fmla="*/ 2147483647 h 192"/>
                                <a:gd name="T58" fmla="*/ 2147483647 w 288"/>
                                <a:gd name="T59" fmla="*/ 2147483647 h 192"/>
                                <a:gd name="T60" fmla="*/ 2147483647 w 288"/>
                                <a:gd name="T61" fmla="*/ 2147483647 h 192"/>
                                <a:gd name="T62" fmla="*/ 2147483647 w 288"/>
                                <a:gd name="T63" fmla="*/ 2147483647 h 192"/>
                                <a:gd name="T64" fmla="*/ 2147483647 w 288"/>
                                <a:gd name="T65" fmla="*/ 2147483647 h 192"/>
                                <a:gd name="T66" fmla="*/ 2147483647 w 288"/>
                                <a:gd name="T67" fmla="*/ 2147483647 h 192"/>
                                <a:gd name="T68" fmla="*/ 2147483647 w 288"/>
                                <a:gd name="T69" fmla="*/ 2147483647 h 192"/>
                                <a:gd name="T70" fmla="*/ 2147483647 w 288"/>
                                <a:gd name="T71" fmla="*/ 2147483647 h 192"/>
                                <a:gd name="T72" fmla="*/ 2147483647 w 288"/>
                                <a:gd name="T73" fmla="*/ 2147483647 h 192"/>
                                <a:gd name="T74" fmla="*/ 2147483647 w 288"/>
                                <a:gd name="T75" fmla="*/ 2147483647 h 192"/>
                                <a:gd name="T76" fmla="*/ 2147483647 w 288"/>
                                <a:gd name="T77" fmla="*/ 2147483647 h 192"/>
                                <a:gd name="T78" fmla="*/ 2147483647 w 288"/>
                                <a:gd name="T79" fmla="*/ 2147483647 h 192"/>
                                <a:gd name="T80" fmla="*/ 2147483647 w 288"/>
                                <a:gd name="T81" fmla="*/ 2147483647 h 192"/>
                                <a:gd name="T82" fmla="*/ 2147483647 w 288"/>
                                <a:gd name="T83" fmla="*/ 2147483647 h 192"/>
                                <a:gd name="T84" fmla="*/ 2147483647 w 288"/>
                                <a:gd name="T85" fmla="*/ 2147483647 h 192"/>
                                <a:gd name="T86" fmla="*/ 2147483647 w 288"/>
                                <a:gd name="T87" fmla="*/ 0 h 19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88" h="192">
                                  <a:moveTo>
                                    <a:pt x="222" y="0"/>
                                  </a:moveTo>
                                  <a:lnTo>
                                    <a:pt x="228" y="0"/>
                                  </a:lnTo>
                                  <a:lnTo>
                                    <a:pt x="234" y="0"/>
                                  </a:lnTo>
                                  <a:lnTo>
                                    <a:pt x="234" y="6"/>
                                  </a:lnTo>
                                  <a:lnTo>
                                    <a:pt x="240" y="6"/>
                                  </a:lnTo>
                                  <a:lnTo>
                                    <a:pt x="246" y="6"/>
                                  </a:lnTo>
                                  <a:lnTo>
                                    <a:pt x="252" y="12"/>
                                  </a:lnTo>
                                  <a:lnTo>
                                    <a:pt x="258" y="18"/>
                                  </a:lnTo>
                                  <a:lnTo>
                                    <a:pt x="258" y="24"/>
                                  </a:lnTo>
                                  <a:lnTo>
                                    <a:pt x="264" y="24"/>
                                  </a:lnTo>
                                  <a:lnTo>
                                    <a:pt x="264" y="30"/>
                                  </a:lnTo>
                                  <a:lnTo>
                                    <a:pt x="264" y="36"/>
                                  </a:lnTo>
                                  <a:lnTo>
                                    <a:pt x="270" y="36"/>
                                  </a:lnTo>
                                  <a:lnTo>
                                    <a:pt x="270" y="42"/>
                                  </a:lnTo>
                                  <a:lnTo>
                                    <a:pt x="276" y="48"/>
                                  </a:lnTo>
                                  <a:lnTo>
                                    <a:pt x="276" y="54"/>
                                  </a:lnTo>
                                  <a:lnTo>
                                    <a:pt x="282" y="60"/>
                                  </a:lnTo>
                                  <a:lnTo>
                                    <a:pt x="282" y="66"/>
                                  </a:lnTo>
                                  <a:lnTo>
                                    <a:pt x="288" y="66"/>
                                  </a:lnTo>
                                  <a:lnTo>
                                    <a:pt x="288" y="72"/>
                                  </a:lnTo>
                                  <a:lnTo>
                                    <a:pt x="288" y="78"/>
                                  </a:lnTo>
                                  <a:lnTo>
                                    <a:pt x="288" y="84"/>
                                  </a:lnTo>
                                  <a:lnTo>
                                    <a:pt x="288" y="90"/>
                                  </a:lnTo>
                                  <a:lnTo>
                                    <a:pt x="288" y="96"/>
                                  </a:lnTo>
                                  <a:lnTo>
                                    <a:pt x="288" y="102"/>
                                  </a:lnTo>
                                  <a:lnTo>
                                    <a:pt x="288" y="108"/>
                                  </a:lnTo>
                                  <a:lnTo>
                                    <a:pt x="276" y="108"/>
                                  </a:lnTo>
                                  <a:lnTo>
                                    <a:pt x="270" y="108"/>
                                  </a:lnTo>
                                  <a:lnTo>
                                    <a:pt x="270" y="102"/>
                                  </a:lnTo>
                                  <a:lnTo>
                                    <a:pt x="264" y="102"/>
                                  </a:lnTo>
                                  <a:lnTo>
                                    <a:pt x="264" y="108"/>
                                  </a:lnTo>
                                  <a:lnTo>
                                    <a:pt x="258" y="108"/>
                                  </a:lnTo>
                                  <a:lnTo>
                                    <a:pt x="258" y="114"/>
                                  </a:lnTo>
                                  <a:lnTo>
                                    <a:pt x="258" y="120"/>
                                  </a:lnTo>
                                  <a:lnTo>
                                    <a:pt x="252" y="120"/>
                                  </a:lnTo>
                                  <a:lnTo>
                                    <a:pt x="252" y="126"/>
                                  </a:lnTo>
                                  <a:lnTo>
                                    <a:pt x="246" y="132"/>
                                  </a:lnTo>
                                  <a:lnTo>
                                    <a:pt x="240" y="138"/>
                                  </a:lnTo>
                                  <a:lnTo>
                                    <a:pt x="234" y="138"/>
                                  </a:lnTo>
                                  <a:lnTo>
                                    <a:pt x="222" y="144"/>
                                  </a:lnTo>
                                  <a:lnTo>
                                    <a:pt x="210" y="150"/>
                                  </a:lnTo>
                                  <a:lnTo>
                                    <a:pt x="204" y="150"/>
                                  </a:lnTo>
                                  <a:lnTo>
                                    <a:pt x="204" y="156"/>
                                  </a:lnTo>
                                  <a:lnTo>
                                    <a:pt x="198" y="156"/>
                                  </a:lnTo>
                                  <a:lnTo>
                                    <a:pt x="204" y="162"/>
                                  </a:lnTo>
                                  <a:lnTo>
                                    <a:pt x="210" y="168"/>
                                  </a:lnTo>
                                  <a:lnTo>
                                    <a:pt x="216" y="168"/>
                                  </a:lnTo>
                                  <a:lnTo>
                                    <a:pt x="204" y="168"/>
                                  </a:lnTo>
                                  <a:lnTo>
                                    <a:pt x="150" y="174"/>
                                  </a:lnTo>
                                  <a:lnTo>
                                    <a:pt x="126" y="180"/>
                                  </a:lnTo>
                                  <a:lnTo>
                                    <a:pt x="120" y="180"/>
                                  </a:lnTo>
                                  <a:lnTo>
                                    <a:pt x="102" y="180"/>
                                  </a:lnTo>
                                  <a:lnTo>
                                    <a:pt x="96" y="180"/>
                                  </a:lnTo>
                                  <a:lnTo>
                                    <a:pt x="96" y="186"/>
                                  </a:lnTo>
                                  <a:lnTo>
                                    <a:pt x="90" y="186"/>
                                  </a:lnTo>
                                  <a:lnTo>
                                    <a:pt x="78" y="186"/>
                                  </a:lnTo>
                                  <a:lnTo>
                                    <a:pt x="72" y="186"/>
                                  </a:lnTo>
                                  <a:lnTo>
                                    <a:pt x="66" y="186"/>
                                  </a:lnTo>
                                  <a:lnTo>
                                    <a:pt x="60" y="192"/>
                                  </a:lnTo>
                                  <a:lnTo>
                                    <a:pt x="54" y="192"/>
                                  </a:lnTo>
                                  <a:lnTo>
                                    <a:pt x="48" y="186"/>
                                  </a:lnTo>
                                  <a:lnTo>
                                    <a:pt x="42" y="192"/>
                                  </a:lnTo>
                                  <a:lnTo>
                                    <a:pt x="36" y="192"/>
                                  </a:lnTo>
                                  <a:lnTo>
                                    <a:pt x="36" y="174"/>
                                  </a:lnTo>
                                  <a:lnTo>
                                    <a:pt x="30" y="162"/>
                                  </a:lnTo>
                                  <a:lnTo>
                                    <a:pt x="30" y="156"/>
                                  </a:lnTo>
                                  <a:lnTo>
                                    <a:pt x="24" y="144"/>
                                  </a:lnTo>
                                  <a:lnTo>
                                    <a:pt x="24" y="138"/>
                                  </a:lnTo>
                                  <a:lnTo>
                                    <a:pt x="24" y="132"/>
                                  </a:lnTo>
                                  <a:lnTo>
                                    <a:pt x="24" y="126"/>
                                  </a:lnTo>
                                  <a:lnTo>
                                    <a:pt x="18" y="108"/>
                                  </a:lnTo>
                                  <a:lnTo>
                                    <a:pt x="12" y="90"/>
                                  </a:lnTo>
                                  <a:lnTo>
                                    <a:pt x="6" y="66"/>
                                  </a:lnTo>
                                  <a:lnTo>
                                    <a:pt x="6" y="60"/>
                                  </a:lnTo>
                                  <a:lnTo>
                                    <a:pt x="0" y="36"/>
                                  </a:lnTo>
                                  <a:lnTo>
                                    <a:pt x="36" y="30"/>
                                  </a:lnTo>
                                  <a:lnTo>
                                    <a:pt x="48" y="24"/>
                                  </a:lnTo>
                                  <a:lnTo>
                                    <a:pt x="60" y="24"/>
                                  </a:lnTo>
                                  <a:lnTo>
                                    <a:pt x="66" y="24"/>
                                  </a:lnTo>
                                  <a:lnTo>
                                    <a:pt x="90" y="18"/>
                                  </a:lnTo>
                                  <a:lnTo>
                                    <a:pt x="96" y="18"/>
                                  </a:lnTo>
                                  <a:lnTo>
                                    <a:pt x="102" y="18"/>
                                  </a:lnTo>
                                  <a:lnTo>
                                    <a:pt x="120" y="12"/>
                                  </a:lnTo>
                                  <a:lnTo>
                                    <a:pt x="144" y="12"/>
                                  </a:lnTo>
                                  <a:lnTo>
                                    <a:pt x="156" y="6"/>
                                  </a:lnTo>
                                  <a:lnTo>
                                    <a:pt x="162" y="6"/>
                                  </a:lnTo>
                                  <a:lnTo>
                                    <a:pt x="168" y="6"/>
                                  </a:lnTo>
                                  <a:lnTo>
                                    <a:pt x="198" y="0"/>
                                  </a:lnTo>
                                  <a:lnTo>
                                    <a:pt x="222" y="0"/>
                                  </a:lnTo>
                                  <a:close/>
                                </a:path>
                              </a:pathLst>
                            </a:custGeom>
                            <a:solidFill>
                              <a:srgbClr val="FFC000"/>
                            </a:solidFill>
                            <a:ln w="9525">
                              <a:solidFill>
                                <a:schemeClr val="tx1"/>
                              </a:solidFill>
                              <a:prstDash val="solid"/>
                              <a:round/>
                              <a:headEnd/>
                              <a:tailEnd/>
                            </a:ln>
                          </wps:spPr>
                          <wps:bodyPr/>
                        </wps:wsp>
                        <wps:wsp>
                          <wps:cNvPr id="614" name="Freeform 156"/>
                          <wps:cNvSpPr>
                            <a:spLocks/>
                          </wps:cNvSpPr>
                          <wps:spPr bwMode="auto">
                            <a:xfrm>
                              <a:off x="11445325" y="7583868"/>
                              <a:ext cx="1062415" cy="2223442"/>
                            </a:xfrm>
                            <a:custGeom>
                              <a:avLst/>
                              <a:gdLst>
                                <a:gd name="T0" fmla="*/ 2147483647 w 294"/>
                                <a:gd name="T1" fmla="*/ 2147483647 h 630"/>
                                <a:gd name="T2" fmla="*/ 2147483647 w 294"/>
                                <a:gd name="T3" fmla="*/ 2147483647 h 630"/>
                                <a:gd name="T4" fmla="*/ 2147483647 w 294"/>
                                <a:gd name="T5" fmla="*/ 0 h 630"/>
                                <a:gd name="T6" fmla="*/ 2147483647 w 294"/>
                                <a:gd name="T7" fmla="*/ 2147483647 h 630"/>
                                <a:gd name="T8" fmla="*/ 2147483647 w 294"/>
                                <a:gd name="T9" fmla="*/ 2147483647 h 630"/>
                                <a:gd name="T10" fmla="*/ 2147483647 w 294"/>
                                <a:gd name="T11" fmla="*/ 2147483647 h 630"/>
                                <a:gd name="T12" fmla="*/ 2147483647 w 294"/>
                                <a:gd name="T13" fmla="*/ 2147483647 h 630"/>
                                <a:gd name="T14" fmla="*/ 2147483647 w 294"/>
                                <a:gd name="T15" fmla="*/ 2147483647 h 630"/>
                                <a:gd name="T16" fmla="*/ 2147483647 w 294"/>
                                <a:gd name="T17" fmla="*/ 2147483647 h 630"/>
                                <a:gd name="T18" fmla="*/ 2147483647 w 294"/>
                                <a:gd name="T19" fmla="*/ 2147483647 h 630"/>
                                <a:gd name="T20" fmla="*/ 2147483647 w 294"/>
                                <a:gd name="T21" fmla="*/ 2147483647 h 630"/>
                                <a:gd name="T22" fmla="*/ 2147483647 w 294"/>
                                <a:gd name="T23" fmla="*/ 2147483647 h 630"/>
                                <a:gd name="T24" fmla="*/ 2147483647 w 294"/>
                                <a:gd name="T25" fmla="*/ 2147483647 h 630"/>
                                <a:gd name="T26" fmla="*/ 2147483647 w 294"/>
                                <a:gd name="T27" fmla="*/ 2147483647 h 630"/>
                                <a:gd name="T28" fmla="*/ 2147483647 w 294"/>
                                <a:gd name="T29" fmla="*/ 2147483647 h 630"/>
                                <a:gd name="T30" fmla="*/ 2147483647 w 294"/>
                                <a:gd name="T31" fmla="*/ 2147483647 h 630"/>
                                <a:gd name="T32" fmla="*/ 2147483647 w 294"/>
                                <a:gd name="T33" fmla="*/ 2147483647 h 630"/>
                                <a:gd name="T34" fmla="*/ 2147483647 w 294"/>
                                <a:gd name="T35" fmla="*/ 2147483647 h 630"/>
                                <a:gd name="T36" fmla="*/ 2147483647 w 294"/>
                                <a:gd name="T37" fmla="*/ 2147483647 h 630"/>
                                <a:gd name="T38" fmla="*/ 2147483647 w 294"/>
                                <a:gd name="T39" fmla="*/ 2147483647 h 630"/>
                                <a:gd name="T40" fmla="*/ 2147483647 w 294"/>
                                <a:gd name="T41" fmla="*/ 2147483647 h 630"/>
                                <a:gd name="T42" fmla="*/ 2147483647 w 294"/>
                                <a:gd name="T43" fmla="*/ 2147483647 h 630"/>
                                <a:gd name="T44" fmla="*/ 2147483647 w 294"/>
                                <a:gd name="T45" fmla="*/ 2147483647 h 630"/>
                                <a:gd name="T46" fmla="*/ 2147483647 w 294"/>
                                <a:gd name="T47" fmla="*/ 2147483647 h 630"/>
                                <a:gd name="T48" fmla="*/ 2147483647 w 294"/>
                                <a:gd name="T49" fmla="*/ 2147483647 h 630"/>
                                <a:gd name="T50" fmla="*/ 2147483647 w 294"/>
                                <a:gd name="T51" fmla="*/ 2147483647 h 630"/>
                                <a:gd name="T52" fmla="*/ 2147483647 w 294"/>
                                <a:gd name="T53" fmla="*/ 2147483647 h 630"/>
                                <a:gd name="T54" fmla="*/ 2147483647 w 294"/>
                                <a:gd name="T55" fmla="*/ 2147483647 h 630"/>
                                <a:gd name="T56" fmla="*/ 2147483647 w 294"/>
                                <a:gd name="T57" fmla="*/ 2147483647 h 630"/>
                                <a:gd name="T58" fmla="*/ 2147483647 w 294"/>
                                <a:gd name="T59" fmla="*/ 2147483647 h 630"/>
                                <a:gd name="T60" fmla="*/ 2147483647 w 294"/>
                                <a:gd name="T61" fmla="*/ 2147483647 h 630"/>
                                <a:gd name="T62" fmla="*/ 2147483647 w 294"/>
                                <a:gd name="T63" fmla="*/ 2147483647 h 630"/>
                                <a:gd name="T64" fmla="*/ 2147483647 w 294"/>
                                <a:gd name="T65" fmla="*/ 2147483647 h 630"/>
                                <a:gd name="T66" fmla="*/ 2147483647 w 294"/>
                                <a:gd name="T67" fmla="*/ 2147483647 h 630"/>
                                <a:gd name="T68" fmla="*/ 2147483647 w 294"/>
                                <a:gd name="T69" fmla="*/ 2147483647 h 630"/>
                                <a:gd name="T70" fmla="*/ 2147483647 w 294"/>
                                <a:gd name="T71" fmla="*/ 2147483647 h 630"/>
                                <a:gd name="T72" fmla="*/ 2147483647 w 294"/>
                                <a:gd name="T73" fmla="*/ 2147483647 h 630"/>
                                <a:gd name="T74" fmla="*/ 2147483647 w 294"/>
                                <a:gd name="T75" fmla="*/ 2147483647 h 630"/>
                                <a:gd name="T76" fmla="*/ 2147483647 w 294"/>
                                <a:gd name="T77" fmla="*/ 2147483647 h 630"/>
                                <a:gd name="T78" fmla="*/ 2147483647 w 294"/>
                                <a:gd name="T79" fmla="*/ 2147483647 h 630"/>
                                <a:gd name="T80" fmla="*/ 2147483647 w 294"/>
                                <a:gd name="T81" fmla="*/ 2147483647 h 630"/>
                                <a:gd name="T82" fmla="*/ 2147483647 w 294"/>
                                <a:gd name="T83" fmla="*/ 2147483647 h 630"/>
                                <a:gd name="T84" fmla="*/ 2147483647 w 294"/>
                                <a:gd name="T85" fmla="*/ 2147483647 h 630"/>
                                <a:gd name="T86" fmla="*/ 2147483647 w 294"/>
                                <a:gd name="T87" fmla="*/ 2147483647 h 630"/>
                                <a:gd name="T88" fmla="*/ 2147483647 w 294"/>
                                <a:gd name="T89" fmla="*/ 2147483647 h 630"/>
                                <a:gd name="T90" fmla="*/ 2147483647 w 294"/>
                                <a:gd name="T91" fmla="*/ 2147483647 h 630"/>
                                <a:gd name="T92" fmla="*/ 2147483647 w 294"/>
                                <a:gd name="T93" fmla="*/ 2147483647 h 630"/>
                                <a:gd name="T94" fmla="*/ 2147483647 w 294"/>
                                <a:gd name="T95" fmla="*/ 2147483647 h 630"/>
                                <a:gd name="T96" fmla="*/ 2147483647 w 294"/>
                                <a:gd name="T97" fmla="*/ 2147483647 h 630"/>
                                <a:gd name="T98" fmla="*/ 2147483647 w 294"/>
                                <a:gd name="T99" fmla="*/ 2147483647 h 630"/>
                                <a:gd name="T100" fmla="*/ 2147483647 w 294"/>
                                <a:gd name="T101" fmla="*/ 2147483647 h 630"/>
                                <a:gd name="T102" fmla="*/ 2147483647 w 294"/>
                                <a:gd name="T103" fmla="*/ 2147483647 h 630"/>
                                <a:gd name="T104" fmla="*/ 2147483647 w 294"/>
                                <a:gd name="T105" fmla="*/ 2147483647 h 630"/>
                                <a:gd name="T106" fmla="*/ 2147483647 w 294"/>
                                <a:gd name="T107" fmla="*/ 2147483647 h 630"/>
                                <a:gd name="T108" fmla="*/ 2147483647 w 294"/>
                                <a:gd name="T109" fmla="*/ 2147483647 h 630"/>
                                <a:gd name="T110" fmla="*/ 2147483647 w 294"/>
                                <a:gd name="T111" fmla="*/ 2147483647 h 630"/>
                                <a:gd name="T112" fmla="*/ 2147483647 w 294"/>
                                <a:gd name="T113" fmla="*/ 2147483647 h 630"/>
                                <a:gd name="T114" fmla="*/ 0 w 294"/>
                                <a:gd name="T115" fmla="*/ 2147483647 h 630"/>
                                <a:gd name="T116" fmla="*/ 2147483647 w 294"/>
                                <a:gd name="T117" fmla="*/ 2147483647 h 630"/>
                                <a:gd name="T118" fmla="*/ 2147483647 w 294"/>
                                <a:gd name="T119" fmla="*/ 2147483647 h 630"/>
                                <a:gd name="T120" fmla="*/ 2147483647 w 294"/>
                                <a:gd name="T121" fmla="*/ 2147483647 h 630"/>
                                <a:gd name="T122" fmla="*/ 2147483647 w 294"/>
                                <a:gd name="T123" fmla="*/ 2147483647 h 630"/>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294" h="630">
                                  <a:moveTo>
                                    <a:pt x="72" y="18"/>
                                  </a:moveTo>
                                  <a:lnTo>
                                    <a:pt x="84" y="18"/>
                                  </a:lnTo>
                                  <a:lnTo>
                                    <a:pt x="90" y="18"/>
                                  </a:lnTo>
                                  <a:lnTo>
                                    <a:pt x="96" y="12"/>
                                  </a:lnTo>
                                  <a:lnTo>
                                    <a:pt x="102" y="12"/>
                                  </a:lnTo>
                                  <a:lnTo>
                                    <a:pt x="108" y="12"/>
                                  </a:lnTo>
                                  <a:lnTo>
                                    <a:pt x="120" y="6"/>
                                  </a:lnTo>
                                  <a:lnTo>
                                    <a:pt x="132" y="6"/>
                                  </a:lnTo>
                                  <a:lnTo>
                                    <a:pt x="144" y="0"/>
                                  </a:lnTo>
                                  <a:lnTo>
                                    <a:pt x="162" y="0"/>
                                  </a:lnTo>
                                  <a:lnTo>
                                    <a:pt x="168" y="0"/>
                                  </a:lnTo>
                                  <a:lnTo>
                                    <a:pt x="174" y="0"/>
                                  </a:lnTo>
                                  <a:lnTo>
                                    <a:pt x="174" y="6"/>
                                  </a:lnTo>
                                  <a:lnTo>
                                    <a:pt x="174" y="18"/>
                                  </a:lnTo>
                                  <a:lnTo>
                                    <a:pt x="174" y="24"/>
                                  </a:lnTo>
                                  <a:lnTo>
                                    <a:pt x="174" y="36"/>
                                  </a:lnTo>
                                  <a:lnTo>
                                    <a:pt x="174" y="48"/>
                                  </a:lnTo>
                                  <a:lnTo>
                                    <a:pt x="174" y="60"/>
                                  </a:lnTo>
                                  <a:lnTo>
                                    <a:pt x="174" y="72"/>
                                  </a:lnTo>
                                  <a:lnTo>
                                    <a:pt x="174" y="84"/>
                                  </a:lnTo>
                                  <a:lnTo>
                                    <a:pt x="174" y="96"/>
                                  </a:lnTo>
                                  <a:lnTo>
                                    <a:pt x="174" y="102"/>
                                  </a:lnTo>
                                  <a:lnTo>
                                    <a:pt x="174" y="108"/>
                                  </a:lnTo>
                                  <a:lnTo>
                                    <a:pt x="174" y="114"/>
                                  </a:lnTo>
                                  <a:lnTo>
                                    <a:pt x="174" y="120"/>
                                  </a:lnTo>
                                  <a:lnTo>
                                    <a:pt x="174" y="132"/>
                                  </a:lnTo>
                                  <a:lnTo>
                                    <a:pt x="174" y="138"/>
                                  </a:lnTo>
                                  <a:lnTo>
                                    <a:pt x="174" y="150"/>
                                  </a:lnTo>
                                  <a:lnTo>
                                    <a:pt x="174" y="156"/>
                                  </a:lnTo>
                                  <a:lnTo>
                                    <a:pt x="174" y="162"/>
                                  </a:lnTo>
                                  <a:lnTo>
                                    <a:pt x="174" y="168"/>
                                  </a:lnTo>
                                  <a:lnTo>
                                    <a:pt x="174" y="174"/>
                                  </a:lnTo>
                                  <a:lnTo>
                                    <a:pt x="174" y="192"/>
                                  </a:lnTo>
                                  <a:lnTo>
                                    <a:pt x="174" y="198"/>
                                  </a:lnTo>
                                  <a:lnTo>
                                    <a:pt x="174" y="204"/>
                                  </a:lnTo>
                                  <a:lnTo>
                                    <a:pt x="168" y="210"/>
                                  </a:lnTo>
                                  <a:lnTo>
                                    <a:pt x="168" y="216"/>
                                  </a:lnTo>
                                  <a:lnTo>
                                    <a:pt x="168" y="222"/>
                                  </a:lnTo>
                                  <a:lnTo>
                                    <a:pt x="168" y="228"/>
                                  </a:lnTo>
                                  <a:lnTo>
                                    <a:pt x="174" y="240"/>
                                  </a:lnTo>
                                  <a:lnTo>
                                    <a:pt x="174" y="246"/>
                                  </a:lnTo>
                                  <a:lnTo>
                                    <a:pt x="174" y="252"/>
                                  </a:lnTo>
                                  <a:lnTo>
                                    <a:pt x="180" y="258"/>
                                  </a:lnTo>
                                  <a:lnTo>
                                    <a:pt x="180" y="264"/>
                                  </a:lnTo>
                                  <a:lnTo>
                                    <a:pt x="180" y="270"/>
                                  </a:lnTo>
                                  <a:lnTo>
                                    <a:pt x="186" y="276"/>
                                  </a:lnTo>
                                  <a:lnTo>
                                    <a:pt x="186" y="288"/>
                                  </a:lnTo>
                                  <a:lnTo>
                                    <a:pt x="198" y="306"/>
                                  </a:lnTo>
                                  <a:lnTo>
                                    <a:pt x="204" y="318"/>
                                  </a:lnTo>
                                  <a:lnTo>
                                    <a:pt x="204" y="324"/>
                                  </a:lnTo>
                                  <a:lnTo>
                                    <a:pt x="210" y="330"/>
                                  </a:lnTo>
                                  <a:lnTo>
                                    <a:pt x="216" y="336"/>
                                  </a:lnTo>
                                  <a:lnTo>
                                    <a:pt x="222" y="342"/>
                                  </a:lnTo>
                                  <a:lnTo>
                                    <a:pt x="228" y="342"/>
                                  </a:lnTo>
                                  <a:lnTo>
                                    <a:pt x="228" y="348"/>
                                  </a:lnTo>
                                  <a:lnTo>
                                    <a:pt x="234" y="342"/>
                                  </a:lnTo>
                                  <a:lnTo>
                                    <a:pt x="240" y="348"/>
                                  </a:lnTo>
                                  <a:lnTo>
                                    <a:pt x="246" y="348"/>
                                  </a:lnTo>
                                  <a:lnTo>
                                    <a:pt x="246" y="354"/>
                                  </a:lnTo>
                                  <a:lnTo>
                                    <a:pt x="246" y="360"/>
                                  </a:lnTo>
                                  <a:lnTo>
                                    <a:pt x="252" y="360"/>
                                  </a:lnTo>
                                  <a:lnTo>
                                    <a:pt x="258" y="360"/>
                                  </a:lnTo>
                                  <a:lnTo>
                                    <a:pt x="258" y="366"/>
                                  </a:lnTo>
                                  <a:lnTo>
                                    <a:pt x="258" y="372"/>
                                  </a:lnTo>
                                  <a:lnTo>
                                    <a:pt x="264" y="372"/>
                                  </a:lnTo>
                                  <a:lnTo>
                                    <a:pt x="270" y="372"/>
                                  </a:lnTo>
                                  <a:lnTo>
                                    <a:pt x="270" y="378"/>
                                  </a:lnTo>
                                  <a:lnTo>
                                    <a:pt x="270" y="384"/>
                                  </a:lnTo>
                                  <a:lnTo>
                                    <a:pt x="276" y="384"/>
                                  </a:lnTo>
                                  <a:lnTo>
                                    <a:pt x="276" y="390"/>
                                  </a:lnTo>
                                  <a:lnTo>
                                    <a:pt x="282" y="390"/>
                                  </a:lnTo>
                                  <a:lnTo>
                                    <a:pt x="282" y="396"/>
                                  </a:lnTo>
                                  <a:lnTo>
                                    <a:pt x="282" y="402"/>
                                  </a:lnTo>
                                  <a:lnTo>
                                    <a:pt x="288" y="402"/>
                                  </a:lnTo>
                                  <a:lnTo>
                                    <a:pt x="288" y="408"/>
                                  </a:lnTo>
                                  <a:lnTo>
                                    <a:pt x="288" y="414"/>
                                  </a:lnTo>
                                  <a:lnTo>
                                    <a:pt x="294" y="414"/>
                                  </a:lnTo>
                                  <a:lnTo>
                                    <a:pt x="294" y="420"/>
                                  </a:lnTo>
                                  <a:lnTo>
                                    <a:pt x="288" y="420"/>
                                  </a:lnTo>
                                  <a:lnTo>
                                    <a:pt x="294" y="420"/>
                                  </a:lnTo>
                                  <a:lnTo>
                                    <a:pt x="288" y="426"/>
                                  </a:lnTo>
                                  <a:lnTo>
                                    <a:pt x="288" y="432"/>
                                  </a:lnTo>
                                  <a:lnTo>
                                    <a:pt x="288" y="438"/>
                                  </a:lnTo>
                                  <a:lnTo>
                                    <a:pt x="288" y="450"/>
                                  </a:lnTo>
                                  <a:lnTo>
                                    <a:pt x="282" y="456"/>
                                  </a:lnTo>
                                  <a:lnTo>
                                    <a:pt x="276" y="462"/>
                                  </a:lnTo>
                                  <a:lnTo>
                                    <a:pt x="270" y="468"/>
                                  </a:lnTo>
                                  <a:lnTo>
                                    <a:pt x="264" y="474"/>
                                  </a:lnTo>
                                  <a:lnTo>
                                    <a:pt x="264" y="480"/>
                                  </a:lnTo>
                                  <a:lnTo>
                                    <a:pt x="258" y="480"/>
                                  </a:lnTo>
                                  <a:lnTo>
                                    <a:pt x="258" y="486"/>
                                  </a:lnTo>
                                  <a:lnTo>
                                    <a:pt x="258" y="480"/>
                                  </a:lnTo>
                                  <a:lnTo>
                                    <a:pt x="252" y="480"/>
                                  </a:lnTo>
                                  <a:lnTo>
                                    <a:pt x="252" y="486"/>
                                  </a:lnTo>
                                  <a:lnTo>
                                    <a:pt x="258" y="486"/>
                                  </a:lnTo>
                                  <a:lnTo>
                                    <a:pt x="258" y="492"/>
                                  </a:lnTo>
                                  <a:lnTo>
                                    <a:pt x="252" y="492"/>
                                  </a:lnTo>
                                  <a:lnTo>
                                    <a:pt x="252" y="498"/>
                                  </a:lnTo>
                                  <a:lnTo>
                                    <a:pt x="258" y="498"/>
                                  </a:lnTo>
                                  <a:lnTo>
                                    <a:pt x="258" y="504"/>
                                  </a:lnTo>
                                  <a:lnTo>
                                    <a:pt x="264" y="504"/>
                                  </a:lnTo>
                                  <a:lnTo>
                                    <a:pt x="264" y="510"/>
                                  </a:lnTo>
                                  <a:lnTo>
                                    <a:pt x="258" y="510"/>
                                  </a:lnTo>
                                  <a:lnTo>
                                    <a:pt x="252" y="510"/>
                                  </a:lnTo>
                                  <a:lnTo>
                                    <a:pt x="252" y="516"/>
                                  </a:lnTo>
                                  <a:lnTo>
                                    <a:pt x="252" y="522"/>
                                  </a:lnTo>
                                  <a:lnTo>
                                    <a:pt x="252" y="528"/>
                                  </a:lnTo>
                                  <a:lnTo>
                                    <a:pt x="252" y="534"/>
                                  </a:lnTo>
                                  <a:lnTo>
                                    <a:pt x="246" y="534"/>
                                  </a:lnTo>
                                  <a:lnTo>
                                    <a:pt x="240" y="534"/>
                                  </a:lnTo>
                                  <a:lnTo>
                                    <a:pt x="234" y="534"/>
                                  </a:lnTo>
                                  <a:lnTo>
                                    <a:pt x="234" y="540"/>
                                  </a:lnTo>
                                  <a:lnTo>
                                    <a:pt x="240" y="540"/>
                                  </a:lnTo>
                                  <a:lnTo>
                                    <a:pt x="240" y="546"/>
                                  </a:lnTo>
                                  <a:lnTo>
                                    <a:pt x="234" y="546"/>
                                  </a:lnTo>
                                  <a:lnTo>
                                    <a:pt x="234" y="552"/>
                                  </a:lnTo>
                                  <a:lnTo>
                                    <a:pt x="234" y="558"/>
                                  </a:lnTo>
                                  <a:lnTo>
                                    <a:pt x="228" y="558"/>
                                  </a:lnTo>
                                  <a:lnTo>
                                    <a:pt x="222" y="558"/>
                                  </a:lnTo>
                                  <a:lnTo>
                                    <a:pt x="222" y="552"/>
                                  </a:lnTo>
                                  <a:lnTo>
                                    <a:pt x="216" y="546"/>
                                  </a:lnTo>
                                  <a:lnTo>
                                    <a:pt x="210" y="540"/>
                                  </a:lnTo>
                                  <a:lnTo>
                                    <a:pt x="210" y="546"/>
                                  </a:lnTo>
                                  <a:lnTo>
                                    <a:pt x="204" y="552"/>
                                  </a:lnTo>
                                  <a:lnTo>
                                    <a:pt x="204" y="558"/>
                                  </a:lnTo>
                                  <a:lnTo>
                                    <a:pt x="198" y="564"/>
                                  </a:lnTo>
                                  <a:lnTo>
                                    <a:pt x="198" y="558"/>
                                  </a:lnTo>
                                  <a:lnTo>
                                    <a:pt x="192" y="558"/>
                                  </a:lnTo>
                                  <a:lnTo>
                                    <a:pt x="186" y="558"/>
                                  </a:lnTo>
                                  <a:lnTo>
                                    <a:pt x="186" y="564"/>
                                  </a:lnTo>
                                  <a:lnTo>
                                    <a:pt x="180" y="564"/>
                                  </a:lnTo>
                                  <a:lnTo>
                                    <a:pt x="180" y="570"/>
                                  </a:lnTo>
                                  <a:lnTo>
                                    <a:pt x="180" y="576"/>
                                  </a:lnTo>
                                  <a:lnTo>
                                    <a:pt x="180" y="582"/>
                                  </a:lnTo>
                                  <a:lnTo>
                                    <a:pt x="180" y="588"/>
                                  </a:lnTo>
                                  <a:lnTo>
                                    <a:pt x="180" y="594"/>
                                  </a:lnTo>
                                  <a:lnTo>
                                    <a:pt x="180" y="600"/>
                                  </a:lnTo>
                                  <a:lnTo>
                                    <a:pt x="174" y="594"/>
                                  </a:lnTo>
                                  <a:lnTo>
                                    <a:pt x="174" y="588"/>
                                  </a:lnTo>
                                  <a:lnTo>
                                    <a:pt x="168" y="588"/>
                                  </a:lnTo>
                                  <a:lnTo>
                                    <a:pt x="162" y="588"/>
                                  </a:lnTo>
                                  <a:lnTo>
                                    <a:pt x="162" y="594"/>
                                  </a:lnTo>
                                  <a:lnTo>
                                    <a:pt x="162" y="600"/>
                                  </a:lnTo>
                                  <a:lnTo>
                                    <a:pt x="162" y="606"/>
                                  </a:lnTo>
                                  <a:lnTo>
                                    <a:pt x="156" y="612"/>
                                  </a:lnTo>
                                  <a:lnTo>
                                    <a:pt x="150" y="618"/>
                                  </a:lnTo>
                                  <a:lnTo>
                                    <a:pt x="144" y="624"/>
                                  </a:lnTo>
                                  <a:lnTo>
                                    <a:pt x="138" y="624"/>
                                  </a:lnTo>
                                  <a:lnTo>
                                    <a:pt x="138" y="630"/>
                                  </a:lnTo>
                                  <a:lnTo>
                                    <a:pt x="132" y="624"/>
                                  </a:lnTo>
                                  <a:lnTo>
                                    <a:pt x="132" y="618"/>
                                  </a:lnTo>
                                  <a:lnTo>
                                    <a:pt x="126" y="624"/>
                                  </a:lnTo>
                                  <a:lnTo>
                                    <a:pt x="120" y="624"/>
                                  </a:lnTo>
                                  <a:lnTo>
                                    <a:pt x="120" y="630"/>
                                  </a:lnTo>
                                  <a:lnTo>
                                    <a:pt x="114" y="630"/>
                                  </a:lnTo>
                                  <a:lnTo>
                                    <a:pt x="108" y="630"/>
                                  </a:lnTo>
                                  <a:lnTo>
                                    <a:pt x="102" y="630"/>
                                  </a:lnTo>
                                  <a:lnTo>
                                    <a:pt x="102" y="624"/>
                                  </a:lnTo>
                                  <a:lnTo>
                                    <a:pt x="108" y="624"/>
                                  </a:lnTo>
                                  <a:lnTo>
                                    <a:pt x="108" y="618"/>
                                  </a:lnTo>
                                  <a:lnTo>
                                    <a:pt x="102" y="618"/>
                                  </a:lnTo>
                                  <a:lnTo>
                                    <a:pt x="96" y="618"/>
                                  </a:lnTo>
                                  <a:lnTo>
                                    <a:pt x="90" y="618"/>
                                  </a:lnTo>
                                  <a:lnTo>
                                    <a:pt x="90" y="612"/>
                                  </a:lnTo>
                                  <a:lnTo>
                                    <a:pt x="96" y="612"/>
                                  </a:lnTo>
                                  <a:lnTo>
                                    <a:pt x="102" y="606"/>
                                  </a:lnTo>
                                  <a:lnTo>
                                    <a:pt x="84" y="582"/>
                                  </a:lnTo>
                                  <a:lnTo>
                                    <a:pt x="84" y="576"/>
                                  </a:lnTo>
                                  <a:lnTo>
                                    <a:pt x="84" y="570"/>
                                  </a:lnTo>
                                  <a:lnTo>
                                    <a:pt x="72" y="576"/>
                                  </a:lnTo>
                                  <a:lnTo>
                                    <a:pt x="66" y="576"/>
                                  </a:lnTo>
                                  <a:lnTo>
                                    <a:pt x="66" y="582"/>
                                  </a:lnTo>
                                  <a:lnTo>
                                    <a:pt x="60" y="582"/>
                                  </a:lnTo>
                                  <a:lnTo>
                                    <a:pt x="60" y="576"/>
                                  </a:lnTo>
                                  <a:lnTo>
                                    <a:pt x="54" y="576"/>
                                  </a:lnTo>
                                  <a:lnTo>
                                    <a:pt x="54" y="582"/>
                                  </a:lnTo>
                                  <a:lnTo>
                                    <a:pt x="54" y="588"/>
                                  </a:lnTo>
                                  <a:lnTo>
                                    <a:pt x="54" y="582"/>
                                  </a:lnTo>
                                  <a:lnTo>
                                    <a:pt x="48" y="582"/>
                                  </a:lnTo>
                                  <a:lnTo>
                                    <a:pt x="48" y="588"/>
                                  </a:lnTo>
                                  <a:lnTo>
                                    <a:pt x="42" y="588"/>
                                  </a:lnTo>
                                  <a:lnTo>
                                    <a:pt x="36" y="588"/>
                                  </a:lnTo>
                                  <a:lnTo>
                                    <a:pt x="30" y="588"/>
                                  </a:lnTo>
                                  <a:lnTo>
                                    <a:pt x="36" y="588"/>
                                  </a:lnTo>
                                  <a:lnTo>
                                    <a:pt x="36" y="582"/>
                                  </a:lnTo>
                                  <a:lnTo>
                                    <a:pt x="30" y="582"/>
                                  </a:lnTo>
                                  <a:lnTo>
                                    <a:pt x="30" y="576"/>
                                  </a:lnTo>
                                  <a:lnTo>
                                    <a:pt x="36" y="570"/>
                                  </a:lnTo>
                                  <a:lnTo>
                                    <a:pt x="42" y="570"/>
                                  </a:lnTo>
                                  <a:lnTo>
                                    <a:pt x="42" y="564"/>
                                  </a:lnTo>
                                  <a:lnTo>
                                    <a:pt x="54" y="558"/>
                                  </a:lnTo>
                                  <a:lnTo>
                                    <a:pt x="54" y="552"/>
                                  </a:lnTo>
                                  <a:lnTo>
                                    <a:pt x="48" y="552"/>
                                  </a:lnTo>
                                  <a:lnTo>
                                    <a:pt x="48" y="540"/>
                                  </a:lnTo>
                                  <a:lnTo>
                                    <a:pt x="42" y="534"/>
                                  </a:lnTo>
                                  <a:lnTo>
                                    <a:pt x="42" y="528"/>
                                  </a:lnTo>
                                  <a:lnTo>
                                    <a:pt x="36" y="522"/>
                                  </a:lnTo>
                                  <a:lnTo>
                                    <a:pt x="30" y="510"/>
                                  </a:lnTo>
                                  <a:lnTo>
                                    <a:pt x="30" y="504"/>
                                  </a:lnTo>
                                  <a:lnTo>
                                    <a:pt x="24" y="492"/>
                                  </a:lnTo>
                                  <a:lnTo>
                                    <a:pt x="24" y="486"/>
                                  </a:lnTo>
                                  <a:lnTo>
                                    <a:pt x="12" y="444"/>
                                  </a:lnTo>
                                  <a:lnTo>
                                    <a:pt x="6" y="426"/>
                                  </a:lnTo>
                                  <a:lnTo>
                                    <a:pt x="6" y="414"/>
                                  </a:lnTo>
                                  <a:lnTo>
                                    <a:pt x="6" y="408"/>
                                  </a:lnTo>
                                  <a:lnTo>
                                    <a:pt x="12" y="396"/>
                                  </a:lnTo>
                                  <a:lnTo>
                                    <a:pt x="12" y="390"/>
                                  </a:lnTo>
                                  <a:lnTo>
                                    <a:pt x="12" y="384"/>
                                  </a:lnTo>
                                  <a:lnTo>
                                    <a:pt x="12" y="378"/>
                                  </a:lnTo>
                                  <a:lnTo>
                                    <a:pt x="18" y="366"/>
                                  </a:lnTo>
                                  <a:lnTo>
                                    <a:pt x="18" y="354"/>
                                  </a:lnTo>
                                  <a:lnTo>
                                    <a:pt x="18" y="342"/>
                                  </a:lnTo>
                                  <a:lnTo>
                                    <a:pt x="12" y="336"/>
                                  </a:lnTo>
                                  <a:lnTo>
                                    <a:pt x="12" y="330"/>
                                  </a:lnTo>
                                  <a:lnTo>
                                    <a:pt x="12" y="318"/>
                                  </a:lnTo>
                                  <a:lnTo>
                                    <a:pt x="12" y="312"/>
                                  </a:lnTo>
                                  <a:lnTo>
                                    <a:pt x="12" y="306"/>
                                  </a:lnTo>
                                  <a:lnTo>
                                    <a:pt x="12" y="282"/>
                                  </a:lnTo>
                                  <a:lnTo>
                                    <a:pt x="6" y="264"/>
                                  </a:lnTo>
                                  <a:lnTo>
                                    <a:pt x="6" y="258"/>
                                  </a:lnTo>
                                  <a:lnTo>
                                    <a:pt x="6" y="252"/>
                                  </a:lnTo>
                                  <a:lnTo>
                                    <a:pt x="6" y="246"/>
                                  </a:lnTo>
                                  <a:lnTo>
                                    <a:pt x="6" y="240"/>
                                  </a:lnTo>
                                  <a:lnTo>
                                    <a:pt x="6" y="228"/>
                                  </a:lnTo>
                                  <a:lnTo>
                                    <a:pt x="6" y="216"/>
                                  </a:lnTo>
                                  <a:lnTo>
                                    <a:pt x="6" y="204"/>
                                  </a:lnTo>
                                  <a:lnTo>
                                    <a:pt x="6" y="198"/>
                                  </a:lnTo>
                                  <a:lnTo>
                                    <a:pt x="6" y="192"/>
                                  </a:lnTo>
                                  <a:lnTo>
                                    <a:pt x="6" y="180"/>
                                  </a:lnTo>
                                  <a:lnTo>
                                    <a:pt x="6" y="174"/>
                                  </a:lnTo>
                                  <a:lnTo>
                                    <a:pt x="6" y="162"/>
                                  </a:lnTo>
                                  <a:lnTo>
                                    <a:pt x="0" y="150"/>
                                  </a:lnTo>
                                  <a:lnTo>
                                    <a:pt x="0" y="138"/>
                                  </a:lnTo>
                                  <a:lnTo>
                                    <a:pt x="0" y="126"/>
                                  </a:lnTo>
                                  <a:lnTo>
                                    <a:pt x="0" y="114"/>
                                  </a:lnTo>
                                  <a:lnTo>
                                    <a:pt x="6" y="114"/>
                                  </a:lnTo>
                                  <a:lnTo>
                                    <a:pt x="12" y="102"/>
                                  </a:lnTo>
                                  <a:lnTo>
                                    <a:pt x="24" y="90"/>
                                  </a:lnTo>
                                  <a:lnTo>
                                    <a:pt x="30" y="84"/>
                                  </a:lnTo>
                                  <a:lnTo>
                                    <a:pt x="36" y="72"/>
                                  </a:lnTo>
                                  <a:lnTo>
                                    <a:pt x="42" y="60"/>
                                  </a:lnTo>
                                  <a:lnTo>
                                    <a:pt x="48" y="60"/>
                                  </a:lnTo>
                                  <a:lnTo>
                                    <a:pt x="54" y="48"/>
                                  </a:lnTo>
                                  <a:lnTo>
                                    <a:pt x="54" y="54"/>
                                  </a:lnTo>
                                  <a:lnTo>
                                    <a:pt x="60" y="48"/>
                                  </a:lnTo>
                                  <a:lnTo>
                                    <a:pt x="66" y="36"/>
                                  </a:lnTo>
                                  <a:lnTo>
                                    <a:pt x="66" y="30"/>
                                  </a:lnTo>
                                  <a:lnTo>
                                    <a:pt x="72" y="24"/>
                                  </a:lnTo>
                                  <a:lnTo>
                                    <a:pt x="72" y="18"/>
                                  </a:lnTo>
                                  <a:close/>
                                </a:path>
                              </a:pathLst>
                            </a:custGeom>
                            <a:solidFill>
                              <a:schemeClr val="accent1">
                                <a:lumMod val="60000"/>
                                <a:lumOff val="40000"/>
                              </a:schemeClr>
                            </a:solidFill>
                            <a:ln w="9525">
                              <a:solidFill>
                                <a:schemeClr val="tx1"/>
                              </a:solidFill>
                              <a:prstDash val="solid"/>
                              <a:round/>
                              <a:headEnd/>
                              <a:tailEnd/>
                            </a:ln>
                          </wps:spPr>
                          <wps:bodyPr/>
                        </wps:wsp>
                        <wps:wsp>
                          <wps:cNvPr id="615" name="Freeform 157"/>
                          <wps:cNvSpPr>
                            <a:spLocks/>
                          </wps:cNvSpPr>
                          <wps:spPr bwMode="auto">
                            <a:xfrm>
                              <a:off x="5179236" y="7605043"/>
                              <a:ext cx="802232" cy="1122308"/>
                            </a:xfrm>
                            <a:custGeom>
                              <a:avLst/>
                              <a:gdLst>
                                <a:gd name="T0" fmla="*/ 2147483647 w 222"/>
                                <a:gd name="T1" fmla="*/ 2147483647 h 318"/>
                                <a:gd name="T2" fmla="*/ 2147483647 w 222"/>
                                <a:gd name="T3" fmla="*/ 2147483647 h 318"/>
                                <a:gd name="T4" fmla="*/ 2147483647 w 222"/>
                                <a:gd name="T5" fmla="*/ 2147483647 h 318"/>
                                <a:gd name="T6" fmla="*/ 2147483647 w 222"/>
                                <a:gd name="T7" fmla="*/ 2147483647 h 318"/>
                                <a:gd name="T8" fmla="*/ 2147483647 w 222"/>
                                <a:gd name="T9" fmla="*/ 2147483647 h 318"/>
                                <a:gd name="T10" fmla="*/ 2147483647 w 222"/>
                                <a:gd name="T11" fmla="*/ 2147483647 h 318"/>
                                <a:gd name="T12" fmla="*/ 2147483647 w 222"/>
                                <a:gd name="T13" fmla="*/ 2147483647 h 318"/>
                                <a:gd name="T14" fmla="*/ 2147483647 w 222"/>
                                <a:gd name="T15" fmla="*/ 2147483647 h 318"/>
                                <a:gd name="T16" fmla="*/ 2147483647 w 222"/>
                                <a:gd name="T17" fmla="*/ 2147483647 h 318"/>
                                <a:gd name="T18" fmla="*/ 2147483647 w 222"/>
                                <a:gd name="T19" fmla="*/ 2147483647 h 318"/>
                                <a:gd name="T20" fmla="*/ 2147483647 w 222"/>
                                <a:gd name="T21" fmla="*/ 2147483647 h 318"/>
                                <a:gd name="T22" fmla="*/ 2147483647 w 222"/>
                                <a:gd name="T23" fmla="*/ 2147483647 h 318"/>
                                <a:gd name="T24" fmla="*/ 2147483647 w 222"/>
                                <a:gd name="T25" fmla="*/ 2147483647 h 318"/>
                                <a:gd name="T26" fmla="*/ 2147483647 w 222"/>
                                <a:gd name="T27" fmla="*/ 2147483647 h 318"/>
                                <a:gd name="T28" fmla="*/ 2147483647 w 222"/>
                                <a:gd name="T29" fmla="*/ 2147483647 h 318"/>
                                <a:gd name="T30" fmla="*/ 2147483647 w 222"/>
                                <a:gd name="T31" fmla="*/ 2147483647 h 318"/>
                                <a:gd name="T32" fmla="*/ 2147483647 w 222"/>
                                <a:gd name="T33" fmla="*/ 2147483647 h 318"/>
                                <a:gd name="T34" fmla="*/ 2147483647 w 222"/>
                                <a:gd name="T35" fmla="*/ 2147483647 h 318"/>
                                <a:gd name="T36" fmla="*/ 2147483647 w 222"/>
                                <a:gd name="T37" fmla="*/ 2147483647 h 318"/>
                                <a:gd name="T38" fmla="*/ 2147483647 w 222"/>
                                <a:gd name="T39" fmla="*/ 2147483647 h 318"/>
                                <a:gd name="T40" fmla="*/ 2147483647 w 222"/>
                                <a:gd name="T41" fmla="*/ 2147483647 h 318"/>
                                <a:gd name="T42" fmla="*/ 2147483647 w 222"/>
                                <a:gd name="T43" fmla="*/ 2147483647 h 318"/>
                                <a:gd name="T44" fmla="*/ 0 w 222"/>
                                <a:gd name="T45" fmla="*/ 2147483647 h 318"/>
                                <a:gd name="T46" fmla="*/ 0 w 222"/>
                                <a:gd name="T47" fmla="*/ 2147483647 h 318"/>
                                <a:gd name="T48" fmla="*/ 2147483647 w 222"/>
                                <a:gd name="T49" fmla="*/ 2147483647 h 318"/>
                                <a:gd name="T50" fmla="*/ 2147483647 w 222"/>
                                <a:gd name="T51" fmla="*/ 2147483647 h 318"/>
                                <a:gd name="T52" fmla="*/ 2147483647 w 222"/>
                                <a:gd name="T53" fmla="*/ 2147483647 h 318"/>
                                <a:gd name="T54" fmla="*/ 2147483647 w 222"/>
                                <a:gd name="T55" fmla="*/ 2147483647 h 318"/>
                                <a:gd name="T56" fmla="*/ 2147483647 w 222"/>
                                <a:gd name="T57" fmla="*/ 2147483647 h 318"/>
                                <a:gd name="T58" fmla="*/ 2147483647 w 222"/>
                                <a:gd name="T59" fmla="*/ 2147483647 h 318"/>
                                <a:gd name="T60" fmla="*/ 2147483647 w 222"/>
                                <a:gd name="T61" fmla="*/ 2147483647 h 318"/>
                                <a:gd name="T62" fmla="*/ 2147483647 w 222"/>
                                <a:gd name="T63" fmla="*/ 2147483647 h 318"/>
                                <a:gd name="T64" fmla="*/ 2147483647 w 222"/>
                                <a:gd name="T65" fmla="*/ 2147483647 h 318"/>
                                <a:gd name="T66" fmla="*/ 2147483647 w 222"/>
                                <a:gd name="T67" fmla="*/ 2147483647 h 318"/>
                                <a:gd name="T68" fmla="*/ 2147483647 w 222"/>
                                <a:gd name="T69" fmla="*/ 2147483647 h 318"/>
                                <a:gd name="T70" fmla="*/ 2147483647 w 222"/>
                                <a:gd name="T71" fmla="*/ 2147483647 h 318"/>
                                <a:gd name="T72" fmla="*/ 2147483647 w 222"/>
                                <a:gd name="T73" fmla="*/ 0 h 31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22" h="318">
                                  <a:moveTo>
                                    <a:pt x="72" y="0"/>
                                  </a:moveTo>
                                  <a:lnTo>
                                    <a:pt x="96" y="12"/>
                                  </a:lnTo>
                                  <a:lnTo>
                                    <a:pt x="126" y="18"/>
                                  </a:lnTo>
                                  <a:lnTo>
                                    <a:pt x="138" y="24"/>
                                  </a:lnTo>
                                  <a:lnTo>
                                    <a:pt x="144" y="36"/>
                                  </a:lnTo>
                                  <a:lnTo>
                                    <a:pt x="150" y="54"/>
                                  </a:lnTo>
                                  <a:lnTo>
                                    <a:pt x="150" y="66"/>
                                  </a:lnTo>
                                  <a:lnTo>
                                    <a:pt x="156" y="66"/>
                                  </a:lnTo>
                                  <a:lnTo>
                                    <a:pt x="168" y="108"/>
                                  </a:lnTo>
                                  <a:lnTo>
                                    <a:pt x="186" y="156"/>
                                  </a:lnTo>
                                  <a:lnTo>
                                    <a:pt x="186" y="174"/>
                                  </a:lnTo>
                                  <a:lnTo>
                                    <a:pt x="192" y="186"/>
                                  </a:lnTo>
                                  <a:lnTo>
                                    <a:pt x="198" y="204"/>
                                  </a:lnTo>
                                  <a:lnTo>
                                    <a:pt x="198" y="210"/>
                                  </a:lnTo>
                                  <a:lnTo>
                                    <a:pt x="204" y="210"/>
                                  </a:lnTo>
                                  <a:lnTo>
                                    <a:pt x="204" y="216"/>
                                  </a:lnTo>
                                  <a:lnTo>
                                    <a:pt x="210" y="228"/>
                                  </a:lnTo>
                                  <a:lnTo>
                                    <a:pt x="210" y="234"/>
                                  </a:lnTo>
                                  <a:lnTo>
                                    <a:pt x="210" y="240"/>
                                  </a:lnTo>
                                  <a:lnTo>
                                    <a:pt x="216" y="246"/>
                                  </a:lnTo>
                                  <a:lnTo>
                                    <a:pt x="216" y="252"/>
                                  </a:lnTo>
                                  <a:lnTo>
                                    <a:pt x="216" y="258"/>
                                  </a:lnTo>
                                  <a:lnTo>
                                    <a:pt x="216" y="264"/>
                                  </a:lnTo>
                                  <a:lnTo>
                                    <a:pt x="222" y="264"/>
                                  </a:lnTo>
                                  <a:lnTo>
                                    <a:pt x="222" y="270"/>
                                  </a:lnTo>
                                  <a:lnTo>
                                    <a:pt x="198" y="276"/>
                                  </a:lnTo>
                                  <a:lnTo>
                                    <a:pt x="192" y="276"/>
                                  </a:lnTo>
                                  <a:lnTo>
                                    <a:pt x="180" y="276"/>
                                  </a:lnTo>
                                  <a:lnTo>
                                    <a:pt x="180" y="282"/>
                                  </a:lnTo>
                                  <a:lnTo>
                                    <a:pt x="174" y="282"/>
                                  </a:lnTo>
                                  <a:lnTo>
                                    <a:pt x="156" y="282"/>
                                  </a:lnTo>
                                  <a:lnTo>
                                    <a:pt x="150" y="288"/>
                                  </a:lnTo>
                                  <a:lnTo>
                                    <a:pt x="144" y="288"/>
                                  </a:lnTo>
                                  <a:lnTo>
                                    <a:pt x="138" y="288"/>
                                  </a:lnTo>
                                  <a:lnTo>
                                    <a:pt x="132" y="294"/>
                                  </a:lnTo>
                                  <a:lnTo>
                                    <a:pt x="120" y="294"/>
                                  </a:lnTo>
                                  <a:lnTo>
                                    <a:pt x="102" y="300"/>
                                  </a:lnTo>
                                  <a:lnTo>
                                    <a:pt x="66" y="306"/>
                                  </a:lnTo>
                                  <a:lnTo>
                                    <a:pt x="42" y="312"/>
                                  </a:lnTo>
                                  <a:lnTo>
                                    <a:pt x="24" y="318"/>
                                  </a:lnTo>
                                  <a:lnTo>
                                    <a:pt x="18" y="288"/>
                                  </a:lnTo>
                                  <a:lnTo>
                                    <a:pt x="12" y="246"/>
                                  </a:lnTo>
                                  <a:lnTo>
                                    <a:pt x="6" y="228"/>
                                  </a:lnTo>
                                  <a:lnTo>
                                    <a:pt x="6" y="210"/>
                                  </a:lnTo>
                                  <a:lnTo>
                                    <a:pt x="0" y="210"/>
                                  </a:lnTo>
                                  <a:lnTo>
                                    <a:pt x="0" y="204"/>
                                  </a:lnTo>
                                  <a:lnTo>
                                    <a:pt x="0" y="192"/>
                                  </a:lnTo>
                                  <a:lnTo>
                                    <a:pt x="0" y="180"/>
                                  </a:lnTo>
                                  <a:lnTo>
                                    <a:pt x="0" y="174"/>
                                  </a:lnTo>
                                  <a:lnTo>
                                    <a:pt x="6" y="174"/>
                                  </a:lnTo>
                                  <a:lnTo>
                                    <a:pt x="24" y="162"/>
                                  </a:lnTo>
                                  <a:lnTo>
                                    <a:pt x="30" y="162"/>
                                  </a:lnTo>
                                  <a:lnTo>
                                    <a:pt x="36" y="150"/>
                                  </a:lnTo>
                                  <a:lnTo>
                                    <a:pt x="66" y="114"/>
                                  </a:lnTo>
                                  <a:lnTo>
                                    <a:pt x="72" y="114"/>
                                  </a:lnTo>
                                  <a:lnTo>
                                    <a:pt x="66" y="114"/>
                                  </a:lnTo>
                                  <a:lnTo>
                                    <a:pt x="66" y="108"/>
                                  </a:lnTo>
                                  <a:lnTo>
                                    <a:pt x="72" y="108"/>
                                  </a:lnTo>
                                  <a:lnTo>
                                    <a:pt x="72" y="102"/>
                                  </a:lnTo>
                                  <a:lnTo>
                                    <a:pt x="72" y="96"/>
                                  </a:lnTo>
                                  <a:lnTo>
                                    <a:pt x="78" y="96"/>
                                  </a:lnTo>
                                  <a:lnTo>
                                    <a:pt x="84" y="96"/>
                                  </a:lnTo>
                                  <a:lnTo>
                                    <a:pt x="84" y="90"/>
                                  </a:lnTo>
                                  <a:lnTo>
                                    <a:pt x="84" y="84"/>
                                  </a:lnTo>
                                  <a:lnTo>
                                    <a:pt x="84" y="78"/>
                                  </a:lnTo>
                                  <a:lnTo>
                                    <a:pt x="78" y="72"/>
                                  </a:lnTo>
                                  <a:lnTo>
                                    <a:pt x="78" y="66"/>
                                  </a:lnTo>
                                  <a:lnTo>
                                    <a:pt x="78" y="60"/>
                                  </a:lnTo>
                                  <a:lnTo>
                                    <a:pt x="72" y="54"/>
                                  </a:lnTo>
                                  <a:lnTo>
                                    <a:pt x="72" y="48"/>
                                  </a:lnTo>
                                  <a:lnTo>
                                    <a:pt x="72" y="36"/>
                                  </a:lnTo>
                                  <a:lnTo>
                                    <a:pt x="72" y="30"/>
                                  </a:lnTo>
                                  <a:lnTo>
                                    <a:pt x="72" y="12"/>
                                  </a:lnTo>
                                  <a:lnTo>
                                    <a:pt x="72" y="0"/>
                                  </a:lnTo>
                                  <a:close/>
                                </a:path>
                              </a:pathLst>
                            </a:custGeom>
                            <a:solidFill>
                              <a:srgbClr val="FFC000"/>
                            </a:solidFill>
                            <a:ln w="9525">
                              <a:solidFill>
                                <a:schemeClr val="tx1"/>
                              </a:solidFill>
                              <a:prstDash val="solid"/>
                              <a:round/>
                              <a:headEnd/>
                              <a:tailEnd/>
                            </a:ln>
                          </wps:spPr>
                          <wps:bodyPr/>
                        </wps:wsp>
                        <wps:wsp>
                          <wps:cNvPr id="616" name="Freeform 158"/>
                          <wps:cNvSpPr>
                            <a:spLocks/>
                          </wps:cNvSpPr>
                          <wps:spPr bwMode="auto">
                            <a:xfrm>
                              <a:off x="16258720" y="7626219"/>
                              <a:ext cx="1192508" cy="1503471"/>
                            </a:xfrm>
                            <a:custGeom>
                              <a:avLst/>
                              <a:gdLst>
                                <a:gd name="T0" fmla="*/ 2147483647 w 330"/>
                                <a:gd name="T1" fmla="*/ 2147483647 h 426"/>
                                <a:gd name="T2" fmla="*/ 2147483647 w 330"/>
                                <a:gd name="T3" fmla="*/ 2147483647 h 426"/>
                                <a:gd name="T4" fmla="*/ 2147483647 w 330"/>
                                <a:gd name="T5" fmla="*/ 2147483647 h 426"/>
                                <a:gd name="T6" fmla="*/ 2147483647 w 330"/>
                                <a:gd name="T7" fmla="*/ 2147483647 h 426"/>
                                <a:gd name="T8" fmla="*/ 2147483647 w 330"/>
                                <a:gd name="T9" fmla="*/ 0 h 426"/>
                                <a:gd name="T10" fmla="*/ 2147483647 w 330"/>
                                <a:gd name="T11" fmla="*/ 2147483647 h 426"/>
                                <a:gd name="T12" fmla="*/ 2147483647 w 330"/>
                                <a:gd name="T13" fmla="*/ 2147483647 h 426"/>
                                <a:gd name="T14" fmla="*/ 2147483647 w 330"/>
                                <a:gd name="T15" fmla="*/ 2147483647 h 426"/>
                                <a:gd name="T16" fmla="*/ 2147483647 w 330"/>
                                <a:gd name="T17" fmla="*/ 2147483647 h 426"/>
                                <a:gd name="T18" fmla="*/ 2147483647 w 330"/>
                                <a:gd name="T19" fmla="*/ 2147483647 h 426"/>
                                <a:gd name="T20" fmla="*/ 2147483647 w 330"/>
                                <a:gd name="T21" fmla="*/ 2147483647 h 426"/>
                                <a:gd name="T22" fmla="*/ 2147483647 w 330"/>
                                <a:gd name="T23" fmla="*/ 2147483647 h 426"/>
                                <a:gd name="T24" fmla="*/ 2147483647 w 330"/>
                                <a:gd name="T25" fmla="*/ 2147483647 h 426"/>
                                <a:gd name="T26" fmla="*/ 2147483647 w 330"/>
                                <a:gd name="T27" fmla="*/ 2147483647 h 426"/>
                                <a:gd name="T28" fmla="*/ 2147483647 w 330"/>
                                <a:gd name="T29" fmla="*/ 2147483647 h 426"/>
                                <a:gd name="T30" fmla="*/ 2147483647 w 330"/>
                                <a:gd name="T31" fmla="*/ 2147483647 h 426"/>
                                <a:gd name="T32" fmla="*/ 2147483647 w 330"/>
                                <a:gd name="T33" fmla="*/ 2147483647 h 426"/>
                                <a:gd name="T34" fmla="*/ 2147483647 w 330"/>
                                <a:gd name="T35" fmla="*/ 2147483647 h 426"/>
                                <a:gd name="T36" fmla="*/ 2147483647 w 330"/>
                                <a:gd name="T37" fmla="*/ 2147483647 h 426"/>
                                <a:gd name="T38" fmla="*/ 2147483647 w 330"/>
                                <a:gd name="T39" fmla="*/ 2147483647 h 426"/>
                                <a:gd name="T40" fmla="*/ 2147483647 w 330"/>
                                <a:gd name="T41" fmla="*/ 2147483647 h 426"/>
                                <a:gd name="T42" fmla="*/ 2147483647 w 330"/>
                                <a:gd name="T43" fmla="*/ 2147483647 h 426"/>
                                <a:gd name="T44" fmla="*/ 2147483647 w 330"/>
                                <a:gd name="T45" fmla="*/ 2147483647 h 426"/>
                                <a:gd name="T46" fmla="*/ 2147483647 w 330"/>
                                <a:gd name="T47" fmla="*/ 2147483647 h 426"/>
                                <a:gd name="T48" fmla="*/ 2147483647 w 330"/>
                                <a:gd name="T49" fmla="*/ 2147483647 h 426"/>
                                <a:gd name="T50" fmla="*/ 2147483647 w 330"/>
                                <a:gd name="T51" fmla="*/ 2147483647 h 426"/>
                                <a:gd name="T52" fmla="*/ 2147483647 w 330"/>
                                <a:gd name="T53" fmla="*/ 2147483647 h 426"/>
                                <a:gd name="T54" fmla="*/ 2147483647 w 330"/>
                                <a:gd name="T55" fmla="*/ 2147483647 h 426"/>
                                <a:gd name="T56" fmla="*/ 2147483647 w 330"/>
                                <a:gd name="T57" fmla="*/ 2147483647 h 426"/>
                                <a:gd name="T58" fmla="*/ 2147483647 w 330"/>
                                <a:gd name="T59" fmla="*/ 2147483647 h 426"/>
                                <a:gd name="T60" fmla="*/ 2147483647 w 330"/>
                                <a:gd name="T61" fmla="*/ 2147483647 h 426"/>
                                <a:gd name="T62" fmla="*/ 2147483647 w 330"/>
                                <a:gd name="T63" fmla="*/ 2147483647 h 426"/>
                                <a:gd name="T64" fmla="*/ 2147483647 w 330"/>
                                <a:gd name="T65" fmla="*/ 2147483647 h 426"/>
                                <a:gd name="T66" fmla="*/ 2147483647 w 330"/>
                                <a:gd name="T67" fmla="*/ 2147483647 h 426"/>
                                <a:gd name="T68" fmla="*/ 2147483647 w 330"/>
                                <a:gd name="T69" fmla="*/ 2147483647 h 426"/>
                                <a:gd name="T70" fmla="*/ 2147483647 w 330"/>
                                <a:gd name="T71" fmla="*/ 2147483647 h 426"/>
                                <a:gd name="T72" fmla="*/ 2147483647 w 330"/>
                                <a:gd name="T73" fmla="*/ 2147483647 h 426"/>
                                <a:gd name="T74" fmla="*/ 2147483647 w 330"/>
                                <a:gd name="T75" fmla="*/ 2147483647 h 426"/>
                                <a:gd name="T76" fmla="*/ 2147483647 w 330"/>
                                <a:gd name="T77" fmla="*/ 2147483647 h 426"/>
                                <a:gd name="T78" fmla="*/ 2147483647 w 330"/>
                                <a:gd name="T79" fmla="*/ 2147483647 h 426"/>
                                <a:gd name="T80" fmla="*/ 2147483647 w 330"/>
                                <a:gd name="T81" fmla="*/ 2147483647 h 426"/>
                                <a:gd name="T82" fmla="*/ 2147483647 w 330"/>
                                <a:gd name="T83" fmla="*/ 2147483647 h 426"/>
                                <a:gd name="T84" fmla="*/ 2147483647 w 330"/>
                                <a:gd name="T85" fmla="*/ 2147483647 h 426"/>
                                <a:gd name="T86" fmla="*/ 2147483647 w 330"/>
                                <a:gd name="T87" fmla="*/ 2147483647 h 426"/>
                                <a:gd name="T88" fmla="*/ 2147483647 w 330"/>
                                <a:gd name="T89" fmla="*/ 2147483647 h 426"/>
                                <a:gd name="T90" fmla="*/ 2147483647 w 330"/>
                                <a:gd name="T91" fmla="*/ 2147483647 h 426"/>
                                <a:gd name="T92" fmla="*/ 2147483647 w 330"/>
                                <a:gd name="T93" fmla="*/ 2147483647 h 426"/>
                                <a:gd name="T94" fmla="*/ 2147483647 w 330"/>
                                <a:gd name="T95" fmla="*/ 2147483647 h 426"/>
                                <a:gd name="T96" fmla="*/ 2147483647 w 330"/>
                                <a:gd name="T97" fmla="*/ 2147483647 h 426"/>
                                <a:gd name="T98" fmla="*/ 2147483647 w 330"/>
                                <a:gd name="T99" fmla="*/ 2147483647 h 426"/>
                                <a:gd name="T100" fmla="*/ 2147483647 w 330"/>
                                <a:gd name="T101" fmla="*/ 2147483647 h 426"/>
                                <a:gd name="T102" fmla="*/ 2147483647 w 330"/>
                                <a:gd name="T103" fmla="*/ 2147483647 h 426"/>
                                <a:gd name="T104" fmla="*/ 2147483647 w 330"/>
                                <a:gd name="T105" fmla="*/ 2147483647 h 426"/>
                                <a:gd name="T106" fmla="*/ 2147483647 w 330"/>
                                <a:gd name="T107" fmla="*/ 2147483647 h 426"/>
                                <a:gd name="T108" fmla="*/ 2147483647 w 330"/>
                                <a:gd name="T109" fmla="*/ 2147483647 h 426"/>
                                <a:gd name="T110" fmla="*/ 2147483647 w 330"/>
                                <a:gd name="T111" fmla="*/ 2147483647 h 426"/>
                                <a:gd name="T112" fmla="*/ 2147483647 w 330"/>
                                <a:gd name="T113" fmla="*/ 2147483647 h 426"/>
                                <a:gd name="T114" fmla="*/ 2147483647 w 330"/>
                                <a:gd name="T115" fmla="*/ 2147483647 h 42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30" h="426">
                                  <a:moveTo>
                                    <a:pt x="0" y="54"/>
                                  </a:moveTo>
                                  <a:lnTo>
                                    <a:pt x="6" y="54"/>
                                  </a:lnTo>
                                  <a:lnTo>
                                    <a:pt x="18" y="54"/>
                                  </a:lnTo>
                                  <a:lnTo>
                                    <a:pt x="78" y="42"/>
                                  </a:lnTo>
                                  <a:lnTo>
                                    <a:pt x="120" y="36"/>
                                  </a:lnTo>
                                  <a:lnTo>
                                    <a:pt x="126" y="30"/>
                                  </a:lnTo>
                                  <a:lnTo>
                                    <a:pt x="138" y="30"/>
                                  </a:lnTo>
                                  <a:lnTo>
                                    <a:pt x="162" y="24"/>
                                  </a:lnTo>
                                  <a:lnTo>
                                    <a:pt x="210" y="18"/>
                                  </a:lnTo>
                                  <a:lnTo>
                                    <a:pt x="222" y="12"/>
                                  </a:lnTo>
                                  <a:lnTo>
                                    <a:pt x="240" y="12"/>
                                  </a:lnTo>
                                  <a:lnTo>
                                    <a:pt x="252" y="12"/>
                                  </a:lnTo>
                                  <a:lnTo>
                                    <a:pt x="252" y="6"/>
                                  </a:lnTo>
                                  <a:lnTo>
                                    <a:pt x="276" y="6"/>
                                  </a:lnTo>
                                  <a:lnTo>
                                    <a:pt x="288" y="0"/>
                                  </a:lnTo>
                                  <a:lnTo>
                                    <a:pt x="294" y="0"/>
                                  </a:lnTo>
                                  <a:lnTo>
                                    <a:pt x="300" y="6"/>
                                  </a:lnTo>
                                  <a:lnTo>
                                    <a:pt x="306" y="6"/>
                                  </a:lnTo>
                                  <a:lnTo>
                                    <a:pt x="312" y="12"/>
                                  </a:lnTo>
                                  <a:lnTo>
                                    <a:pt x="312" y="18"/>
                                  </a:lnTo>
                                  <a:lnTo>
                                    <a:pt x="324" y="30"/>
                                  </a:lnTo>
                                  <a:lnTo>
                                    <a:pt x="324" y="36"/>
                                  </a:lnTo>
                                  <a:lnTo>
                                    <a:pt x="324" y="42"/>
                                  </a:lnTo>
                                  <a:lnTo>
                                    <a:pt x="324" y="48"/>
                                  </a:lnTo>
                                  <a:lnTo>
                                    <a:pt x="318" y="60"/>
                                  </a:lnTo>
                                  <a:lnTo>
                                    <a:pt x="312" y="60"/>
                                  </a:lnTo>
                                  <a:lnTo>
                                    <a:pt x="312" y="78"/>
                                  </a:lnTo>
                                  <a:lnTo>
                                    <a:pt x="312" y="84"/>
                                  </a:lnTo>
                                  <a:lnTo>
                                    <a:pt x="312" y="90"/>
                                  </a:lnTo>
                                  <a:lnTo>
                                    <a:pt x="312" y="102"/>
                                  </a:lnTo>
                                  <a:lnTo>
                                    <a:pt x="312" y="108"/>
                                  </a:lnTo>
                                  <a:lnTo>
                                    <a:pt x="318" y="108"/>
                                  </a:lnTo>
                                  <a:lnTo>
                                    <a:pt x="318" y="114"/>
                                  </a:lnTo>
                                  <a:lnTo>
                                    <a:pt x="324" y="126"/>
                                  </a:lnTo>
                                  <a:lnTo>
                                    <a:pt x="330" y="138"/>
                                  </a:lnTo>
                                  <a:lnTo>
                                    <a:pt x="300" y="144"/>
                                  </a:lnTo>
                                  <a:lnTo>
                                    <a:pt x="288" y="150"/>
                                  </a:lnTo>
                                  <a:lnTo>
                                    <a:pt x="282" y="150"/>
                                  </a:lnTo>
                                  <a:lnTo>
                                    <a:pt x="276" y="156"/>
                                  </a:lnTo>
                                  <a:lnTo>
                                    <a:pt x="264" y="168"/>
                                  </a:lnTo>
                                  <a:lnTo>
                                    <a:pt x="258" y="180"/>
                                  </a:lnTo>
                                  <a:lnTo>
                                    <a:pt x="240" y="198"/>
                                  </a:lnTo>
                                  <a:lnTo>
                                    <a:pt x="240" y="204"/>
                                  </a:lnTo>
                                  <a:lnTo>
                                    <a:pt x="234" y="210"/>
                                  </a:lnTo>
                                  <a:lnTo>
                                    <a:pt x="234" y="234"/>
                                  </a:lnTo>
                                  <a:lnTo>
                                    <a:pt x="234" y="240"/>
                                  </a:lnTo>
                                  <a:lnTo>
                                    <a:pt x="246" y="246"/>
                                  </a:lnTo>
                                  <a:lnTo>
                                    <a:pt x="246" y="252"/>
                                  </a:lnTo>
                                  <a:lnTo>
                                    <a:pt x="252" y="258"/>
                                  </a:lnTo>
                                  <a:lnTo>
                                    <a:pt x="270" y="282"/>
                                  </a:lnTo>
                                  <a:lnTo>
                                    <a:pt x="282" y="324"/>
                                  </a:lnTo>
                                  <a:lnTo>
                                    <a:pt x="294" y="360"/>
                                  </a:lnTo>
                                  <a:lnTo>
                                    <a:pt x="294" y="366"/>
                                  </a:lnTo>
                                  <a:lnTo>
                                    <a:pt x="294" y="372"/>
                                  </a:lnTo>
                                  <a:lnTo>
                                    <a:pt x="300" y="372"/>
                                  </a:lnTo>
                                  <a:lnTo>
                                    <a:pt x="300" y="378"/>
                                  </a:lnTo>
                                  <a:lnTo>
                                    <a:pt x="306" y="384"/>
                                  </a:lnTo>
                                  <a:lnTo>
                                    <a:pt x="306" y="390"/>
                                  </a:lnTo>
                                  <a:lnTo>
                                    <a:pt x="300" y="390"/>
                                  </a:lnTo>
                                  <a:lnTo>
                                    <a:pt x="300" y="396"/>
                                  </a:lnTo>
                                  <a:lnTo>
                                    <a:pt x="294" y="396"/>
                                  </a:lnTo>
                                  <a:lnTo>
                                    <a:pt x="300" y="396"/>
                                  </a:lnTo>
                                  <a:lnTo>
                                    <a:pt x="300" y="402"/>
                                  </a:lnTo>
                                  <a:lnTo>
                                    <a:pt x="300" y="396"/>
                                  </a:lnTo>
                                  <a:lnTo>
                                    <a:pt x="300" y="402"/>
                                  </a:lnTo>
                                  <a:lnTo>
                                    <a:pt x="300" y="408"/>
                                  </a:lnTo>
                                  <a:lnTo>
                                    <a:pt x="294" y="408"/>
                                  </a:lnTo>
                                  <a:lnTo>
                                    <a:pt x="294" y="414"/>
                                  </a:lnTo>
                                  <a:lnTo>
                                    <a:pt x="300" y="414"/>
                                  </a:lnTo>
                                  <a:lnTo>
                                    <a:pt x="294" y="414"/>
                                  </a:lnTo>
                                  <a:lnTo>
                                    <a:pt x="288" y="414"/>
                                  </a:lnTo>
                                  <a:lnTo>
                                    <a:pt x="282" y="420"/>
                                  </a:lnTo>
                                  <a:lnTo>
                                    <a:pt x="276" y="426"/>
                                  </a:lnTo>
                                  <a:lnTo>
                                    <a:pt x="270" y="426"/>
                                  </a:lnTo>
                                  <a:lnTo>
                                    <a:pt x="264" y="426"/>
                                  </a:lnTo>
                                  <a:lnTo>
                                    <a:pt x="258" y="426"/>
                                  </a:lnTo>
                                  <a:lnTo>
                                    <a:pt x="258" y="420"/>
                                  </a:lnTo>
                                  <a:lnTo>
                                    <a:pt x="252" y="420"/>
                                  </a:lnTo>
                                  <a:lnTo>
                                    <a:pt x="246" y="420"/>
                                  </a:lnTo>
                                  <a:lnTo>
                                    <a:pt x="240" y="420"/>
                                  </a:lnTo>
                                  <a:lnTo>
                                    <a:pt x="234" y="420"/>
                                  </a:lnTo>
                                  <a:lnTo>
                                    <a:pt x="234" y="426"/>
                                  </a:lnTo>
                                  <a:lnTo>
                                    <a:pt x="228" y="426"/>
                                  </a:lnTo>
                                  <a:lnTo>
                                    <a:pt x="222" y="426"/>
                                  </a:lnTo>
                                  <a:lnTo>
                                    <a:pt x="216" y="426"/>
                                  </a:lnTo>
                                  <a:lnTo>
                                    <a:pt x="210" y="426"/>
                                  </a:lnTo>
                                  <a:lnTo>
                                    <a:pt x="210" y="420"/>
                                  </a:lnTo>
                                  <a:lnTo>
                                    <a:pt x="204" y="420"/>
                                  </a:lnTo>
                                  <a:lnTo>
                                    <a:pt x="198" y="420"/>
                                  </a:lnTo>
                                  <a:lnTo>
                                    <a:pt x="192" y="420"/>
                                  </a:lnTo>
                                  <a:lnTo>
                                    <a:pt x="192" y="414"/>
                                  </a:lnTo>
                                  <a:lnTo>
                                    <a:pt x="186" y="408"/>
                                  </a:lnTo>
                                  <a:lnTo>
                                    <a:pt x="186" y="402"/>
                                  </a:lnTo>
                                  <a:lnTo>
                                    <a:pt x="186" y="396"/>
                                  </a:lnTo>
                                  <a:lnTo>
                                    <a:pt x="186" y="390"/>
                                  </a:lnTo>
                                  <a:lnTo>
                                    <a:pt x="180" y="390"/>
                                  </a:lnTo>
                                  <a:lnTo>
                                    <a:pt x="180" y="384"/>
                                  </a:lnTo>
                                  <a:lnTo>
                                    <a:pt x="174" y="384"/>
                                  </a:lnTo>
                                  <a:lnTo>
                                    <a:pt x="168" y="378"/>
                                  </a:lnTo>
                                  <a:lnTo>
                                    <a:pt x="174" y="378"/>
                                  </a:lnTo>
                                  <a:lnTo>
                                    <a:pt x="180" y="378"/>
                                  </a:lnTo>
                                  <a:lnTo>
                                    <a:pt x="180" y="384"/>
                                  </a:lnTo>
                                  <a:lnTo>
                                    <a:pt x="186" y="384"/>
                                  </a:lnTo>
                                  <a:lnTo>
                                    <a:pt x="186" y="378"/>
                                  </a:lnTo>
                                  <a:lnTo>
                                    <a:pt x="186" y="366"/>
                                  </a:lnTo>
                                  <a:lnTo>
                                    <a:pt x="186" y="360"/>
                                  </a:lnTo>
                                  <a:lnTo>
                                    <a:pt x="180" y="366"/>
                                  </a:lnTo>
                                  <a:lnTo>
                                    <a:pt x="174" y="372"/>
                                  </a:lnTo>
                                  <a:lnTo>
                                    <a:pt x="168" y="372"/>
                                  </a:lnTo>
                                  <a:lnTo>
                                    <a:pt x="168" y="366"/>
                                  </a:lnTo>
                                  <a:lnTo>
                                    <a:pt x="162" y="372"/>
                                  </a:lnTo>
                                  <a:lnTo>
                                    <a:pt x="162" y="378"/>
                                  </a:lnTo>
                                  <a:lnTo>
                                    <a:pt x="168" y="378"/>
                                  </a:lnTo>
                                  <a:lnTo>
                                    <a:pt x="162" y="378"/>
                                  </a:lnTo>
                                  <a:lnTo>
                                    <a:pt x="156" y="378"/>
                                  </a:lnTo>
                                  <a:lnTo>
                                    <a:pt x="156" y="384"/>
                                  </a:lnTo>
                                  <a:lnTo>
                                    <a:pt x="150" y="390"/>
                                  </a:lnTo>
                                  <a:lnTo>
                                    <a:pt x="144" y="396"/>
                                  </a:lnTo>
                                  <a:lnTo>
                                    <a:pt x="150" y="396"/>
                                  </a:lnTo>
                                  <a:lnTo>
                                    <a:pt x="150" y="402"/>
                                  </a:lnTo>
                                  <a:lnTo>
                                    <a:pt x="156" y="408"/>
                                  </a:lnTo>
                                  <a:lnTo>
                                    <a:pt x="150" y="408"/>
                                  </a:lnTo>
                                  <a:lnTo>
                                    <a:pt x="150" y="414"/>
                                  </a:lnTo>
                                  <a:lnTo>
                                    <a:pt x="144" y="414"/>
                                  </a:lnTo>
                                  <a:lnTo>
                                    <a:pt x="138" y="408"/>
                                  </a:lnTo>
                                  <a:lnTo>
                                    <a:pt x="144" y="408"/>
                                  </a:lnTo>
                                  <a:lnTo>
                                    <a:pt x="138" y="408"/>
                                  </a:lnTo>
                                  <a:lnTo>
                                    <a:pt x="138" y="402"/>
                                  </a:lnTo>
                                  <a:lnTo>
                                    <a:pt x="132" y="402"/>
                                  </a:lnTo>
                                  <a:lnTo>
                                    <a:pt x="132" y="396"/>
                                  </a:lnTo>
                                  <a:lnTo>
                                    <a:pt x="126" y="396"/>
                                  </a:lnTo>
                                  <a:lnTo>
                                    <a:pt x="120" y="390"/>
                                  </a:lnTo>
                                  <a:lnTo>
                                    <a:pt x="126" y="384"/>
                                  </a:lnTo>
                                  <a:lnTo>
                                    <a:pt x="120" y="384"/>
                                  </a:lnTo>
                                  <a:lnTo>
                                    <a:pt x="120" y="378"/>
                                  </a:lnTo>
                                  <a:lnTo>
                                    <a:pt x="120" y="372"/>
                                  </a:lnTo>
                                  <a:lnTo>
                                    <a:pt x="120" y="366"/>
                                  </a:lnTo>
                                  <a:lnTo>
                                    <a:pt x="114" y="360"/>
                                  </a:lnTo>
                                  <a:lnTo>
                                    <a:pt x="114" y="354"/>
                                  </a:lnTo>
                                  <a:lnTo>
                                    <a:pt x="114" y="348"/>
                                  </a:lnTo>
                                  <a:lnTo>
                                    <a:pt x="108" y="348"/>
                                  </a:lnTo>
                                  <a:lnTo>
                                    <a:pt x="108" y="342"/>
                                  </a:lnTo>
                                  <a:lnTo>
                                    <a:pt x="102" y="342"/>
                                  </a:lnTo>
                                  <a:lnTo>
                                    <a:pt x="102" y="336"/>
                                  </a:lnTo>
                                  <a:lnTo>
                                    <a:pt x="102" y="330"/>
                                  </a:lnTo>
                                  <a:lnTo>
                                    <a:pt x="102" y="324"/>
                                  </a:lnTo>
                                  <a:lnTo>
                                    <a:pt x="108" y="318"/>
                                  </a:lnTo>
                                  <a:lnTo>
                                    <a:pt x="108" y="312"/>
                                  </a:lnTo>
                                  <a:lnTo>
                                    <a:pt x="102" y="312"/>
                                  </a:lnTo>
                                  <a:lnTo>
                                    <a:pt x="102" y="306"/>
                                  </a:lnTo>
                                  <a:lnTo>
                                    <a:pt x="102" y="288"/>
                                  </a:lnTo>
                                  <a:lnTo>
                                    <a:pt x="102" y="282"/>
                                  </a:lnTo>
                                  <a:lnTo>
                                    <a:pt x="96" y="282"/>
                                  </a:lnTo>
                                  <a:lnTo>
                                    <a:pt x="84" y="276"/>
                                  </a:lnTo>
                                  <a:lnTo>
                                    <a:pt x="84" y="270"/>
                                  </a:lnTo>
                                  <a:lnTo>
                                    <a:pt x="84" y="264"/>
                                  </a:lnTo>
                                  <a:lnTo>
                                    <a:pt x="84" y="258"/>
                                  </a:lnTo>
                                  <a:lnTo>
                                    <a:pt x="78" y="258"/>
                                  </a:lnTo>
                                  <a:lnTo>
                                    <a:pt x="78" y="252"/>
                                  </a:lnTo>
                                  <a:lnTo>
                                    <a:pt x="78" y="246"/>
                                  </a:lnTo>
                                  <a:lnTo>
                                    <a:pt x="78" y="240"/>
                                  </a:lnTo>
                                  <a:lnTo>
                                    <a:pt x="72" y="222"/>
                                  </a:lnTo>
                                  <a:lnTo>
                                    <a:pt x="72" y="216"/>
                                  </a:lnTo>
                                  <a:lnTo>
                                    <a:pt x="72" y="210"/>
                                  </a:lnTo>
                                  <a:lnTo>
                                    <a:pt x="72" y="204"/>
                                  </a:lnTo>
                                  <a:lnTo>
                                    <a:pt x="72" y="198"/>
                                  </a:lnTo>
                                  <a:lnTo>
                                    <a:pt x="72" y="192"/>
                                  </a:lnTo>
                                  <a:lnTo>
                                    <a:pt x="72" y="186"/>
                                  </a:lnTo>
                                  <a:lnTo>
                                    <a:pt x="72" y="180"/>
                                  </a:lnTo>
                                  <a:lnTo>
                                    <a:pt x="66" y="174"/>
                                  </a:lnTo>
                                  <a:lnTo>
                                    <a:pt x="42" y="126"/>
                                  </a:lnTo>
                                  <a:lnTo>
                                    <a:pt x="36" y="114"/>
                                  </a:lnTo>
                                  <a:lnTo>
                                    <a:pt x="24" y="96"/>
                                  </a:lnTo>
                                  <a:lnTo>
                                    <a:pt x="6" y="60"/>
                                  </a:lnTo>
                                  <a:lnTo>
                                    <a:pt x="0" y="54"/>
                                  </a:lnTo>
                                  <a:close/>
                                </a:path>
                              </a:pathLst>
                            </a:custGeom>
                            <a:solidFill>
                              <a:srgbClr val="00FFFF"/>
                            </a:solidFill>
                            <a:ln w="9525">
                              <a:solidFill>
                                <a:schemeClr val="tx1"/>
                              </a:solidFill>
                              <a:prstDash val="solid"/>
                              <a:round/>
                              <a:headEnd/>
                              <a:tailEnd/>
                            </a:ln>
                          </wps:spPr>
                          <wps:bodyPr/>
                        </wps:wsp>
                        <wps:wsp>
                          <wps:cNvPr id="617" name="Freeform 159"/>
                          <wps:cNvSpPr>
                            <a:spLocks/>
                          </wps:cNvSpPr>
                          <wps:spPr bwMode="auto">
                            <a:xfrm>
                              <a:off x="10751503" y="7647394"/>
                              <a:ext cx="954006" cy="1461120"/>
                            </a:xfrm>
                            <a:custGeom>
                              <a:avLst/>
                              <a:gdLst>
                                <a:gd name="T0" fmla="*/ 2147483647 w 264"/>
                                <a:gd name="T1" fmla="*/ 2147483647 h 414"/>
                                <a:gd name="T2" fmla="*/ 2147483647 w 264"/>
                                <a:gd name="T3" fmla="*/ 2147483647 h 414"/>
                                <a:gd name="T4" fmla="*/ 2147483647 w 264"/>
                                <a:gd name="T5" fmla="*/ 2147483647 h 414"/>
                                <a:gd name="T6" fmla="*/ 2147483647 w 264"/>
                                <a:gd name="T7" fmla="*/ 0 h 414"/>
                                <a:gd name="T8" fmla="*/ 2147483647 w 264"/>
                                <a:gd name="T9" fmla="*/ 2147483647 h 414"/>
                                <a:gd name="T10" fmla="*/ 2147483647 w 264"/>
                                <a:gd name="T11" fmla="*/ 2147483647 h 414"/>
                                <a:gd name="T12" fmla="*/ 2147483647 w 264"/>
                                <a:gd name="T13" fmla="*/ 2147483647 h 414"/>
                                <a:gd name="T14" fmla="*/ 2147483647 w 264"/>
                                <a:gd name="T15" fmla="*/ 2147483647 h 414"/>
                                <a:gd name="T16" fmla="*/ 2147483647 w 264"/>
                                <a:gd name="T17" fmla="*/ 2147483647 h 414"/>
                                <a:gd name="T18" fmla="*/ 2147483647 w 264"/>
                                <a:gd name="T19" fmla="*/ 2147483647 h 414"/>
                                <a:gd name="T20" fmla="*/ 2147483647 w 264"/>
                                <a:gd name="T21" fmla="*/ 2147483647 h 414"/>
                                <a:gd name="T22" fmla="*/ 2147483647 w 264"/>
                                <a:gd name="T23" fmla="*/ 2147483647 h 414"/>
                                <a:gd name="T24" fmla="*/ 2147483647 w 264"/>
                                <a:gd name="T25" fmla="*/ 2147483647 h 414"/>
                                <a:gd name="T26" fmla="*/ 2147483647 w 264"/>
                                <a:gd name="T27" fmla="*/ 2147483647 h 414"/>
                                <a:gd name="T28" fmla="*/ 2147483647 w 264"/>
                                <a:gd name="T29" fmla="*/ 2147483647 h 414"/>
                                <a:gd name="T30" fmla="*/ 2147483647 w 264"/>
                                <a:gd name="T31" fmla="*/ 2147483647 h 414"/>
                                <a:gd name="T32" fmla="*/ 2147483647 w 264"/>
                                <a:gd name="T33" fmla="*/ 2147483647 h 414"/>
                                <a:gd name="T34" fmla="*/ 2147483647 w 264"/>
                                <a:gd name="T35" fmla="*/ 2147483647 h 414"/>
                                <a:gd name="T36" fmla="*/ 2147483647 w 264"/>
                                <a:gd name="T37" fmla="*/ 2147483647 h 414"/>
                                <a:gd name="T38" fmla="*/ 2147483647 w 264"/>
                                <a:gd name="T39" fmla="*/ 2147483647 h 414"/>
                                <a:gd name="T40" fmla="*/ 2147483647 w 264"/>
                                <a:gd name="T41" fmla="*/ 2147483647 h 414"/>
                                <a:gd name="T42" fmla="*/ 2147483647 w 264"/>
                                <a:gd name="T43" fmla="*/ 2147483647 h 414"/>
                                <a:gd name="T44" fmla="*/ 2147483647 w 264"/>
                                <a:gd name="T45" fmla="*/ 2147483647 h 414"/>
                                <a:gd name="T46" fmla="*/ 2147483647 w 264"/>
                                <a:gd name="T47" fmla="*/ 2147483647 h 414"/>
                                <a:gd name="T48" fmla="*/ 2147483647 w 264"/>
                                <a:gd name="T49" fmla="*/ 2147483647 h 414"/>
                                <a:gd name="T50" fmla="*/ 2147483647 w 264"/>
                                <a:gd name="T51" fmla="*/ 2147483647 h 414"/>
                                <a:gd name="T52" fmla="*/ 2147483647 w 264"/>
                                <a:gd name="T53" fmla="*/ 2147483647 h 414"/>
                                <a:gd name="T54" fmla="*/ 2147483647 w 264"/>
                                <a:gd name="T55" fmla="*/ 2147483647 h 414"/>
                                <a:gd name="T56" fmla="*/ 2147483647 w 264"/>
                                <a:gd name="T57" fmla="*/ 2147483647 h 414"/>
                                <a:gd name="T58" fmla="*/ 2147483647 w 264"/>
                                <a:gd name="T59" fmla="*/ 2147483647 h 414"/>
                                <a:gd name="T60" fmla="*/ 2147483647 w 264"/>
                                <a:gd name="T61" fmla="*/ 2147483647 h 414"/>
                                <a:gd name="T62" fmla="*/ 2147483647 w 264"/>
                                <a:gd name="T63" fmla="*/ 2147483647 h 414"/>
                                <a:gd name="T64" fmla="*/ 2147483647 w 264"/>
                                <a:gd name="T65" fmla="*/ 2147483647 h 414"/>
                                <a:gd name="T66" fmla="*/ 2147483647 w 264"/>
                                <a:gd name="T67" fmla="*/ 2147483647 h 414"/>
                                <a:gd name="T68" fmla="*/ 2147483647 w 264"/>
                                <a:gd name="T69" fmla="*/ 2147483647 h 414"/>
                                <a:gd name="T70" fmla="*/ 2147483647 w 264"/>
                                <a:gd name="T71" fmla="*/ 2147483647 h 414"/>
                                <a:gd name="T72" fmla="*/ 2147483647 w 264"/>
                                <a:gd name="T73" fmla="*/ 2147483647 h 414"/>
                                <a:gd name="T74" fmla="*/ 2147483647 w 264"/>
                                <a:gd name="T75" fmla="*/ 2147483647 h 414"/>
                                <a:gd name="T76" fmla="*/ 2147483647 w 264"/>
                                <a:gd name="T77" fmla="*/ 2147483647 h 414"/>
                                <a:gd name="T78" fmla="*/ 2147483647 w 264"/>
                                <a:gd name="T79" fmla="*/ 2147483647 h 414"/>
                                <a:gd name="T80" fmla="*/ 2147483647 w 264"/>
                                <a:gd name="T81" fmla="*/ 2147483647 h 414"/>
                                <a:gd name="T82" fmla="*/ 2147483647 w 264"/>
                                <a:gd name="T83" fmla="*/ 2147483647 h 414"/>
                                <a:gd name="T84" fmla="*/ 2147483647 w 264"/>
                                <a:gd name="T85" fmla="*/ 2147483647 h 414"/>
                                <a:gd name="T86" fmla="*/ 2147483647 w 264"/>
                                <a:gd name="T87" fmla="*/ 2147483647 h 414"/>
                                <a:gd name="T88" fmla="*/ 2147483647 w 264"/>
                                <a:gd name="T89" fmla="*/ 2147483647 h 414"/>
                                <a:gd name="T90" fmla="*/ 2147483647 w 264"/>
                                <a:gd name="T91" fmla="*/ 2147483647 h 414"/>
                                <a:gd name="T92" fmla="*/ 2147483647 w 264"/>
                                <a:gd name="T93" fmla="*/ 2147483647 h 414"/>
                                <a:gd name="T94" fmla="*/ 2147483647 w 264"/>
                                <a:gd name="T95" fmla="*/ 2147483647 h 414"/>
                                <a:gd name="T96" fmla="*/ 2147483647 w 264"/>
                                <a:gd name="T97" fmla="*/ 2147483647 h 414"/>
                                <a:gd name="T98" fmla="*/ 2147483647 w 264"/>
                                <a:gd name="T99" fmla="*/ 2147483647 h 41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64" h="414">
                                  <a:moveTo>
                                    <a:pt x="198" y="18"/>
                                  </a:moveTo>
                                  <a:lnTo>
                                    <a:pt x="198" y="12"/>
                                  </a:lnTo>
                                  <a:lnTo>
                                    <a:pt x="204" y="12"/>
                                  </a:lnTo>
                                  <a:lnTo>
                                    <a:pt x="216" y="12"/>
                                  </a:lnTo>
                                  <a:lnTo>
                                    <a:pt x="222" y="12"/>
                                  </a:lnTo>
                                  <a:lnTo>
                                    <a:pt x="228" y="6"/>
                                  </a:lnTo>
                                  <a:lnTo>
                                    <a:pt x="258" y="0"/>
                                  </a:lnTo>
                                  <a:lnTo>
                                    <a:pt x="264" y="0"/>
                                  </a:lnTo>
                                  <a:lnTo>
                                    <a:pt x="264" y="6"/>
                                  </a:lnTo>
                                  <a:lnTo>
                                    <a:pt x="258" y="12"/>
                                  </a:lnTo>
                                  <a:lnTo>
                                    <a:pt x="258" y="18"/>
                                  </a:lnTo>
                                  <a:lnTo>
                                    <a:pt x="252" y="30"/>
                                  </a:lnTo>
                                  <a:lnTo>
                                    <a:pt x="246" y="36"/>
                                  </a:lnTo>
                                  <a:lnTo>
                                    <a:pt x="246" y="30"/>
                                  </a:lnTo>
                                  <a:lnTo>
                                    <a:pt x="240" y="42"/>
                                  </a:lnTo>
                                  <a:lnTo>
                                    <a:pt x="234" y="42"/>
                                  </a:lnTo>
                                  <a:lnTo>
                                    <a:pt x="228" y="54"/>
                                  </a:lnTo>
                                  <a:lnTo>
                                    <a:pt x="222" y="66"/>
                                  </a:lnTo>
                                  <a:lnTo>
                                    <a:pt x="216" y="72"/>
                                  </a:lnTo>
                                  <a:lnTo>
                                    <a:pt x="204" y="84"/>
                                  </a:lnTo>
                                  <a:lnTo>
                                    <a:pt x="198" y="96"/>
                                  </a:lnTo>
                                  <a:lnTo>
                                    <a:pt x="192" y="96"/>
                                  </a:lnTo>
                                  <a:lnTo>
                                    <a:pt x="192" y="108"/>
                                  </a:lnTo>
                                  <a:lnTo>
                                    <a:pt x="192" y="120"/>
                                  </a:lnTo>
                                  <a:lnTo>
                                    <a:pt x="192" y="132"/>
                                  </a:lnTo>
                                  <a:lnTo>
                                    <a:pt x="198" y="144"/>
                                  </a:lnTo>
                                  <a:lnTo>
                                    <a:pt x="198" y="156"/>
                                  </a:lnTo>
                                  <a:lnTo>
                                    <a:pt x="198" y="162"/>
                                  </a:lnTo>
                                  <a:lnTo>
                                    <a:pt x="198" y="174"/>
                                  </a:lnTo>
                                  <a:lnTo>
                                    <a:pt x="198" y="180"/>
                                  </a:lnTo>
                                  <a:lnTo>
                                    <a:pt x="198" y="186"/>
                                  </a:lnTo>
                                  <a:lnTo>
                                    <a:pt x="198" y="198"/>
                                  </a:lnTo>
                                  <a:lnTo>
                                    <a:pt x="198" y="210"/>
                                  </a:lnTo>
                                  <a:lnTo>
                                    <a:pt x="198" y="222"/>
                                  </a:lnTo>
                                  <a:lnTo>
                                    <a:pt x="198" y="228"/>
                                  </a:lnTo>
                                  <a:lnTo>
                                    <a:pt x="198" y="234"/>
                                  </a:lnTo>
                                  <a:lnTo>
                                    <a:pt x="198" y="240"/>
                                  </a:lnTo>
                                  <a:lnTo>
                                    <a:pt x="198" y="246"/>
                                  </a:lnTo>
                                  <a:lnTo>
                                    <a:pt x="204" y="264"/>
                                  </a:lnTo>
                                  <a:lnTo>
                                    <a:pt x="204" y="288"/>
                                  </a:lnTo>
                                  <a:lnTo>
                                    <a:pt x="204" y="294"/>
                                  </a:lnTo>
                                  <a:lnTo>
                                    <a:pt x="204" y="300"/>
                                  </a:lnTo>
                                  <a:lnTo>
                                    <a:pt x="204" y="312"/>
                                  </a:lnTo>
                                  <a:lnTo>
                                    <a:pt x="204" y="318"/>
                                  </a:lnTo>
                                  <a:lnTo>
                                    <a:pt x="210" y="324"/>
                                  </a:lnTo>
                                  <a:lnTo>
                                    <a:pt x="210" y="336"/>
                                  </a:lnTo>
                                  <a:lnTo>
                                    <a:pt x="210" y="348"/>
                                  </a:lnTo>
                                  <a:lnTo>
                                    <a:pt x="204" y="360"/>
                                  </a:lnTo>
                                  <a:lnTo>
                                    <a:pt x="204" y="366"/>
                                  </a:lnTo>
                                  <a:lnTo>
                                    <a:pt x="204" y="372"/>
                                  </a:lnTo>
                                  <a:lnTo>
                                    <a:pt x="204" y="378"/>
                                  </a:lnTo>
                                  <a:lnTo>
                                    <a:pt x="198" y="390"/>
                                  </a:lnTo>
                                  <a:lnTo>
                                    <a:pt x="198" y="396"/>
                                  </a:lnTo>
                                  <a:lnTo>
                                    <a:pt x="186" y="396"/>
                                  </a:lnTo>
                                  <a:lnTo>
                                    <a:pt x="168" y="402"/>
                                  </a:lnTo>
                                  <a:lnTo>
                                    <a:pt x="144" y="408"/>
                                  </a:lnTo>
                                  <a:lnTo>
                                    <a:pt x="132" y="414"/>
                                  </a:lnTo>
                                  <a:lnTo>
                                    <a:pt x="126" y="402"/>
                                  </a:lnTo>
                                  <a:lnTo>
                                    <a:pt x="114" y="396"/>
                                  </a:lnTo>
                                  <a:lnTo>
                                    <a:pt x="108" y="384"/>
                                  </a:lnTo>
                                  <a:lnTo>
                                    <a:pt x="90" y="372"/>
                                  </a:lnTo>
                                  <a:lnTo>
                                    <a:pt x="78" y="366"/>
                                  </a:lnTo>
                                  <a:lnTo>
                                    <a:pt x="60" y="348"/>
                                  </a:lnTo>
                                  <a:lnTo>
                                    <a:pt x="48" y="354"/>
                                  </a:lnTo>
                                  <a:lnTo>
                                    <a:pt x="36" y="354"/>
                                  </a:lnTo>
                                  <a:lnTo>
                                    <a:pt x="24" y="360"/>
                                  </a:lnTo>
                                  <a:lnTo>
                                    <a:pt x="12" y="366"/>
                                  </a:lnTo>
                                  <a:lnTo>
                                    <a:pt x="6" y="366"/>
                                  </a:lnTo>
                                  <a:lnTo>
                                    <a:pt x="0" y="366"/>
                                  </a:lnTo>
                                  <a:lnTo>
                                    <a:pt x="6" y="342"/>
                                  </a:lnTo>
                                  <a:lnTo>
                                    <a:pt x="18" y="294"/>
                                  </a:lnTo>
                                  <a:lnTo>
                                    <a:pt x="18" y="264"/>
                                  </a:lnTo>
                                  <a:lnTo>
                                    <a:pt x="18" y="234"/>
                                  </a:lnTo>
                                  <a:lnTo>
                                    <a:pt x="18" y="216"/>
                                  </a:lnTo>
                                  <a:lnTo>
                                    <a:pt x="18" y="192"/>
                                  </a:lnTo>
                                  <a:lnTo>
                                    <a:pt x="18" y="180"/>
                                  </a:lnTo>
                                  <a:lnTo>
                                    <a:pt x="18" y="168"/>
                                  </a:lnTo>
                                  <a:lnTo>
                                    <a:pt x="18" y="120"/>
                                  </a:lnTo>
                                  <a:lnTo>
                                    <a:pt x="18" y="114"/>
                                  </a:lnTo>
                                  <a:lnTo>
                                    <a:pt x="18" y="102"/>
                                  </a:lnTo>
                                  <a:lnTo>
                                    <a:pt x="18" y="96"/>
                                  </a:lnTo>
                                  <a:lnTo>
                                    <a:pt x="42" y="84"/>
                                  </a:lnTo>
                                  <a:lnTo>
                                    <a:pt x="54" y="78"/>
                                  </a:lnTo>
                                  <a:lnTo>
                                    <a:pt x="66" y="78"/>
                                  </a:lnTo>
                                  <a:lnTo>
                                    <a:pt x="78" y="66"/>
                                  </a:lnTo>
                                  <a:lnTo>
                                    <a:pt x="96" y="60"/>
                                  </a:lnTo>
                                  <a:lnTo>
                                    <a:pt x="102" y="54"/>
                                  </a:lnTo>
                                  <a:lnTo>
                                    <a:pt x="108" y="54"/>
                                  </a:lnTo>
                                  <a:lnTo>
                                    <a:pt x="114" y="54"/>
                                  </a:lnTo>
                                  <a:lnTo>
                                    <a:pt x="120" y="48"/>
                                  </a:lnTo>
                                  <a:lnTo>
                                    <a:pt x="126" y="48"/>
                                  </a:lnTo>
                                  <a:lnTo>
                                    <a:pt x="132" y="42"/>
                                  </a:lnTo>
                                  <a:lnTo>
                                    <a:pt x="144" y="36"/>
                                  </a:lnTo>
                                  <a:lnTo>
                                    <a:pt x="156" y="30"/>
                                  </a:lnTo>
                                  <a:lnTo>
                                    <a:pt x="162" y="30"/>
                                  </a:lnTo>
                                  <a:lnTo>
                                    <a:pt x="168" y="30"/>
                                  </a:lnTo>
                                  <a:lnTo>
                                    <a:pt x="174" y="24"/>
                                  </a:lnTo>
                                  <a:lnTo>
                                    <a:pt x="180" y="24"/>
                                  </a:lnTo>
                                  <a:lnTo>
                                    <a:pt x="186" y="18"/>
                                  </a:lnTo>
                                  <a:lnTo>
                                    <a:pt x="198" y="18"/>
                                  </a:lnTo>
                                  <a:close/>
                                </a:path>
                              </a:pathLst>
                            </a:custGeom>
                            <a:solidFill>
                              <a:srgbClr val="00B050"/>
                            </a:solidFill>
                            <a:ln w="9525">
                              <a:solidFill>
                                <a:schemeClr val="tx1"/>
                              </a:solidFill>
                              <a:prstDash val="solid"/>
                              <a:round/>
                              <a:headEnd/>
                              <a:tailEnd/>
                            </a:ln>
                          </wps:spPr>
                          <wps:bodyPr/>
                        </wps:wsp>
                        <wps:wsp>
                          <wps:cNvPr id="618" name="Freeform 160"/>
                          <wps:cNvSpPr>
                            <a:spLocks/>
                          </wps:cNvSpPr>
                          <wps:spPr bwMode="auto">
                            <a:xfrm>
                              <a:off x="7802755" y="7689746"/>
                              <a:ext cx="975688" cy="931728"/>
                            </a:xfrm>
                            <a:custGeom>
                              <a:avLst/>
                              <a:gdLst>
                                <a:gd name="T0" fmla="*/ 2147483647 w 270"/>
                                <a:gd name="T1" fmla="*/ 2147483647 h 264"/>
                                <a:gd name="T2" fmla="*/ 2147483647 w 270"/>
                                <a:gd name="T3" fmla="*/ 2147483647 h 264"/>
                                <a:gd name="T4" fmla="*/ 2147483647 w 270"/>
                                <a:gd name="T5" fmla="*/ 2147483647 h 264"/>
                                <a:gd name="T6" fmla="*/ 2147483647 w 270"/>
                                <a:gd name="T7" fmla="*/ 2147483647 h 264"/>
                                <a:gd name="T8" fmla="*/ 2147483647 w 270"/>
                                <a:gd name="T9" fmla="*/ 2147483647 h 264"/>
                                <a:gd name="T10" fmla="*/ 2147483647 w 270"/>
                                <a:gd name="T11" fmla="*/ 2147483647 h 264"/>
                                <a:gd name="T12" fmla="*/ 2147483647 w 270"/>
                                <a:gd name="T13" fmla="*/ 0 h 264"/>
                                <a:gd name="T14" fmla="*/ 2147483647 w 270"/>
                                <a:gd name="T15" fmla="*/ 2147483647 h 264"/>
                                <a:gd name="T16" fmla="*/ 2147483647 w 270"/>
                                <a:gd name="T17" fmla="*/ 2147483647 h 264"/>
                                <a:gd name="T18" fmla="*/ 2147483647 w 270"/>
                                <a:gd name="T19" fmla="*/ 2147483647 h 264"/>
                                <a:gd name="T20" fmla="*/ 2147483647 w 270"/>
                                <a:gd name="T21" fmla="*/ 2147483647 h 264"/>
                                <a:gd name="T22" fmla="*/ 2147483647 w 270"/>
                                <a:gd name="T23" fmla="*/ 2147483647 h 264"/>
                                <a:gd name="T24" fmla="*/ 2147483647 w 270"/>
                                <a:gd name="T25" fmla="*/ 2147483647 h 264"/>
                                <a:gd name="T26" fmla="*/ 2147483647 w 270"/>
                                <a:gd name="T27" fmla="*/ 2147483647 h 264"/>
                                <a:gd name="T28" fmla="*/ 2147483647 w 270"/>
                                <a:gd name="T29" fmla="*/ 2147483647 h 264"/>
                                <a:gd name="T30" fmla="*/ 2147483647 w 270"/>
                                <a:gd name="T31" fmla="*/ 2147483647 h 264"/>
                                <a:gd name="T32" fmla="*/ 2147483647 w 270"/>
                                <a:gd name="T33" fmla="*/ 2147483647 h 264"/>
                                <a:gd name="T34" fmla="*/ 2147483647 w 270"/>
                                <a:gd name="T35" fmla="*/ 2147483647 h 264"/>
                                <a:gd name="T36" fmla="*/ 2147483647 w 270"/>
                                <a:gd name="T37" fmla="*/ 2147483647 h 264"/>
                                <a:gd name="T38" fmla="*/ 2147483647 w 270"/>
                                <a:gd name="T39" fmla="*/ 2147483647 h 264"/>
                                <a:gd name="T40" fmla="*/ 2147483647 w 270"/>
                                <a:gd name="T41" fmla="*/ 2147483647 h 264"/>
                                <a:gd name="T42" fmla="*/ 2147483647 w 270"/>
                                <a:gd name="T43" fmla="*/ 2147483647 h 264"/>
                                <a:gd name="T44" fmla="*/ 2147483647 w 270"/>
                                <a:gd name="T45" fmla="*/ 2147483647 h 264"/>
                                <a:gd name="T46" fmla="*/ 2147483647 w 270"/>
                                <a:gd name="T47" fmla="*/ 2147483647 h 264"/>
                                <a:gd name="T48" fmla="*/ 2147483647 w 270"/>
                                <a:gd name="T49" fmla="*/ 2147483647 h 264"/>
                                <a:gd name="T50" fmla="*/ 2147483647 w 270"/>
                                <a:gd name="T51" fmla="*/ 2147483647 h 264"/>
                                <a:gd name="T52" fmla="*/ 2147483647 w 270"/>
                                <a:gd name="T53" fmla="*/ 2147483647 h 264"/>
                                <a:gd name="T54" fmla="*/ 2147483647 w 270"/>
                                <a:gd name="T55" fmla="*/ 2147483647 h 264"/>
                                <a:gd name="T56" fmla="*/ 2147483647 w 270"/>
                                <a:gd name="T57" fmla="*/ 2147483647 h 264"/>
                                <a:gd name="T58" fmla="*/ 2147483647 w 270"/>
                                <a:gd name="T59" fmla="*/ 2147483647 h 264"/>
                                <a:gd name="T60" fmla="*/ 2147483647 w 270"/>
                                <a:gd name="T61" fmla="*/ 2147483647 h 264"/>
                                <a:gd name="T62" fmla="*/ 2147483647 w 270"/>
                                <a:gd name="T63" fmla="*/ 2147483647 h 264"/>
                                <a:gd name="T64" fmla="*/ 2147483647 w 270"/>
                                <a:gd name="T65" fmla="*/ 2147483647 h 264"/>
                                <a:gd name="T66" fmla="*/ 2147483647 w 270"/>
                                <a:gd name="T67" fmla="*/ 2147483647 h 264"/>
                                <a:gd name="T68" fmla="*/ 2147483647 w 270"/>
                                <a:gd name="T69" fmla="*/ 2147483647 h 264"/>
                                <a:gd name="T70" fmla="*/ 2147483647 w 270"/>
                                <a:gd name="T71" fmla="*/ 2147483647 h 264"/>
                                <a:gd name="T72" fmla="*/ 2147483647 w 270"/>
                                <a:gd name="T73" fmla="*/ 2147483647 h 264"/>
                                <a:gd name="T74" fmla="*/ 2147483647 w 270"/>
                                <a:gd name="T75" fmla="*/ 2147483647 h 264"/>
                                <a:gd name="T76" fmla="*/ 2147483647 w 270"/>
                                <a:gd name="T77" fmla="*/ 2147483647 h 264"/>
                                <a:gd name="T78" fmla="*/ 2147483647 w 270"/>
                                <a:gd name="T79" fmla="*/ 2147483647 h 264"/>
                                <a:gd name="T80" fmla="*/ 2147483647 w 270"/>
                                <a:gd name="T81" fmla="*/ 2147483647 h 264"/>
                                <a:gd name="T82" fmla="*/ 2147483647 w 270"/>
                                <a:gd name="T83" fmla="*/ 2147483647 h 264"/>
                                <a:gd name="T84" fmla="*/ 2147483647 w 270"/>
                                <a:gd name="T85" fmla="*/ 2147483647 h 264"/>
                                <a:gd name="T86" fmla="*/ 2147483647 w 270"/>
                                <a:gd name="T87" fmla="*/ 2147483647 h 264"/>
                                <a:gd name="T88" fmla="*/ 0 w 270"/>
                                <a:gd name="T89" fmla="*/ 2147483647 h 264"/>
                                <a:gd name="T90" fmla="*/ 2147483647 w 270"/>
                                <a:gd name="T91" fmla="*/ 2147483647 h 264"/>
                                <a:gd name="T92" fmla="*/ 2147483647 w 270"/>
                                <a:gd name="T93" fmla="*/ 2147483647 h 264"/>
                                <a:gd name="T94" fmla="*/ 2147483647 w 270"/>
                                <a:gd name="T95" fmla="*/ 2147483647 h 264"/>
                                <a:gd name="T96" fmla="*/ 2147483647 w 270"/>
                                <a:gd name="T97" fmla="*/ 2147483647 h 264"/>
                                <a:gd name="T98" fmla="*/ 2147483647 w 270"/>
                                <a:gd name="T99" fmla="*/ 2147483647 h 264"/>
                                <a:gd name="T100" fmla="*/ 2147483647 w 270"/>
                                <a:gd name="T101" fmla="*/ 2147483647 h 264"/>
                                <a:gd name="T102" fmla="*/ 2147483647 w 270"/>
                                <a:gd name="T103" fmla="*/ 2147483647 h 264"/>
                                <a:gd name="T104" fmla="*/ 2147483647 w 270"/>
                                <a:gd name="T105" fmla="*/ 2147483647 h 264"/>
                                <a:gd name="T106" fmla="*/ 2147483647 w 270"/>
                                <a:gd name="T107" fmla="*/ 2147483647 h 264"/>
                                <a:gd name="T108" fmla="*/ 2147483647 w 270"/>
                                <a:gd name="T109" fmla="*/ 2147483647 h 264"/>
                                <a:gd name="T110" fmla="*/ 2147483647 w 270"/>
                                <a:gd name="T111" fmla="*/ 2147483647 h 264"/>
                                <a:gd name="T112" fmla="*/ 2147483647 w 270"/>
                                <a:gd name="T113" fmla="*/ 2147483647 h 264"/>
                                <a:gd name="T114" fmla="*/ 2147483647 w 270"/>
                                <a:gd name="T115" fmla="*/ 2147483647 h 264"/>
                                <a:gd name="T116" fmla="*/ 2147483647 w 270"/>
                                <a:gd name="T117" fmla="*/ 2147483647 h 26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70" h="264">
                                  <a:moveTo>
                                    <a:pt x="162" y="66"/>
                                  </a:moveTo>
                                  <a:lnTo>
                                    <a:pt x="180" y="48"/>
                                  </a:lnTo>
                                  <a:lnTo>
                                    <a:pt x="186" y="48"/>
                                  </a:lnTo>
                                  <a:lnTo>
                                    <a:pt x="198" y="42"/>
                                  </a:lnTo>
                                  <a:lnTo>
                                    <a:pt x="192" y="42"/>
                                  </a:lnTo>
                                  <a:lnTo>
                                    <a:pt x="198" y="36"/>
                                  </a:lnTo>
                                  <a:lnTo>
                                    <a:pt x="204" y="30"/>
                                  </a:lnTo>
                                  <a:lnTo>
                                    <a:pt x="204" y="24"/>
                                  </a:lnTo>
                                  <a:lnTo>
                                    <a:pt x="204" y="18"/>
                                  </a:lnTo>
                                  <a:lnTo>
                                    <a:pt x="210" y="18"/>
                                  </a:lnTo>
                                  <a:lnTo>
                                    <a:pt x="210" y="12"/>
                                  </a:lnTo>
                                  <a:lnTo>
                                    <a:pt x="210" y="6"/>
                                  </a:lnTo>
                                  <a:lnTo>
                                    <a:pt x="210" y="0"/>
                                  </a:lnTo>
                                  <a:lnTo>
                                    <a:pt x="216" y="0"/>
                                  </a:lnTo>
                                  <a:lnTo>
                                    <a:pt x="234" y="6"/>
                                  </a:lnTo>
                                  <a:lnTo>
                                    <a:pt x="246" y="6"/>
                                  </a:lnTo>
                                  <a:lnTo>
                                    <a:pt x="252" y="6"/>
                                  </a:lnTo>
                                  <a:lnTo>
                                    <a:pt x="258" y="6"/>
                                  </a:lnTo>
                                  <a:lnTo>
                                    <a:pt x="264" y="6"/>
                                  </a:lnTo>
                                  <a:lnTo>
                                    <a:pt x="264" y="12"/>
                                  </a:lnTo>
                                  <a:lnTo>
                                    <a:pt x="270" y="12"/>
                                  </a:lnTo>
                                  <a:lnTo>
                                    <a:pt x="258" y="66"/>
                                  </a:lnTo>
                                  <a:lnTo>
                                    <a:pt x="252" y="78"/>
                                  </a:lnTo>
                                  <a:lnTo>
                                    <a:pt x="252" y="84"/>
                                  </a:lnTo>
                                  <a:lnTo>
                                    <a:pt x="252" y="96"/>
                                  </a:lnTo>
                                  <a:lnTo>
                                    <a:pt x="252" y="114"/>
                                  </a:lnTo>
                                  <a:lnTo>
                                    <a:pt x="252" y="126"/>
                                  </a:lnTo>
                                  <a:lnTo>
                                    <a:pt x="252" y="132"/>
                                  </a:lnTo>
                                  <a:lnTo>
                                    <a:pt x="246" y="132"/>
                                  </a:lnTo>
                                  <a:lnTo>
                                    <a:pt x="246" y="138"/>
                                  </a:lnTo>
                                  <a:lnTo>
                                    <a:pt x="246" y="144"/>
                                  </a:lnTo>
                                  <a:lnTo>
                                    <a:pt x="246" y="150"/>
                                  </a:lnTo>
                                  <a:lnTo>
                                    <a:pt x="252" y="162"/>
                                  </a:lnTo>
                                  <a:lnTo>
                                    <a:pt x="252" y="168"/>
                                  </a:lnTo>
                                  <a:lnTo>
                                    <a:pt x="252" y="174"/>
                                  </a:lnTo>
                                  <a:lnTo>
                                    <a:pt x="252" y="180"/>
                                  </a:lnTo>
                                  <a:lnTo>
                                    <a:pt x="252" y="186"/>
                                  </a:lnTo>
                                  <a:lnTo>
                                    <a:pt x="252" y="192"/>
                                  </a:lnTo>
                                  <a:lnTo>
                                    <a:pt x="252" y="198"/>
                                  </a:lnTo>
                                  <a:lnTo>
                                    <a:pt x="252" y="204"/>
                                  </a:lnTo>
                                  <a:lnTo>
                                    <a:pt x="252" y="210"/>
                                  </a:lnTo>
                                  <a:lnTo>
                                    <a:pt x="246" y="210"/>
                                  </a:lnTo>
                                  <a:lnTo>
                                    <a:pt x="240" y="210"/>
                                  </a:lnTo>
                                  <a:lnTo>
                                    <a:pt x="234" y="210"/>
                                  </a:lnTo>
                                  <a:lnTo>
                                    <a:pt x="228" y="210"/>
                                  </a:lnTo>
                                  <a:lnTo>
                                    <a:pt x="222" y="210"/>
                                  </a:lnTo>
                                  <a:lnTo>
                                    <a:pt x="216" y="210"/>
                                  </a:lnTo>
                                  <a:lnTo>
                                    <a:pt x="210" y="216"/>
                                  </a:lnTo>
                                  <a:lnTo>
                                    <a:pt x="198" y="216"/>
                                  </a:lnTo>
                                  <a:lnTo>
                                    <a:pt x="192" y="216"/>
                                  </a:lnTo>
                                  <a:lnTo>
                                    <a:pt x="186" y="210"/>
                                  </a:lnTo>
                                  <a:lnTo>
                                    <a:pt x="180" y="210"/>
                                  </a:lnTo>
                                  <a:lnTo>
                                    <a:pt x="174" y="204"/>
                                  </a:lnTo>
                                  <a:lnTo>
                                    <a:pt x="168" y="204"/>
                                  </a:lnTo>
                                  <a:lnTo>
                                    <a:pt x="156" y="204"/>
                                  </a:lnTo>
                                  <a:lnTo>
                                    <a:pt x="150" y="204"/>
                                  </a:lnTo>
                                  <a:lnTo>
                                    <a:pt x="150" y="210"/>
                                  </a:lnTo>
                                  <a:lnTo>
                                    <a:pt x="144" y="210"/>
                                  </a:lnTo>
                                  <a:lnTo>
                                    <a:pt x="138" y="216"/>
                                  </a:lnTo>
                                  <a:lnTo>
                                    <a:pt x="132" y="216"/>
                                  </a:lnTo>
                                  <a:lnTo>
                                    <a:pt x="132" y="210"/>
                                  </a:lnTo>
                                  <a:lnTo>
                                    <a:pt x="132" y="216"/>
                                  </a:lnTo>
                                  <a:lnTo>
                                    <a:pt x="126" y="216"/>
                                  </a:lnTo>
                                  <a:lnTo>
                                    <a:pt x="126" y="222"/>
                                  </a:lnTo>
                                  <a:lnTo>
                                    <a:pt x="120" y="222"/>
                                  </a:lnTo>
                                  <a:lnTo>
                                    <a:pt x="120" y="228"/>
                                  </a:lnTo>
                                  <a:lnTo>
                                    <a:pt x="120" y="234"/>
                                  </a:lnTo>
                                  <a:lnTo>
                                    <a:pt x="114" y="234"/>
                                  </a:lnTo>
                                  <a:lnTo>
                                    <a:pt x="114" y="240"/>
                                  </a:lnTo>
                                  <a:lnTo>
                                    <a:pt x="108" y="240"/>
                                  </a:lnTo>
                                  <a:lnTo>
                                    <a:pt x="102" y="240"/>
                                  </a:lnTo>
                                  <a:lnTo>
                                    <a:pt x="90" y="246"/>
                                  </a:lnTo>
                                  <a:lnTo>
                                    <a:pt x="72" y="258"/>
                                  </a:lnTo>
                                  <a:lnTo>
                                    <a:pt x="66" y="258"/>
                                  </a:lnTo>
                                  <a:lnTo>
                                    <a:pt x="60" y="258"/>
                                  </a:lnTo>
                                  <a:lnTo>
                                    <a:pt x="54" y="264"/>
                                  </a:lnTo>
                                  <a:lnTo>
                                    <a:pt x="54" y="258"/>
                                  </a:lnTo>
                                  <a:lnTo>
                                    <a:pt x="48" y="258"/>
                                  </a:lnTo>
                                  <a:lnTo>
                                    <a:pt x="42" y="252"/>
                                  </a:lnTo>
                                  <a:lnTo>
                                    <a:pt x="36" y="246"/>
                                  </a:lnTo>
                                  <a:lnTo>
                                    <a:pt x="30" y="246"/>
                                  </a:lnTo>
                                  <a:lnTo>
                                    <a:pt x="30" y="240"/>
                                  </a:lnTo>
                                  <a:lnTo>
                                    <a:pt x="24" y="240"/>
                                  </a:lnTo>
                                  <a:lnTo>
                                    <a:pt x="24" y="234"/>
                                  </a:lnTo>
                                  <a:lnTo>
                                    <a:pt x="24" y="228"/>
                                  </a:lnTo>
                                  <a:lnTo>
                                    <a:pt x="24" y="222"/>
                                  </a:lnTo>
                                  <a:lnTo>
                                    <a:pt x="18" y="216"/>
                                  </a:lnTo>
                                  <a:lnTo>
                                    <a:pt x="18" y="210"/>
                                  </a:lnTo>
                                  <a:lnTo>
                                    <a:pt x="18" y="204"/>
                                  </a:lnTo>
                                  <a:lnTo>
                                    <a:pt x="0" y="186"/>
                                  </a:lnTo>
                                  <a:lnTo>
                                    <a:pt x="6" y="180"/>
                                  </a:lnTo>
                                  <a:lnTo>
                                    <a:pt x="30" y="162"/>
                                  </a:lnTo>
                                  <a:lnTo>
                                    <a:pt x="36" y="162"/>
                                  </a:lnTo>
                                  <a:lnTo>
                                    <a:pt x="42" y="150"/>
                                  </a:lnTo>
                                  <a:lnTo>
                                    <a:pt x="48" y="150"/>
                                  </a:lnTo>
                                  <a:lnTo>
                                    <a:pt x="54" y="144"/>
                                  </a:lnTo>
                                  <a:lnTo>
                                    <a:pt x="60" y="144"/>
                                  </a:lnTo>
                                  <a:lnTo>
                                    <a:pt x="60" y="138"/>
                                  </a:lnTo>
                                  <a:lnTo>
                                    <a:pt x="66" y="138"/>
                                  </a:lnTo>
                                  <a:lnTo>
                                    <a:pt x="66" y="132"/>
                                  </a:lnTo>
                                  <a:lnTo>
                                    <a:pt x="72" y="132"/>
                                  </a:lnTo>
                                  <a:lnTo>
                                    <a:pt x="78" y="126"/>
                                  </a:lnTo>
                                  <a:lnTo>
                                    <a:pt x="84" y="120"/>
                                  </a:lnTo>
                                  <a:lnTo>
                                    <a:pt x="84" y="114"/>
                                  </a:lnTo>
                                  <a:lnTo>
                                    <a:pt x="84" y="108"/>
                                  </a:lnTo>
                                  <a:lnTo>
                                    <a:pt x="90" y="102"/>
                                  </a:lnTo>
                                  <a:lnTo>
                                    <a:pt x="90" y="96"/>
                                  </a:lnTo>
                                  <a:lnTo>
                                    <a:pt x="90" y="90"/>
                                  </a:lnTo>
                                  <a:lnTo>
                                    <a:pt x="90" y="84"/>
                                  </a:lnTo>
                                  <a:lnTo>
                                    <a:pt x="120" y="84"/>
                                  </a:lnTo>
                                  <a:lnTo>
                                    <a:pt x="126" y="84"/>
                                  </a:lnTo>
                                  <a:lnTo>
                                    <a:pt x="138" y="84"/>
                                  </a:lnTo>
                                  <a:lnTo>
                                    <a:pt x="144" y="84"/>
                                  </a:lnTo>
                                  <a:lnTo>
                                    <a:pt x="150" y="84"/>
                                  </a:lnTo>
                                  <a:lnTo>
                                    <a:pt x="150" y="78"/>
                                  </a:lnTo>
                                  <a:lnTo>
                                    <a:pt x="156" y="78"/>
                                  </a:lnTo>
                                  <a:lnTo>
                                    <a:pt x="156" y="72"/>
                                  </a:lnTo>
                                  <a:lnTo>
                                    <a:pt x="162" y="66"/>
                                  </a:lnTo>
                                  <a:close/>
                                </a:path>
                              </a:pathLst>
                            </a:custGeom>
                            <a:solidFill>
                              <a:srgbClr val="FF33CC"/>
                            </a:solidFill>
                            <a:ln w="9525">
                              <a:solidFill>
                                <a:schemeClr val="tx1"/>
                              </a:solidFill>
                              <a:prstDash val="solid"/>
                              <a:round/>
                              <a:headEnd/>
                              <a:tailEnd/>
                            </a:ln>
                          </wps:spPr>
                          <wps:bodyPr/>
                        </wps:wsp>
                        <wps:wsp>
                          <wps:cNvPr id="619" name="Freeform 161"/>
                          <wps:cNvSpPr>
                            <a:spLocks/>
                          </wps:cNvSpPr>
                          <wps:spPr bwMode="auto">
                            <a:xfrm>
                              <a:off x="5764651" y="8769703"/>
                              <a:ext cx="1214190" cy="1418769"/>
                            </a:xfrm>
                            <a:custGeom>
                              <a:avLst/>
                              <a:gdLst>
                                <a:gd name="T0" fmla="*/ 2147483647 w 336"/>
                                <a:gd name="T1" fmla="*/ 2147483647 h 402"/>
                                <a:gd name="T2" fmla="*/ 2147483647 w 336"/>
                                <a:gd name="T3" fmla="*/ 2147483647 h 402"/>
                                <a:gd name="T4" fmla="*/ 2147483647 w 336"/>
                                <a:gd name="T5" fmla="*/ 2147483647 h 402"/>
                                <a:gd name="T6" fmla="*/ 2147483647 w 336"/>
                                <a:gd name="T7" fmla="*/ 2147483647 h 402"/>
                                <a:gd name="T8" fmla="*/ 2147483647 w 336"/>
                                <a:gd name="T9" fmla="*/ 2147483647 h 402"/>
                                <a:gd name="T10" fmla="*/ 2147483647 w 336"/>
                                <a:gd name="T11" fmla="*/ 2147483647 h 402"/>
                                <a:gd name="T12" fmla="*/ 2147483647 w 336"/>
                                <a:gd name="T13" fmla="*/ 2147483647 h 402"/>
                                <a:gd name="T14" fmla="*/ 2147483647 w 336"/>
                                <a:gd name="T15" fmla="*/ 2147483647 h 402"/>
                                <a:gd name="T16" fmla="*/ 2147483647 w 336"/>
                                <a:gd name="T17" fmla="*/ 2147483647 h 402"/>
                                <a:gd name="T18" fmla="*/ 2147483647 w 336"/>
                                <a:gd name="T19" fmla="*/ 2147483647 h 402"/>
                                <a:gd name="T20" fmla="*/ 2147483647 w 336"/>
                                <a:gd name="T21" fmla="*/ 2147483647 h 402"/>
                                <a:gd name="T22" fmla="*/ 2147483647 w 336"/>
                                <a:gd name="T23" fmla="*/ 2147483647 h 402"/>
                                <a:gd name="T24" fmla="*/ 2147483647 w 336"/>
                                <a:gd name="T25" fmla="*/ 2147483647 h 402"/>
                                <a:gd name="T26" fmla="*/ 2147483647 w 336"/>
                                <a:gd name="T27" fmla="*/ 2147483647 h 402"/>
                                <a:gd name="T28" fmla="*/ 2147483647 w 336"/>
                                <a:gd name="T29" fmla="*/ 2147483647 h 402"/>
                                <a:gd name="T30" fmla="*/ 2147483647 w 336"/>
                                <a:gd name="T31" fmla="*/ 2147483647 h 402"/>
                                <a:gd name="T32" fmla="*/ 2147483647 w 336"/>
                                <a:gd name="T33" fmla="*/ 2147483647 h 402"/>
                                <a:gd name="T34" fmla="*/ 2147483647 w 336"/>
                                <a:gd name="T35" fmla="*/ 2147483647 h 402"/>
                                <a:gd name="T36" fmla="*/ 2147483647 w 336"/>
                                <a:gd name="T37" fmla="*/ 2147483647 h 402"/>
                                <a:gd name="T38" fmla="*/ 2147483647 w 336"/>
                                <a:gd name="T39" fmla="*/ 2147483647 h 402"/>
                                <a:gd name="T40" fmla="*/ 2147483647 w 336"/>
                                <a:gd name="T41" fmla="*/ 2147483647 h 402"/>
                                <a:gd name="T42" fmla="*/ 2147483647 w 336"/>
                                <a:gd name="T43" fmla="*/ 2147483647 h 402"/>
                                <a:gd name="T44" fmla="*/ 2147483647 w 336"/>
                                <a:gd name="T45" fmla="*/ 2147483647 h 402"/>
                                <a:gd name="T46" fmla="*/ 2147483647 w 336"/>
                                <a:gd name="T47" fmla="*/ 2147483647 h 402"/>
                                <a:gd name="T48" fmla="*/ 2147483647 w 336"/>
                                <a:gd name="T49" fmla="*/ 2147483647 h 402"/>
                                <a:gd name="T50" fmla="*/ 2147483647 w 336"/>
                                <a:gd name="T51" fmla="*/ 2147483647 h 402"/>
                                <a:gd name="T52" fmla="*/ 2147483647 w 336"/>
                                <a:gd name="T53" fmla="*/ 2147483647 h 402"/>
                                <a:gd name="T54" fmla="*/ 2147483647 w 336"/>
                                <a:gd name="T55" fmla="*/ 2147483647 h 402"/>
                                <a:gd name="T56" fmla="*/ 2147483647 w 336"/>
                                <a:gd name="T57" fmla="*/ 2147483647 h 402"/>
                                <a:gd name="T58" fmla="*/ 2147483647 w 336"/>
                                <a:gd name="T59" fmla="*/ 2147483647 h 402"/>
                                <a:gd name="T60" fmla="*/ 2147483647 w 336"/>
                                <a:gd name="T61" fmla="*/ 2147483647 h 402"/>
                                <a:gd name="T62" fmla="*/ 2147483647 w 336"/>
                                <a:gd name="T63" fmla="*/ 2147483647 h 402"/>
                                <a:gd name="T64" fmla="*/ 2147483647 w 336"/>
                                <a:gd name="T65" fmla="*/ 2147483647 h 402"/>
                                <a:gd name="T66" fmla="*/ 2147483647 w 336"/>
                                <a:gd name="T67" fmla="*/ 2147483647 h 402"/>
                                <a:gd name="T68" fmla="*/ 2147483647 w 336"/>
                                <a:gd name="T69" fmla="*/ 2147483647 h 402"/>
                                <a:gd name="T70" fmla="*/ 2147483647 w 336"/>
                                <a:gd name="T71" fmla="*/ 2147483647 h 402"/>
                                <a:gd name="T72" fmla="*/ 2147483647 w 336"/>
                                <a:gd name="T73" fmla="*/ 2147483647 h 402"/>
                                <a:gd name="T74" fmla="*/ 2147483647 w 336"/>
                                <a:gd name="T75" fmla="*/ 2147483647 h 402"/>
                                <a:gd name="T76" fmla="*/ 2147483647 w 336"/>
                                <a:gd name="T77" fmla="*/ 2147483647 h 402"/>
                                <a:gd name="T78" fmla="*/ 2147483647 w 336"/>
                                <a:gd name="T79" fmla="*/ 2147483647 h 402"/>
                                <a:gd name="T80" fmla="*/ 2147483647 w 336"/>
                                <a:gd name="T81" fmla="*/ 2147483647 h 402"/>
                                <a:gd name="T82" fmla="*/ 2147483647 w 336"/>
                                <a:gd name="T83" fmla="*/ 2147483647 h 402"/>
                                <a:gd name="T84" fmla="*/ 2147483647 w 336"/>
                                <a:gd name="T85" fmla="*/ 2147483647 h 402"/>
                                <a:gd name="T86" fmla="*/ 2147483647 w 336"/>
                                <a:gd name="T87" fmla="*/ 2147483647 h 402"/>
                                <a:gd name="T88" fmla="*/ 2147483647 w 336"/>
                                <a:gd name="T89" fmla="*/ 2147483647 h 402"/>
                                <a:gd name="T90" fmla="*/ 2147483647 w 336"/>
                                <a:gd name="T91" fmla="*/ 2147483647 h 402"/>
                                <a:gd name="T92" fmla="*/ 2147483647 w 336"/>
                                <a:gd name="T93" fmla="*/ 2147483647 h 402"/>
                                <a:gd name="T94" fmla="*/ 2147483647 w 336"/>
                                <a:gd name="T95" fmla="*/ 2147483647 h 402"/>
                                <a:gd name="T96" fmla="*/ 2147483647 w 336"/>
                                <a:gd name="T97" fmla="*/ 2147483647 h 402"/>
                                <a:gd name="T98" fmla="*/ 0 w 336"/>
                                <a:gd name="T99" fmla="*/ 2147483647 h 402"/>
                                <a:gd name="T100" fmla="*/ 2147483647 w 336"/>
                                <a:gd name="T101" fmla="*/ 2147483647 h 402"/>
                                <a:gd name="T102" fmla="*/ 2147483647 w 336"/>
                                <a:gd name="T103" fmla="*/ 2147483647 h 402"/>
                                <a:gd name="T104" fmla="*/ 2147483647 w 336"/>
                                <a:gd name="T105" fmla="*/ 2147483647 h 402"/>
                                <a:gd name="T106" fmla="*/ 2147483647 w 336"/>
                                <a:gd name="T107" fmla="*/ 2147483647 h 402"/>
                                <a:gd name="T108" fmla="*/ 2147483647 w 336"/>
                                <a:gd name="T109" fmla="*/ 2147483647 h 402"/>
                                <a:gd name="T110" fmla="*/ 2147483647 w 336"/>
                                <a:gd name="T111" fmla="*/ 2147483647 h 402"/>
                                <a:gd name="T112" fmla="*/ 2147483647 w 336"/>
                                <a:gd name="T113" fmla="*/ 2147483647 h 402"/>
                                <a:gd name="T114" fmla="*/ 2147483647 w 336"/>
                                <a:gd name="T115" fmla="*/ 2147483647 h 402"/>
                                <a:gd name="T116" fmla="*/ 2147483647 w 336"/>
                                <a:gd name="T117" fmla="*/ 2147483647 h 402"/>
                                <a:gd name="T118" fmla="*/ 2147483647 w 336"/>
                                <a:gd name="T119" fmla="*/ 2147483647 h 402"/>
                                <a:gd name="T120" fmla="*/ 2147483647 w 336"/>
                                <a:gd name="T121" fmla="*/ 0 h 40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6" h="402">
                                  <a:moveTo>
                                    <a:pt x="162" y="0"/>
                                  </a:moveTo>
                                  <a:lnTo>
                                    <a:pt x="186" y="12"/>
                                  </a:lnTo>
                                  <a:lnTo>
                                    <a:pt x="192" y="18"/>
                                  </a:lnTo>
                                  <a:lnTo>
                                    <a:pt x="198" y="18"/>
                                  </a:lnTo>
                                  <a:lnTo>
                                    <a:pt x="204" y="24"/>
                                  </a:lnTo>
                                  <a:lnTo>
                                    <a:pt x="210" y="24"/>
                                  </a:lnTo>
                                  <a:lnTo>
                                    <a:pt x="216" y="30"/>
                                  </a:lnTo>
                                  <a:lnTo>
                                    <a:pt x="222" y="30"/>
                                  </a:lnTo>
                                  <a:lnTo>
                                    <a:pt x="228" y="36"/>
                                  </a:lnTo>
                                  <a:lnTo>
                                    <a:pt x="234" y="36"/>
                                  </a:lnTo>
                                  <a:lnTo>
                                    <a:pt x="240" y="42"/>
                                  </a:lnTo>
                                  <a:lnTo>
                                    <a:pt x="246" y="42"/>
                                  </a:lnTo>
                                  <a:lnTo>
                                    <a:pt x="246" y="48"/>
                                  </a:lnTo>
                                  <a:lnTo>
                                    <a:pt x="246" y="54"/>
                                  </a:lnTo>
                                  <a:lnTo>
                                    <a:pt x="246" y="60"/>
                                  </a:lnTo>
                                  <a:lnTo>
                                    <a:pt x="246" y="66"/>
                                  </a:lnTo>
                                  <a:lnTo>
                                    <a:pt x="252" y="66"/>
                                  </a:lnTo>
                                  <a:lnTo>
                                    <a:pt x="252" y="72"/>
                                  </a:lnTo>
                                  <a:lnTo>
                                    <a:pt x="252" y="78"/>
                                  </a:lnTo>
                                  <a:lnTo>
                                    <a:pt x="246" y="78"/>
                                  </a:lnTo>
                                  <a:lnTo>
                                    <a:pt x="252" y="78"/>
                                  </a:lnTo>
                                  <a:lnTo>
                                    <a:pt x="252" y="84"/>
                                  </a:lnTo>
                                  <a:lnTo>
                                    <a:pt x="246" y="84"/>
                                  </a:lnTo>
                                  <a:lnTo>
                                    <a:pt x="252" y="84"/>
                                  </a:lnTo>
                                  <a:lnTo>
                                    <a:pt x="246" y="90"/>
                                  </a:lnTo>
                                  <a:lnTo>
                                    <a:pt x="246" y="96"/>
                                  </a:lnTo>
                                  <a:lnTo>
                                    <a:pt x="240" y="96"/>
                                  </a:lnTo>
                                  <a:lnTo>
                                    <a:pt x="240" y="102"/>
                                  </a:lnTo>
                                  <a:lnTo>
                                    <a:pt x="234" y="102"/>
                                  </a:lnTo>
                                  <a:lnTo>
                                    <a:pt x="240" y="102"/>
                                  </a:lnTo>
                                  <a:lnTo>
                                    <a:pt x="234" y="102"/>
                                  </a:lnTo>
                                  <a:lnTo>
                                    <a:pt x="234" y="108"/>
                                  </a:lnTo>
                                  <a:lnTo>
                                    <a:pt x="234" y="114"/>
                                  </a:lnTo>
                                  <a:lnTo>
                                    <a:pt x="234" y="120"/>
                                  </a:lnTo>
                                  <a:lnTo>
                                    <a:pt x="240" y="120"/>
                                  </a:lnTo>
                                  <a:lnTo>
                                    <a:pt x="240" y="126"/>
                                  </a:lnTo>
                                  <a:lnTo>
                                    <a:pt x="240" y="132"/>
                                  </a:lnTo>
                                  <a:lnTo>
                                    <a:pt x="240" y="138"/>
                                  </a:lnTo>
                                  <a:lnTo>
                                    <a:pt x="240" y="144"/>
                                  </a:lnTo>
                                  <a:lnTo>
                                    <a:pt x="240" y="150"/>
                                  </a:lnTo>
                                  <a:lnTo>
                                    <a:pt x="240" y="156"/>
                                  </a:lnTo>
                                  <a:lnTo>
                                    <a:pt x="240" y="162"/>
                                  </a:lnTo>
                                  <a:lnTo>
                                    <a:pt x="246" y="168"/>
                                  </a:lnTo>
                                  <a:lnTo>
                                    <a:pt x="252" y="180"/>
                                  </a:lnTo>
                                  <a:lnTo>
                                    <a:pt x="252" y="186"/>
                                  </a:lnTo>
                                  <a:lnTo>
                                    <a:pt x="258" y="186"/>
                                  </a:lnTo>
                                  <a:lnTo>
                                    <a:pt x="264" y="198"/>
                                  </a:lnTo>
                                  <a:lnTo>
                                    <a:pt x="264" y="204"/>
                                  </a:lnTo>
                                  <a:lnTo>
                                    <a:pt x="270" y="210"/>
                                  </a:lnTo>
                                  <a:lnTo>
                                    <a:pt x="276" y="216"/>
                                  </a:lnTo>
                                  <a:lnTo>
                                    <a:pt x="276" y="222"/>
                                  </a:lnTo>
                                  <a:lnTo>
                                    <a:pt x="282" y="222"/>
                                  </a:lnTo>
                                  <a:lnTo>
                                    <a:pt x="288" y="240"/>
                                  </a:lnTo>
                                  <a:lnTo>
                                    <a:pt x="294" y="246"/>
                                  </a:lnTo>
                                  <a:lnTo>
                                    <a:pt x="300" y="252"/>
                                  </a:lnTo>
                                  <a:lnTo>
                                    <a:pt x="300" y="258"/>
                                  </a:lnTo>
                                  <a:lnTo>
                                    <a:pt x="306" y="264"/>
                                  </a:lnTo>
                                  <a:lnTo>
                                    <a:pt x="312" y="276"/>
                                  </a:lnTo>
                                  <a:lnTo>
                                    <a:pt x="318" y="288"/>
                                  </a:lnTo>
                                  <a:lnTo>
                                    <a:pt x="336" y="312"/>
                                  </a:lnTo>
                                  <a:lnTo>
                                    <a:pt x="336" y="318"/>
                                  </a:lnTo>
                                  <a:lnTo>
                                    <a:pt x="312" y="336"/>
                                  </a:lnTo>
                                  <a:lnTo>
                                    <a:pt x="306" y="336"/>
                                  </a:lnTo>
                                  <a:lnTo>
                                    <a:pt x="300" y="336"/>
                                  </a:lnTo>
                                  <a:lnTo>
                                    <a:pt x="300" y="342"/>
                                  </a:lnTo>
                                  <a:lnTo>
                                    <a:pt x="294" y="342"/>
                                  </a:lnTo>
                                  <a:lnTo>
                                    <a:pt x="294" y="348"/>
                                  </a:lnTo>
                                  <a:lnTo>
                                    <a:pt x="294" y="354"/>
                                  </a:lnTo>
                                  <a:lnTo>
                                    <a:pt x="294" y="360"/>
                                  </a:lnTo>
                                  <a:lnTo>
                                    <a:pt x="288" y="360"/>
                                  </a:lnTo>
                                  <a:lnTo>
                                    <a:pt x="288" y="366"/>
                                  </a:lnTo>
                                  <a:lnTo>
                                    <a:pt x="288" y="372"/>
                                  </a:lnTo>
                                  <a:lnTo>
                                    <a:pt x="282" y="372"/>
                                  </a:lnTo>
                                  <a:lnTo>
                                    <a:pt x="282" y="378"/>
                                  </a:lnTo>
                                  <a:lnTo>
                                    <a:pt x="282" y="384"/>
                                  </a:lnTo>
                                  <a:lnTo>
                                    <a:pt x="276" y="384"/>
                                  </a:lnTo>
                                  <a:lnTo>
                                    <a:pt x="276" y="390"/>
                                  </a:lnTo>
                                  <a:lnTo>
                                    <a:pt x="276" y="396"/>
                                  </a:lnTo>
                                  <a:lnTo>
                                    <a:pt x="270" y="396"/>
                                  </a:lnTo>
                                  <a:lnTo>
                                    <a:pt x="270" y="402"/>
                                  </a:lnTo>
                                  <a:lnTo>
                                    <a:pt x="270" y="396"/>
                                  </a:lnTo>
                                  <a:lnTo>
                                    <a:pt x="270" y="402"/>
                                  </a:lnTo>
                                  <a:lnTo>
                                    <a:pt x="264" y="402"/>
                                  </a:lnTo>
                                  <a:lnTo>
                                    <a:pt x="264" y="396"/>
                                  </a:lnTo>
                                  <a:lnTo>
                                    <a:pt x="264" y="390"/>
                                  </a:lnTo>
                                  <a:lnTo>
                                    <a:pt x="258" y="390"/>
                                  </a:lnTo>
                                  <a:lnTo>
                                    <a:pt x="258" y="384"/>
                                  </a:lnTo>
                                  <a:lnTo>
                                    <a:pt x="252" y="378"/>
                                  </a:lnTo>
                                  <a:lnTo>
                                    <a:pt x="252" y="372"/>
                                  </a:lnTo>
                                  <a:lnTo>
                                    <a:pt x="246" y="366"/>
                                  </a:lnTo>
                                  <a:lnTo>
                                    <a:pt x="246" y="360"/>
                                  </a:lnTo>
                                  <a:lnTo>
                                    <a:pt x="240" y="360"/>
                                  </a:lnTo>
                                  <a:lnTo>
                                    <a:pt x="240" y="354"/>
                                  </a:lnTo>
                                  <a:lnTo>
                                    <a:pt x="234" y="354"/>
                                  </a:lnTo>
                                  <a:lnTo>
                                    <a:pt x="234" y="348"/>
                                  </a:lnTo>
                                  <a:lnTo>
                                    <a:pt x="234" y="342"/>
                                  </a:lnTo>
                                  <a:lnTo>
                                    <a:pt x="228" y="342"/>
                                  </a:lnTo>
                                  <a:lnTo>
                                    <a:pt x="228" y="336"/>
                                  </a:lnTo>
                                  <a:lnTo>
                                    <a:pt x="222" y="336"/>
                                  </a:lnTo>
                                  <a:lnTo>
                                    <a:pt x="222" y="342"/>
                                  </a:lnTo>
                                  <a:lnTo>
                                    <a:pt x="216" y="348"/>
                                  </a:lnTo>
                                  <a:lnTo>
                                    <a:pt x="216" y="354"/>
                                  </a:lnTo>
                                  <a:lnTo>
                                    <a:pt x="216" y="360"/>
                                  </a:lnTo>
                                  <a:lnTo>
                                    <a:pt x="210" y="360"/>
                                  </a:lnTo>
                                  <a:lnTo>
                                    <a:pt x="204" y="360"/>
                                  </a:lnTo>
                                  <a:lnTo>
                                    <a:pt x="204" y="366"/>
                                  </a:lnTo>
                                  <a:lnTo>
                                    <a:pt x="204" y="372"/>
                                  </a:lnTo>
                                  <a:lnTo>
                                    <a:pt x="198" y="372"/>
                                  </a:lnTo>
                                  <a:lnTo>
                                    <a:pt x="198" y="378"/>
                                  </a:lnTo>
                                  <a:lnTo>
                                    <a:pt x="192" y="378"/>
                                  </a:lnTo>
                                  <a:lnTo>
                                    <a:pt x="186" y="378"/>
                                  </a:lnTo>
                                  <a:lnTo>
                                    <a:pt x="186" y="384"/>
                                  </a:lnTo>
                                  <a:lnTo>
                                    <a:pt x="180" y="390"/>
                                  </a:lnTo>
                                  <a:lnTo>
                                    <a:pt x="174" y="396"/>
                                  </a:lnTo>
                                  <a:lnTo>
                                    <a:pt x="168" y="396"/>
                                  </a:lnTo>
                                  <a:lnTo>
                                    <a:pt x="162" y="396"/>
                                  </a:lnTo>
                                  <a:lnTo>
                                    <a:pt x="150" y="396"/>
                                  </a:lnTo>
                                  <a:lnTo>
                                    <a:pt x="144" y="396"/>
                                  </a:lnTo>
                                  <a:lnTo>
                                    <a:pt x="132" y="396"/>
                                  </a:lnTo>
                                  <a:lnTo>
                                    <a:pt x="120" y="396"/>
                                  </a:lnTo>
                                  <a:lnTo>
                                    <a:pt x="102" y="396"/>
                                  </a:lnTo>
                                  <a:lnTo>
                                    <a:pt x="102" y="390"/>
                                  </a:lnTo>
                                  <a:lnTo>
                                    <a:pt x="108" y="390"/>
                                  </a:lnTo>
                                  <a:lnTo>
                                    <a:pt x="108" y="384"/>
                                  </a:lnTo>
                                  <a:lnTo>
                                    <a:pt x="108" y="378"/>
                                  </a:lnTo>
                                  <a:lnTo>
                                    <a:pt x="108" y="372"/>
                                  </a:lnTo>
                                  <a:lnTo>
                                    <a:pt x="114" y="372"/>
                                  </a:lnTo>
                                  <a:lnTo>
                                    <a:pt x="114" y="366"/>
                                  </a:lnTo>
                                  <a:lnTo>
                                    <a:pt x="114" y="360"/>
                                  </a:lnTo>
                                  <a:lnTo>
                                    <a:pt x="108" y="360"/>
                                  </a:lnTo>
                                  <a:lnTo>
                                    <a:pt x="108" y="354"/>
                                  </a:lnTo>
                                  <a:lnTo>
                                    <a:pt x="108" y="348"/>
                                  </a:lnTo>
                                  <a:lnTo>
                                    <a:pt x="108" y="342"/>
                                  </a:lnTo>
                                  <a:lnTo>
                                    <a:pt x="102" y="342"/>
                                  </a:lnTo>
                                  <a:lnTo>
                                    <a:pt x="102" y="336"/>
                                  </a:lnTo>
                                  <a:lnTo>
                                    <a:pt x="96" y="336"/>
                                  </a:lnTo>
                                  <a:lnTo>
                                    <a:pt x="96" y="330"/>
                                  </a:lnTo>
                                  <a:lnTo>
                                    <a:pt x="66" y="288"/>
                                  </a:lnTo>
                                  <a:lnTo>
                                    <a:pt x="60" y="276"/>
                                  </a:lnTo>
                                  <a:lnTo>
                                    <a:pt x="54" y="264"/>
                                  </a:lnTo>
                                  <a:lnTo>
                                    <a:pt x="42" y="252"/>
                                  </a:lnTo>
                                  <a:lnTo>
                                    <a:pt x="42" y="246"/>
                                  </a:lnTo>
                                  <a:lnTo>
                                    <a:pt x="36" y="240"/>
                                  </a:lnTo>
                                  <a:lnTo>
                                    <a:pt x="36" y="234"/>
                                  </a:lnTo>
                                  <a:lnTo>
                                    <a:pt x="30" y="234"/>
                                  </a:lnTo>
                                  <a:lnTo>
                                    <a:pt x="30" y="228"/>
                                  </a:lnTo>
                                  <a:lnTo>
                                    <a:pt x="24" y="222"/>
                                  </a:lnTo>
                                  <a:lnTo>
                                    <a:pt x="18" y="216"/>
                                  </a:lnTo>
                                  <a:lnTo>
                                    <a:pt x="6" y="192"/>
                                  </a:lnTo>
                                  <a:lnTo>
                                    <a:pt x="0" y="192"/>
                                  </a:lnTo>
                                  <a:lnTo>
                                    <a:pt x="0" y="186"/>
                                  </a:lnTo>
                                  <a:lnTo>
                                    <a:pt x="12" y="186"/>
                                  </a:lnTo>
                                  <a:lnTo>
                                    <a:pt x="30" y="174"/>
                                  </a:lnTo>
                                  <a:lnTo>
                                    <a:pt x="60" y="162"/>
                                  </a:lnTo>
                                  <a:lnTo>
                                    <a:pt x="108" y="138"/>
                                  </a:lnTo>
                                  <a:lnTo>
                                    <a:pt x="126" y="132"/>
                                  </a:lnTo>
                                  <a:lnTo>
                                    <a:pt x="132" y="132"/>
                                  </a:lnTo>
                                  <a:lnTo>
                                    <a:pt x="132" y="126"/>
                                  </a:lnTo>
                                  <a:lnTo>
                                    <a:pt x="138" y="126"/>
                                  </a:lnTo>
                                  <a:lnTo>
                                    <a:pt x="144" y="126"/>
                                  </a:lnTo>
                                  <a:lnTo>
                                    <a:pt x="156" y="120"/>
                                  </a:lnTo>
                                  <a:lnTo>
                                    <a:pt x="162" y="114"/>
                                  </a:lnTo>
                                  <a:lnTo>
                                    <a:pt x="162" y="108"/>
                                  </a:lnTo>
                                  <a:lnTo>
                                    <a:pt x="156" y="108"/>
                                  </a:lnTo>
                                  <a:lnTo>
                                    <a:pt x="156" y="102"/>
                                  </a:lnTo>
                                  <a:lnTo>
                                    <a:pt x="150" y="96"/>
                                  </a:lnTo>
                                  <a:lnTo>
                                    <a:pt x="150" y="90"/>
                                  </a:lnTo>
                                  <a:lnTo>
                                    <a:pt x="144" y="90"/>
                                  </a:lnTo>
                                  <a:lnTo>
                                    <a:pt x="144" y="84"/>
                                  </a:lnTo>
                                  <a:lnTo>
                                    <a:pt x="144" y="78"/>
                                  </a:lnTo>
                                  <a:lnTo>
                                    <a:pt x="138" y="78"/>
                                  </a:lnTo>
                                  <a:lnTo>
                                    <a:pt x="138" y="72"/>
                                  </a:lnTo>
                                  <a:lnTo>
                                    <a:pt x="138" y="66"/>
                                  </a:lnTo>
                                  <a:lnTo>
                                    <a:pt x="132" y="66"/>
                                  </a:lnTo>
                                  <a:lnTo>
                                    <a:pt x="132" y="60"/>
                                  </a:lnTo>
                                  <a:lnTo>
                                    <a:pt x="126" y="60"/>
                                  </a:lnTo>
                                  <a:lnTo>
                                    <a:pt x="132" y="60"/>
                                  </a:lnTo>
                                  <a:lnTo>
                                    <a:pt x="126" y="60"/>
                                  </a:lnTo>
                                  <a:lnTo>
                                    <a:pt x="126" y="54"/>
                                  </a:lnTo>
                                  <a:lnTo>
                                    <a:pt x="120" y="42"/>
                                  </a:lnTo>
                                  <a:lnTo>
                                    <a:pt x="114" y="36"/>
                                  </a:lnTo>
                                  <a:lnTo>
                                    <a:pt x="114" y="30"/>
                                  </a:lnTo>
                                  <a:lnTo>
                                    <a:pt x="162" y="0"/>
                                  </a:lnTo>
                                  <a:close/>
                                </a:path>
                              </a:pathLst>
                            </a:custGeom>
                            <a:solidFill>
                              <a:srgbClr val="BF95DF"/>
                            </a:solidFill>
                            <a:ln w="9525">
                              <a:solidFill>
                                <a:schemeClr val="tx1"/>
                              </a:solidFill>
                              <a:prstDash val="solid"/>
                              <a:round/>
                              <a:headEnd/>
                              <a:tailEnd/>
                            </a:ln>
                          </wps:spPr>
                          <wps:bodyPr/>
                        </wps:wsp>
                        <wps:wsp>
                          <wps:cNvPr id="620" name="Freeform 162"/>
                          <wps:cNvSpPr>
                            <a:spLocks/>
                          </wps:cNvSpPr>
                          <wps:spPr bwMode="auto">
                            <a:xfrm>
                              <a:off x="17386183" y="7943854"/>
                              <a:ext cx="1257554" cy="1101133"/>
                            </a:xfrm>
                            <a:custGeom>
                              <a:avLst/>
                              <a:gdLst>
                                <a:gd name="T0" fmla="*/ 2147483647 w 348"/>
                                <a:gd name="T1" fmla="*/ 0 h 312"/>
                                <a:gd name="T2" fmla="*/ 2147483647 w 348"/>
                                <a:gd name="T3" fmla="*/ 2147483647 h 312"/>
                                <a:gd name="T4" fmla="*/ 2147483647 w 348"/>
                                <a:gd name="T5" fmla="*/ 2147483647 h 312"/>
                                <a:gd name="T6" fmla="*/ 2147483647 w 348"/>
                                <a:gd name="T7" fmla="*/ 2147483647 h 312"/>
                                <a:gd name="T8" fmla="*/ 2147483647 w 348"/>
                                <a:gd name="T9" fmla="*/ 2147483647 h 312"/>
                                <a:gd name="T10" fmla="*/ 2147483647 w 348"/>
                                <a:gd name="T11" fmla="*/ 2147483647 h 312"/>
                                <a:gd name="T12" fmla="*/ 2147483647 w 348"/>
                                <a:gd name="T13" fmla="*/ 2147483647 h 312"/>
                                <a:gd name="T14" fmla="*/ 2147483647 w 348"/>
                                <a:gd name="T15" fmla="*/ 2147483647 h 312"/>
                                <a:gd name="T16" fmla="*/ 2147483647 w 348"/>
                                <a:gd name="T17" fmla="*/ 2147483647 h 312"/>
                                <a:gd name="T18" fmla="*/ 2147483647 w 348"/>
                                <a:gd name="T19" fmla="*/ 2147483647 h 312"/>
                                <a:gd name="T20" fmla="*/ 2147483647 w 348"/>
                                <a:gd name="T21" fmla="*/ 2147483647 h 312"/>
                                <a:gd name="T22" fmla="*/ 2147483647 w 348"/>
                                <a:gd name="T23" fmla="*/ 2147483647 h 312"/>
                                <a:gd name="T24" fmla="*/ 2147483647 w 348"/>
                                <a:gd name="T25" fmla="*/ 2147483647 h 312"/>
                                <a:gd name="T26" fmla="*/ 2147483647 w 348"/>
                                <a:gd name="T27" fmla="*/ 2147483647 h 312"/>
                                <a:gd name="T28" fmla="*/ 2147483647 w 348"/>
                                <a:gd name="T29" fmla="*/ 2147483647 h 312"/>
                                <a:gd name="T30" fmla="*/ 2147483647 w 348"/>
                                <a:gd name="T31" fmla="*/ 2147483647 h 312"/>
                                <a:gd name="T32" fmla="*/ 2147483647 w 348"/>
                                <a:gd name="T33" fmla="*/ 2147483647 h 312"/>
                                <a:gd name="T34" fmla="*/ 2147483647 w 348"/>
                                <a:gd name="T35" fmla="*/ 2147483647 h 312"/>
                                <a:gd name="T36" fmla="*/ 2147483647 w 348"/>
                                <a:gd name="T37" fmla="*/ 2147483647 h 312"/>
                                <a:gd name="T38" fmla="*/ 2147483647 w 348"/>
                                <a:gd name="T39" fmla="*/ 2147483647 h 312"/>
                                <a:gd name="T40" fmla="*/ 2147483647 w 348"/>
                                <a:gd name="T41" fmla="*/ 2147483647 h 312"/>
                                <a:gd name="T42" fmla="*/ 2147483647 w 348"/>
                                <a:gd name="T43" fmla="*/ 2147483647 h 312"/>
                                <a:gd name="T44" fmla="*/ 2147483647 w 348"/>
                                <a:gd name="T45" fmla="*/ 2147483647 h 312"/>
                                <a:gd name="T46" fmla="*/ 2147483647 w 348"/>
                                <a:gd name="T47" fmla="*/ 2147483647 h 312"/>
                                <a:gd name="T48" fmla="*/ 2147483647 w 348"/>
                                <a:gd name="T49" fmla="*/ 2147483647 h 312"/>
                                <a:gd name="T50" fmla="*/ 2147483647 w 348"/>
                                <a:gd name="T51" fmla="*/ 2147483647 h 312"/>
                                <a:gd name="T52" fmla="*/ 2147483647 w 348"/>
                                <a:gd name="T53" fmla="*/ 2147483647 h 312"/>
                                <a:gd name="T54" fmla="*/ 2147483647 w 348"/>
                                <a:gd name="T55" fmla="*/ 2147483647 h 312"/>
                                <a:gd name="T56" fmla="*/ 2147483647 w 348"/>
                                <a:gd name="T57" fmla="*/ 2147483647 h 312"/>
                                <a:gd name="T58" fmla="*/ 2147483647 w 348"/>
                                <a:gd name="T59" fmla="*/ 2147483647 h 312"/>
                                <a:gd name="T60" fmla="*/ 2147483647 w 348"/>
                                <a:gd name="T61" fmla="*/ 2147483647 h 312"/>
                                <a:gd name="T62" fmla="*/ 2147483647 w 348"/>
                                <a:gd name="T63" fmla="*/ 2147483647 h 312"/>
                                <a:gd name="T64" fmla="*/ 2147483647 w 348"/>
                                <a:gd name="T65" fmla="*/ 2147483647 h 312"/>
                                <a:gd name="T66" fmla="*/ 2147483647 w 348"/>
                                <a:gd name="T67" fmla="*/ 2147483647 h 312"/>
                                <a:gd name="T68" fmla="*/ 2147483647 w 348"/>
                                <a:gd name="T69" fmla="*/ 2147483647 h 312"/>
                                <a:gd name="T70" fmla="*/ 2147483647 w 348"/>
                                <a:gd name="T71" fmla="*/ 2147483647 h 312"/>
                                <a:gd name="T72" fmla="*/ 2147483647 w 348"/>
                                <a:gd name="T73" fmla="*/ 2147483647 h 312"/>
                                <a:gd name="T74" fmla="*/ 2147483647 w 348"/>
                                <a:gd name="T75" fmla="*/ 2147483647 h 312"/>
                                <a:gd name="T76" fmla="*/ 2147483647 w 348"/>
                                <a:gd name="T77" fmla="*/ 2147483647 h 312"/>
                                <a:gd name="T78" fmla="*/ 2147483647 w 348"/>
                                <a:gd name="T79" fmla="*/ 2147483647 h 312"/>
                                <a:gd name="T80" fmla="*/ 2147483647 w 348"/>
                                <a:gd name="T81" fmla="*/ 2147483647 h 312"/>
                                <a:gd name="T82" fmla="*/ 2147483647 w 348"/>
                                <a:gd name="T83" fmla="*/ 2147483647 h 312"/>
                                <a:gd name="T84" fmla="*/ 2147483647 w 348"/>
                                <a:gd name="T85" fmla="*/ 2147483647 h 312"/>
                                <a:gd name="T86" fmla="*/ 2147483647 w 348"/>
                                <a:gd name="T87" fmla="*/ 2147483647 h 312"/>
                                <a:gd name="T88" fmla="*/ 2147483647 w 348"/>
                                <a:gd name="T89" fmla="*/ 2147483647 h 312"/>
                                <a:gd name="T90" fmla="*/ 2147483647 w 348"/>
                                <a:gd name="T91" fmla="*/ 2147483647 h 312"/>
                                <a:gd name="T92" fmla="*/ 2147483647 w 348"/>
                                <a:gd name="T93" fmla="*/ 2147483647 h 312"/>
                                <a:gd name="T94" fmla="*/ 2147483647 w 348"/>
                                <a:gd name="T95" fmla="*/ 2147483647 h 312"/>
                                <a:gd name="T96" fmla="*/ 2147483647 w 348"/>
                                <a:gd name="T97" fmla="*/ 2147483647 h 312"/>
                                <a:gd name="T98" fmla="*/ 2147483647 w 348"/>
                                <a:gd name="T99" fmla="*/ 2147483647 h 312"/>
                                <a:gd name="T100" fmla="*/ 2147483647 w 348"/>
                                <a:gd name="T101" fmla="*/ 2147483647 h 312"/>
                                <a:gd name="T102" fmla="*/ 0 w 348"/>
                                <a:gd name="T103" fmla="*/ 0 h 31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48" h="312">
                                  <a:moveTo>
                                    <a:pt x="0" y="0"/>
                                  </a:moveTo>
                                  <a:lnTo>
                                    <a:pt x="6" y="0"/>
                                  </a:lnTo>
                                  <a:lnTo>
                                    <a:pt x="24" y="0"/>
                                  </a:lnTo>
                                  <a:lnTo>
                                    <a:pt x="36" y="0"/>
                                  </a:lnTo>
                                  <a:lnTo>
                                    <a:pt x="42" y="0"/>
                                  </a:lnTo>
                                  <a:lnTo>
                                    <a:pt x="234" y="6"/>
                                  </a:lnTo>
                                  <a:lnTo>
                                    <a:pt x="246" y="6"/>
                                  </a:lnTo>
                                  <a:lnTo>
                                    <a:pt x="282" y="6"/>
                                  </a:lnTo>
                                  <a:lnTo>
                                    <a:pt x="312" y="6"/>
                                  </a:lnTo>
                                  <a:lnTo>
                                    <a:pt x="348" y="6"/>
                                  </a:lnTo>
                                  <a:lnTo>
                                    <a:pt x="348" y="12"/>
                                  </a:lnTo>
                                  <a:lnTo>
                                    <a:pt x="342" y="18"/>
                                  </a:lnTo>
                                  <a:lnTo>
                                    <a:pt x="342" y="24"/>
                                  </a:lnTo>
                                  <a:lnTo>
                                    <a:pt x="342" y="30"/>
                                  </a:lnTo>
                                  <a:lnTo>
                                    <a:pt x="342" y="36"/>
                                  </a:lnTo>
                                  <a:lnTo>
                                    <a:pt x="348" y="36"/>
                                  </a:lnTo>
                                  <a:lnTo>
                                    <a:pt x="348" y="42"/>
                                  </a:lnTo>
                                  <a:lnTo>
                                    <a:pt x="342" y="48"/>
                                  </a:lnTo>
                                  <a:lnTo>
                                    <a:pt x="342" y="42"/>
                                  </a:lnTo>
                                  <a:lnTo>
                                    <a:pt x="342" y="48"/>
                                  </a:lnTo>
                                  <a:lnTo>
                                    <a:pt x="342" y="54"/>
                                  </a:lnTo>
                                  <a:lnTo>
                                    <a:pt x="336" y="54"/>
                                  </a:lnTo>
                                  <a:lnTo>
                                    <a:pt x="336" y="60"/>
                                  </a:lnTo>
                                  <a:lnTo>
                                    <a:pt x="336" y="66"/>
                                  </a:lnTo>
                                  <a:lnTo>
                                    <a:pt x="336" y="72"/>
                                  </a:lnTo>
                                  <a:lnTo>
                                    <a:pt x="336" y="78"/>
                                  </a:lnTo>
                                  <a:lnTo>
                                    <a:pt x="336" y="84"/>
                                  </a:lnTo>
                                  <a:lnTo>
                                    <a:pt x="330" y="90"/>
                                  </a:lnTo>
                                  <a:lnTo>
                                    <a:pt x="330" y="96"/>
                                  </a:lnTo>
                                  <a:lnTo>
                                    <a:pt x="330" y="102"/>
                                  </a:lnTo>
                                  <a:lnTo>
                                    <a:pt x="330" y="108"/>
                                  </a:lnTo>
                                  <a:lnTo>
                                    <a:pt x="330" y="114"/>
                                  </a:lnTo>
                                  <a:lnTo>
                                    <a:pt x="330" y="120"/>
                                  </a:lnTo>
                                  <a:lnTo>
                                    <a:pt x="330" y="126"/>
                                  </a:lnTo>
                                  <a:lnTo>
                                    <a:pt x="330" y="132"/>
                                  </a:lnTo>
                                  <a:lnTo>
                                    <a:pt x="330" y="138"/>
                                  </a:lnTo>
                                  <a:lnTo>
                                    <a:pt x="330" y="144"/>
                                  </a:lnTo>
                                  <a:lnTo>
                                    <a:pt x="324" y="150"/>
                                  </a:lnTo>
                                  <a:lnTo>
                                    <a:pt x="324" y="156"/>
                                  </a:lnTo>
                                  <a:lnTo>
                                    <a:pt x="318" y="162"/>
                                  </a:lnTo>
                                  <a:lnTo>
                                    <a:pt x="318" y="168"/>
                                  </a:lnTo>
                                  <a:lnTo>
                                    <a:pt x="318" y="174"/>
                                  </a:lnTo>
                                  <a:lnTo>
                                    <a:pt x="324" y="174"/>
                                  </a:lnTo>
                                  <a:lnTo>
                                    <a:pt x="324" y="180"/>
                                  </a:lnTo>
                                  <a:lnTo>
                                    <a:pt x="324" y="186"/>
                                  </a:lnTo>
                                  <a:lnTo>
                                    <a:pt x="318" y="186"/>
                                  </a:lnTo>
                                  <a:lnTo>
                                    <a:pt x="318" y="192"/>
                                  </a:lnTo>
                                  <a:lnTo>
                                    <a:pt x="312" y="198"/>
                                  </a:lnTo>
                                  <a:lnTo>
                                    <a:pt x="306" y="192"/>
                                  </a:lnTo>
                                  <a:lnTo>
                                    <a:pt x="300" y="198"/>
                                  </a:lnTo>
                                  <a:lnTo>
                                    <a:pt x="300" y="204"/>
                                  </a:lnTo>
                                  <a:lnTo>
                                    <a:pt x="294" y="210"/>
                                  </a:lnTo>
                                  <a:lnTo>
                                    <a:pt x="300" y="210"/>
                                  </a:lnTo>
                                  <a:lnTo>
                                    <a:pt x="300" y="216"/>
                                  </a:lnTo>
                                  <a:lnTo>
                                    <a:pt x="306" y="222"/>
                                  </a:lnTo>
                                  <a:lnTo>
                                    <a:pt x="300" y="228"/>
                                  </a:lnTo>
                                  <a:lnTo>
                                    <a:pt x="294" y="228"/>
                                  </a:lnTo>
                                  <a:lnTo>
                                    <a:pt x="288" y="228"/>
                                  </a:lnTo>
                                  <a:lnTo>
                                    <a:pt x="288" y="234"/>
                                  </a:lnTo>
                                  <a:lnTo>
                                    <a:pt x="282" y="240"/>
                                  </a:lnTo>
                                  <a:lnTo>
                                    <a:pt x="288" y="246"/>
                                  </a:lnTo>
                                  <a:lnTo>
                                    <a:pt x="288" y="252"/>
                                  </a:lnTo>
                                  <a:lnTo>
                                    <a:pt x="282" y="252"/>
                                  </a:lnTo>
                                  <a:lnTo>
                                    <a:pt x="282" y="258"/>
                                  </a:lnTo>
                                  <a:lnTo>
                                    <a:pt x="276" y="258"/>
                                  </a:lnTo>
                                  <a:lnTo>
                                    <a:pt x="276" y="264"/>
                                  </a:lnTo>
                                  <a:lnTo>
                                    <a:pt x="276" y="270"/>
                                  </a:lnTo>
                                  <a:lnTo>
                                    <a:pt x="276" y="276"/>
                                  </a:lnTo>
                                  <a:lnTo>
                                    <a:pt x="276" y="282"/>
                                  </a:lnTo>
                                  <a:lnTo>
                                    <a:pt x="270" y="282"/>
                                  </a:lnTo>
                                  <a:lnTo>
                                    <a:pt x="270" y="276"/>
                                  </a:lnTo>
                                  <a:lnTo>
                                    <a:pt x="270" y="270"/>
                                  </a:lnTo>
                                  <a:lnTo>
                                    <a:pt x="270" y="264"/>
                                  </a:lnTo>
                                  <a:lnTo>
                                    <a:pt x="270" y="258"/>
                                  </a:lnTo>
                                  <a:lnTo>
                                    <a:pt x="264" y="252"/>
                                  </a:lnTo>
                                  <a:lnTo>
                                    <a:pt x="264" y="258"/>
                                  </a:lnTo>
                                  <a:lnTo>
                                    <a:pt x="264" y="264"/>
                                  </a:lnTo>
                                  <a:lnTo>
                                    <a:pt x="258" y="264"/>
                                  </a:lnTo>
                                  <a:lnTo>
                                    <a:pt x="252" y="264"/>
                                  </a:lnTo>
                                  <a:lnTo>
                                    <a:pt x="252" y="270"/>
                                  </a:lnTo>
                                  <a:lnTo>
                                    <a:pt x="252" y="276"/>
                                  </a:lnTo>
                                  <a:lnTo>
                                    <a:pt x="246" y="276"/>
                                  </a:lnTo>
                                  <a:lnTo>
                                    <a:pt x="246" y="270"/>
                                  </a:lnTo>
                                  <a:lnTo>
                                    <a:pt x="240" y="264"/>
                                  </a:lnTo>
                                  <a:lnTo>
                                    <a:pt x="234" y="270"/>
                                  </a:lnTo>
                                  <a:lnTo>
                                    <a:pt x="234" y="276"/>
                                  </a:lnTo>
                                  <a:lnTo>
                                    <a:pt x="234" y="282"/>
                                  </a:lnTo>
                                  <a:lnTo>
                                    <a:pt x="228" y="288"/>
                                  </a:lnTo>
                                  <a:lnTo>
                                    <a:pt x="228" y="294"/>
                                  </a:lnTo>
                                  <a:lnTo>
                                    <a:pt x="228" y="300"/>
                                  </a:lnTo>
                                  <a:lnTo>
                                    <a:pt x="228" y="306"/>
                                  </a:lnTo>
                                  <a:lnTo>
                                    <a:pt x="228" y="312"/>
                                  </a:lnTo>
                                  <a:lnTo>
                                    <a:pt x="222" y="312"/>
                                  </a:lnTo>
                                  <a:lnTo>
                                    <a:pt x="216" y="312"/>
                                  </a:lnTo>
                                  <a:lnTo>
                                    <a:pt x="216" y="306"/>
                                  </a:lnTo>
                                  <a:lnTo>
                                    <a:pt x="216" y="300"/>
                                  </a:lnTo>
                                  <a:lnTo>
                                    <a:pt x="216" y="294"/>
                                  </a:lnTo>
                                  <a:lnTo>
                                    <a:pt x="210" y="294"/>
                                  </a:lnTo>
                                  <a:lnTo>
                                    <a:pt x="210" y="288"/>
                                  </a:lnTo>
                                  <a:lnTo>
                                    <a:pt x="204" y="288"/>
                                  </a:lnTo>
                                  <a:lnTo>
                                    <a:pt x="204" y="282"/>
                                  </a:lnTo>
                                  <a:lnTo>
                                    <a:pt x="210" y="282"/>
                                  </a:lnTo>
                                  <a:lnTo>
                                    <a:pt x="210" y="276"/>
                                  </a:lnTo>
                                  <a:lnTo>
                                    <a:pt x="216" y="270"/>
                                  </a:lnTo>
                                  <a:lnTo>
                                    <a:pt x="216" y="264"/>
                                  </a:lnTo>
                                  <a:lnTo>
                                    <a:pt x="216" y="258"/>
                                  </a:lnTo>
                                  <a:lnTo>
                                    <a:pt x="216" y="264"/>
                                  </a:lnTo>
                                  <a:lnTo>
                                    <a:pt x="210" y="264"/>
                                  </a:lnTo>
                                  <a:lnTo>
                                    <a:pt x="210" y="270"/>
                                  </a:lnTo>
                                  <a:lnTo>
                                    <a:pt x="210" y="264"/>
                                  </a:lnTo>
                                  <a:lnTo>
                                    <a:pt x="210" y="258"/>
                                  </a:lnTo>
                                  <a:lnTo>
                                    <a:pt x="204" y="258"/>
                                  </a:lnTo>
                                  <a:lnTo>
                                    <a:pt x="204" y="252"/>
                                  </a:lnTo>
                                  <a:lnTo>
                                    <a:pt x="204" y="246"/>
                                  </a:lnTo>
                                  <a:lnTo>
                                    <a:pt x="198" y="246"/>
                                  </a:lnTo>
                                  <a:lnTo>
                                    <a:pt x="192" y="246"/>
                                  </a:lnTo>
                                  <a:lnTo>
                                    <a:pt x="192" y="240"/>
                                  </a:lnTo>
                                  <a:lnTo>
                                    <a:pt x="192" y="234"/>
                                  </a:lnTo>
                                  <a:lnTo>
                                    <a:pt x="192" y="228"/>
                                  </a:lnTo>
                                  <a:lnTo>
                                    <a:pt x="192" y="222"/>
                                  </a:lnTo>
                                  <a:lnTo>
                                    <a:pt x="186" y="222"/>
                                  </a:lnTo>
                                  <a:lnTo>
                                    <a:pt x="186" y="228"/>
                                  </a:lnTo>
                                  <a:lnTo>
                                    <a:pt x="186" y="234"/>
                                  </a:lnTo>
                                  <a:lnTo>
                                    <a:pt x="186" y="240"/>
                                  </a:lnTo>
                                  <a:lnTo>
                                    <a:pt x="186" y="246"/>
                                  </a:lnTo>
                                  <a:lnTo>
                                    <a:pt x="186" y="252"/>
                                  </a:lnTo>
                                  <a:lnTo>
                                    <a:pt x="192" y="252"/>
                                  </a:lnTo>
                                  <a:lnTo>
                                    <a:pt x="192" y="258"/>
                                  </a:lnTo>
                                  <a:lnTo>
                                    <a:pt x="192" y="264"/>
                                  </a:lnTo>
                                  <a:lnTo>
                                    <a:pt x="192" y="270"/>
                                  </a:lnTo>
                                  <a:lnTo>
                                    <a:pt x="186" y="270"/>
                                  </a:lnTo>
                                  <a:lnTo>
                                    <a:pt x="186" y="276"/>
                                  </a:lnTo>
                                  <a:lnTo>
                                    <a:pt x="186" y="282"/>
                                  </a:lnTo>
                                  <a:lnTo>
                                    <a:pt x="180" y="282"/>
                                  </a:lnTo>
                                  <a:lnTo>
                                    <a:pt x="174" y="288"/>
                                  </a:lnTo>
                                  <a:lnTo>
                                    <a:pt x="174" y="294"/>
                                  </a:lnTo>
                                  <a:lnTo>
                                    <a:pt x="168" y="294"/>
                                  </a:lnTo>
                                  <a:lnTo>
                                    <a:pt x="162" y="294"/>
                                  </a:lnTo>
                                  <a:lnTo>
                                    <a:pt x="156" y="288"/>
                                  </a:lnTo>
                                  <a:lnTo>
                                    <a:pt x="156" y="282"/>
                                  </a:lnTo>
                                  <a:lnTo>
                                    <a:pt x="150" y="282"/>
                                  </a:lnTo>
                                  <a:lnTo>
                                    <a:pt x="150" y="276"/>
                                  </a:lnTo>
                                  <a:lnTo>
                                    <a:pt x="144" y="276"/>
                                  </a:lnTo>
                                  <a:lnTo>
                                    <a:pt x="138" y="276"/>
                                  </a:lnTo>
                                  <a:lnTo>
                                    <a:pt x="132" y="276"/>
                                  </a:lnTo>
                                  <a:lnTo>
                                    <a:pt x="126" y="276"/>
                                  </a:lnTo>
                                  <a:lnTo>
                                    <a:pt x="120" y="276"/>
                                  </a:lnTo>
                                  <a:lnTo>
                                    <a:pt x="114" y="276"/>
                                  </a:lnTo>
                                  <a:lnTo>
                                    <a:pt x="114" y="282"/>
                                  </a:lnTo>
                                  <a:lnTo>
                                    <a:pt x="108" y="282"/>
                                  </a:lnTo>
                                  <a:lnTo>
                                    <a:pt x="108" y="276"/>
                                  </a:lnTo>
                                  <a:lnTo>
                                    <a:pt x="114" y="276"/>
                                  </a:lnTo>
                                  <a:lnTo>
                                    <a:pt x="114" y="270"/>
                                  </a:lnTo>
                                  <a:lnTo>
                                    <a:pt x="120" y="270"/>
                                  </a:lnTo>
                                  <a:lnTo>
                                    <a:pt x="126" y="270"/>
                                  </a:lnTo>
                                  <a:lnTo>
                                    <a:pt x="132" y="270"/>
                                  </a:lnTo>
                                  <a:lnTo>
                                    <a:pt x="138" y="270"/>
                                  </a:lnTo>
                                  <a:lnTo>
                                    <a:pt x="138" y="264"/>
                                  </a:lnTo>
                                  <a:lnTo>
                                    <a:pt x="144" y="264"/>
                                  </a:lnTo>
                                  <a:lnTo>
                                    <a:pt x="144" y="258"/>
                                  </a:lnTo>
                                  <a:lnTo>
                                    <a:pt x="144" y="252"/>
                                  </a:lnTo>
                                  <a:lnTo>
                                    <a:pt x="150" y="246"/>
                                  </a:lnTo>
                                  <a:lnTo>
                                    <a:pt x="150" y="252"/>
                                  </a:lnTo>
                                  <a:lnTo>
                                    <a:pt x="156" y="252"/>
                                  </a:lnTo>
                                  <a:lnTo>
                                    <a:pt x="156" y="246"/>
                                  </a:lnTo>
                                  <a:lnTo>
                                    <a:pt x="156" y="240"/>
                                  </a:lnTo>
                                  <a:lnTo>
                                    <a:pt x="156" y="234"/>
                                  </a:lnTo>
                                  <a:lnTo>
                                    <a:pt x="162" y="234"/>
                                  </a:lnTo>
                                  <a:lnTo>
                                    <a:pt x="162" y="228"/>
                                  </a:lnTo>
                                  <a:lnTo>
                                    <a:pt x="162" y="222"/>
                                  </a:lnTo>
                                  <a:lnTo>
                                    <a:pt x="156" y="222"/>
                                  </a:lnTo>
                                  <a:lnTo>
                                    <a:pt x="156" y="216"/>
                                  </a:lnTo>
                                  <a:lnTo>
                                    <a:pt x="156" y="222"/>
                                  </a:lnTo>
                                  <a:lnTo>
                                    <a:pt x="156" y="228"/>
                                  </a:lnTo>
                                  <a:lnTo>
                                    <a:pt x="150" y="234"/>
                                  </a:lnTo>
                                  <a:lnTo>
                                    <a:pt x="144" y="240"/>
                                  </a:lnTo>
                                  <a:lnTo>
                                    <a:pt x="138" y="240"/>
                                  </a:lnTo>
                                  <a:lnTo>
                                    <a:pt x="138" y="246"/>
                                  </a:lnTo>
                                  <a:lnTo>
                                    <a:pt x="138" y="252"/>
                                  </a:lnTo>
                                  <a:lnTo>
                                    <a:pt x="138" y="258"/>
                                  </a:lnTo>
                                  <a:lnTo>
                                    <a:pt x="132" y="258"/>
                                  </a:lnTo>
                                  <a:lnTo>
                                    <a:pt x="132" y="264"/>
                                  </a:lnTo>
                                  <a:lnTo>
                                    <a:pt x="126" y="264"/>
                                  </a:lnTo>
                                  <a:lnTo>
                                    <a:pt x="120" y="264"/>
                                  </a:lnTo>
                                  <a:lnTo>
                                    <a:pt x="120" y="258"/>
                                  </a:lnTo>
                                  <a:lnTo>
                                    <a:pt x="126" y="258"/>
                                  </a:lnTo>
                                  <a:lnTo>
                                    <a:pt x="120" y="258"/>
                                  </a:lnTo>
                                  <a:lnTo>
                                    <a:pt x="114" y="258"/>
                                  </a:lnTo>
                                  <a:lnTo>
                                    <a:pt x="108" y="258"/>
                                  </a:lnTo>
                                  <a:lnTo>
                                    <a:pt x="108" y="252"/>
                                  </a:lnTo>
                                  <a:lnTo>
                                    <a:pt x="108" y="246"/>
                                  </a:lnTo>
                                  <a:lnTo>
                                    <a:pt x="108" y="240"/>
                                  </a:lnTo>
                                  <a:lnTo>
                                    <a:pt x="102" y="240"/>
                                  </a:lnTo>
                                  <a:lnTo>
                                    <a:pt x="102" y="246"/>
                                  </a:lnTo>
                                  <a:lnTo>
                                    <a:pt x="102" y="252"/>
                                  </a:lnTo>
                                  <a:lnTo>
                                    <a:pt x="102" y="258"/>
                                  </a:lnTo>
                                  <a:lnTo>
                                    <a:pt x="102" y="264"/>
                                  </a:lnTo>
                                  <a:lnTo>
                                    <a:pt x="108" y="264"/>
                                  </a:lnTo>
                                  <a:lnTo>
                                    <a:pt x="108" y="270"/>
                                  </a:lnTo>
                                  <a:lnTo>
                                    <a:pt x="102" y="270"/>
                                  </a:lnTo>
                                  <a:lnTo>
                                    <a:pt x="102" y="276"/>
                                  </a:lnTo>
                                  <a:lnTo>
                                    <a:pt x="102" y="270"/>
                                  </a:lnTo>
                                  <a:lnTo>
                                    <a:pt x="102" y="264"/>
                                  </a:lnTo>
                                  <a:lnTo>
                                    <a:pt x="96" y="264"/>
                                  </a:lnTo>
                                  <a:lnTo>
                                    <a:pt x="96" y="270"/>
                                  </a:lnTo>
                                  <a:lnTo>
                                    <a:pt x="90" y="270"/>
                                  </a:lnTo>
                                  <a:lnTo>
                                    <a:pt x="90" y="276"/>
                                  </a:lnTo>
                                  <a:lnTo>
                                    <a:pt x="90" y="270"/>
                                  </a:lnTo>
                                  <a:lnTo>
                                    <a:pt x="84" y="276"/>
                                  </a:lnTo>
                                  <a:lnTo>
                                    <a:pt x="90" y="276"/>
                                  </a:lnTo>
                                  <a:lnTo>
                                    <a:pt x="90" y="282"/>
                                  </a:lnTo>
                                  <a:lnTo>
                                    <a:pt x="84" y="282"/>
                                  </a:lnTo>
                                  <a:lnTo>
                                    <a:pt x="78" y="276"/>
                                  </a:lnTo>
                                  <a:lnTo>
                                    <a:pt x="72" y="270"/>
                                  </a:lnTo>
                                  <a:lnTo>
                                    <a:pt x="66" y="270"/>
                                  </a:lnTo>
                                  <a:lnTo>
                                    <a:pt x="60" y="270"/>
                                  </a:lnTo>
                                  <a:lnTo>
                                    <a:pt x="54" y="270"/>
                                  </a:lnTo>
                                  <a:lnTo>
                                    <a:pt x="60" y="264"/>
                                  </a:lnTo>
                                  <a:lnTo>
                                    <a:pt x="54" y="258"/>
                                  </a:lnTo>
                                  <a:lnTo>
                                    <a:pt x="54" y="252"/>
                                  </a:lnTo>
                                  <a:lnTo>
                                    <a:pt x="54" y="246"/>
                                  </a:lnTo>
                                  <a:lnTo>
                                    <a:pt x="48" y="240"/>
                                  </a:lnTo>
                                  <a:lnTo>
                                    <a:pt x="48" y="234"/>
                                  </a:lnTo>
                                  <a:lnTo>
                                    <a:pt x="48" y="228"/>
                                  </a:lnTo>
                                  <a:lnTo>
                                    <a:pt x="48" y="222"/>
                                  </a:lnTo>
                                  <a:lnTo>
                                    <a:pt x="48" y="216"/>
                                  </a:lnTo>
                                  <a:lnTo>
                                    <a:pt x="42" y="216"/>
                                  </a:lnTo>
                                  <a:lnTo>
                                    <a:pt x="42" y="210"/>
                                  </a:lnTo>
                                  <a:lnTo>
                                    <a:pt x="42" y="204"/>
                                  </a:lnTo>
                                  <a:lnTo>
                                    <a:pt x="42" y="198"/>
                                  </a:lnTo>
                                  <a:lnTo>
                                    <a:pt x="42" y="192"/>
                                  </a:lnTo>
                                  <a:lnTo>
                                    <a:pt x="36" y="192"/>
                                  </a:lnTo>
                                  <a:lnTo>
                                    <a:pt x="42" y="192"/>
                                  </a:lnTo>
                                  <a:lnTo>
                                    <a:pt x="42" y="186"/>
                                  </a:lnTo>
                                  <a:lnTo>
                                    <a:pt x="42" y="180"/>
                                  </a:lnTo>
                                  <a:lnTo>
                                    <a:pt x="42" y="174"/>
                                  </a:lnTo>
                                  <a:lnTo>
                                    <a:pt x="42" y="168"/>
                                  </a:lnTo>
                                  <a:lnTo>
                                    <a:pt x="36" y="168"/>
                                  </a:lnTo>
                                  <a:lnTo>
                                    <a:pt x="36" y="162"/>
                                  </a:lnTo>
                                  <a:lnTo>
                                    <a:pt x="36" y="156"/>
                                  </a:lnTo>
                                  <a:lnTo>
                                    <a:pt x="36" y="150"/>
                                  </a:lnTo>
                                  <a:lnTo>
                                    <a:pt x="30" y="150"/>
                                  </a:lnTo>
                                  <a:lnTo>
                                    <a:pt x="30" y="144"/>
                                  </a:lnTo>
                                  <a:lnTo>
                                    <a:pt x="30" y="138"/>
                                  </a:lnTo>
                                  <a:lnTo>
                                    <a:pt x="30" y="132"/>
                                  </a:lnTo>
                                  <a:lnTo>
                                    <a:pt x="30" y="126"/>
                                  </a:lnTo>
                                  <a:lnTo>
                                    <a:pt x="24" y="132"/>
                                  </a:lnTo>
                                  <a:lnTo>
                                    <a:pt x="24" y="120"/>
                                  </a:lnTo>
                                  <a:lnTo>
                                    <a:pt x="24" y="114"/>
                                  </a:lnTo>
                                  <a:lnTo>
                                    <a:pt x="24" y="96"/>
                                  </a:lnTo>
                                  <a:lnTo>
                                    <a:pt x="18" y="84"/>
                                  </a:lnTo>
                                  <a:lnTo>
                                    <a:pt x="18" y="78"/>
                                  </a:lnTo>
                                  <a:lnTo>
                                    <a:pt x="18" y="72"/>
                                  </a:lnTo>
                                  <a:lnTo>
                                    <a:pt x="18" y="48"/>
                                  </a:lnTo>
                                  <a:lnTo>
                                    <a:pt x="12" y="36"/>
                                  </a:lnTo>
                                  <a:lnTo>
                                    <a:pt x="6" y="24"/>
                                  </a:lnTo>
                                  <a:lnTo>
                                    <a:pt x="6" y="18"/>
                                  </a:lnTo>
                                  <a:lnTo>
                                    <a:pt x="0" y="18"/>
                                  </a:lnTo>
                                  <a:lnTo>
                                    <a:pt x="0" y="12"/>
                                  </a:lnTo>
                                  <a:lnTo>
                                    <a:pt x="0" y="0"/>
                                  </a:lnTo>
                                  <a:close/>
                                </a:path>
                              </a:pathLst>
                            </a:custGeom>
                            <a:solidFill>
                              <a:srgbClr val="C00000"/>
                            </a:solidFill>
                            <a:ln w="9525">
                              <a:solidFill>
                                <a:schemeClr val="tx1"/>
                              </a:solidFill>
                              <a:prstDash val="solid"/>
                              <a:round/>
                              <a:headEnd/>
                              <a:tailEnd/>
                            </a:ln>
                          </wps:spPr>
                          <wps:bodyPr/>
                        </wps:wsp>
                        <wps:wsp>
                          <wps:cNvPr id="621" name="Freeform 163"/>
                          <wps:cNvSpPr>
                            <a:spLocks/>
                          </wps:cNvSpPr>
                          <wps:spPr bwMode="auto">
                            <a:xfrm>
                              <a:off x="13483430" y="7943854"/>
                              <a:ext cx="1300917" cy="804673"/>
                            </a:xfrm>
                            <a:custGeom>
                              <a:avLst/>
                              <a:gdLst>
                                <a:gd name="T0" fmla="*/ 2147483647 w 360"/>
                                <a:gd name="T1" fmla="*/ 2147483647 h 228"/>
                                <a:gd name="T2" fmla="*/ 2147483647 w 360"/>
                                <a:gd name="T3" fmla="*/ 2147483647 h 228"/>
                                <a:gd name="T4" fmla="*/ 2147483647 w 360"/>
                                <a:gd name="T5" fmla="*/ 2147483647 h 228"/>
                                <a:gd name="T6" fmla="*/ 2147483647 w 360"/>
                                <a:gd name="T7" fmla="*/ 2147483647 h 228"/>
                                <a:gd name="T8" fmla="*/ 2147483647 w 360"/>
                                <a:gd name="T9" fmla="*/ 2147483647 h 228"/>
                                <a:gd name="T10" fmla="*/ 2147483647 w 360"/>
                                <a:gd name="T11" fmla="*/ 2147483647 h 228"/>
                                <a:gd name="T12" fmla="*/ 2147483647 w 360"/>
                                <a:gd name="T13" fmla="*/ 2147483647 h 228"/>
                                <a:gd name="T14" fmla="*/ 2147483647 w 360"/>
                                <a:gd name="T15" fmla="*/ 2147483647 h 228"/>
                                <a:gd name="T16" fmla="*/ 2147483647 w 360"/>
                                <a:gd name="T17" fmla="*/ 2147483647 h 228"/>
                                <a:gd name="T18" fmla="*/ 2147483647 w 360"/>
                                <a:gd name="T19" fmla="*/ 2147483647 h 228"/>
                                <a:gd name="T20" fmla="*/ 2147483647 w 360"/>
                                <a:gd name="T21" fmla="*/ 2147483647 h 228"/>
                                <a:gd name="T22" fmla="*/ 2147483647 w 360"/>
                                <a:gd name="T23" fmla="*/ 2147483647 h 228"/>
                                <a:gd name="T24" fmla="*/ 2147483647 w 360"/>
                                <a:gd name="T25" fmla="*/ 2147483647 h 228"/>
                                <a:gd name="T26" fmla="*/ 2147483647 w 360"/>
                                <a:gd name="T27" fmla="*/ 2147483647 h 228"/>
                                <a:gd name="T28" fmla="*/ 2147483647 w 360"/>
                                <a:gd name="T29" fmla="*/ 2147483647 h 228"/>
                                <a:gd name="T30" fmla="*/ 2147483647 w 360"/>
                                <a:gd name="T31" fmla="*/ 2147483647 h 228"/>
                                <a:gd name="T32" fmla="*/ 2147483647 w 360"/>
                                <a:gd name="T33" fmla="*/ 2147483647 h 228"/>
                                <a:gd name="T34" fmla="*/ 2147483647 w 360"/>
                                <a:gd name="T35" fmla="*/ 2147483647 h 228"/>
                                <a:gd name="T36" fmla="*/ 2147483647 w 360"/>
                                <a:gd name="T37" fmla="*/ 2147483647 h 228"/>
                                <a:gd name="T38" fmla="*/ 2147483647 w 360"/>
                                <a:gd name="T39" fmla="*/ 2147483647 h 228"/>
                                <a:gd name="T40" fmla="*/ 2147483647 w 360"/>
                                <a:gd name="T41" fmla="*/ 2147483647 h 228"/>
                                <a:gd name="T42" fmla="*/ 2147483647 w 360"/>
                                <a:gd name="T43" fmla="*/ 2147483647 h 228"/>
                                <a:gd name="T44" fmla="*/ 2147483647 w 360"/>
                                <a:gd name="T45" fmla="*/ 2147483647 h 228"/>
                                <a:gd name="T46" fmla="*/ 2147483647 w 360"/>
                                <a:gd name="T47" fmla="*/ 2147483647 h 228"/>
                                <a:gd name="T48" fmla="*/ 2147483647 w 360"/>
                                <a:gd name="T49" fmla="*/ 2147483647 h 228"/>
                                <a:gd name="T50" fmla="*/ 2147483647 w 360"/>
                                <a:gd name="T51" fmla="*/ 2147483647 h 228"/>
                                <a:gd name="T52" fmla="*/ 2147483647 w 360"/>
                                <a:gd name="T53" fmla="*/ 2147483647 h 228"/>
                                <a:gd name="T54" fmla="*/ 2147483647 w 360"/>
                                <a:gd name="T55" fmla="*/ 2147483647 h 228"/>
                                <a:gd name="T56" fmla="*/ 2147483647 w 360"/>
                                <a:gd name="T57" fmla="*/ 2147483647 h 228"/>
                                <a:gd name="T58" fmla="*/ 2147483647 w 360"/>
                                <a:gd name="T59" fmla="*/ 2147483647 h 228"/>
                                <a:gd name="T60" fmla="*/ 2147483647 w 360"/>
                                <a:gd name="T61" fmla="*/ 2147483647 h 228"/>
                                <a:gd name="T62" fmla="*/ 2147483647 w 360"/>
                                <a:gd name="T63" fmla="*/ 2147483647 h 228"/>
                                <a:gd name="T64" fmla="*/ 2147483647 w 360"/>
                                <a:gd name="T65" fmla="*/ 2147483647 h 228"/>
                                <a:gd name="T66" fmla="*/ 2147483647 w 360"/>
                                <a:gd name="T67" fmla="*/ 2147483647 h 228"/>
                                <a:gd name="T68" fmla="*/ 0 w 360"/>
                                <a:gd name="T69" fmla="*/ 2147483647 h 228"/>
                                <a:gd name="T70" fmla="*/ 2147483647 w 360"/>
                                <a:gd name="T71" fmla="*/ 2147483647 h 228"/>
                                <a:gd name="T72" fmla="*/ 2147483647 w 360"/>
                                <a:gd name="T73" fmla="*/ 2147483647 h 228"/>
                                <a:gd name="T74" fmla="*/ 2147483647 w 360"/>
                                <a:gd name="T75" fmla="*/ 2147483647 h 228"/>
                                <a:gd name="T76" fmla="*/ 2147483647 w 360"/>
                                <a:gd name="T77" fmla="*/ 2147483647 h 228"/>
                                <a:gd name="T78" fmla="*/ 2147483647 w 360"/>
                                <a:gd name="T79" fmla="*/ 2147483647 h 228"/>
                                <a:gd name="T80" fmla="*/ 2147483647 w 360"/>
                                <a:gd name="T81" fmla="*/ 2147483647 h 228"/>
                                <a:gd name="T82" fmla="*/ 2147483647 w 360"/>
                                <a:gd name="T83" fmla="*/ 2147483647 h 228"/>
                                <a:gd name="T84" fmla="*/ 2147483647 w 360"/>
                                <a:gd name="T85" fmla="*/ 2147483647 h 228"/>
                                <a:gd name="T86" fmla="*/ 2147483647 w 360"/>
                                <a:gd name="T87" fmla="*/ 2147483647 h 228"/>
                                <a:gd name="T88" fmla="*/ 2147483647 w 360"/>
                                <a:gd name="T89" fmla="*/ 2147483647 h 228"/>
                                <a:gd name="T90" fmla="*/ 2147483647 w 360"/>
                                <a:gd name="T91" fmla="*/ 2147483647 h 228"/>
                                <a:gd name="T92" fmla="*/ 2147483647 w 360"/>
                                <a:gd name="T93" fmla="*/ 2147483647 h 228"/>
                                <a:gd name="T94" fmla="*/ 2147483647 w 360"/>
                                <a:gd name="T95" fmla="*/ 2147483647 h 228"/>
                                <a:gd name="T96" fmla="*/ 2147483647 w 360"/>
                                <a:gd name="T97" fmla="*/ 2147483647 h 228"/>
                                <a:gd name="T98" fmla="*/ 2147483647 w 360"/>
                                <a:gd name="T99" fmla="*/ 2147483647 h 228"/>
                                <a:gd name="T100" fmla="*/ 2147483647 w 360"/>
                                <a:gd name="T101" fmla="*/ 2147483647 h 228"/>
                                <a:gd name="T102" fmla="*/ 2147483647 w 360"/>
                                <a:gd name="T103" fmla="*/ 0 h 228"/>
                                <a:gd name="T104" fmla="*/ 2147483647 w 360"/>
                                <a:gd name="T105" fmla="*/ 2147483647 h 22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60" h="228">
                                  <a:moveTo>
                                    <a:pt x="252" y="6"/>
                                  </a:moveTo>
                                  <a:lnTo>
                                    <a:pt x="246" y="6"/>
                                  </a:lnTo>
                                  <a:lnTo>
                                    <a:pt x="246" y="12"/>
                                  </a:lnTo>
                                  <a:lnTo>
                                    <a:pt x="246" y="18"/>
                                  </a:lnTo>
                                  <a:lnTo>
                                    <a:pt x="252" y="24"/>
                                  </a:lnTo>
                                  <a:lnTo>
                                    <a:pt x="252" y="30"/>
                                  </a:lnTo>
                                  <a:lnTo>
                                    <a:pt x="252" y="36"/>
                                  </a:lnTo>
                                  <a:lnTo>
                                    <a:pt x="258" y="36"/>
                                  </a:lnTo>
                                  <a:lnTo>
                                    <a:pt x="258" y="42"/>
                                  </a:lnTo>
                                  <a:lnTo>
                                    <a:pt x="264" y="42"/>
                                  </a:lnTo>
                                  <a:lnTo>
                                    <a:pt x="270" y="42"/>
                                  </a:lnTo>
                                  <a:lnTo>
                                    <a:pt x="276" y="42"/>
                                  </a:lnTo>
                                  <a:lnTo>
                                    <a:pt x="282" y="42"/>
                                  </a:lnTo>
                                  <a:lnTo>
                                    <a:pt x="288" y="42"/>
                                  </a:lnTo>
                                  <a:lnTo>
                                    <a:pt x="294" y="48"/>
                                  </a:lnTo>
                                  <a:lnTo>
                                    <a:pt x="300" y="48"/>
                                  </a:lnTo>
                                  <a:lnTo>
                                    <a:pt x="306" y="48"/>
                                  </a:lnTo>
                                  <a:lnTo>
                                    <a:pt x="312" y="48"/>
                                  </a:lnTo>
                                  <a:lnTo>
                                    <a:pt x="318" y="48"/>
                                  </a:lnTo>
                                  <a:lnTo>
                                    <a:pt x="324" y="48"/>
                                  </a:lnTo>
                                  <a:lnTo>
                                    <a:pt x="330" y="48"/>
                                  </a:lnTo>
                                  <a:lnTo>
                                    <a:pt x="336" y="54"/>
                                  </a:lnTo>
                                  <a:lnTo>
                                    <a:pt x="342" y="54"/>
                                  </a:lnTo>
                                  <a:lnTo>
                                    <a:pt x="348" y="54"/>
                                  </a:lnTo>
                                  <a:lnTo>
                                    <a:pt x="354" y="54"/>
                                  </a:lnTo>
                                  <a:lnTo>
                                    <a:pt x="354" y="60"/>
                                  </a:lnTo>
                                  <a:lnTo>
                                    <a:pt x="360" y="66"/>
                                  </a:lnTo>
                                  <a:lnTo>
                                    <a:pt x="354" y="72"/>
                                  </a:lnTo>
                                  <a:lnTo>
                                    <a:pt x="348" y="72"/>
                                  </a:lnTo>
                                  <a:lnTo>
                                    <a:pt x="336" y="78"/>
                                  </a:lnTo>
                                  <a:lnTo>
                                    <a:pt x="330" y="78"/>
                                  </a:lnTo>
                                  <a:lnTo>
                                    <a:pt x="324" y="84"/>
                                  </a:lnTo>
                                  <a:lnTo>
                                    <a:pt x="318" y="84"/>
                                  </a:lnTo>
                                  <a:lnTo>
                                    <a:pt x="312" y="84"/>
                                  </a:lnTo>
                                  <a:lnTo>
                                    <a:pt x="300" y="90"/>
                                  </a:lnTo>
                                  <a:lnTo>
                                    <a:pt x="294" y="90"/>
                                  </a:lnTo>
                                  <a:lnTo>
                                    <a:pt x="282" y="96"/>
                                  </a:lnTo>
                                  <a:lnTo>
                                    <a:pt x="270" y="108"/>
                                  </a:lnTo>
                                  <a:lnTo>
                                    <a:pt x="264" y="114"/>
                                  </a:lnTo>
                                  <a:lnTo>
                                    <a:pt x="258" y="120"/>
                                  </a:lnTo>
                                  <a:lnTo>
                                    <a:pt x="258" y="126"/>
                                  </a:lnTo>
                                  <a:lnTo>
                                    <a:pt x="252" y="126"/>
                                  </a:lnTo>
                                  <a:lnTo>
                                    <a:pt x="234" y="138"/>
                                  </a:lnTo>
                                  <a:lnTo>
                                    <a:pt x="228" y="138"/>
                                  </a:lnTo>
                                  <a:lnTo>
                                    <a:pt x="210" y="150"/>
                                  </a:lnTo>
                                  <a:lnTo>
                                    <a:pt x="198" y="156"/>
                                  </a:lnTo>
                                  <a:lnTo>
                                    <a:pt x="192" y="156"/>
                                  </a:lnTo>
                                  <a:lnTo>
                                    <a:pt x="162" y="180"/>
                                  </a:lnTo>
                                  <a:lnTo>
                                    <a:pt x="144" y="192"/>
                                  </a:lnTo>
                                  <a:lnTo>
                                    <a:pt x="138" y="210"/>
                                  </a:lnTo>
                                  <a:lnTo>
                                    <a:pt x="138" y="216"/>
                                  </a:lnTo>
                                  <a:lnTo>
                                    <a:pt x="132" y="228"/>
                                  </a:lnTo>
                                  <a:lnTo>
                                    <a:pt x="126" y="228"/>
                                  </a:lnTo>
                                  <a:lnTo>
                                    <a:pt x="120" y="228"/>
                                  </a:lnTo>
                                  <a:lnTo>
                                    <a:pt x="114" y="222"/>
                                  </a:lnTo>
                                  <a:lnTo>
                                    <a:pt x="108" y="216"/>
                                  </a:lnTo>
                                  <a:lnTo>
                                    <a:pt x="96" y="204"/>
                                  </a:lnTo>
                                  <a:lnTo>
                                    <a:pt x="90" y="198"/>
                                  </a:lnTo>
                                  <a:lnTo>
                                    <a:pt x="72" y="186"/>
                                  </a:lnTo>
                                  <a:lnTo>
                                    <a:pt x="66" y="186"/>
                                  </a:lnTo>
                                  <a:lnTo>
                                    <a:pt x="48" y="186"/>
                                  </a:lnTo>
                                  <a:lnTo>
                                    <a:pt x="42" y="186"/>
                                  </a:lnTo>
                                  <a:lnTo>
                                    <a:pt x="30" y="186"/>
                                  </a:lnTo>
                                  <a:lnTo>
                                    <a:pt x="24" y="180"/>
                                  </a:lnTo>
                                  <a:lnTo>
                                    <a:pt x="18" y="150"/>
                                  </a:lnTo>
                                  <a:lnTo>
                                    <a:pt x="18" y="144"/>
                                  </a:lnTo>
                                  <a:lnTo>
                                    <a:pt x="12" y="132"/>
                                  </a:lnTo>
                                  <a:lnTo>
                                    <a:pt x="6" y="96"/>
                                  </a:lnTo>
                                  <a:lnTo>
                                    <a:pt x="6" y="90"/>
                                  </a:lnTo>
                                  <a:lnTo>
                                    <a:pt x="0" y="90"/>
                                  </a:lnTo>
                                  <a:lnTo>
                                    <a:pt x="6" y="90"/>
                                  </a:lnTo>
                                  <a:lnTo>
                                    <a:pt x="12" y="84"/>
                                  </a:lnTo>
                                  <a:lnTo>
                                    <a:pt x="18" y="90"/>
                                  </a:lnTo>
                                  <a:lnTo>
                                    <a:pt x="24" y="90"/>
                                  </a:lnTo>
                                  <a:lnTo>
                                    <a:pt x="30" y="84"/>
                                  </a:lnTo>
                                  <a:lnTo>
                                    <a:pt x="36" y="84"/>
                                  </a:lnTo>
                                  <a:lnTo>
                                    <a:pt x="42" y="84"/>
                                  </a:lnTo>
                                  <a:lnTo>
                                    <a:pt x="54" y="84"/>
                                  </a:lnTo>
                                  <a:lnTo>
                                    <a:pt x="60" y="84"/>
                                  </a:lnTo>
                                  <a:lnTo>
                                    <a:pt x="60" y="78"/>
                                  </a:lnTo>
                                  <a:lnTo>
                                    <a:pt x="66" y="78"/>
                                  </a:lnTo>
                                  <a:lnTo>
                                    <a:pt x="84" y="78"/>
                                  </a:lnTo>
                                  <a:lnTo>
                                    <a:pt x="90" y="78"/>
                                  </a:lnTo>
                                  <a:lnTo>
                                    <a:pt x="114" y="72"/>
                                  </a:lnTo>
                                  <a:lnTo>
                                    <a:pt x="168" y="66"/>
                                  </a:lnTo>
                                  <a:lnTo>
                                    <a:pt x="180" y="66"/>
                                  </a:lnTo>
                                  <a:lnTo>
                                    <a:pt x="174" y="66"/>
                                  </a:lnTo>
                                  <a:lnTo>
                                    <a:pt x="168" y="60"/>
                                  </a:lnTo>
                                  <a:lnTo>
                                    <a:pt x="162" y="54"/>
                                  </a:lnTo>
                                  <a:lnTo>
                                    <a:pt x="168" y="54"/>
                                  </a:lnTo>
                                  <a:lnTo>
                                    <a:pt x="168" y="48"/>
                                  </a:lnTo>
                                  <a:lnTo>
                                    <a:pt x="174" y="48"/>
                                  </a:lnTo>
                                  <a:lnTo>
                                    <a:pt x="186" y="42"/>
                                  </a:lnTo>
                                  <a:lnTo>
                                    <a:pt x="198" y="36"/>
                                  </a:lnTo>
                                  <a:lnTo>
                                    <a:pt x="204" y="36"/>
                                  </a:lnTo>
                                  <a:lnTo>
                                    <a:pt x="210" y="30"/>
                                  </a:lnTo>
                                  <a:lnTo>
                                    <a:pt x="216" y="24"/>
                                  </a:lnTo>
                                  <a:lnTo>
                                    <a:pt x="216" y="18"/>
                                  </a:lnTo>
                                  <a:lnTo>
                                    <a:pt x="222" y="18"/>
                                  </a:lnTo>
                                  <a:lnTo>
                                    <a:pt x="222" y="12"/>
                                  </a:lnTo>
                                  <a:lnTo>
                                    <a:pt x="222" y="6"/>
                                  </a:lnTo>
                                  <a:lnTo>
                                    <a:pt x="228" y="6"/>
                                  </a:lnTo>
                                  <a:lnTo>
                                    <a:pt x="228" y="0"/>
                                  </a:lnTo>
                                  <a:lnTo>
                                    <a:pt x="234" y="0"/>
                                  </a:lnTo>
                                  <a:lnTo>
                                    <a:pt x="234" y="6"/>
                                  </a:lnTo>
                                  <a:lnTo>
                                    <a:pt x="240" y="6"/>
                                  </a:lnTo>
                                  <a:lnTo>
                                    <a:pt x="252" y="6"/>
                                  </a:lnTo>
                                  <a:close/>
                                </a:path>
                              </a:pathLst>
                            </a:custGeom>
                            <a:solidFill>
                              <a:srgbClr val="BF95DF"/>
                            </a:solidFill>
                            <a:ln w="9525">
                              <a:solidFill>
                                <a:schemeClr val="tx1"/>
                              </a:solidFill>
                              <a:prstDash val="solid"/>
                              <a:round/>
                              <a:headEnd/>
                              <a:tailEnd/>
                            </a:ln>
                          </wps:spPr>
                          <wps:bodyPr/>
                        </wps:wsp>
                        <wps:wsp>
                          <wps:cNvPr id="622" name="Freeform 164"/>
                          <wps:cNvSpPr>
                            <a:spLocks/>
                          </wps:cNvSpPr>
                          <wps:spPr bwMode="auto">
                            <a:xfrm>
                              <a:off x="8691714" y="8028556"/>
                              <a:ext cx="867278" cy="1016430"/>
                            </a:xfrm>
                            <a:custGeom>
                              <a:avLst/>
                              <a:gdLst>
                                <a:gd name="T0" fmla="*/ 2147483647 w 240"/>
                                <a:gd name="T1" fmla="*/ 0 h 288"/>
                                <a:gd name="T2" fmla="*/ 2147483647 w 240"/>
                                <a:gd name="T3" fmla="*/ 0 h 288"/>
                                <a:gd name="T4" fmla="*/ 2147483647 w 240"/>
                                <a:gd name="T5" fmla="*/ 2147483647 h 288"/>
                                <a:gd name="T6" fmla="*/ 2147483647 w 240"/>
                                <a:gd name="T7" fmla="*/ 2147483647 h 288"/>
                                <a:gd name="T8" fmla="*/ 2147483647 w 240"/>
                                <a:gd name="T9" fmla="*/ 2147483647 h 288"/>
                                <a:gd name="T10" fmla="*/ 2147483647 w 240"/>
                                <a:gd name="T11" fmla="*/ 2147483647 h 288"/>
                                <a:gd name="T12" fmla="*/ 2147483647 w 240"/>
                                <a:gd name="T13" fmla="*/ 2147483647 h 288"/>
                                <a:gd name="T14" fmla="*/ 2147483647 w 240"/>
                                <a:gd name="T15" fmla="*/ 2147483647 h 288"/>
                                <a:gd name="T16" fmla="*/ 2147483647 w 240"/>
                                <a:gd name="T17" fmla="*/ 2147483647 h 288"/>
                                <a:gd name="T18" fmla="*/ 2147483647 w 240"/>
                                <a:gd name="T19" fmla="*/ 2147483647 h 288"/>
                                <a:gd name="T20" fmla="*/ 2147483647 w 240"/>
                                <a:gd name="T21" fmla="*/ 2147483647 h 288"/>
                                <a:gd name="T22" fmla="*/ 2147483647 w 240"/>
                                <a:gd name="T23" fmla="*/ 2147483647 h 288"/>
                                <a:gd name="T24" fmla="*/ 2147483647 w 240"/>
                                <a:gd name="T25" fmla="*/ 2147483647 h 288"/>
                                <a:gd name="T26" fmla="*/ 2147483647 w 240"/>
                                <a:gd name="T27" fmla="*/ 2147483647 h 288"/>
                                <a:gd name="T28" fmla="*/ 2147483647 w 240"/>
                                <a:gd name="T29" fmla="*/ 2147483647 h 288"/>
                                <a:gd name="T30" fmla="*/ 2147483647 w 240"/>
                                <a:gd name="T31" fmla="*/ 2147483647 h 288"/>
                                <a:gd name="T32" fmla="*/ 2147483647 w 240"/>
                                <a:gd name="T33" fmla="*/ 2147483647 h 288"/>
                                <a:gd name="T34" fmla="*/ 2147483647 w 240"/>
                                <a:gd name="T35" fmla="*/ 2147483647 h 288"/>
                                <a:gd name="T36" fmla="*/ 2147483647 w 240"/>
                                <a:gd name="T37" fmla="*/ 2147483647 h 288"/>
                                <a:gd name="T38" fmla="*/ 2147483647 w 240"/>
                                <a:gd name="T39" fmla="*/ 2147483647 h 288"/>
                                <a:gd name="T40" fmla="*/ 2147483647 w 240"/>
                                <a:gd name="T41" fmla="*/ 2147483647 h 288"/>
                                <a:gd name="T42" fmla="*/ 2147483647 w 240"/>
                                <a:gd name="T43" fmla="*/ 2147483647 h 288"/>
                                <a:gd name="T44" fmla="*/ 2147483647 w 240"/>
                                <a:gd name="T45" fmla="*/ 2147483647 h 288"/>
                                <a:gd name="T46" fmla="*/ 2147483647 w 240"/>
                                <a:gd name="T47" fmla="*/ 2147483647 h 288"/>
                                <a:gd name="T48" fmla="*/ 2147483647 w 240"/>
                                <a:gd name="T49" fmla="*/ 2147483647 h 288"/>
                                <a:gd name="T50" fmla="*/ 2147483647 w 240"/>
                                <a:gd name="T51" fmla="*/ 2147483647 h 288"/>
                                <a:gd name="T52" fmla="*/ 2147483647 w 240"/>
                                <a:gd name="T53" fmla="*/ 2147483647 h 288"/>
                                <a:gd name="T54" fmla="*/ 2147483647 w 240"/>
                                <a:gd name="T55" fmla="*/ 2147483647 h 288"/>
                                <a:gd name="T56" fmla="*/ 2147483647 w 240"/>
                                <a:gd name="T57" fmla="*/ 2147483647 h 288"/>
                                <a:gd name="T58" fmla="*/ 2147483647 w 240"/>
                                <a:gd name="T59" fmla="*/ 2147483647 h 288"/>
                                <a:gd name="T60" fmla="*/ 2147483647 w 240"/>
                                <a:gd name="T61" fmla="*/ 2147483647 h 288"/>
                                <a:gd name="T62" fmla="*/ 2147483647 w 240"/>
                                <a:gd name="T63" fmla="*/ 2147483647 h 288"/>
                                <a:gd name="T64" fmla="*/ 2147483647 w 240"/>
                                <a:gd name="T65" fmla="*/ 2147483647 h 288"/>
                                <a:gd name="T66" fmla="*/ 2147483647 w 240"/>
                                <a:gd name="T67" fmla="*/ 2147483647 h 288"/>
                                <a:gd name="T68" fmla="*/ 2147483647 w 240"/>
                                <a:gd name="T69" fmla="*/ 2147483647 h 288"/>
                                <a:gd name="T70" fmla="*/ 2147483647 w 240"/>
                                <a:gd name="T71" fmla="*/ 2147483647 h 288"/>
                                <a:gd name="T72" fmla="*/ 2147483647 w 240"/>
                                <a:gd name="T73" fmla="*/ 2147483647 h 288"/>
                                <a:gd name="T74" fmla="*/ 2147483647 w 240"/>
                                <a:gd name="T75" fmla="*/ 2147483647 h 288"/>
                                <a:gd name="T76" fmla="*/ 2147483647 w 240"/>
                                <a:gd name="T77" fmla="*/ 2147483647 h 288"/>
                                <a:gd name="T78" fmla="*/ 2147483647 w 240"/>
                                <a:gd name="T79" fmla="*/ 2147483647 h 288"/>
                                <a:gd name="T80" fmla="*/ 2147483647 w 240"/>
                                <a:gd name="T81" fmla="*/ 2147483647 h 288"/>
                                <a:gd name="T82" fmla="*/ 2147483647 w 240"/>
                                <a:gd name="T83" fmla="*/ 2147483647 h 288"/>
                                <a:gd name="T84" fmla="*/ 2147483647 w 240"/>
                                <a:gd name="T85" fmla="*/ 2147483647 h 288"/>
                                <a:gd name="T86" fmla="*/ 2147483647 w 240"/>
                                <a:gd name="T87" fmla="*/ 2147483647 h 288"/>
                                <a:gd name="T88" fmla="*/ 2147483647 w 240"/>
                                <a:gd name="T89" fmla="*/ 2147483647 h 288"/>
                                <a:gd name="T90" fmla="*/ 2147483647 w 240"/>
                                <a:gd name="T91" fmla="*/ 2147483647 h 288"/>
                                <a:gd name="T92" fmla="*/ 2147483647 w 240"/>
                                <a:gd name="T93" fmla="*/ 2147483647 h 288"/>
                                <a:gd name="T94" fmla="*/ 2147483647 w 240"/>
                                <a:gd name="T95" fmla="*/ 2147483647 h 288"/>
                                <a:gd name="T96" fmla="*/ 2147483647 w 240"/>
                                <a:gd name="T97" fmla="*/ 2147483647 h 288"/>
                                <a:gd name="T98" fmla="*/ 2147483647 w 240"/>
                                <a:gd name="T99" fmla="*/ 2147483647 h 288"/>
                                <a:gd name="T100" fmla="*/ 2147483647 w 240"/>
                                <a:gd name="T101" fmla="*/ 2147483647 h 288"/>
                                <a:gd name="T102" fmla="*/ 2147483647 w 240"/>
                                <a:gd name="T103" fmla="*/ 2147483647 h 288"/>
                                <a:gd name="T104" fmla="*/ 2147483647 w 240"/>
                                <a:gd name="T105" fmla="*/ 2147483647 h 288"/>
                                <a:gd name="T106" fmla="*/ 0 w 240"/>
                                <a:gd name="T107" fmla="*/ 2147483647 h 288"/>
                                <a:gd name="T108" fmla="*/ 0 w 240"/>
                                <a:gd name="T109" fmla="*/ 2147483647 h 288"/>
                                <a:gd name="T110" fmla="*/ 2147483647 w 240"/>
                                <a:gd name="T111" fmla="*/ 2147483647 h 288"/>
                                <a:gd name="T112" fmla="*/ 2147483647 w 240"/>
                                <a:gd name="T113" fmla="*/ 0 h 28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40" h="288">
                                  <a:moveTo>
                                    <a:pt x="6" y="0"/>
                                  </a:moveTo>
                                  <a:lnTo>
                                    <a:pt x="12" y="0"/>
                                  </a:lnTo>
                                  <a:lnTo>
                                    <a:pt x="18" y="0"/>
                                  </a:lnTo>
                                  <a:lnTo>
                                    <a:pt x="24" y="0"/>
                                  </a:lnTo>
                                  <a:lnTo>
                                    <a:pt x="24" y="6"/>
                                  </a:lnTo>
                                  <a:lnTo>
                                    <a:pt x="30" y="6"/>
                                  </a:lnTo>
                                  <a:lnTo>
                                    <a:pt x="30" y="12"/>
                                  </a:lnTo>
                                  <a:lnTo>
                                    <a:pt x="36" y="12"/>
                                  </a:lnTo>
                                  <a:lnTo>
                                    <a:pt x="42" y="12"/>
                                  </a:lnTo>
                                  <a:lnTo>
                                    <a:pt x="42" y="18"/>
                                  </a:lnTo>
                                  <a:lnTo>
                                    <a:pt x="48" y="18"/>
                                  </a:lnTo>
                                  <a:lnTo>
                                    <a:pt x="48" y="24"/>
                                  </a:lnTo>
                                  <a:lnTo>
                                    <a:pt x="72" y="18"/>
                                  </a:lnTo>
                                  <a:lnTo>
                                    <a:pt x="96" y="18"/>
                                  </a:lnTo>
                                  <a:lnTo>
                                    <a:pt x="114" y="18"/>
                                  </a:lnTo>
                                  <a:lnTo>
                                    <a:pt x="126" y="18"/>
                                  </a:lnTo>
                                  <a:lnTo>
                                    <a:pt x="138" y="12"/>
                                  </a:lnTo>
                                  <a:lnTo>
                                    <a:pt x="168" y="12"/>
                                  </a:lnTo>
                                  <a:lnTo>
                                    <a:pt x="174" y="12"/>
                                  </a:lnTo>
                                  <a:lnTo>
                                    <a:pt x="210" y="6"/>
                                  </a:lnTo>
                                  <a:lnTo>
                                    <a:pt x="240" y="6"/>
                                  </a:lnTo>
                                  <a:lnTo>
                                    <a:pt x="234" y="6"/>
                                  </a:lnTo>
                                  <a:lnTo>
                                    <a:pt x="228" y="24"/>
                                  </a:lnTo>
                                  <a:lnTo>
                                    <a:pt x="222" y="24"/>
                                  </a:lnTo>
                                  <a:lnTo>
                                    <a:pt x="216" y="42"/>
                                  </a:lnTo>
                                  <a:lnTo>
                                    <a:pt x="210" y="48"/>
                                  </a:lnTo>
                                  <a:lnTo>
                                    <a:pt x="204" y="66"/>
                                  </a:lnTo>
                                  <a:lnTo>
                                    <a:pt x="198" y="90"/>
                                  </a:lnTo>
                                  <a:lnTo>
                                    <a:pt x="192" y="96"/>
                                  </a:lnTo>
                                  <a:lnTo>
                                    <a:pt x="192" y="102"/>
                                  </a:lnTo>
                                  <a:lnTo>
                                    <a:pt x="192" y="108"/>
                                  </a:lnTo>
                                  <a:lnTo>
                                    <a:pt x="192" y="114"/>
                                  </a:lnTo>
                                  <a:lnTo>
                                    <a:pt x="186" y="126"/>
                                  </a:lnTo>
                                  <a:lnTo>
                                    <a:pt x="186" y="138"/>
                                  </a:lnTo>
                                  <a:lnTo>
                                    <a:pt x="192" y="138"/>
                                  </a:lnTo>
                                  <a:lnTo>
                                    <a:pt x="192" y="150"/>
                                  </a:lnTo>
                                  <a:lnTo>
                                    <a:pt x="192" y="162"/>
                                  </a:lnTo>
                                  <a:lnTo>
                                    <a:pt x="198" y="168"/>
                                  </a:lnTo>
                                  <a:lnTo>
                                    <a:pt x="198" y="174"/>
                                  </a:lnTo>
                                  <a:lnTo>
                                    <a:pt x="204" y="180"/>
                                  </a:lnTo>
                                  <a:lnTo>
                                    <a:pt x="186" y="186"/>
                                  </a:lnTo>
                                  <a:lnTo>
                                    <a:pt x="180" y="186"/>
                                  </a:lnTo>
                                  <a:lnTo>
                                    <a:pt x="180" y="192"/>
                                  </a:lnTo>
                                  <a:lnTo>
                                    <a:pt x="174" y="192"/>
                                  </a:lnTo>
                                  <a:lnTo>
                                    <a:pt x="168" y="192"/>
                                  </a:lnTo>
                                  <a:lnTo>
                                    <a:pt x="168" y="204"/>
                                  </a:lnTo>
                                  <a:lnTo>
                                    <a:pt x="162" y="210"/>
                                  </a:lnTo>
                                  <a:lnTo>
                                    <a:pt x="156" y="216"/>
                                  </a:lnTo>
                                  <a:lnTo>
                                    <a:pt x="150" y="222"/>
                                  </a:lnTo>
                                  <a:lnTo>
                                    <a:pt x="138" y="234"/>
                                  </a:lnTo>
                                  <a:lnTo>
                                    <a:pt x="132" y="240"/>
                                  </a:lnTo>
                                  <a:lnTo>
                                    <a:pt x="132" y="246"/>
                                  </a:lnTo>
                                  <a:lnTo>
                                    <a:pt x="132" y="270"/>
                                  </a:lnTo>
                                  <a:lnTo>
                                    <a:pt x="126" y="276"/>
                                  </a:lnTo>
                                  <a:lnTo>
                                    <a:pt x="120" y="276"/>
                                  </a:lnTo>
                                  <a:lnTo>
                                    <a:pt x="120" y="282"/>
                                  </a:lnTo>
                                  <a:lnTo>
                                    <a:pt x="114" y="282"/>
                                  </a:lnTo>
                                  <a:lnTo>
                                    <a:pt x="108" y="282"/>
                                  </a:lnTo>
                                  <a:lnTo>
                                    <a:pt x="102" y="282"/>
                                  </a:lnTo>
                                  <a:lnTo>
                                    <a:pt x="96" y="288"/>
                                  </a:lnTo>
                                  <a:lnTo>
                                    <a:pt x="84" y="288"/>
                                  </a:lnTo>
                                  <a:lnTo>
                                    <a:pt x="72" y="282"/>
                                  </a:lnTo>
                                  <a:lnTo>
                                    <a:pt x="66" y="282"/>
                                  </a:lnTo>
                                  <a:lnTo>
                                    <a:pt x="60" y="282"/>
                                  </a:lnTo>
                                  <a:lnTo>
                                    <a:pt x="54" y="282"/>
                                  </a:lnTo>
                                  <a:lnTo>
                                    <a:pt x="54" y="276"/>
                                  </a:lnTo>
                                  <a:lnTo>
                                    <a:pt x="48" y="276"/>
                                  </a:lnTo>
                                  <a:lnTo>
                                    <a:pt x="42" y="276"/>
                                  </a:lnTo>
                                  <a:lnTo>
                                    <a:pt x="30" y="276"/>
                                  </a:lnTo>
                                  <a:lnTo>
                                    <a:pt x="24" y="276"/>
                                  </a:lnTo>
                                  <a:lnTo>
                                    <a:pt x="24" y="270"/>
                                  </a:lnTo>
                                  <a:lnTo>
                                    <a:pt x="24" y="258"/>
                                  </a:lnTo>
                                  <a:lnTo>
                                    <a:pt x="24" y="252"/>
                                  </a:lnTo>
                                  <a:lnTo>
                                    <a:pt x="30" y="246"/>
                                  </a:lnTo>
                                  <a:lnTo>
                                    <a:pt x="30" y="240"/>
                                  </a:lnTo>
                                  <a:lnTo>
                                    <a:pt x="30" y="234"/>
                                  </a:lnTo>
                                  <a:lnTo>
                                    <a:pt x="24" y="228"/>
                                  </a:lnTo>
                                  <a:lnTo>
                                    <a:pt x="24" y="222"/>
                                  </a:lnTo>
                                  <a:lnTo>
                                    <a:pt x="24" y="216"/>
                                  </a:lnTo>
                                  <a:lnTo>
                                    <a:pt x="24" y="210"/>
                                  </a:lnTo>
                                  <a:lnTo>
                                    <a:pt x="24" y="204"/>
                                  </a:lnTo>
                                  <a:lnTo>
                                    <a:pt x="18" y="198"/>
                                  </a:lnTo>
                                  <a:lnTo>
                                    <a:pt x="18" y="192"/>
                                  </a:lnTo>
                                  <a:lnTo>
                                    <a:pt x="18" y="186"/>
                                  </a:lnTo>
                                  <a:lnTo>
                                    <a:pt x="18" y="180"/>
                                  </a:lnTo>
                                  <a:lnTo>
                                    <a:pt x="12" y="180"/>
                                  </a:lnTo>
                                  <a:lnTo>
                                    <a:pt x="12" y="174"/>
                                  </a:lnTo>
                                  <a:lnTo>
                                    <a:pt x="12" y="168"/>
                                  </a:lnTo>
                                  <a:lnTo>
                                    <a:pt x="12" y="162"/>
                                  </a:lnTo>
                                  <a:lnTo>
                                    <a:pt x="12" y="156"/>
                                  </a:lnTo>
                                  <a:lnTo>
                                    <a:pt x="6" y="156"/>
                                  </a:lnTo>
                                  <a:lnTo>
                                    <a:pt x="6" y="150"/>
                                  </a:lnTo>
                                  <a:lnTo>
                                    <a:pt x="6" y="144"/>
                                  </a:lnTo>
                                  <a:lnTo>
                                    <a:pt x="6" y="138"/>
                                  </a:lnTo>
                                  <a:lnTo>
                                    <a:pt x="6" y="132"/>
                                  </a:lnTo>
                                  <a:lnTo>
                                    <a:pt x="6" y="126"/>
                                  </a:lnTo>
                                  <a:lnTo>
                                    <a:pt x="6" y="120"/>
                                  </a:lnTo>
                                  <a:lnTo>
                                    <a:pt x="6" y="114"/>
                                  </a:lnTo>
                                  <a:lnTo>
                                    <a:pt x="6" y="108"/>
                                  </a:lnTo>
                                  <a:lnTo>
                                    <a:pt x="6" y="102"/>
                                  </a:lnTo>
                                  <a:lnTo>
                                    <a:pt x="6" y="96"/>
                                  </a:lnTo>
                                  <a:lnTo>
                                    <a:pt x="6" y="90"/>
                                  </a:lnTo>
                                  <a:lnTo>
                                    <a:pt x="6" y="84"/>
                                  </a:lnTo>
                                  <a:lnTo>
                                    <a:pt x="6" y="78"/>
                                  </a:lnTo>
                                  <a:lnTo>
                                    <a:pt x="6" y="72"/>
                                  </a:lnTo>
                                  <a:lnTo>
                                    <a:pt x="6" y="66"/>
                                  </a:lnTo>
                                  <a:lnTo>
                                    <a:pt x="0" y="54"/>
                                  </a:lnTo>
                                  <a:lnTo>
                                    <a:pt x="0" y="48"/>
                                  </a:lnTo>
                                  <a:lnTo>
                                    <a:pt x="0" y="42"/>
                                  </a:lnTo>
                                  <a:lnTo>
                                    <a:pt x="0" y="36"/>
                                  </a:lnTo>
                                  <a:lnTo>
                                    <a:pt x="6" y="36"/>
                                  </a:lnTo>
                                  <a:lnTo>
                                    <a:pt x="6" y="30"/>
                                  </a:lnTo>
                                  <a:lnTo>
                                    <a:pt x="6" y="18"/>
                                  </a:lnTo>
                                  <a:lnTo>
                                    <a:pt x="6" y="0"/>
                                  </a:lnTo>
                                  <a:close/>
                                </a:path>
                              </a:pathLst>
                            </a:custGeom>
                            <a:solidFill>
                              <a:srgbClr val="FF33CC"/>
                            </a:solidFill>
                            <a:ln w="9525">
                              <a:solidFill>
                                <a:schemeClr val="tx1"/>
                              </a:solidFill>
                              <a:prstDash val="solid"/>
                              <a:round/>
                              <a:headEnd/>
                              <a:tailEnd/>
                            </a:ln>
                          </wps:spPr>
                          <wps:bodyPr/>
                        </wps:wsp>
                        <wps:wsp>
                          <wps:cNvPr id="623" name="Freeform 165"/>
                          <wps:cNvSpPr>
                            <a:spLocks/>
                          </wps:cNvSpPr>
                          <wps:spPr bwMode="auto">
                            <a:xfrm>
                              <a:off x="6350064" y="8070907"/>
                              <a:ext cx="1365964" cy="1143484"/>
                            </a:xfrm>
                            <a:custGeom>
                              <a:avLst/>
                              <a:gdLst>
                                <a:gd name="T0" fmla="*/ 2147483647 w 378"/>
                                <a:gd name="T1" fmla="*/ 2147483647 h 324"/>
                                <a:gd name="T2" fmla="*/ 2147483647 w 378"/>
                                <a:gd name="T3" fmla="*/ 2147483647 h 324"/>
                                <a:gd name="T4" fmla="*/ 2147483647 w 378"/>
                                <a:gd name="T5" fmla="*/ 2147483647 h 324"/>
                                <a:gd name="T6" fmla="*/ 2147483647 w 378"/>
                                <a:gd name="T7" fmla="*/ 2147483647 h 324"/>
                                <a:gd name="T8" fmla="*/ 2147483647 w 378"/>
                                <a:gd name="T9" fmla="*/ 2147483647 h 324"/>
                                <a:gd name="T10" fmla="*/ 2147483647 w 378"/>
                                <a:gd name="T11" fmla="*/ 2147483647 h 324"/>
                                <a:gd name="T12" fmla="*/ 2147483647 w 378"/>
                                <a:gd name="T13" fmla="*/ 2147483647 h 324"/>
                                <a:gd name="T14" fmla="*/ 2147483647 w 378"/>
                                <a:gd name="T15" fmla="*/ 2147483647 h 324"/>
                                <a:gd name="T16" fmla="*/ 2147483647 w 378"/>
                                <a:gd name="T17" fmla="*/ 2147483647 h 324"/>
                                <a:gd name="T18" fmla="*/ 2147483647 w 378"/>
                                <a:gd name="T19" fmla="*/ 2147483647 h 324"/>
                                <a:gd name="T20" fmla="*/ 2147483647 w 378"/>
                                <a:gd name="T21" fmla="*/ 2147483647 h 324"/>
                                <a:gd name="T22" fmla="*/ 2147483647 w 378"/>
                                <a:gd name="T23" fmla="*/ 2147483647 h 324"/>
                                <a:gd name="T24" fmla="*/ 2147483647 w 378"/>
                                <a:gd name="T25" fmla="*/ 2147483647 h 324"/>
                                <a:gd name="T26" fmla="*/ 2147483647 w 378"/>
                                <a:gd name="T27" fmla="*/ 2147483647 h 324"/>
                                <a:gd name="T28" fmla="*/ 2147483647 w 378"/>
                                <a:gd name="T29" fmla="*/ 2147483647 h 324"/>
                                <a:gd name="T30" fmla="*/ 2147483647 w 378"/>
                                <a:gd name="T31" fmla="*/ 2147483647 h 324"/>
                                <a:gd name="T32" fmla="*/ 2147483647 w 378"/>
                                <a:gd name="T33" fmla="*/ 2147483647 h 324"/>
                                <a:gd name="T34" fmla="*/ 2147483647 w 378"/>
                                <a:gd name="T35" fmla="*/ 2147483647 h 324"/>
                                <a:gd name="T36" fmla="*/ 2147483647 w 378"/>
                                <a:gd name="T37" fmla="*/ 2147483647 h 324"/>
                                <a:gd name="T38" fmla="*/ 2147483647 w 378"/>
                                <a:gd name="T39" fmla="*/ 2147483647 h 324"/>
                                <a:gd name="T40" fmla="*/ 2147483647 w 378"/>
                                <a:gd name="T41" fmla="*/ 2147483647 h 324"/>
                                <a:gd name="T42" fmla="*/ 2147483647 w 378"/>
                                <a:gd name="T43" fmla="*/ 2147483647 h 324"/>
                                <a:gd name="T44" fmla="*/ 2147483647 w 378"/>
                                <a:gd name="T45" fmla="*/ 2147483647 h 324"/>
                                <a:gd name="T46" fmla="*/ 2147483647 w 378"/>
                                <a:gd name="T47" fmla="*/ 2147483647 h 324"/>
                                <a:gd name="T48" fmla="*/ 2147483647 w 378"/>
                                <a:gd name="T49" fmla="*/ 2147483647 h 324"/>
                                <a:gd name="T50" fmla="*/ 2147483647 w 378"/>
                                <a:gd name="T51" fmla="*/ 2147483647 h 324"/>
                                <a:gd name="T52" fmla="*/ 2147483647 w 378"/>
                                <a:gd name="T53" fmla="*/ 2147483647 h 324"/>
                                <a:gd name="T54" fmla="*/ 2147483647 w 378"/>
                                <a:gd name="T55" fmla="*/ 2147483647 h 324"/>
                                <a:gd name="T56" fmla="*/ 2147483647 w 378"/>
                                <a:gd name="T57" fmla="*/ 2147483647 h 324"/>
                                <a:gd name="T58" fmla="*/ 2147483647 w 378"/>
                                <a:gd name="T59" fmla="*/ 2147483647 h 324"/>
                                <a:gd name="T60" fmla="*/ 2147483647 w 378"/>
                                <a:gd name="T61" fmla="*/ 2147483647 h 324"/>
                                <a:gd name="T62" fmla="*/ 2147483647 w 378"/>
                                <a:gd name="T63" fmla="*/ 2147483647 h 324"/>
                                <a:gd name="T64" fmla="*/ 2147483647 w 378"/>
                                <a:gd name="T65" fmla="*/ 2147483647 h 324"/>
                                <a:gd name="T66" fmla="*/ 0 w 378"/>
                                <a:gd name="T67" fmla="*/ 2147483647 h 324"/>
                                <a:gd name="T68" fmla="*/ 2147483647 w 378"/>
                                <a:gd name="T69" fmla="*/ 2147483647 h 324"/>
                                <a:gd name="T70" fmla="*/ 2147483647 w 378"/>
                                <a:gd name="T71" fmla="*/ 2147483647 h 324"/>
                                <a:gd name="T72" fmla="*/ 2147483647 w 378"/>
                                <a:gd name="T73" fmla="*/ 2147483647 h 324"/>
                                <a:gd name="T74" fmla="*/ 2147483647 w 378"/>
                                <a:gd name="T75" fmla="*/ 2147483647 h 324"/>
                                <a:gd name="T76" fmla="*/ 2147483647 w 378"/>
                                <a:gd name="T77" fmla="*/ 2147483647 h 324"/>
                                <a:gd name="T78" fmla="*/ 2147483647 w 378"/>
                                <a:gd name="T79" fmla="*/ 2147483647 h 324"/>
                                <a:gd name="T80" fmla="*/ 2147483647 w 378"/>
                                <a:gd name="T81" fmla="*/ 2147483647 h 324"/>
                                <a:gd name="T82" fmla="*/ 2147483647 w 378"/>
                                <a:gd name="T83" fmla="*/ 2147483647 h 324"/>
                                <a:gd name="T84" fmla="*/ 2147483647 w 378"/>
                                <a:gd name="T85" fmla="*/ 2147483647 h 324"/>
                                <a:gd name="T86" fmla="*/ 2147483647 w 378"/>
                                <a:gd name="T87" fmla="*/ 2147483647 h 324"/>
                                <a:gd name="T88" fmla="*/ 2147483647 w 378"/>
                                <a:gd name="T89" fmla="*/ 2147483647 h 324"/>
                                <a:gd name="T90" fmla="*/ 2147483647 w 378"/>
                                <a:gd name="T91" fmla="*/ 2147483647 h 324"/>
                                <a:gd name="T92" fmla="*/ 2147483647 w 378"/>
                                <a:gd name="T93" fmla="*/ 2147483647 h 324"/>
                                <a:gd name="T94" fmla="*/ 2147483647 w 378"/>
                                <a:gd name="T95" fmla="*/ 2147483647 h 324"/>
                                <a:gd name="T96" fmla="*/ 2147483647 w 378"/>
                                <a:gd name="T97" fmla="*/ 2147483647 h 324"/>
                                <a:gd name="T98" fmla="*/ 2147483647 w 378"/>
                                <a:gd name="T99" fmla="*/ 2147483647 h 324"/>
                                <a:gd name="T100" fmla="*/ 2147483647 w 378"/>
                                <a:gd name="T101" fmla="*/ 2147483647 h 324"/>
                                <a:gd name="T102" fmla="*/ 2147483647 w 378"/>
                                <a:gd name="T103" fmla="*/ 2147483647 h 324"/>
                                <a:gd name="T104" fmla="*/ 2147483647 w 378"/>
                                <a:gd name="T105" fmla="*/ 2147483647 h 324"/>
                                <a:gd name="T106" fmla="*/ 2147483647 w 378"/>
                                <a:gd name="T107" fmla="*/ 2147483647 h 324"/>
                                <a:gd name="T108" fmla="*/ 2147483647 w 378"/>
                                <a:gd name="T109" fmla="*/ 0 h 32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24">
                                  <a:moveTo>
                                    <a:pt x="312" y="0"/>
                                  </a:moveTo>
                                  <a:lnTo>
                                    <a:pt x="318" y="6"/>
                                  </a:lnTo>
                                  <a:lnTo>
                                    <a:pt x="324" y="12"/>
                                  </a:lnTo>
                                  <a:lnTo>
                                    <a:pt x="324" y="18"/>
                                  </a:lnTo>
                                  <a:lnTo>
                                    <a:pt x="330" y="18"/>
                                  </a:lnTo>
                                  <a:lnTo>
                                    <a:pt x="330" y="24"/>
                                  </a:lnTo>
                                  <a:lnTo>
                                    <a:pt x="336" y="24"/>
                                  </a:lnTo>
                                  <a:lnTo>
                                    <a:pt x="342" y="24"/>
                                  </a:lnTo>
                                  <a:lnTo>
                                    <a:pt x="348" y="30"/>
                                  </a:lnTo>
                                  <a:lnTo>
                                    <a:pt x="348" y="24"/>
                                  </a:lnTo>
                                  <a:lnTo>
                                    <a:pt x="354" y="24"/>
                                  </a:lnTo>
                                  <a:lnTo>
                                    <a:pt x="360" y="24"/>
                                  </a:lnTo>
                                  <a:lnTo>
                                    <a:pt x="366" y="24"/>
                                  </a:lnTo>
                                  <a:lnTo>
                                    <a:pt x="372" y="24"/>
                                  </a:lnTo>
                                  <a:lnTo>
                                    <a:pt x="372" y="30"/>
                                  </a:lnTo>
                                  <a:lnTo>
                                    <a:pt x="372" y="36"/>
                                  </a:lnTo>
                                  <a:lnTo>
                                    <a:pt x="372" y="42"/>
                                  </a:lnTo>
                                  <a:lnTo>
                                    <a:pt x="372" y="48"/>
                                  </a:lnTo>
                                  <a:lnTo>
                                    <a:pt x="378" y="48"/>
                                  </a:lnTo>
                                  <a:lnTo>
                                    <a:pt x="372" y="48"/>
                                  </a:lnTo>
                                  <a:lnTo>
                                    <a:pt x="372" y="54"/>
                                  </a:lnTo>
                                  <a:lnTo>
                                    <a:pt x="372" y="60"/>
                                  </a:lnTo>
                                  <a:lnTo>
                                    <a:pt x="366" y="72"/>
                                  </a:lnTo>
                                  <a:lnTo>
                                    <a:pt x="366" y="78"/>
                                  </a:lnTo>
                                  <a:lnTo>
                                    <a:pt x="360" y="78"/>
                                  </a:lnTo>
                                  <a:lnTo>
                                    <a:pt x="360" y="84"/>
                                  </a:lnTo>
                                  <a:lnTo>
                                    <a:pt x="354" y="90"/>
                                  </a:lnTo>
                                  <a:lnTo>
                                    <a:pt x="348" y="96"/>
                                  </a:lnTo>
                                  <a:lnTo>
                                    <a:pt x="348" y="102"/>
                                  </a:lnTo>
                                  <a:lnTo>
                                    <a:pt x="342" y="108"/>
                                  </a:lnTo>
                                  <a:lnTo>
                                    <a:pt x="342" y="114"/>
                                  </a:lnTo>
                                  <a:lnTo>
                                    <a:pt x="342" y="120"/>
                                  </a:lnTo>
                                  <a:lnTo>
                                    <a:pt x="336" y="138"/>
                                  </a:lnTo>
                                  <a:lnTo>
                                    <a:pt x="336" y="150"/>
                                  </a:lnTo>
                                  <a:lnTo>
                                    <a:pt x="330" y="162"/>
                                  </a:lnTo>
                                  <a:lnTo>
                                    <a:pt x="324" y="180"/>
                                  </a:lnTo>
                                  <a:lnTo>
                                    <a:pt x="324" y="186"/>
                                  </a:lnTo>
                                  <a:lnTo>
                                    <a:pt x="324" y="192"/>
                                  </a:lnTo>
                                  <a:lnTo>
                                    <a:pt x="318" y="192"/>
                                  </a:lnTo>
                                  <a:lnTo>
                                    <a:pt x="318" y="198"/>
                                  </a:lnTo>
                                  <a:lnTo>
                                    <a:pt x="306" y="216"/>
                                  </a:lnTo>
                                  <a:lnTo>
                                    <a:pt x="306" y="222"/>
                                  </a:lnTo>
                                  <a:lnTo>
                                    <a:pt x="300" y="228"/>
                                  </a:lnTo>
                                  <a:lnTo>
                                    <a:pt x="300" y="234"/>
                                  </a:lnTo>
                                  <a:lnTo>
                                    <a:pt x="288" y="252"/>
                                  </a:lnTo>
                                  <a:lnTo>
                                    <a:pt x="282" y="264"/>
                                  </a:lnTo>
                                  <a:lnTo>
                                    <a:pt x="276" y="276"/>
                                  </a:lnTo>
                                  <a:lnTo>
                                    <a:pt x="270" y="282"/>
                                  </a:lnTo>
                                  <a:lnTo>
                                    <a:pt x="270" y="288"/>
                                  </a:lnTo>
                                  <a:lnTo>
                                    <a:pt x="264" y="294"/>
                                  </a:lnTo>
                                  <a:lnTo>
                                    <a:pt x="258" y="306"/>
                                  </a:lnTo>
                                  <a:lnTo>
                                    <a:pt x="240" y="312"/>
                                  </a:lnTo>
                                  <a:lnTo>
                                    <a:pt x="234" y="312"/>
                                  </a:lnTo>
                                  <a:lnTo>
                                    <a:pt x="228" y="312"/>
                                  </a:lnTo>
                                  <a:lnTo>
                                    <a:pt x="216" y="312"/>
                                  </a:lnTo>
                                  <a:lnTo>
                                    <a:pt x="204" y="312"/>
                                  </a:lnTo>
                                  <a:lnTo>
                                    <a:pt x="198" y="312"/>
                                  </a:lnTo>
                                  <a:lnTo>
                                    <a:pt x="192" y="312"/>
                                  </a:lnTo>
                                  <a:lnTo>
                                    <a:pt x="180" y="318"/>
                                  </a:lnTo>
                                  <a:lnTo>
                                    <a:pt x="174" y="318"/>
                                  </a:lnTo>
                                  <a:lnTo>
                                    <a:pt x="168" y="318"/>
                                  </a:lnTo>
                                  <a:lnTo>
                                    <a:pt x="162" y="318"/>
                                  </a:lnTo>
                                  <a:lnTo>
                                    <a:pt x="156" y="318"/>
                                  </a:lnTo>
                                  <a:lnTo>
                                    <a:pt x="150" y="318"/>
                                  </a:lnTo>
                                  <a:lnTo>
                                    <a:pt x="144" y="318"/>
                                  </a:lnTo>
                                  <a:lnTo>
                                    <a:pt x="108" y="324"/>
                                  </a:lnTo>
                                  <a:lnTo>
                                    <a:pt x="78" y="324"/>
                                  </a:lnTo>
                                  <a:lnTo>
                                    <a:pt x="78" y="318"/>
                                  </a:lnTo>
                                  <a:lnTo>
                                    <a:pt x="72" y="318"/>
                                  </a:lnTo>
                                  <a:lnTo>
                                    <a:pt x="72" y="312"/>
                                  </a:lnTo>
                                  <a:lnTo>
                                    <a:pt x="72" y="306"/>
                                  </a:lnTo>
                                  <a:lnTo>
                                    <a:pt x="72" y="300"/>
                                  </a:lnTo>
                                  <a:lnTo>
                                    <a:pt x="78" y="300"/>
                                  </a:lnTo>
                                  <a:lnTo>
                                    <a:pt x="72" y="300"/>
                                  </a:lnTo>
                                  <a:lnTo>
                                    <a:pt x="78" y="300"/>
                                  </a:lnTo>
                                  <a:lnTo>
                                    <a:pt x="78" y="294"/>
                                  </a:lnTo>
                                  <a:lnTo>
                                    <a:pt x="84" y="294"/>
                                  </a:lnTo>
                                  <a:lnTo>
                                    <a:pt x="84" y="288"/>
                                  </a:lnTo>
                                  <a:lnTo>
                                    <a:pt x="90" y="282"/>
                                  </a:lnTo>
                                  <a:lnTo>
                                    <a:pt x="84" y="282"/>
                                  </a:lnTo>
                                  <a:lnTo>
                                    <a:pt x="90" y="282"/>
                                  </a:lnTo>
                                  <a:lnTo>
                                    <a:pt x="90" y="276"/>
                                  </a:lnTo>
                                  <a:lnTo>
                                    <a:pt x="84" y="276"/>
                                  </a:lnTo>
                                  <a:lnTo>
                                    <a:pt x="90" y="276"/>
                                  </a:lnTo>
                                  <a:lnTo>
                                    <a:pt x="90" y="270"/>
                                  </a:lnTo>
                                  <a:lnTo>
                                    <a:pt x="90" y="264"/>
                                  </a:lnTo>
                                  <a:lnTo>
                                    <a:pt x="84" y="264"/>
                                  </a:lnTo>
                                  <a:lnTo>
                                    <a:pt x="84" y="258"/>
                                  </a:lnTo>
                                  <a:lnTo>
                                    <a:pt x="84" y="252"/>
                                  </a:lnTo>
                                  <a:lnTo>
                                    <a:pt x="84" y="246"/>
                                  </a:lnTo>
                                  <a:lnTo>
                                    <a:pt x="84" y="240"/>
                                  </a:lnTo>
                                  <a:lnTo>
                                    <a:pt x="78" y="240"/>
                                  </a:lnTo>
                                  <a:lnTo>
                                    <a:pt x="72" y="234"/>
                                  </a:lnTo>
                                  <a:lnTo>
                                    <a:pt x="66" y="234"/>
                                  </a:lnTo>
                                  <a:lnTo>
                                    <a:pt x="60" y="228"/>
                                  </a:lnTo>
                                  <a:lnTo>
                                    <a:pt x="54" y="228"/>
                                  </a:lnTo>
                                  <a:lnTo>
                                    <a:pt x="48" y="222"/>
                                  </a:lnTo>
                                  <a:lnTo>
                                    <a:pt x="42" y="222"/>
                                  </a:lnTo>
                                  <a:lnTo>
                                    <a:pt x="36" y="216"/>
                                  </a:lnTo>
                                  <a:lnTo>
                                    <a:pt x="30" y="216"/>
                                  </a:lnTo>
                                  <a:lnTo>
                                    <a:pt x="24" y="210"/>
                                  </a:lnTo>
                                  <a:lnTo>
                                    <a:pt x="0" y="198"/>
                                  </a:lnTo>
                                  <a:lnTo>
                                    <a:pt x="6" y="192"/>
                                  </a:lnTo>
                                  <a:lnTo>
                                    <a:pt x="36" y="174"/>
                                  </a:lnTo>
                                  <a:lnTo>
                                    <a:pt x="48" y="168"/>
                                  </a:lnTo>
                                  <a:lnTo>
                                    <a:pt x="78" y="144"/>
                                  </a:lnTo>
                                  <a:lnTo>
                                    <a:pt x="114" y="120"/>
                                  </a:lnTo>
                                  <a:lnTo>
                                    <a:pt x="144" y="102"/>
                                  </a:lnTo>
                                  <a:lnTo>
                                    <a:pt x="144" y="96"/>
                                  </a:lnTo>
                                  <a:lnTo>
                                    <a:pt x="150" y="96"/>
                                  </a:lnTo>
                                  <a:lnTo>
                                    <a:pt x="156" y="90"/>
                                  </a:lnTo>
                                  <a:lnTo>
                                    <a:pt x="168" y="84"/>
                                  </a:lnTo>
                                  <a:lnTo>
                                    <a:pt x="174" y="84"/>
                                  </a:lnTo>
                                  <a:lnTo>
                                    <a:pt x="174" y="78"/>
                                  </a:lnTo>
                                  <a:lnTo>
                                    <a:pt x="180" y="78"/>
                                  </a:lnTo>
                                  <a:lnTo>
                                    <a:pt x="186" y="72"/>
                                  </a:lnTo>
                                  <a:lnTo>
                                    <a:pt x="192" y="66"/>
                                  </a:lnTo>
                                  <a:lnTo>
                                    <a:pt x="192" y="72"/>
                                  </a:lnTo>
                                  <a:lnTo>
                                    <a:pt x="198" y="72"/>
                                  </a:lnTo>
                                  <a:lnTo>
                                    <a:pt x="198" y="78"/>
                                  </a:lnTo>
                                  <a:lnTo>
                                    <a:pt x="192" y="78"/>
                                  </a:lnTo>
                                  <a:lnTo>
                                    <a:pt x="192" y="84"/>
                                  </a:lnTo>
                                  <a:lnTo>
                                    <a:pt x="198" y="84"/>
                                  </a:lnTo>
                                  <a:lnTo>
                                    <a:pt x="198" y="90"/>
                                  </a:lnTo>
                                  <a:lnTo>
                                    <a:pt x="198" y="84"/>
                                  </a:lnTo>
                                  <a:lnTo>
                                    <a:pt x="198" y="90"/>
                                  </a:lnTo>
                                  <a:lnTo>
                                    <a:pt x="204" y="90"/>
                                  </a:lnTo>
                                  <a:lnTo>
                                    <a:pt x="204" y="84"/>
                                  </a:lnTo>
                                  <a:lnTo>
                                    <a:pt x="204" y="90"/>
                                  </a:lnTo>
                                  <a:lnTo>
                                    <a:pt x="204" y="84"/>
                                  </a:lnTo>
                                  <a:lnTo>
                                    <a:pt x="204" y="90"/>
                                  </a:lnTo>
                                  <a:lnTo>
                                    <a:pt x="210" y="90"/>
                                  </a:lnTo>
                                  <a:lnTo>
                                    <a:pt x="216" y="90"/>
                                  </a:lnTo>
                                  <a:lnTo>
                                    <a:pt x="222" y="90"/>
                                  </a:lnTo>
                                  <a:lnTo>
                                    <a:pt x="228" y="84"/>
                                  </a:lnTo>
                                  <a:lnTo>
                                    <a:pt x="228" y="78"/>
                                  </a:lnTo>
                                  <a:lnTo>
                                    <a:pt x="234" y="78"/>
                                  </a:lnTo>
                                  <a:lnTo>
                                    <a:pt x="240" y="78"/>
                                  </a:lnTo>
                                  <a:lnTo>
                                    <a:pt x="246" y="78"/>
                                  </a:lnTo>
                                  <a:lnTo>
                                    <a:pt x="246" y="72"/>
                                  </a:lnTo>
                                  <a:lnTo>
                                    <a:pt x="252" y="72"/>
                                  </a:lnTo>
                                  <a:lnTo>
                                    <a:pt x="258" y="72"/>
                                  </a:lnTo>
                                  <a:lnTo>
                                    <a:pt x="258" y="66"/>
                                  </a:lnTo>
                                  <a:lnTo>
                                    <a:pt x="264" y="66"/>
                                  </a:lnTo>
                                  <a:lnTo>
                                    <a:pt x="264" y="60"/>
                                  </a:lnTo>
                                  <a:lnTo>
                                    <a:pt x="264" y="54"/>
                                  </a:lnTo>
                                  <a:lnTo>
                                    <a:pt x="264" y="48"/>
                                  </a:lnTo>
                                  <a:lnTo>
                                    <a:pt x="264" y="42"/>
                                  </a:lnTo>
                                  <a:lnTo>
                                    <a:pt x="258" y="42"/>
                                  </a:lnTo>
                                  <a:lnTo>
                                    <a:pt x="264" y="36"/>
                                  </a:lnTo>
                                  <a:lnTo>
                                    <a:pt x="270" y="36"/>
                                  </a:lnTo>
                                  <a:lnTo>
                                    <a:pt x="270" y="30"/>
                                  </a:lnTo>
                                  <a:lnTo>
                                    <a:pt x="276" y="30"/>
                                  </a:lnTo>
                                  <a:lnTo>
                                    <a:pt x="276" y="24"/>
                                  </a:lnTo>
                                  <a:lnTo>
                                    <a:pt x="276" y="18"/>
                                  </a:lnTo>
                                  <a:lnTo>
                                    <a:pt x="276" y="12"/>
                                  </a:lnTo>
                                  <a:lnTo>
                                    <a:pt x="282" y="12"/>
                                  </a:lnTo>
                                  <a:lnTo>
                                    <a:pt x="282" y="6"/>
                                  </a:lnTo>
                                  <a:lnTo>
                                    <a:pt x="288" y="6"/>
                                  </a:lnTo>
                                  <a:lnTo>
                                    <a:pt x="294" y="6"/>
                                  </a:lnTo>
                                  <a:lnTo>
                                    <a:pt x="294" y="12"/>
                                  </a:lnTo>
                                  <a:lnTo>
                                    <a:pt x="300" y="12"/>
                                  </a:lnTo>
                                  <a:lnTo>
                                    <a:pt x="300" y="6"/>
                                  </a:lnTo>
                                  <a:lnTo>
                                    <a:pt x="306" y="6"/>
                                  </a:lnTo>
                                  <a:lnTo>
                                    <a:pt x="312" y="0"/>
                                  </a:lnTo>
                                  <a:close/>
                                </a:path>
                              </a:pathLst>
                            </a:custGeom>
                            <a:solidFill>
                              <a:schemeClr val="accent1">
                                <a:lumMod val="60000"/>
                                <a:lumOff val="40000"/>
                              </a:schemeClr>
                            </a:solidFill>
                            <a:ln w="9525">
                              <a:solidFill>
                                <a:schemeClr val="tx1"/>
                              </a:solidFill>
                              <a:prstDash val="solid"/>
                              <a:round/>
                              <a:headEnd/>
                              <a:tailEnd/>
                            </a:ln>
                          </wps:spPr>
                          <wps:bodyPr/>
                        </wps:wsp>
                        <wps:wsp>
                          <wps:cNvPr id="624" name="Freeform 166"/>
                          <wps:cNvSpPr>
                            <a:spLocks/>
                          </wps:cNvSpPr>
                          <wps:spPr bwMode="auto">
                            <a:xfrm>
                              <a:off x="17104318" y="8113258"/>
                              <a:ext cx="368593" cy="974079"/>
                            </a:xfrm>
                            <a:custGeom>
                              <a:avLst/>
                              <a:gdLst>
                                <a:gd name="T0" fmla="*/ 2147483647 w 102"/>
                                <a:gd name="T1" fmla="*/ 2147483647 h 276"/>
                                <a:gd name="T2" fmla="*/ 2147483647 w 102"/>
                                <a:gd name="T3" fmla="*/ 2147483647 h 276"/>
                                <a:gd name="T4" fmla="*/ 2147483647 w 102"/>
                                <a:gd name="T5" fmla="*/ 2147483647 h 276"/>
                                <a:gd name="T6" fmla="*/ 2147483647 w 102"/>
                                <a:gd name="T7" fmla="*/ 2147483647 h 276"/>
                                <a:gd name="T8" fmla="*/ 2147483647 w 102"/>
                                <a:gd name="T9" fmla="*/ 2147483647 h 276"/>
                                <a:gd name="T10" fmla="*/ 2147483647 w 102"/>
                                <a:gd name="T11" fmla="*/ 2147483647 h 276"/>
                                <a:gd name="T12" fmla="*/ 2147483647 w 102"/>
                                <a:gd name="T13" fmla="*/ 2147483647 h 276"/>
                                <a:gd name="T14" fmla="*/ 2147483647 w 102"/>
                                <a:gd name="T15" fmla="*/ 2147483647 h 276"/>
                                <a:gd name="T16" fmla="*/ 2147483647 w 102"/>
                                <a:gd name="T17" fmla="*/ 2147483647 h 276"/>
                                <a:gd name="T18" fmla="*/ 2147483647 w 102"/>
                                <a:gd name="T19" fmla="*/ 2147483647 h 276"/>
                                <a:gd name="T20" fmla="*/ 2147483647 w 102"/>
                                <a:gd name="T21" fmla="*/ 2147483647 h 276"/>
                                <a:gd name="T22" fmla="*/ 2147483647 w 102"/>
                                <a:gd name="T23" fmla="*/ 2147483647 h 276"/>
                                <a:gd name="T24" fmla="*/ 2147483647 w 102"/>
                                <a:gd name="T25" fmla="*/ 2147483647 h 276"/>
                                <a:gd name="T26" fmla="*/ 2147483647 w 102"/>
                                <a:gd name="T27" fmla="*/ 2147483647 h 276"/>
                                <a:gd name="T28" fmla="*/ 2147483647 w 102"/>
                                <a:gd name="T29" fmla="*/ 2147483647 h 276"/>
                                <a:gd name="T30" fmla="*/ 2147483647 w 102"/>
                                <a:gd name="T31" fmla="*/ 2147483647 h 276"/>
                                <a:gd name="T32" fmla="*/ 2147483647 w 102"/>
                                <a:gd name="T33" fmla="*/ 2147483647 h 276"/>
                                <a:gd name="T34" fmla="*/ 2147483647 w 102"/>
                                <a:gd name="T35" fmla="*/ 2147483647 h 276"/>
                                <a:gd name="T36" fmla="*/ 2147483647 w 102"/>
                                <a:gd name="T37" fmla="*/ 2147483647 h 276"/>
                                <a:gd name="T38" fmla="*/ 2147483647 w 102"/>
                                <a:gd name="T39" fmla="*/ 2147483647 h 276"/>
                                <a:gd name="T40" fmla="*/ 2147483647 w 102"/>
                                <a:gd name="T41" fmla="*/ 2147483647 h 276"/>
                                <a:gd name="T42" fmla="*/ 2147483647 w 102"/>
                                <a:gd name="T43" fmla="*/ 2147483647 h 276"/>
                                <a:gd name="T44" fmla="*/ 2147483647 w 102"/>
                                <a:gd name="T45" fmla="*/ 2147483647 h 276"/>
                                <a:gd name="T46" fmla="*/ 2147483647 w 102"/>
                                <a:gd name="T47" fmla="*/ 2147483647 h 276"/>
                                <a:gd name="T48" fmla="*/ 2147483647 w 102"/>
                                <a:gd name="T49" fmla="*/ 2147483647 h 276"/>
                                <a:gd name="T50" fmla="*/ 2147483647 w 102"/>
                                <a:gd name="T51" fmla="*/ 2147483647 h 276"/>
                                <a:gd name="T52" fmla="*/ 2147483647 w 102"/>
                                <a:gd name="T53" fmla="*/ 2147483647 h 276"/>
                                <a:gd name="T54" fmla="*/ 2147483647 w 102"/>
                                <a:gd name="T55" fmla="*/ 2147483647 h 276"/>
                                <a:gd name="T56" fmla="*/ 2147483647 w 102"/>
                                <a:gd name="T57" fmla="*/ 2147483647 h 276"/>
                                <a:gd name="T58" fmla="*/ 2147483647 w 102"/>
                                <a:gd name="T59" fmla="*/ 2147483647 h 276"/>
                                <a:gd name="T60" fmla="*/ 2147483647 w 102"/>
                                <a:gd name="T61" fmla="*/ 2147483647 h 276"/>
                                <a:gd name="T62" fmla="*/ 2147483647 w 102"/>
                                <a:gd name="T63" fmla="*/ 2147483647 h 276"/>
                                <a:gd name="T64" fmla="*/ 2147483647 w 102"/>
                                <a:gd name="T65" fmla="*/ 2147483647 h 276"/>
                                <a:gd name="T66" fmla="*/ 2147483647 w 102"/>
                                <a:gd name="T67" fmla="*/ 2147483647 h 276"/>
                                <a:gd name="T68" fmla="*/ 2147483647 w 102"/>
                                <a:gd name="T69" fmla="*/ 2147483647 h 276"/>
                                <a:gd name="T70" fmla="*/ 0 w 102"/>
                                <a:gd name="T71" fmla="*/ 2147483647 h 276"/>
                                <a:gd name="T72" fmla="*/ 2147483647 w 102"/>
                                <a:gd name="T73" fmla="*/ 2147483647 h 276"/>
                                <a:gd name="T74" fmla="*/ 2147483647 w 102"/>
                                <a:gd name="T75" fmla="*/ 2147483647 h 276"/>
                                <a:gd name="T76" fmla="*/ 2147483647 w 102"/>
                                <a:gd name="T77" fmla="*/ 2147483647 h 276"/>
                                <a:gd name="T78" fmla="*/ 2147483647 w 102"/>
                                <a:gd name="T79" fmla="*/ 2147483647 h 276"/>
                                <a:gd name="T80" fmla="*/ 2147483647 w 102"/>
                                <a:gd name="T81" fmla="*/ 0 h 276"/>
                                <a:gd name="T82" fmla="*/ 2147483647 w 102"/>
                                <a:gd name="T83" fmla="*/ 2147483647 h 276"/>
                                <a:gd name="T84" fmla="*/ 2147483647 w 102"/>
                                <a:gd name="T85" fmla="*/ 2147483647 h 276"/>
                                <a:gd name="T86" fmla="*/ 2147483647 w 102"/>
                                <a:gd name="T87" fmla="*/ 2147483647 h 27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02" h="276">
                                  <a:moveTo>
                                    <a:pt x="102" y="84"/>
                                  </a:moveTo>
                                  <a:lnTo>
                                    <a:pt x="96" y="84"/>
                                  </a:lnTo>
                                  <a:lnTo>
                                    <a:pt x="96" y="90"/>
                                  </a:lnTo>
                                  <a:lnTo>
                                    <a:pt x="96" y="96"/>
                                  </a:lnTo>
                                  <a:lnTo>
                                    <a:pt x="102" y="96"/>
                                  </a:lnTo>
                                  <a:lnTo>
                                    <a:pt x="96" y="96"/>
                                  </a:lnTo>
                                  <a:lnTo>
                                    <a:pt x="90" y="96"/>
                                  </a:lnTo>
                                  <a:lnTo>
                                    <a:pt x="90" y="102"/>
                                  </a:lnTo>
                                  <a:lnTo>
                                    <a:pt x="90" y="96"/>
                                  </a:lnTo>
                                  <a:lnTo>
                                    <a:pt x="84" y="90"/>
                                  </a:lnTo>
                                  <a:lnTo>
                                    <a:pt x="84" y="96"/>
                                  </a:lnTo>
                                  <a:lnTo>
                                    <a:pt x="90" y="102"/>
                                  </a:lnTo>
                                  <a:lnTo>
                                    <a:pt x="90" y="108"/>
                                  </a:lnTo>
                                  <a:lnTo>
                                    <a:pt x="90" y="114"/>
                                  </a:lnTo>
                                  <a:lnTo>
                                    <a:pt x="84" y="114"/>
                                  </a:lnTo>
                                  <a:lnTo>
                                    <a:pt x="84" y="120"/>
                                  </a:lnTo>
                                  <a:lnTo>
                                    <a:pt x="78" y="126"/>
                                  </a:lnTo>
                                  <a:lnTo>
                                    <a:pt x="84" y="126"/>
                                  </a:lnTo>
                                  <a:lnTo>
                                    <a:pt x="84" y="132"/>
                                  </a:lnTo>
                                  <a:lnTo>
                                    <a:pt x="90" y="138"/>
                                  </a:lnTo>
                                  <a:lnTo>
                                    <a:pt x="90" y="144"/>
                                  </a:lnTo>
                                  <a:lnTo>
                                    <a:pt x="84" y="150"/>
                                  </a:lnTo>
                                  <a:lnTo>
                                    <a:pt x="84" y="156"/>
                                  </a:lnTo>
                                  <a:lnTo>
                                    <a:pt x="78" y="156"/>
                                  </a:lnTo>
                                  <a:lnTo>
                                    <a:pt x="78" y="162"/>
                                  </a:lnTo>
                                  <a:lnTo>
                                    <a:pt x="72" y="168"/>
                                  </a:lnTo>
                                  <a:lnTo>
                                    <a:pt x="78" y="174"/>
                                  </a:lnTo>
                                  <a:lnTo>
                                    <a:pt x="84" y="180"/>
                                  </a:lnTo>
                                  <a:lnTo>
                                    <a:pt x="84" y="186"/>
                                  </a:lnTo>
                                  <a:lnTo>
                                    <a:pt x="90" y="186"/>
                                  </a:lnTo>
                                  <a:lnTo>
                                    <a:pt x="96" y="192"/>
                                  </a:lnTo>
                                  <a:lnTo>
                                    <a:pt x="96" y="198"/>
                                  </a:lnTo>
                                  <a:lnTo>
                                    <a:pt x="102" y="204"/>
                                  </a:lnTo>
                                  <a:lnTo>
                                    <a:pt x="102" y="210"/>
                                  </a:lnTo>
                                  <a:lnTo>
                                    <a:pt x="102" y="216"/>
                                  </a:lnTo>
                                  <a:lnTo>
                                    <a:pt x="102" y="222"/>
                                  </a:lnTo>
                                  <a:lnTo>
                                    <a:pt x="102" y="228"/>
                                  </a:lnTo>
                                  <a:lnTo>
                                    <a:pt x="96" y="234"/>
                                  </a:lnTo>
                                  <a:lnTo>
                                    <a:pt x="90" y="240"/>
                                  </a:lnTo>
                                  <a:lnTo>
                                    <a:pt x="84" y="240"/>
                                  </a:lnTo>
                                  <a:lnTo>
                                    <a:pt x="84" y="246"/>
                                  </a:lnTo>
                                  <a:lnTo>
                                    <a:pt x="90" y="252"/>
                                  </a:lnTo>
                                  <a:lnTo>
                                    <a:pt x="84" y="258"/>
                                  </a:lnTo>
                                  <a:lnTo>
                                    <a:pt x="78" y="264"/>
                                  </a:lnTo>
                                  <a:lnTo>
                                    <a:pt x="72" y="264"/>
                                  </a:lnTo>
                                  <a:lnTo>
                                    <a:pt x="72" y="270"/>
                                  </a:lnTo>
                                  <a:lnTo>
                                    <a:pt x="66" y="270"/>
                                  </a:lnTo>
                                  <a:lnTo>
                                    <a:pt x="66" y="276"/>
                                  </a:lnTo>
                                  <a:lnTo>
                                    <a:pt x="60" y="276"/>
                                  </a:lnTo>
                                  <a:lnTo>
                                    <a:pt x="60" y="270"/>
                                  </a:lnTo>
                                  <a:lnTo>
                                    <a:pt x="66" y="270"/>
                                  </a:lnTo>
                                  <a:lnTo>
                                    <a:pt x="66" y="264"/>
                                  </a:lnTo>
                                  <a:lnTo>
                                    <a:pt x="66" y="258"/>
                                  </a:lnTo>
                                  <a:lnTo>
                                    <a:pt x="66" y="264"/>
                                  </a:lnTo>
                                  <a:lnTo>
                                    <a:pt x="66" y="258"/>
                                  </a:lnTo>
                                  <a:lnTo>
                                    <a:pt x="60" y="258"/>
                                  </a:lnTo>
                                  <a:lnTo>
                                    <a:pt x="66" y="258"/>
                                  </a:lnTo>
                                  <a:lnTo>
                                    <a:pt x="66" y="252"/>
                                  </a:lnTo>
                                  <a:lnTo>
                                    <a:pt x="72" y="252"/>
                                  </a:lnTo>
                                  <a:lnTo>
                                    <a:pt x="72" y="246"/>
                                  </a:lnTo>
                                  <a:lnTo>
                                    <a:pt x="66" y="240"/>
                                  </a:lnTo>
                                  <a:lnTo>
                                    <a:pt x="66" y="234"/>
                                  </a:lnTo>
                                  <a:lnTo>
                                    <a:pt x="60" y="234"/>
                                  </a:lnTo>
                                  <a:lnTo>
                                    <a:pt x="60" y="228"/>
                                  </a:lnTo>
                                  <a:lnTo>
                                    <a:pt x="60" y="222"/>
                                  </a:lnTo>
                                  <a:lnTo>
                                    <a:pt x="48" y="186"/>
                                  </a:lnTo>
                                  <a:lnTo>
                                    <a:pt x="36" y="144"/>
                                  </a:lnTo>
                                  <a:lnTo>
                                    <a:pt x="18" y="120"/>
                                  </a:lnTo>
                                  <a:lnTo>
                                    <a:pt x="12" y="114"/>
                                  </a:lnTo>
                                  <a:lnTo>
                                    <a:pt x="12" y="108"/>
                                  </a:lnTo>
                                  <a:lnTo>
                                    <a:pt x="0" y="102"/>
                                  </a:lnTo>
                                  <a:lnTo>
                                    <a:pt x="0" y="96"/>
                                  </a:lnTo>
                                  <a:lnTo>
                                    <a:pt x="0" y="72"/>
                                  </a:lnTo>
                                  <a:lnTo>
                                    <a:pt x="6" y="66"/>
                                  </a:lnTo>
                                  <a:lnTo>
                                    <a:pt x="6" y="60"/>
                                  </a:lnTo>
                                  <a:lnTo>
                                    <a:pt x="24" y="42"/>
                                  </a:lnTo>
                                  <a:lnTo>
                                    <a:pt x="30" y="30"/>
                                  </a:lnTo>
                                  <a:lnTo>
                                    <a:pt x="42" y="18"/>
                                  </a:lnTo>
                                  <a:lnTo>
                                    <a:pt x="48" y="12"/>
                                  </a:lnTo>
                                  <a:lnTo>
                                    <a:pt x="54" y="12"/>
                                  </a:lnTo>
                                  <a:lnTo>
                                    <a:pt x="66" y="6"/>
                                  </a:lnTo>
                                  <a:lnTo>
                                    <a:pt x="96" y="0"/>
                                  </a:lnTo>
                                  <a:lnTo>
                                    <a:pt x="96" y="24"/>
                                  </a:lnTo>
                                  <a:lnTo>
                                    <a:pt x="96" y="30"/>
                                  </a:lnTo>
                                  <a:lnTo>
                                    <a:pt x="96" y="36"/>
                                  </a:lnTo>
                                  <a:lnTo>
                                    <a:pt x="102" y="48"/>
                                  </a:lnTo>
                                  <a:lnTo>
                                    <a:pt x="102" y="66"/>
                                  </a:lnTo>
                                  <a:lnTo>
                                    <a:pt x="102" y="72"/>
                                  </a:lnTo>
                                  <a:lnTo>
                                    <a:pt x="102" y="84"/>
                                  </a:lnTo>
                                  <a:close/>
                                </a:path>
                              </a:pathLst>
                            </a:custGeom>
                            <a:solidFill>
                              <a:srgbClr val="CC0000"/>
                            </a:solidFill>
                            <a:ln w="9525">
                              <a:solidFill>
                                <a:schemeClr val="tx1"/>
                              </a:solidFill>
                              <a:prstDash val="solid"/>
                              <a:round/>
                              <a:headEnd/>
                              <a:tailEnd/>
                            </a:ln>
                          </wps:spPr>
                          <wps:bodyPr/>
                        </wps:wsp>
                        <wps:wsp>
                          <wps:cNvPr id="625" name="Freeform 167"/>
                          <wps:cNvSpPr>
                            <a:spLocks/>
                          </wps:cNvSpPr>
                          <wps:spPr bwMode="auto">
                            <a:xfrm>
                              <a:off x="13960433" y="8176786"/>
                              <a:ext cx="932324" cy="698796"/>
                            </a:xfrm>
                            <a:custGeom>
                              <a:avLst/>
                              <a:gdLst>
                                <a:gd name="T0" fmla="*/ 2147483647 w 258"/>
                                <a:gd name="T1" fmla="*/ 2147483647 h 198"/>
                                <a:gd name="T2" fmla="*/ 2147483647 w 258"/>
                                <a:gd name="T3" fmla="*/ 2147483647 h 198"/>
                                <a:gd name="T4" fmla="*/ 2147483647 w 258"/>
                                <a:gd name="T5" fmla="*/ 2147483647 h 198"/>
                                <a:gd name="T6" fmla="*/ 2147483647 w 258"/>
                                <a:gd name="T7" fmla="*/ 2147483647 h 198"/>
                                <a:gd name="T8" fmla="*/ 2147483647 w 258"/>
                                <a:gd name="T9" fmla="*/ 2147483647 h 198"/>
                                <a:gd name="T10" fmla="*/ 2147483647 w 258"/>
                                <a:gd name="T11" fmla="*/ 2147483647 h 198"/>
                                <a:gd name="T12" fmla="*/ 2147483647 w 258"/>
                                <a:gd name="T13" fmla="*/ 2147483647 h 198"/>
                                <a:gd name="T14" fmla="*/ 2147483647 w 258"/>
                                <a:gd name="T15" fmla="*/ 2147483647 h 198"/>
                                <a:gd name="T16" fmla="*/ 2147483647 w 258"/>
                                <a:gd name="T17" fmla="*/ 2147483647 h 198"/>
                                <a:gd name="T18" fmla="*/ 2147483647 w 258"/>
                                <a:gd name="T19" fmla="*/ 2147483647 h 198"/>
                                <a:gd name="T20" fmla="*/ 2147483647 w 258"/>
                                <a:gd name="T21" fmla="*/ 2147483647 h 198"/>
                                <a:gd name="T22" fmla="*/ 2147483647 w 258"/>
                                <a:gd name="T23" fmla="*/ 2147483647 h 198"/>
                                <a:gd name="T24" fmla="*/ 2147483647 w 258"/>
                                <a:gd name="T25" fmla="*/ 2147483647 h 198"/>
                                <a:gd name="T26" fmla="*/ 2147483647 w 258"/>
                                <a:gd name="T27" fmla="*/ 2147483647 h 198"/>
                                <a:gd name="T28" fmla="*/ 2147483647 w 258"/>
                                <a:gd name="T29" fmla="*/ 2147483647 h 198"/>
                                <a:gd name="T30" fmla="*/ 2147483647 w 258"/>
                                <a:gd name="T31" fmla="*/ 2147483647 h 198"/>
                                <a:gd name="T32" fmla="*/ 2147483647 w 258"/>
                                <a:gd name="T33" fmla="*/ 2147483647 h 198"/>
                                <a:gd name="T34" fmla="*/ 2147483647 w 258"/>
                                <a:gd name="T35" fmla="*/ 2147483647 h 198"/>
                                <a:gd name="T36" fmla="*/ 2147483647 w 258"/>
                                <a:gd name="T37" fmla="*/ 2147483647 h 198"/>
                                <a:gd name="T38" fmla="*/ 2147483647 w 258"/>
                                <a:gd name="T39" fmla="*/ 2147483647 h 198"/>
                                <a:gd name="T40" fmla="*/ 2147483647 w 258"/>
                                <a:gd name="T41" fmla="*/ 2147483647 h 198"/>
                                <a:gd name="T42" fmla="*/ 2147483647 w 258"/>
                                <a:gd name="T43" fmla="*/ 2147483647 h 198"/>
                                <a:gd name="T44" fmla="*/ 2147483647 w 258"/>
                                <a:gd name="T45" fmla="*/ 2147483647 h 198"/>
                                <a:gd name="T46" fmla="*/ 2147483647 w 258"/>
                                <a:gd name="T47" fmla="*/ 2147483647 h 198"/>
                                <a:gd name="T48" fmla="*/ 2147483647 w 258"/>
                                <a:gd name="T49" fmla="*/ 2147483647 h 198"/>
                                <a:gd name="T50" fmla="*/ 2147483647 w 258"/>
                                <a:gd name="T51" fmla="*/ 2147483647 h 198"/>
                                <a:gd name="T52" fmla="*/ 2147483647 w 258"/>
                                <a:gd name="T53" fmla="*/ 2147483647 h 198"/>
                                <a:gd name="T54" fmla="*/ 0 w 258"/>
                                <a:gd name="T55" fmla="*/ 2147483647 h 198"/>
                                <a:gd name="T56" fmla="*/ 2147483647 w 258"/>
                                <a:gd name="T57" fmla="*/ 2147483647 h 198"/>
                                <a:gd name="T58" fmla="*/ 2147483647 w 258"/>
                                <a:gd name="T59" fmla="*/ 2147483647 h 198"/>
                                <a:gd name="T60" fmla="*/ 2147483647 w 258"/>
                                <a:gd name="T61" fmla="*/ 2147483647 h 198"/>
                                <a:gd name="T62" fmla="*/ 2147483647 w 258"/>
                                <a:gd name="T63" fmla="*/ 2147483647 h 198"/>
                                <a:gd name="T64" fmla="*/ 2147483647 w 258"/>
                                <a:gd name="T65" fmla="*/ 2147483647 h 198"/>
                                <a:gd name="T66" fmla="*/ 2147483647 w 258"/>
                                <a:gd name="T67" fmla="*/ 2147483647 h 198"/>
                                <a:gd name="T68" fmla="*/ 2147483647 w 258"/>
                                <a:gd name="T69" fmla="*/ 2147483647 h 198"/>
                                <a:gd name="T70" fmla="*/ 2147483647 w 258"/>
                                <a:gd name="T71" fmla="*/ 2147483647 h 198"/>
                                <a:gd name="T72" fmla="*/ 2147483647 w 258"/>
                                <a:gd name="T73" fmla="*/ 2147483647 h 198"/>
                                <a:gd name="T74" fmla="*/ 2147483647 w 258"/>
                                <a:gd name="T75" fmla="*/ 2147483647 h 198"/>
                                <a:gd name="T76" fmla="*/ 2147483647 w 258"/>
                                <a:gd name="T77" fmla="*/ 2147483647 h 198"/>
                                <a:gd name="T78" fmla="*/ 2147483647 w 258"/>
                                <a:gd name="T79" fmla="*/ 2147483647 h 19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58" h="198">
                                  <a:moveTo>
                                    <a:pt x="228" y="0"/>
                                  </a:moveTo>
                                  <a:lnTo>
                                    <a:pt x="228" y="6"/>
                                  </a:lnTo>
                                  <a:lnTo>
                                    <a:pt x="234" y="12"/>
                                  </a:lnTo>
                                  <a:lnTo>
                                    <a:pt x="240" y="18"/>
                                  </a:lnTo>
                                  <a:lnTo>
                                    <a:pt x="246" y="24"/>
                                  </a:lnTo>
                                  <a:lnTo>
                                    <a:pt x="246" y="30"/>
                                  </a:lnTo>
                                  <a:lnTo>
                                    <a:pt x="246" y="36"/>
                                  </a:lnTo>
                                  <a:lnTo>
                                    <a:pt x="246" y="42"/>
                                  </a:lnTo>
                                  <a:lnTo>
                                    <a:pt x="240" y="42"/>
                                  </a:lnTo>
                                  <a:lnTo>
                                    <a:pt x="240" y="48"/>
                                  </a:lnTo>
                                  <a:lnTo>
                                    <a:pt x="240" y="54"/>
                                  </a:lnTo>
                                  <a:lnTo>
                                    <a:pt x="240" y="60"/>
                                  </a:lnTo>
                                  <a:lnTo>
                                    <a:pt x="240" y="66"/>
                                  </a:lnTo>
                                  <a:lnTo>
                                    <a:pt x="240" y="72"/>
                                  </a:lnTo>
                                  <a:lnTo>
                                    <a:pt x="240" y="78"/>
                                  </a:lnTo>
                                  <a:lnTo>
                                    <a:pt x="240" y="84"/>
                                  </a:lnTo>
                                  <a:lnTo>
                                    <a:pt x="240" y="90"/>
                                  </a:lnTo>
                                  <a:lnTo>
                                    <a:pt x="240" y="96"/>
                                  </a:lnTo>
                                  <a:lnTo>
                                    <a:pt x="234" y="96"/>
                                  </a:lnTo>
                                  <a:lnTo>
                                    <a:pt x="234" y="102"/>
                                  </a:lnTo>
                                  <a:lnTo>
                                    <a:pt x="234" y="108"/>
                                  </a:lnTo>
                                  <a:lnTo>
                                    <a:pt x="234" y="114"/>
                                  </a:lnTo>
                                  <a:lnTo>
                                    <a:pt x="240" y="114"/>
                                  </a:lnTo>
                                  <a:lnTo>
                                    <a:pt x="240" y="120"/>
                                  </a:lnTo>
                                  <a:lnTo>
                                    <a:pt x="240" y="126"/>
                                  </a:lnTo>
                                  <a:lnTo>
                                    <a:pt x="246" y="126"/>
                                  </a:lnTo>
                                  <a:lnTo>
                                    <a:pt x="252" y="132"/>
                                  </a:lnTo>
                                  <a:lnTo>
                                    <a:pt x="258" y="132"/>
                                  </a:lnTo>
                                  <a:lnTo>
                                    <a:pt x="258" y="138"/>
                                  </a:lnTo>
                                  <a:lnTo>
                                    <a:pt x="252" y="138"/>
                                  </a:lnTo>
                                  <a:lnTo>
                                    <a:pt x="252" y="144"/>
                                  </a:lnTo>
                                  <a:lnTo>
                                    <a:pt x="252" y="150"/>
                                  </a:lnTo>
                                  <a:lnTo>
                                    <a:pt x="246" y="150"/>
                                  </a:lnTo>
                                  <a:lnTo>
                                    <a:pt x="246" y="156"/>
                                  </a:lnTo>
                                  <a:lnTo>
                                    <a:pt x="228" y="162"/>
                                  </a:lnTo>
                                  <a:lnTo>
                                    <a:pt x="222" y="168"/>
                                  </a:lnTo>
                                  <a:lnTo>
                                    <a:pt x="210" y="168"/>
                                  </a:lnTo>
                                  <a:lnTo>
                                    <a:pt x="198" y="168"/>
                                  </a:lnTo>
                                  <a:lnTo>
                                    <a:pt x="186" y="168"/>
                                  </a:lnTo>
                                  <a:lnTo>
                                    <a:pt x="180" y="168"/>
                                  </a:lnTo>
                                  <a:lnTo>
                                    <a:pt x="174" y="174"/>
                                  </a:lnTo>
                                  <a:lnTo>
                                    <a:pt x="144" y="186"/>
                                  </a:lnTo>
                                  <a:lnTo>
                                    <a:pt x="138" y="186"/>
                                  </a:lnTo>
                                  <a:lnTo>
                                    <a:pt x="132" y="192"/>
                                  </a:lnTo>
                                  <a:lnTo>
                                    <a:pt x="120" y="198"/>
                                  </a:lnTo>
                                  <a:lnTo>
                                    <a:pt x="114" y="198"/>
                                  </a:lnTo>
                                  <a:lnTo>
                                    <a:pt x="114" y="192"/>
                                  </a:lnTo>
                                  <a:lnTo>
                                    <a:pt x="108" y="192"/>
                                  </a:lnTo>
                                  <a:lnTo>
                                    <a:pt x="102" y="186"/>
                                  </a:lnTo>
                                  <a:lnTo>
                                    <a:pt x="96" y="174"/>
                                  </a:lnTo>
                                  <a:lnTo>
                                    <a:pt x="90" y="174"/>
                                  </a:lnTo>
                                  <a:lnTo>
                                    <a:pt x="84" y="174"/>
                                  </a:lnTo>
                                  <a:lnTo>
                                    <a:pt x="54" y="168"/>
                                  </a:lnTo>
                                  <a:lnTo>
                                    <a:pt x="48" y="168"/>
                                  </a:lnTo>
                                  <a:lnTo>
                                    <a:pt x="18" y="168"/>
                                  </a:lnTo>
                                  <a:lnTo>
                                    <a:pt x="0" y="162"/>
                                  </a:lnTo>
                                  <a:lnTo>
                                    <a:pt x="6" y="150"/>
                                  </a:lnTo>
                                  <a:lnTo>
                                    <a:pt x="6" y="144"/>
                                  </a:lnTo>
                                  <a:lnTo>
                                    <a:pt x="12" y="126"/>
                                  </a:lnTo>
                                  <a:lnTo>
                                    <a:pt x="30" y="114"/>
                                  </a:lnTo>
                                  <a:lnTo>
                                    <a:pt x="60" y="90"/>
                                  </a:lnTo>
                                  <a:lnTo>
                                    <a:pt x="66" y="90"/>
                                  </a:lnTo>
                                  <a:lnTo>
                                    <a:pt x="78" y="84"/>
                                  </a:lnTo>
                                  <a:lnTo>
                                    <a:pt x="96" y="72"/>
                                  </a:lnTo>
                                  <a:lnTo>
                                    <a:pt x="102" y="72"/>
                                  </a:lnTo>
                                  <a:lnTo>
                                    <a:pt x="120" y="60"/>
                                  </a:lnTo>
                                  <a:lnTo>
                                    <a:pt x="126" y="60"/>
                                  </a:lnTo>
                                  <a:lnTo>
                                    <a:pt x="126" y="54"/>
                                  </a:lnTo>
                                  <a:lnTo>
                                    <a:pt x="132" y="48"/>
                                  </a:lnTo>
                                  <a:lnTo>
                                    <a:pt x="138" y="42"/>
                                  </a:lnTo>
                                  <a:lnTo>
                                    <a:pt x="150" y="30"/>
                                  </a:lnTo>
                                  <a:lnTo>
                                    <a:pt x="162" y="24"/>
                                  </a:lnTo>
                                  <a:lnTo>
                                    <a:pt x="168" y="24"/>
                                  </a:lnTo>
                                  <a:lnTo>
                                    <a:pt x="180" y="18"/>
                                  </a:lnTo>
                                  <a:lnTo>
                                    <a:pt x="186" y="18"/>
                                  </a:lnTo>
                                  <a:lnTo>
                                    <a:pt x="192" y="18"/>
                                  </a:lnTo>
                                  <a:lnTo>
                                    <a:pt x="198" y="12"/>
                                  </a:lnTo>
                                  <a:lnTo>
                                    <a:pt x="204" y="12"/>
                                  </a:lnTo>
                                  <a:lnTo>
                                    <a:pt x="216" y="6"/>
                                  </a:lnTo>
                                  <a:lnTo>
                                    <a:pt x="222" y="6"/>
                                  </a:lnTo>
                                  <a:lnTo>
                                    <a:pt x="228" y="0"/>
                                  </a:lnTo>
                                  <a:close/>
                                </a:path>
                              </a:pathLst>
                            </a:custGeom>
                            <a:solidFill>
                              <a:srgbClr val="BF95DF"/>
                            </a:solidFill>
                            <a:ln w="9525">
                              <a:solidFill>
                                <a:schemeClr val="tx1"/>
                              </a:solidFill>
                              <a:prstDash val="solid"/>
                              <a:round/>
                              <a:headEnd/>
                              <a:tailEnd/>
                            </a:ln>
                          </wps:spPr>
                          <wps:bodyPr/>
                        </wps:wsp>
                        <wps:wsp>
                          <wps:cNvPr id="626" name="Freeform 168"/>
                          <wps:cNvSpPr>
                            <a:spLocks/>
                          </wps:cNvSpPr>
                          <wps:spPr bwMode="auto">
                            <a:xfrm>
                              <a:off x="4095138" y="8219137"/>
                              <a:ext cx="1040734" cy="1651699"/>
                            </a:xfrm>
                            <a:custGeom>
                              <a:avLst/>
                              <a:gdLst>
                                <a:gd name="T0" fmla="*/ 2147483647 w 288"/>
                                <a:gd name="T1" fmla="*/ 2147483647 h 468"/>
                                <a:gd name="T2" fmla="*/ 2147483647 w 288"/>
                                <a:gd name="T3" fmla="*/ 2147483647 h 468"/>
                                <a:gd name="T4" fmla="*/ 2147483647 w 288"/>
                                <a:gd name="T5" fmla="*/ 2147483647 h 468"/>
                                <a:gd name="T6" fmla="*/ 2147483647 w 288"/>
                                <a:gd name="T7" fmla="*/ 2147483647 h 468"/>
                                <a:gd name="T8" fmla="*/ 2147483647 w 288"/>
                                <a:gd name="T9" fmla="*/ 2147483647 h 468"/>
                                <a:gd name="T10" fmla="*/ 2147483647 w 288"/>
                                <a:gd name="T11" fmla="*/ 2147483647 h 468"/>
                                <a:gd name="T12" fmla="*/ 2147483647 w 288"/>
                                <a:gd name="T13" fmla="*/ 2147483647 h 468"/>
                                <a:gd name="T14" fmla="*/ 2147483647 w 288"/>
                                <a:gd name="T15" fmla="*/ 2147483647 h 468"/>
                                <a:gd name="T16" fmla="*/ 2147483647 w 288"/>
                                <a:gd name="T17" fmla="*/ 2147483647 h 468"/>
                                <a:gd name="T18" fmla="*/ 2147483647 w 288"/>
                                <a:gd name="T19" fmla="*/ 2147483647 h 468"/>
                                <a:gd name="T20" fmla="*/ 2147483647 w 288"/>
                                <a:gd name="T21" fmla="*/ 2147483647 h 468"/>
                                <a:gd name="T22" fmla="*/ 2147483647 w 288"/>
                                <a:gd name="T23" fmla="*/ 2147483647 h 468"/>
                                <a:gd name="T24" fmla="*/ 2147483647 w 288"/>
                                <a:gd name="T25" fmla="*/ 2147483647 h 468"/>
                                <a:gd name="T26" fmla="*/ 2147483647 w 288"/>
                                <a:gd name="T27" fmla="*/ 2147483647 h 468"/>
                                <a:gd name="T28" fmla="*/ 2147483647 w 288"/>
                                <a:gd name="T29" fmla="*/ 2147483647 h 468"/>
                                <a:gd name="T30" fmla="*/ 2147483647 w 288"/>
                                <a:gd name="T31" fmla="*/ 2147483647 h 468"/>
                                <a:gd name="T32" fmla="*/ 2147483647 w 288"/>
                                <a:gd name="T33" fmla="*/ 2147483647 h 468"/>
                                <a:gd name="T34" fmla="*/ 2147483647 w 288"/>
                                <a:gd name="T35" fmla="*/ 2147483647 h 468"/>
                                <a:gd name="T36" fmla="*/ 2147483647 w 288"/>
                                <a:gd name="T37" fmla="*/ 2147483647 h 468"/>
                                <a:gd name="T38" fmla="*/ 2147483647 w 288"/>
                                <a:gd name="T39" fmla="*/ 2147483647 h 468"/>
                                <a:gd name="T40" fmla="*/ 2147483647 w 288"/>
                                <a:gd name="T41" fmla="*/ 2147483647 h 468"/>
                                <a:gd name="T42" fmla="*/ 2147483647 w 288"/>
                                <a:gd name="T43" fmla="*/ 2147483647 h 468"/>
                                <a:gd name="T44" fmla="*/ 2147483647 w 288"/>
                                <a:gd name="T45" fmla="*/ 2147483647 h 468"/>
                                <a:gd name="T46" fmla="*/ 0 w 288"/>
                                <a:gd name="T47" fmla="*/ 2147483647 h 468"/>
                                <a:gd name="T48" fmla="*/ 2147483647 w 288"/>
                                <a:gd name="T49" fmla="*/ 2147483647 h 468"/>
                                <a:gd name="T50" fmla="*/ 2147483647 w 288"/>
                                <a:gd name="T51" fmla="*/ 2147483647 h 468"/>
                                <a:gd name="T52" fmla="*/ 2147483647 w 288"/>
                                <a:gd name="T53" fmla="*/ 2147483647 h 468"/>
                                <a:gd name="T54" fmla="*/ 2147483647 w 288"/>
                                <a:gd name="T55" fmla="*/ 2147483647 h 468"/>
                                <a:gd name="T56" fmla="*/ 2147483647 w 288"/>
                                <a:gd name="T57" fmla="*/ 2147483647 h 468"/>
                                <a:gd name="T58" fmla="*/ 2147483647 w 288"/>
                                <a:gd name="T59" fmla="*/ 2147483647 h 468"/>
                                <a:gd name="T60" fmla="*/ 2147483647 w 288"/>
                                <a:gd name="T61" fmla="*/ 2147483647 h 468"/>
                                <a:gd name="T62" fmla="*/ 2147483647 w 288"/>
                                <a:gd name="T63" fmla="*/ 2147483647 h 468"/>
                                <a:gd name="T64" fmla="*/ 2147483647 w 288"/>
                                <a:gd name="T65" fmla="*/ 2147483647 h 468"/>
                                <a:gd name="T66" fmla="*/ 2147483647 w 288"/>
                                <a:gd name="T67" fmla="*/ 0 h 468"/>
                                <a:gd name="T68" fmla="*/ 2147483647 w 288"/>
                                <a:gd name="T69" fmla="*/ 2147483647 h 468"/>
                                <a:gd name="T70" fmla="*/ 2147483647 w 288"/>
                                <a:gd name="T71" fmla="*/ 2147483647 h 468"/>
                                <a:gd name="T72" fmla="*/ 2147483647 w 288"/>
                                <a:gd name="T73" fmla="*/ 2147483647 h 468"/>
                                <a:gd name="T74" fmla="*/ 2147483647 w 288"/>
                                <a:gd name="T75" fmla="*/ 2147483647 h 468"/>
                                <a:gd name="T76" fmla="*/ 2147483647 w 288"/>
                                <a:gd name="T77" fmla="*/ 2147483647 h 468"/>
                                <a:gd name="T78" fmla="*/ 2147483647 w 288"/>
                                <a:gd name="T79" fmla="*/ 2147483647 h 468"/>
                                <a:gd name="T80" fmla="*/ 2147483647 w 288"/>
                                <a:gd name="T81" fmla="*/ 2147483647 h 468"/>
                                <a:gd name="T82" fmla="*/ 2147483647 w 288"/>
                                <a:gd name="T83" fmla="*/ 2147483647 h 468"/>
                                <a:gd name="T84" fmla="*/ 2147483647 w 288"/>
                                <a:gd name="T85" fmla="*/ 2147483647 h 46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288" h="468">
                                  <a:moveTo>
                                    <a:pt x="210" y="168"/>
                                  </a:moveTo>
                                  <a:lnTo>
                                    <a:pt x="210" y="174"/>
                                  </a:lnTo>
                                  <a:lnTo>
                                    <a:pt x="216" y="192"/>
                                  </a:lnTo>
                                  <a:lnTo>
                                    <a:pt x="216" y="198"/>
                                  </a:lnTo>
                                  <a:lnTo>
                                    <a:pt x="222" y="210"/>
                                  </a:lnTo>
                                  <a:lnTo>
                                    <a:pt x="222" y="216"/>
                                  </a:lnTo>
                                  <a:lnTo>
                                    <a:pt x="228" y="222"/>
                                  </a:lnTo>
                                  <a:lnTo>
                                    <a:pt x="234" y="228"/>
                                  </a:lnTo>
                                  <a:lnTo>
                                    <a:pt x="246" y="234"/>
                                  </a:lnTo>
                                  <a:lnTo>
                                    <a:pt x="252" y="240"/>
                                  </a:lnTo>
                                  <a:lnTo>
                                    <a:pt x="258" y="240"/>
                                  </a:lnTo>
                                  <a:lnTo>
                                    <a:pt x="258" y="246"/>
                                  </a:lnTo>
                                  <a:lnTo>
                                    <a:pt x="258" y="258"/>
                                  </a:lnTo>
                                  <a:lnTo>
                                    <a:pt x="258" y="282"/>
                                  </a:lnTo>
                                  <a:lnTo>
                                    <a:pt x="264" y="306"/>
                                  </a:lnTo>
                                  <a:lnTo>
                                    <a:pt x="264" y="324"/>
                                  </a:lnTo>
                                  <a:lnTo>
                                    <a:pt x="264" y="330"/>
                                  </a:lnTo>
                                  <a:lnTo>
                                    <a:pt x="270" y="342"/>
                                  </a:lnTo>
                                  <a:lnTo>
                                    <a:pt x="276" y="342"/>
                                  </a:lnTo>
                                  <a:lnTo>
                                    <a:pt x="288" y="378"/>
                                  </a:lnTo>
                                  <a:lnTo>
                                    <a:pt x="264" y="390"/>
                                  </a:lnTo>
                                  <a:lnTo>
                                    <a:pt x="246" y="402"/>
                                  </a:lnTo>
                                  <a:lnTo>
                                    <a:pt x="240" y="402"/>
                                  </a:lnTo>
                                  <a:lnTo>
                                    <a:pt x="234" y="408"/>
                                  </a:lnTo>
                                  <a:lnTo>
                                    <a:pt x="228" y="408"/>
                                  </a:lnTo>
                                  <a:lnTo>
                                    <a:pt x="216" y="420"/>
                                  </a:lnTo>
                                  <a:lnTo>
                                    <a:pt x="210" y="420"/>
                                  </a:lnTo>
                                  <a:lnTo>
                                    <a:pt x="198" y="426"/>
                                  </a:lnTo>
                                  <a:lnTo>
                                    <a:pt x="168" y="444"/>
                                  </a:lnTo>
                                  <a:lnTo>
                                    <a:pt x="132" y="468"/>
                                  </a:lnTo>
                                  <a:lnTo>
                                    <a:pt x="126" y="468"/>
                                  </a:lnTo>
                                  <a:lnTo>
                                    <a:pt x="120" y="468"/>
                                  </a:lnTo>
                                  <a:lnTo>
                                    <a:pt x="120" y="462"/>
                                  </a:lnTo>
                                  <a:lnTo>
                                    <a:pt x="114" y="456"/>
                                  </a:lnTo>
                                  <a:lnTo>
                                    <a:pt x="114" y="450"/>
                                  </a:lnTo>
                                  <a:lnTo>
                                    <a:pt x="96" y="426"/>
                                  </a:lnTo>
                                  <a:lnTo>
                                    <a:pt x="84" y="408"/>
                                  </a:lnTo>
                                  <a:lnTo>
                                    <a:pt x="84" y="402"/>
                                  </a:lnTo>
                                  <a:lnTo>
                                    <a:pt x="66" y="378"/>
                                  </a:lnTo>
                                  <a:lnTo>
                                    <a:pt x="66" y="372"/>
                                  </a:lnTo>
                                  <a:lnTo>
                                    <a:pt x="60" y="366"/>
                                  </a:lnTo>
                                  <a:lnTo>
                                    <a:pt x="54" y="354"/>
                                  </a:lnTo>
                                  <a:lnTo>
                                    <a:pt x="36" y="324"/>
                                  </a:lnTo>
                                  <a:lnTo>
                                    <a:pt x="30" y="318"/>
                                  </a:lnTo>
                                  <a:lnTo>
                                    <a:pt x="30" y="312"/>
                                  </a:lnTo>
                                  <a:lnTo>
                                    <a:pt x="18" y="300"/>
                                  </a:lnTo>
                                  <a:lnTo>
                                    <a:pt x="6" y="282"/>
                                  </a:lnTo>
                                  <a:lnTo>
                                    <a:pt x="0" y="276"/>
                                  </a:lnTo>
                                  <a:lnTo>
                                    <a:pt x="6" y="270"/>
                                  </a:lnTo>
                                  <a:lnTo>
                                    <a:pt x="6" y="252"/>
                                  </a:lnTo>
                                  <a:lnTo>
                                    <a:pt x="6" y="246"/>
                                  </a:lnTo>
                                  <a:lnTo>
                                    <a:pt x="12" y="210"/>
                                  </a:lnTo>
                                  <a:lnTo>
                                    <a:pt x="12" y="198"/>
                                  </a:lnTo>
                                  <a:lnTo>
                                    <a:pt x="12" y="192"/>
                                  </a:lnTo>
                                  <a:lnTo>
                                    <a:pt x="12" y="186"/>
                                  </a:lnTo>
                                  <a:lnTo>
                                    <a:pt x="12" y="162"/>
                                  </a:lnTo>
                                  <a:lnTo>
                                    <a:pt x="18" y="138"/>
                                  </a:lnTo>
                                  <a:lnTo>
                                    <a:pt x="18" y="114"/>
                                  </a:lnTo>
                                  <a:lnTo>
                                    <a:pt x="18" y="84"/>
                                  </a:lnTo>
                                  <a:lnTo>
                                    <a:pt x="24" y="78"/>
                                  </a:lnTo>
                                  <a:lnTo>
                                    <a:pt x="24" y="72"/>
                                  </a:lnTo>
                                  <a:lnTo>
                                    <a:pt x="24" y="36"/>
                                  </a:lnTo>
                                  <a:lnTo>
                                    <a:pt x="30" y="12"/>
                                  </a:lnTo>
                                  <a:lnTo>
                                    <a:pt x="30" y="6"/>
                                  </a:lnTo>
                                  <a:lnTo>
                                    <a:pt x="54" y="6"/>
                                  </a:lnTo>
                                  <a:lnTo>
                                    <a:pt x="66" y="6"/>
                                  </a:lnTo>
                                  <a:lnTo>
                                    <a:pt x="72" y="0"/>
                                  </a:lnTo>
                                  <a:lnTo>
                                    <a:pt x="120" y="0"/>
                                  </a:lnTo>
                                  <a:lnTo>
                                    <a:pt x="120" y="6"/>
                                  </a:lnTo>
                                  <a:lnTo>
                                    <a:pt x="120" y="18"/>
                                  </a:lnTo>
                                  <a:lnTo>
                                    <a:pt x="126" y="18"/>
                                  </a:lnTo>
                                  <a:lnTo>
                                    <a:pt x="126" y="30"/>
                                  </a:lnTo>
                                  <a:lnTo>
                                    <a:pt x="126" y="36"/>
                                  </a:lnTo>
                                  <a:lnTo>
                                    <a:pt x="126" y="42"/>
                                  </a:lnTo>
                                  <a:lnTo>
                                    <a:pt x="132" y="48"/>
                                  </a:lnTo>
                                  <a:lnTo>
                                    <a:pt x="132" y="54"/>
                                  </a:lnTo>
                                  <a:lnTo>
                                    <a:pt x="138" y="54"/>
                                  </a:lnTo>
                                  <a:lnTo>
                                    <a:pt x="156" y="54"/>
                                  </a:lnTo>
                                  <a:lnTo>
                                    <a:pt x="162" y="54"/>
                                  </a:lnTo>
                                  <a:lnTo>
                                    <a:pt x="168" y="60"/>
                                  </a:lnTo>
                                  <a:lnTo>
                                    <a:pt x="168" y="66"/>
                                  </a:lnTo>
                                  <a:lnTo>
                                    <a:pt x="180" y="96"/>
                                  </a:lnTo>
                                  <a:lnTo>
                                    <a:pt x="186" y="114"/>
                                  </a:lnTo>
                                  <a:lnTo>
                                    <a:pt x="204" y="150"/>
                                  </a:lnTo>
                                  <a:lnTo>
                                    <a:pt x="210" y="162"/>
                                  </a:lnTo>
                                  <a:lnTo>
                                    <a:pt x="210" y="168"/>
                                  </a:lnTo>
                                  <a:close/>
                                </a:path>
                              </a:pathLst>
                            </a:custGeom>
                            <a:solidFill>
                              <a:srgbClr val="00FFFF"/>
                            </a:solidFill>
                            <a:ln w="9525">
                              <a:solidFill>
                                <a:schemeClr val="tx1"/>
                              </a:solidFill>
                              <a:prstDash val="solid"/>
                              <a:round/>
                              <a:headEnd/>
                              <a:tailEnd/>
                            </a:ln>
                          </wps:spPr>
                          <wps:bodyPr/>
                        </wps:wsp>
                        <wps:wsp>
                          <wps:cNvPr id="627" name="Freeform 169"/>
                          <wps:cNvSpPr>
                            <a:spLocks/>
                          </wps:cNvSpPr>
                          <wps:spPr bwMode="auto">
                            <a:xfrm>
                              <a:off x="7282388" y="8240312"/>
                              <a:ext cx="1257554" cy="1439943"/>
                            </a:xfrm>
                            <a:custGeom>
                              <a:avLst/>
                              <a:gdLst>
                                <a:gd name="T0" fmla="*/ 2147483647 w 348"/>
                                <a:gd name="T1" fmla="*/ 2147483647 h 408"/>
                                <a:gd name="T2" fmla="*/ 2147483647 w 348"/>
                                <a:gd name="T3" fmla="*/ 2147483647 h 408"/>
                                <a:gd name="T4" fmla="*/ 2147483647 w 348"/>
                                <a:gd name="T5" fmla="*/ 2147483647 h 408"/>
                                <a:gd name="T6" fmla="*/ 2147483647 w 348"/>
                                <a:gd name="T7" fmla="*/ 2147483647 h 408"/>
                                <a:gd name="T8" fmla="*/ 2147483647 w 348"/>
                                <a:gd name="T9" fmla="*/ 2147483647 h 408"/>
                                <a:gd name="T10" fmla="*/ 2147483647 w 348"/>
                                <a:gd name="T11" fmla="*/ 2147483647 h 408"/>
                                <a:gd name="T12" fmla="*/ 2147483647 w 348"/>
                                <a:gd name="T13" fmla="*/ 2147483647 h 408"/>
                                <a:gd name="T14" fmla="*/ 2147483647 w 348"/>
                                <a:gd name="T15" fmla="*/ 2147483647 h 408"/>
                                <a:gd name="T16" fmla="*/ 2147483647 w 348"/>
                                <a:gd name="T17" fmla="*/ 2147483647 h 408"/>
                                <a:gd name="T18" fmla="*/ 2147483647 w 348"/>
                                <a:gd name="T19" fmla="*/ 2147483647 h 408"/>
                                <a:gd name="T20" fmla="*/ 2147483647 w 348"/>
                                <a:gd name="T21" fmla="*/ 2147483647 h 408"/>
                                <a:gd name="T22" fmla="*/ 2147483647 w 348"/>
                                <a:gd name="T23" fmla="*/ 2147483647 h 408"/>
                                <a:gd name="T24" fmla="*/ 2147483647 w 348"/>
                                <a:gd name="T25" fmla="*/ 2147483647 h 408"/>
                                <a:gd name="T26" fmla="*/ 2147483647 w 348"/>
                                <a:gd name="T27" fmla="*/ 2147483647 h 408"/>
                                <a:gd name="T28" fmla="*/ 2147483647 w 348"/>
                                <a:gd name="T29" fmla="*/ 2147483647 h 408"/>
                                <a:gd name="T30" fmla="*/ 2147483647 w 348"/>
                                <a:gd name="T31" fmla="*/ 2147483647 h 408"/>
                                <a:gd name="T32" fmla="*/ 2147483647 w 348"/>
                                <a:gd name="T33" fmla="*/ 2147483647 h 408"/>
                                <a:gd name="T34" fmla="*/ 2147483647 w 348"/>
                                <a:gd name="T35" fmla="*/ 2147483647 h 408"/>
                                <a:gd name="T36" fmla="*/ 2147483647 w 348"/>
                                <a:gd name="T37" fmla="*/ 2147483647 h 408"/>
                                <a:gd name="T38" fmla="*/ 2147483647 w 348"/>
                                <a:gd name="T39" fmla="*/ 2147483647 h 408"/>
                                <a:gd name="T40" fmla="*/ 2147483647 w 348"/>
                                <a:gd name="T41" fmla="*/ 2147483647 h 408"/>
                                <a:gd name="T42" fmla="*/ 2147483647 w 348"/>
                                <a:gd name="T43" fmla="*/ 2147483647 h 408"/>
                                <a:gd name="T44" fmla="*/ 2147483647 w 348"/>
                                <a:gd name="T45" fmla="*/ 2147483647 h 408"/>
                                <a:gd name="T46" fmla="*/ 2147483647 w 348"/>
                                <a:gd name="T47" fmla="*/ 2147483647 h 408"/>
                                <a:gd name="T48" fmla="*/ 2147483647 w 348"/>
                                <a:gd name="T49" fmla="*/ 2147483647 h 408"/>
                                <a:gd name="T50" fmla="*/ 2147483647 w 348"/>
                                <a:gd name="T51" fmla="*/ 2147483647 h 408"/>
                                <a:gd name="T52" fmla="*/ 2147483647 w 348"/>
                                <a:gd name="T53" fmla="*/ 2147483647 h 408"/>
                                <a:gd name="T54" fmla="*/ 2147483647 w 348"/>
                                <a:gd name="T55" fmla="*/ 2147483647 h 408"/>
                                <a:gd name="T56" fmla="*/ 2147483647 w 348"/>
                                <a:gd name="T57" fmla="*/ 2147483647 h 408"/>
                                <a:gd name="T58" fmla="*/ 2147483647 w 348"/>
                                <a:gd name="T59" fmla="*/ 2147483647 h 408"/>
                                <a:gd name="T60" fmla="*/ 2147483647 w 348"/>
                                <a:gd name="T61" fmla="*/ 2147483647 h 408"/>
                                <a:gd name="T62" fmla="*/ 2147483647 w 348"/>
                                <a:gd name="T63" fmla="*/ 2147483647 h 408"/>
                                <a:gd name="T64" fmla="*/ 2147483647 w 348"/>
                                <a:gd name="T65" fmla="*/ 2147483647 h 408"/>
                                <a:gd name="T66" fmla="*/ 2147483647 w 348"/>
                                <a:gd name="T67" fmla="*/ 2147483647 h 408"/>
                                <a:gd name="T68" fmla="*/ 2147483647 w 348"/>
                                <a:gd name="T69" fmla="*/ 2147483647 h 408"/>
                                <a:gd name="T70" fmla="*/ 2147483647 w 348"/>
                                <a:gd name="T71" fmla="*/ 2147483647 h 408"/>
                                <a:gd name="T72" fmla="*/ 2147483647 w 348"/>
                                <a:gd name="T73" fmla="*/ 2147483647 h 408"/>
                                <a:gd name="T74" fmla="*/ 2147483647 w 348"/>
                                <a:gd name="T75" fmla="*/ 2147483647 h 408"/>
                                <a:gd name="T76" fmla="*/ 2147483647 w 348"/>
                                <a:gd name="T77" fmla="*/ 2147483647 h 408"/>
                                <a:gd name="T78" fmla="*/ 2147483647 w 348"/>
                                <a:gd name="T79" fmla="*/ 2147483647 h 408"/>
                                <a:gd name="T80" fmla="*/ 2147483647 w 348"/>
                                <a:gd name="T81" fmla="*/ 2147483647 h 408"/>
                                <a:gd name="T82" fmla="*/ 2147483647 w 348"/>
                                <a:gd name="T83" fmla="*/ 2147483647 h 408"/>
                                <a:gd name="T84" fmla="*/ 2147483647 w 348"/>
                                <a:gd name="T85" fmla="*/ 2147483647 h 408"/>
                                <a:gd name="T86" fmla="*/ 2147483647 w 348"/>
                                <a:gd name="T87" fmla="*/ 2147483647 h 408"/>
                                <a:gd name="T88" fmla="*/ 2147483647 w 348"/>
                                <a:gd name="T89" fmla="*/ 2147483647 h 408"/>
                                <a:gd name="T90" fmla="*/ 2147483647 w 348"/>
                                <a:gd name="T91" fmla="*/ 2147483647 h 408"/>
                                <a:gd name="T92" fmla="*/ 2147483647 w 348"/>
                                <a:gd name="T93" fmla="*/ 2147483647 h 408"/>
                                <a:gd name="T94" fmla="*/ 2147483647 w 348"/>
                                <a:gd name="T95" fmla="*/ 2147483647 h 408"/>
                                <a:gd name="T96" fmla="*/ 2147483647 w 348"/>
                                <a:gd name="T97" fmla="*/ 2147483647 h 408"/>
                                <a:gd name="T98" fmla="*/ 2147483647 w 348"/>
                                <a:gd name="T99" fmla="*/ 2147483647 h 408"/>
                                <a:gd name="T100" fmla="*/ 2147483647 w 348"/>
                                <a:gd name="T101" fmla="*/ 2147483647 h 408"/>
                                <a:gd name="T102" fmla="*/ 2147483647 w 348"/>
                                <a:gd name="T103" fmla="*/ 0 h 408"/>
                                <a:gd name="T104" fmla="*/ 2147483647 w 348"/>
                                <a:gd name="T105" fmla="*/ 2147483647 h 408"/>
                                <a:gd name="T106" fmla="*/ 2147483647 w 348"/>
                                <a:gd name="T107" fmla="*/ 2147483647 h 408"/>
                                <a:gd name="T108" fmla="*/ 2147483647 w 348"/>
                                <a:gd name="T109" fmla="*/ 2147483647 h 40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48" h="408">
                                  <a:moveTo>
                                    <a:pt x="144" y="30"/>
                                  </a:moveTo>
                                  <a:lnTo>
                                    <a:pt x="162" y="48"/>
                                  </a:lnTo>
                                  <a:lnTo>
                                    <a:pt x="162" y="54"/>
                                  </a:lnTo>
                                  <a:lnTo>
                                    <a:pt x="162" y="60"/>
                                  </a:lnTo>
                                  <a:lnTo>
                                    <a:pt x="168" y="66"/>
                                  </a:lnTo>
                                  <a:lnTo>
                                    <a:pt x="168" y="72"/>
                                  </a:lnTo>
                                  <a:lnTo>
                                    <a:pt x="168" y="78"/>
                                  </a:lnTo>
                                  <a:lnTo>
                                    <a:pt x="168" y="84"/>
                                  </a:lnTo>
                                  <a:lnTo>
                                    <a:pt x="174" y="84"/>
                                  </a:lnTo>
                                  <a:lnTo>
                                    <a:pt x="174" y="90"/>
                                  </a:lnTo>
                                  <a:lnTo>
                                    <a:pt x="180" y="90"/>
                                  </a:lnTo>
                                  <a:lnTo>
                                    <a:pt x="186" y="96"/>
                                  </a:lnTo>
                                  <a:lnTo>
                                    <a:pt x="192" y="102"/>
                                  </a:lnTo>
                                  <a:lnTo>
                                    <a:pt x="198" y="102"/>
                                  </a:lnTo>
                                  <a:lnTo>
                                    <a:pt x="198" y="108"/>
                                  </a:lnTo>
                                  <a:lnTo>
                                    <a:pt x="204" y="108"/>
                                  </a:lnTo>
                                  <a:lnTo>
                                    <a:pt x="204" y="114"/>
                                  </a:lnTo>
                                  <a:lnTo>
                                    <a:pt x="204" y="120"/>
                                  </a:lnTo>
                                  <a:lnTo>
                                    <a:pt x="204" y="126"/>
                                  </a:lnTo>
                                  <a:lnTo>
                                    <a:pt x="210" y="126"/>
                                  </a:lnTo>
                                  <a:lnTo>
                                    <a:pt x="210" y="132"/>
                                  </a:lnTo>
                                  <a:lnTo>
                                    <a:pt x="216" y="138"/>
                                  </a:lnTo>
                                  <a:lnTo>
                                    <a:pt x="216" y="144"/>
                                  </a:lnTo>
                                  <a:lnTo>
                                    <a:pt x="222" y="144"/>
                                  </a:lnTo>
                                  <a:lnTo>
                                    <a:pt x="222" y="150"/>
                                  </a:lnTo>
                                  <a:lnTo>
                                    <a:pt x="228" y="156"/>
                                  </a:lnTo>
                                  <a:lnTo>
                                    <a:pt x="234" y="156"/>
                                  </a:lnTo>
                                  <a:lnTo>
                                    <a:pt x="252" y="174"/>
                                  </a:lnTo>
                                  <a:lnTo>
                                    <a:pt x="258" y="174"/>
                                  </a:lnTo>
                                  <a:lnTo>
                                    <a:pt x="264" y="180"/>
                                  </a:lnTo>
                                  <a:lnTo>
                                    <a:pt x="270" y="180"/>
                                  </a:lnTo>
                                  <a:lnTo>
                                    <a:pt x="270" y="186"/>
                                  </a:lnTo>
                                  <a:lnTo>
                                    <a:pt x="276" y="186"/>
                                  </a:lnTo>
                                  <a:lnTo>
                                    <a:pt x="282" y="192"/>
                                  </a:lnTo>
                                  <a:lnTo>
                                    <a:pt x="288" y="198"/>
                                  </a:lnTo>
                                  <a:lnTo>
                                    <a:pt x="288" y="204"/>
                                  </a:lnTo>
                                  <a:lnTo>
                                    <a:pt x="294" y="204"/>
                                  </a:lnTo>
                                  <a:lnTo>
                                    <a:pt x="294" y="210"/>
                                  </a:lnTo>
                                  <a:lnTo>
                                    <a:pt x="300" y="210"/>
                                  </a:lnTo>
                                  <a:lnTo>
                                    <a:pt x="300" y="216"/>
                                  </a:lnTo>
                                  <a:lnTo>
                                    <a:pt x="312" y="216"/>
                                  </a:lnTo>
                                  <a:lnTo>
                                    <a:pt x="312" y="222"/>
                                  </a:lnTo>
                                  <a:lnTo>
                                    <a:pt x="318" y="222"/>
                                  </a:lnTo>
                                  <a:lnTo>
                                    <a:pt x="318" y="228"/>
                                  </a:lnTo>
                                  <a:lnTo>
                                    <a:pt x="318" y="234"/>
                                  </a:lnTo>
                                  <a:lnTo>
                                    <a:pt x="324" y="240"/>
                                  </a:lnTo>
                                  <a:lnTo>
                                    <a:pt x="330" y="246"/>
                                  </a:lnTo>
                                  <a:lnTo>
                                    <a:pt x="336" y="252"/>
                                  </a:lnTo>
                                  <a:lnTo>
                                    <a:pt x="342" y="252"/>
                                  </a:lnTo>
                                  <a:lnTo>
                                    <a:pt x="342" y="258"/>
                                  </a:lnTo>
                                  <a:lnTo>
                                    <a:pt x="348" y="258"/>
                                  </a:lnTo>
                                  <a:lnTo>
                                    <a:pt x="348" y="264"/>
                                  </a:lnTo>
                                  <a:lnTo>
                                    <a:pt x="348" y="270"/>
                                  </a:lnTo>
                                  <a:lnTo>
                                    <a:pt x="348" y="276"/>
                                  </a:lnTo>
                                  <a:lnTo>
                                    <a:pt x="348" y="282"/>
                                  </a:lnTo>
                                  <a:lnTo>
                                    <a:pt x="348" y="288"/>
                                  </a:lnTo>
                                  <a:lnTo>
                                    <a:pt x="342" y="288"/>
                                  </a:lnTo>
                                  <a:lnTo>
                                    <a:pt x="342" y="294"/>
                                  </a:lnTo>
                                  <a:lnTo>
                                    <a:pt x="336" y="300"/>
                                  </a:lnTo>
                                  <a:lnTo>
                                    <a:pt x="330" y="306"/>
                                  </a:lnTo>
                                  <a:lnTo>
                                    <a:pt x="324" y="306"/>
                                  </a:lnTo>
                                  <a:lnTo>
                                    <a:pt x="318" y="312"/>
                                  </a:lnTo>
                                  <a:lnTo>
                                    <a:pt x="306" y="318"/>
                                  </a:lnTo>
                                  <a:lnTo>
                                    <a:pt x="306" y="324"/>
                                  </a:lnTo>
                                  <a:lnTo>
                                    <a:pt x="300" y="324"/>
                                  </a:lnTo>
                                  <a:lnTo>
                                    <a:pt x="300" y="330"/>
                                  </a:lnTo>
                                  <a:lnTo>
                                    <a:pt x="294" y="330"/>
                                  </a:lnTo>
                                  <a:lnTo>
                                    <a:pt x="294" y="336"/>
                                  </a:lnTo>
                                  <a:lnTo>
                                    <a:pt x="294" y="342"/>
                                  </a:lnTo>
                                  <a:lnTo>
                                    <a:pt x="294" y="348"/>
                                  </a:lnTo>
                                  <a:lnTo>
                                    <a:pt x="294" y="354"/>
                                  </a:lnTo>
                                  <a:lnTo>
                                    <a:pt x="294" y="360"/>
                                  </a:lnTo>
                                  <a:lnTo>
                                    <a:pt x="288" y="360"/>
                                  </a:lnTo>
                                  <a:lnTo>
                                    <a:pt x="294" y="366"/>
                                  </a:lnTo>
                                  <a:lnTo>
                                    <a:pt x="294" y="372"/>
                                  </a:lnTo>
                                  <a:lnTo>
                                    <a:pt x="294" y="378"/>
                                  </a:lnTo>
                                  <a:lnTo>
                                    <a:pt x="294" y="384"/>
                                  </a:lnTo>
                                  <a:lnTo>
                                    <a:pt x="294" y="390"/>
                                  </a:lnTo>
                                  <a:lnTo>
                                    <a:pt x="294" y="396"/>
                                  </a:lnTo>
                                  <a:lnTo>
                                    <a:pt x="294" y="408"/>
                                  </a:lnTo>
                                  <a:lnTo>
                                    <a:pt x="288" y="408"/>
                                  </a:lnTo>
                                  <a:lnTo>
                                    <a:pt x="288" y="402"/>
                                  </a:lnTo>
                                  <a:lnTo>
                                    <a:pt x="282" y="402"/>
                                  </a:lnTo>
                                  <a:lnTo>
                                    <a:pt x="282" y="408"/>
                                  </a:lnTo>
                                  <a:lnTo>
                                    <a:pt x="276" y="408"/>
                                  </a:lnTo>
                                  <a:lnTo>
                                    <a:pt x="276" y="402"/>
                                  </a:lnTo>
                                  <a:lnTo>
                                    <a:pt x="270" y="396"/>
                                  </a:lnTo>
                                  <a:lnTo>
                                    <a:pt x="264" y="396"/>
                                  </a:lnTo>
                                  <a:lnTo>
                                    <a:pt x="258" y="396"/>
                                  </a:lnTo>
                                  <a:lnTo>
                                    <a:pt x="252" y="396"/>
                                  </a:lnTo>
                                  <a:lnTo>
                                    <a:pt x="252" y="390"/>
                                  </a:lnTo>
                                  <a:lnTo>
                                    <a:pt x="252" y="384"/>
                                  </a:lnTo>
                                  <a:lnTo>
                                    <a:pt x="252" y="378"/>
                                  </a:lnTo>
                                  <a:lnTo>
                                    <a:pt x="246" y="378"/>
                                  </a:lnTo>
                                  <a:lnTo>
                                    <a:pt x="240" y="378"/>
                                  </a:lnTo>
                                  <a:lnTo>
                                    <a:pt x="246" y="378"/>
                                  </a:lnTo>
                                  <a:lnTo>
                                    <a:pt x="246" y="372"/>
                                  </a:lnTo>
                                  <a:lnTo>
                                    <a:pt x="246" y="366"/>
                                  </a:lnTo>
                                  <a:lnTo>
                                    <a:pt x="240" y="366"/>
                                  </a:lnTo>
                                  <a:lnTo>
                                    <a:pt x="228" y="366"/>
                                  </a:lnTo>
                                  <a:lnTo>
                                    <a:pt x="216" y="372"/>
                                  </a:lnTo>
                                  <a:lnTo>
                                    <a:pt x="210" y="378"/>
                                  </a:lnTo>
                                  <a:lnTo>
                                    <a:pt x="198" y="378"/>
                                  </a:lnTo>
                                  <a:lnTo>
                                    <a:pt x="198" y="384"/>
                                  </a:lnTo>
                                  <a:lnTo>
                                    <a:pt x="186" y="390"/>
                                  </a:lnTo>
                                  <a:lnTo>
                                    <a:pt x="180" y="390"/>
                                  </a:lnTo>
                                  <a:lnTo>
                                    <a:pt x="174" y="390"/>
                                  </a:lnTo>
                                  <a:lnTo>
                                    <a:pt x="168" y="396"/>
                                  </a:lnTo>
                                  <a:lnTo>
                                    <a:pt x="156" y="402"/>
                                  </a:lnTo>
                                  <a:lnTo>
                                    <a:pt x="144" y="408"/>
                                  </a:lnTo>
                                  <a:lnTo>
                                    <a:pt x="138" y="402"/>
                                  </a:lnTo>
                                  <a:lnTo>
                                    <a:pt x="132" y="384"/>
                                  </a:lnTo>
                                  <a:lnTo>
                                    <a:pt x="126" y="360"/>
                                  </a:lnTo>
                                  <a:lnTo>
                                    <a:pt x="108" y="366"/>
                                  </a:lnTo>
                                  <a:lnTo>
                                    <a:pt x="90" y="366"/>
                                  </a:lnTo>
                                  <a:lnTo>
                                    <a:pt x="84" y="366"/>
                                  </a:lnTo>
                                  <a:lnTo>
                                    <a:pt x="72" y="366"/>
                                  </a:lnTo>
                                  <a:lnTo>
                                    <a:pt x="60" y="348"/>
                                  </a:lnTo>
                                  <a:lnTo>
                                    <a:pt x="54" y="342"/>
                                  </a:lnTo>
                                  <a:lnTo>
                                    <a:pt x="42" y="324"/>
                                  </a:lnTo>
                                  <a:lnTo>
                                    <a:pt x="30" y="300"/>
                                  </a:lnTo>
                                  <a:lnTo>
                                    <a:pt x="24" y="294"/>
                                  </a:lnTo>
                                  <a:lnTo>
                                    <a:pt x="18" y="282"/>
                                  </a:lnTo>
                                  <a:lnTo>
                                    <a:pt x="12" y="282"/>
                                  </a:lnTo>
                                  <a:lnTo>
                                    <a:pt x="0" y="258"/>
                                  </a:lnTo>
                                  <a:lnTo>
                                    <a:pt x="6" y="246"/>
                                  </a:lnTo>
                                  <a:lnTo>
                                    <a:pt x="12" y="240"/>
                                  </a:lnTo>
                                  <a:lnTo>
                                    <a:pt x="12" y="234"/>
                                  </a:lnTo>
                                  <a:lnTo>
                                    <a:pt x="18" y="228"/>
                                  </a:lnTo>
                                  <a:lnTo>
                                    <a:pt x="24" y="216"/>
                                  </a:lnTo>
                                  <a:lnTo>
                                    <a:pt x="30" y="204"/>
                                  </a:lnTo>
                                  <a:lnTo>
                                    <a:pt x="42" y="186"/>
                                  </a:lnTo>
                                  <a:lnTo>
                                    <a:pt x="42" y="180"/>
                                  </a:lnTo>
                                  <a:lnTo>
                                    <a:pt x="48" y="174"/>
                                  </a:lnTo>
                                  <a:lnTo>
                                    <a:pt x="48" y="168"/>
                                  </a:lnTo>
                                  <a:lnTo>
                                    <a:pt x="60" y="150"/>
                                  </a:lnTo>
                                  <a:lnTo>
                                    <a:pt x="60" y="144"/>
                                  </a:lnTo>
                                  <a:lnTo>
                                    <a:pt x="66" y="144"/>
                                  </a:lnTo>
                                  <a:lnTo>
                                    <a:pt x="66" y="138"/>
                                  </a:lnTo>
                                  <a:lnTo>
                                    <a:pt x="66" y="132"/>
                                  </a:lnTo>
                                  <a:lnTo>
                                    <a:pt x="72" y="114"/>
                                  </a:lnTo>
                                  <a:lnTo>
                                    <a:pt x="78" y="102"/>
                                  </a:lnTo>
                                  <a:lnTo>
                                    <a:pt x="78" y="90"/>
                                  </a:lnTo>
                                  <a:lnTo>
                                    <a:pt x="84" y="72"/>
                                  </a:lnTo>
                                  <a:lnTo>
                                    <a:pt x="84" y="66"/>
                                  </a:lnTo>
                                  <a:lnTo>
                                    <a:pt x="84" y="60"/>
                                  </a:lnTo>
                                  <a:lnTo>
                                    <a:pt x="90" y="54"/>
                                  </a:lnTo>
                                  <a:lnTo>
                                    <a:pt x="90" y="48"/>
                                  </a:lnTo>
                                  <a:lnTo>
                                    <a:pt x="96" y="42"/>
                                  </a:lnTo>
                                  <a:lnTo>
                                    <a:pt x="102" y="36"/>
                                  </a:lnTo>
                                  <a:lnTo>
                                    <a:pt x="102" y="30"/>
                                  </a:lnTo>
                                  <a:lnTo>
                                    <a:pt x="108" y="30"/>
                                  </a:lnTo>
                                  <a:lnTo>
                                    <a:pt x="108" y="24"/>
                                  </a:lnTo>
                                  <a:lnTo>
                                    <a:pt x="114" y="12"/>
                                  </a:lnTo>
                                  <a:lnTo>
                                    <a:pt x="114" y="6"/>
                                  </a:lnTo>
                                  <a:lnTo>
                                    <a:pt x="114" y="0"/>
                                  </a:lnTo>
                                  <a:lnTo>
                                    <a:pt x="120" y="0"/>
                                  </a:lnTo>
                                  <a:lnTo>
                                    <a:pt x="120" y="6"/>
                                  </a:lnTo>
                                  <a:lnTo>
                                    <a:pt x="126" y="6"/>
                                  </a:lnTo>
                                  <a:lnTo>
                                    <a:pt x="126" y="12"/>
                                  </a:lnTo>
                                  <a:lnTo>
                                    <a:pt x="132" y="18"/>
                                  </a:lnTo>
                                  <a:lnTo>
                                    <a:pt x="132" y="24"/>
                                  </a:lnTo>
                                  <a:lnTo>
                                    <a:pt x="138" y="24"/>
                                  </a:lnTo>
                                  <a:lnTo>
                                    <a:pt x="138" y="30"/>
                                  </a:lnTo>
                                  <a:lnTo>
                                    <a:pt x="144" y="30"/>
                                  </a:lnTo>
                                  <a:close/>
                                </a:path>
                              </a:pathLst>
                            </a:custGeom>
                            <a:solidFill>
                              <a:srgbClr val="FF33CC"/>
                            </a:solidFill>
                            <a:ln w="9525">
                              <a:solidFill>
                                <a:schemeClr val="tx1"/>
                              </a:solidFill>
                              <a:prstDash val="solid"/>
                              <a:round/>
                              <a:headEnd/>
                              <a:tailEnd/>
                            </a:ln>
                          </wps:spPr>
                          <wps:bodyPr/>
                        </wps:wsp>
                        <wps:wsp>
                          <wps:cNvPr id="628" name="Freeform 170"/>
                          <wps:cNvSpPr>
                            <a:spLocks/>
                          </wps:cNvSpPr>
                          <wps:spPr bwMode="auto">
                            <a:xfrm>
                              <a:off x="14892757" y="8367366"/>
                              <a:ext cx="1105780" cy="1037605"/>
                            </a:xfrm>
                            <a:custGeom>
                              <a:avLst/>
                              <a:gdLst>
                                <a:gd name="T0" fmla="*/ 2147483647 w 306"/>
                                <a:gd name="T1" fmla="*/ 2147483647 h 294"/>
                                <a:gd name="T2" fmla="*/ 2147483647 w 306"/>
                                <a:gd name="T3" fmla="*/ 2147483647 h 294"/>
                                <a:gd name="T4" fmla="*/ 2147483647 w 306"/>
                                <a:gd name="T5" fmla="*/ 2147483647 h 294"/>
                                <a:gd name="T6" fmla="*/ 2147483647 w 306"/>
                                <a:gd name="T7" fmla="*/ 2147483647 h 294"/>
                                <a:gd name="T8" fmla="*/ 2147483647 w 306"/>
                                <a:gd name="T9" fmla="*/ 2147483647 h 294"/>
                                <a:gd name="T10" fmla="*/ 2147483647 w 306"/>
                                <a:gd name="T11" fmla="*/ 2147483647 h 294"/>
                                <a:gd name="T12" fmla="*/ 2147483647 w 306"/>
                                <a:gd name="T13" fmla="*/ 2147483647 h 294"/>
                                <a:gd name="T14" fmla="*/ 2147483647 w 306"/>
                                <a:gd name="T15" fmla="*/ 2147483647 h 294"/>
                                <a:gd name="T16" fmla="*/ 2147483647 w 306"/>
                                <a:gd name="T17" fmla="*/ 2147483647 h 294"/>
                                <a:gd name="T18" fmla="*/ 2147483647 w 306"/>
                                <a:gd name="T19" fmla="*/ 2147483647 h 294"/>
                                <a:gd name="T20" fmla="*/ 2147483647 w 306"/>
                                <a:gd name="T21" fmla="*/ 2147483647 h 294"/>
                                <a:gd name="T22" fmla="*/ 2147483647 w 306"/>
                                <a:gd name="T23" fmla="*/ 0 h 294"/>
                                <a:gd name="T24" fmla="*/ 2147483647 w 306"/>
                                <a:gd name="T25" fmla="*/ 2147483647 h 294"/>
                                <a:gd name="T26" fmla="*/ 2147483647 w 306"/>
                                <a:gd name="T27" fmla="*/ 2147483647 h 294"/>
                                <a:gd name="T28" fmla="*/ 2147483647 w 306"/>
                                <a:gd name="T29" fmla="*/ 2147483647 h 294"/>
                                <a:gd name="T30" fmla="*/ 2147483647 w 306"/>
                                <a:gd name="T31" fmla="*/ 2147483647 h 294"/>
                                <a:gd name="T32" fmla="*/ 2147483647 w 306"/>
                                <a:gd name="T33" fmla="*/ 2147483647 h 294"/>
                                <a:gd name="T34" fmla="*/ 2147483647 w 306"/>
                                <a:gd name="T35" fmla="*/ 2147483647 h 294"/>
                                <a:gd name="T36" fmla="*/ 2147483647 w 306"/>
                                <a:gd name="T37" fmla="*/ 2147483647 h 294"/>
                                <a:gd name="T38" fmla="*/ 2147483647 w 306"/>
                                <a:gd name="T39" fmla="*/ 2147483647 h 294"/>
                                <a:gd name="T40" fmla="*/ 2147483647 w 306"/>
                                <a:gd name="T41" fmla="*/ 2147483647 h 294"/>
                                <a:gd name="T42" fmla="*/ 2147483647 w 306"/>
                                <a:gd name="T43" fmla="*/ 2147483647 h 294"/>
                                <a:gd name="T44" fmla="*/ 2147483647 w 306"/>
                                <a:gd name="T45" fmla="*/ 2147483647 h 294"/>
                                <a:gd name="T46" fmla="*/ 2147483647 w 306"/>
                                <a:gd name="T47" fmla="*/ 2147483647 h 294"/>
                                <a:gd name="T48" fmla="*/ 2147483647 w 306"/>
                                <a:gd name="T49" fmla="*/ 2147483647 h 294"/>
                                <a:gd name="T50" fmla="*/ 2147483647 w 306"/>
                                <a:gd name="T51" fmla="*/ 2147483647 h 294"/>
                                <a:gd name="T52" fmla="*/ 2147483647 w 306"/>
                                <a:gd name="T53" fmla="*/ 2147483647 h 294"/>
                                <a:gd name="T54" fmla="*/ 2147483647 w 306"/>
                                <a:gd name="T55" fmla="*/ 2147483647 h 294"/>
                                <a:gd name="T56" fmla="*/ 2147483647 w 306"/>
                                <a:gd name="T57" fmla="*/ 2147483647 h 294"/>
                                <a:gd name="T58" fmla="*/ 2147483647 w 306"/>
                                <a:gd name="T59" fmla="*/ 2147483647 h 294"/>
                                <a:gd name="T60" fmla="*/ 2147483647 w 306"/>
                                <a:gd name="T61" fmla="*/ 2147483647 h 294"/>
                                <a:gd name="T62" fmla="*/ 2147483647 w 306"/>
                                <a:gd name="T63" fmla="*/ 2147483647 h 294"/>
                                <a:gd name="T64" fmla="*/ 2147483647 w 306"/>
                                <a:gd name="T65" fmla="*/ 2147483647 h 294"/>
                                <a:gd name="T66" fmla="*/ 2147483647 w 306"/>
                                <a:gd name="T67" fmla="*/ 2147483647 h 294"/>
                                <a:gd name="T68" fmla="*/ 2147483647 w 306"/>
                                <a:gd name="T69" fmla="*/ 2147483647 h 294"/>
                                <a:gd name="T70" fmla="*/ 2147483647 w 306"/>
                                <a:gd name="T71" fmla="*/ 2147483647 h 294"/>
                                <a:gd name="T72" fmla="*/ 2147483647 w 306"/>
                                <a:gd name="T73" fmla="*/ 2147483647 h 294"/>
                                <a:gd name="T74" fmla="*/ 2147483647 w 306"/>
                                <a:gd name="T75" fmla="*/ 2147483647 h 294"/>
                                <a:gd name="T76" fmla="*/ 2147483647 w 306"/>
                                <a:gd name="T77" fmla="*/ 2147483647 h 294"/>
                                <a:gd name="T78" fmla="*/ 2147483647 w 306"/>
                                <a:gd name="T79" fmla="*/ 2147483647 h 294"/>
                                <a:gd name="T80" fmla="*/ 2147483647 w 306"/>
                                <a:gd name="T81" fmla="*/ 2147483647 h 294"/>
                                <a:gd name="T82" fmla="*/ 2147483647 w 306"/>
                                <a:gd name="T83" fmla="*/ 2147483647 h 294"/>
                                <a:gd name="T84" fmla="*/ 2147483647 w 306"/>
                                <a:gd name="T85" fmla="*/ 2147483647 h 294"/>
                                <a:gd name="T86" fmla="*/ 2147483647 w 306"/>
                                <a:gd name="T87" fmla="*/ 2147483647 h 294"/>
                                <a:gd name="T88" fmla="*/ 2147483647 w 306"/>
                                <a:gd name="T89" fmla="*/ 2147483647 h 294"/>
                                <a:gd name="T90" fmla="*/ 2147483647 w 306"/>
                                <a:gd name="T91" fmla="*/ 2147483647 h 294"/>
                                <a:gd name="T92" fmla="*/ 2147483647 w 306"/>
                                <a:gd name="T93" fmla="*/ 2147483647 h 294"/>
                                <a:gd name="T94" fmla="*/ 2147483647 w 306"/>
                                <a:gd name="T95" fmla="*/ 2147483647 h 294"/>
                                <a:gd name="T96" fmla="*/ 2147483647 w 306"/>
                                <a:gd name="T97" fmla="*/ 2147483647 h 294"/>
                                <a:gd name="T98" fmla="*/ 2147483647 w 306"/>
                                <a:gd name="T99" fmla="*/ 2147483647 h 294"/>
                                <a:gd name="T100" fmla="*/ 2147483647 w 306"/>
                                <a:gd name="T101" fmla="*/ 2147483647 h 294"/>
                                <a:gd name="T102" fmla="*/ 2147483647 w 306"/>
                                <a:gd name="T103" fmla="*/ 2147483647 h 294"/>
                                <a:gd name="T104" fmla="*/ 2147483647 w 306"/>
                                <a:gd name="T105" fmla="*/ 2147483647 h 294"/>
                                <a:gd name="T106" fmla="*/ 0 w 306"/>
                                <a:gd name="T107" fmla="*/ 2147483647 h 29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306" h="294">
                                  <a:moveTo>
                                    <a:pt x="0" y="78"/>
                                  </a:moveTo>
                                  <a:lnTo>
                                    <a:pt x="18" y="78"/>
                                  </a:lnTo>
                                  <a:lnTo>
                                    <a:pt x="24" y="78"/>
                                  </a:lnTo>
                                  <a:lnTo>
                                    <a:pt x="24" y="72"/>
                                  </a:lnTo>
                                  <a:lnTo>
                                    <a:pt x="30" y="72"/>
                                  </a:lnTo>
                                  <a:lnTo>
                                    <a:pt x="30" y="66"/>
                                  </a:lnTo>
                                  <a:lnTo>
                                    <a:pt x="36" y="66"/>
                                  </a:lnTo>
                                  <a:lnTo>
                                    <a:pt x="42" y="66"/>
                                  </a:lnTo>
                                  <a:lnTo>
                                    <a:pt x="36" y="66"/>
                                  </a:lnTo>
                                  <a:lnTo>
                                    <a:pt x="36" y="60"/>
                                  </a:lnTo>
                                  <a:lnTo>
                                    <a:pt x="42" y="60"/>
                                  </a:lnTo>
                                  <a:lnTo>
                                    <a:pt x="42" y="54"/>
                                  </a:lnTo>
                                  <a:lnTo>
                                    <a:pt x="48" y="54"/>
                                  </a:lnTo>
                                  <a:lnTo>
                                    <a:pt x="66" y="48"/>
                                  </a:lnTo>
                                  <a:lnTo>
                                    <a:pt x="78" y="42"/>
                                  </a:lnTo>
                                  <a:lnTo>
                                    <a:pt x="78" y="48"/>
                                  </a:lnTo>
                                  <a:lnTo>
                                    <a:pt x="84" y="54"/>
                                  </a:lnTo>
                                  <a:lnTo>
                                    <a:pt x="84" y="48"/>
                                  </a:lnTo>
                                  <a:lnTo>
                                    <a:pt x="84" y="42"/>
                                  </a:lnTo>
                                  <a:lnTo>
                                    <a:pt x="90" y="42"/>
                                  </a:lnTo>
                                  <a:lnTo>
                                    <a:pt x="90" y="36"/>
                                  </a:lnTo>
                                  <a:lnTo>
                                    <a:pt x="96" y="36"/>
                                  </a:lnTo>
                                  <a:lnTo>
                                    <a:pt x="102" y="36"/>
                                  </a:lnTo>
                                  <a:lnTo>
                                    <a:pt x="102" y="30"/>
                                  </a:lnTo>
                                  <a:lnTo>
                                    <a:pt x="108" y="30"/>
                                  </a:lnTo>
                                  <a:lnTo>
                                    <a:pt x="114" y="30"/>
                                  </a:lnTo>
                                  <a:lnTo>
                                    <a:pt x="120" y="30"/>
                                  </a:lnTo>
                                  <a:lnTo>
                                    <a:pt x="132" y="30"/>
                                  </a:lnTo>
                                  <a:lnTo>
                                    <a:pt x="132" y="24"/>
                                  </a:lnTo>
                                  <a:lnTo>
                                    <a:pt x="156" y="18"/>
                                  </a:lnTo>
                                  <a:lnTo>
                                    <a:pt x="162" y="18"/>
                                  </a:lnTo>
                                  <a:lnTo>
                                    <a:pt x="198" y="12"/>
                                  </a:lnTo>
                                  <a:lnTo>
                                    <a:pt x="210" y="6"/>
                                  </a:lnTo>
                                  <a:lnTo>
                                    <a:pt x="228" y="0"/>
                                  </a:lnTo>
                                  <a:lnTo>
                                    <a:pt x="234" y="0"/>
                                  </a:lnTo>
                                  <a:lnTo>
                                    <a:pt x="240" y="0"/>
                                  </a:lnTo>
                                  <a:lnTo>
                                    <a:pt x="240" y="24"/>
                                  </a:lnTo>
                                  <a:lnTo>
                                    <a:pt x="240" y="30"/>
                                  </a:lnTo>
                                  <a:lnTo>
                                    <a:pt x="246" y="36"/>
                                  </a:lnTo>
                                  <a:lnTo>
                                    <a:pt x="252" y="48"/>
                                  </a:lnTo>
                                  <a:lnTo>
                                    <a:pt x="252" y="54"/>
                                  </a:lnTo>
                                  <a:lnTo>
                                    <a:pt x="252" y="60"/>
                                  </a:lnTo>
                                  <a:lnTo>
                                    <a:pt x="258" y="66"/>
                                  </a:lnTo>
                                  <a:lnTo>
                                    <a:pt x="258" y="72"/>
                                  </a:lnTo>
                                  <a:lnTo>
                                    <a:pt x="264" y="78"/>
                                  </a:lnTo>
                                  <a:lnTo>
                                    <a:pt x="264" y="84"/>
                                  </a:lnTo>
                                  <a:lnTo>
                                    <a:pt x="270" y="90"/>
                                  </a:lnTo>
                                  <a:lnTo>
                                    <a:pt x="270" y="96"/>
                                  </a:lnTo>
                                  <a:lnTo>
                                    <a:pt x="276" y="102"/>
                                  </a:lnTo>
                                  <a:lnTo>
                                    <a:pt x="276" y="108"/>
                                  </a:lnTo>
                                  <a:lnTo>
                                    <a:pt x="282" y="120"/>
                                  </a:lnTo>
                                  <a:lnTo>
                                    <a:pt x="282" y="126"/>
                                  </a:lnTo>
                                  <a:lnTo>
                                    <a:pt x="288" y="132"/>
                                  </a:lnTo>
                                  <a:lnTo>
                                    <a:pt x="288" y="138"/>
                                  </a:lnTo>
                                  <a:lnTo>
                                    <a:pt x="288" y="144"/>
                                  </a:lnTo>
                                  <a:lnTo>
                                    <a:pt x="282" y="144"/>
                                  </a:lnTo>
                                  <a:lnTo>
                                    <a:pt x="282" y="150"/>
                                  </a:lnTo>
                                  <a:lnTo>
                                    <a:pt x="288" y="150"/>
                                  </a:lnTo>
                                  <a:lnTo>
                                    <a:pt x="288" y="156"/>
                                  </a:lnTo>
                                  <a:lnTo>
                                    <a:pt x="288" y="162"/>
                                  </a:lnTo>
                                  <a:lnTo>
                                    <a:pt x="288" y="168"/>
                                  </a:lnTo>
                                  <a:lnTo>
                                    <a:pt x="288" y="174"/>
                                  </a:lnTo>
                                  <a:lnTo>
                                    <a:pt x="294" y="174"/>
                                  </a:lnTo>
                                  <a:lnTo>
                                    <a:pt x="294" y="180"/>
                                  </a:lnTo>
                                  <a:lnTo>
                                    <a:pt x="294" y="186"/>
                                  </a:lnTo>
                                  <a:lnTo>
                                    <a:pt x="294" y="192"/>
                                  </a:lnTo>
                                  <a:lnTo>
                                    <a:pt x="300" y="192"/>
                                  </a:lnTo>
                                  <a:lnTo>
                                    <a:pt x="300" y="198"/>
                                  </a:lnTo>
                                  <a:lnTo>
                                    <a:pt x="300" y="204"/>
                                  </a:lnTo>
                                  <a:lnTo>
                                    <a:pt x="306" y="210"/>
                                  </a:lnTo>
                                  <a:lnTo>
                                    <a:pt x="306" y="216"/>
                                  </a:lnTo>
                                  <a:lnTo>
                                    <a:pt x="306" y="222"/>
                                  </a:lnTo>
                                  <a:lnTo>
                                    <a:pt x="300" y="222"/>
                                  </a:lnTo>
                                  <a:lnTo>
                                    <a:pt x="300" y="228"/>
                                  </a:lnTo>
                                  <a:lnTo>
                                    <a:pt x="306" y="228"/>
                                  </a:lnTo>
                                  <a:lnTo>
                                    <a:pt x="306" y="234"/>
                                  </a:lnTo>
                                  <a:lnTo>
                                    <a:pt x="306" y="240"/>
                                  </a:lnTo>
                                  <a:lnTo>
                                    <a:pt x="306" y="246"/>
                                  </a:lnTo>
                                  <a:lnTo>
                                    <a:pt x="300" y="252"/>
                                  </a:lnTo>
                                  <a:lnTo>
                                    <a:pt x="294" y="252"/>
                                  </a:lnTo>
                                  <a:lnTo>
                                    <a:pt x="294" y="258"/>
                                  </a:lnTo>
                                  <a:lnTo>
                                    <a:pt x="288" y="264"/>
                                  </a:lnTo>
                                  <a:lnTo>
                                    <a:pt x="282" y="264"/>
                                  </a:lnTo>
                                  <a:lnTo>
                                    <a:pt x="282" y="270"/>
                                  </a:lnTo>
                                  <a:lnTo>
                                    <a:pt x="276" y="270"/>
                                  </a:lnTo>
                                  <a:lnTo>
                                    <a:pt x="276" y="276"/>
                                  </a:lnTo>
                                  <a:lnTo>
                                    <a:pt x="270" y="276"/>
                                  </a:lnTo>
                                  <a:lnTo>
                                    <a:pt x="264" y="276"/>
                                  </a:lnTo>
                                  <a:lnTo>
                                    <a:pt x="264" y="270"/>
                                  </a:lnTo>
                                  <a:lnTo>
                                    <a:pt x="258" y="270"/>
                                  </a:lnTo>
                                  <a:lnTo>
                                    <a:pt x="252" y="276"/>
                                  </a:lnTo>
                                  <a:lnTo>
                                    <a:pt x="246" y="276"/>
                                  </a:lnTo>
                                  <a:lnTo>
                                    <a:pt x="240" y="276"/>
                                  </a:lnTo>
                                  <a:lnTo>
                                    <a:pt x="234" y="276"/>
                                  </a:lnTo>
                                  <a:lnTo>
                                    <a:pt x="228" y="276"/>
                                  </a:lnTo>
                                  <a:lnTo>
                                    <a:pt x="222" y="282"/>
                                  </a:lnTo>
                                  <a:lnTo>
                                    <a:pt x="216" y="282"/>
                                  </a:lnTo>
                                  <a:lnTo>
                                    <a:pt x="210" y="288"/>
                                  </a:lnTo>
                                  <a:lnTo>
                                    <a:pt x="204" y="288"/>
                                  </a:lnTo>
                                  <a:lnTo>
                                    <a:pt x="198" y="288"/>
                                  </a:lnTo>
                                  <a:lnTo>
                                    <a:pt x="192" y="288"/>
                                  </a:lnTo>
                                  <a:lnTo>
                                    <a:pt x="186" y="288"/>
                                  </a:lnTo>
                                  <a:lnTo>
                                    <a:pt x="180" y="288"/>
                                  </a:lnTo>
                                  <a:lnTo>
                                    <a:pt x="174" y="288"/>
                                  </a:lnTo>
                                  <a:lnTo>
                                    <a:pt x="168" y="288"/>
                                  </a:lnTo>
                                  <a:lnTo>
                                    <a:pt x="162" y="288"/>
                                  </a:lnTo>
                                  <a:lnTo>
                                    <a:pt x="156" y="294"/>
                                  </a:lnTo>
                                  <a:lnTo>
                                    <a:pt x="150" y="294"/>
                                  </a:lnTo>
                                  <a:lnTo>
                                    <a:pt x="144" y="294"/>
                                  </a:lnTo>
                                  <a:lnTo>
                                    <a:pt x="138" y="294"/>
                                  </a:lnTo>
                                  <a:lnTo>
                                    <a:pt x="132" y="294"/>
                                  </a:lnTo>
                                  <a:lnTo>
                                    <a:pt x="120" y="294"/>
                                  </a:lnTo>
                                  <a:lnTo>
                                    <a:pt x="114" y="294"/>
                                  </a:lnTo>
                                  <a:lnTo>
                                    <a:pt x="114" y="288"/>
                                  </a:lnTo>
                                  <a:lnTo>
                                    <a:pt x="108" y="282"/>
                                  </a:lnTo>
                                  <a:lnTo>
                                    <a:pt x="102" y="282"/>
                                  </a:lnTo>
                                  <a:lnTo>
                                    <a:pt x="102" y="276"/>
                                  </a:lnTo>
                                  <a:lnTo>
                                    <a:pt x="96" y="270"/>
                                  </a:lnTo>
                                  <a:lnTo>
                                    <a:pt x="90" y="270"/>
                                  </a:lnTo>
                                  <a:lnTo>
                                    <a:pt x="90" y="264"/>
                                  </a:lnTo>
                                  <a:lnTo>
                                    <a:pt x="84" y="258"/>
                                  </a:lnTo>
                                  <a:lnTo>
                                    <a:pt x="84" y="252"/>
                                  </a:lnTo>
                                  <a:lnTo>
                                    <a:pt x="78" y="246"/>
                                  </a:lnTo>
                                  <a:lnTo>
                                    <a:pt x="78" y="240"/>
                                  </a:lnTo>
                                  <a:lnTo>
                                    <a:pt x="72" y="234"/>
                                  </a:lnTo>
                                  <a:lnTo>
                                    <a:pt x="72" y="228"/>
                                  </a:lnTo>
                                  <a:lnTo>
                                    <a:pt x="78" y="228"/>
                                  </a:lnTo>
                                  <a:lnTo>
                                    <a:pt x="78" y="222"/>
                                  </a:lnTo>
                                  <a:lnTo>
                                    <a:pt x="72" y="210"/>
                                  </a:lnTo>
                                  <a:lnTo>
                                    <a:pt x="66" y="204"/>
                                  </a:lnTo>
                                  <a:lnTo>
                                    <a:pt x="60" y="198"/>
                                  </a:lnTo>
                                  <a:lnTo>
                                    <a:pt x="60" y="192"/>
                                  </a:lnTo>
                                  <a:lnTo>
                                    <a:pt x="66" y="192"/>
                                  </a:lnTo>
                                  <a:lnTo>
                                    <a:pt x="66" y="198"/>
                                  </a:lnTo>
                                  <a:lnTo>
                                    <a:pt x="72" y="198"/>
                                  </a:lnTo>
                                  <a:lnTo>
                                    <a:pt x="72" y="204"/>
                                  </a:lnTo>
                                  <a:lnTo>
                                    <a:pt x="72" y="198"/>
                                  </a:lnTo>
                                  <a:lnTo>
                                    <a:pt x="72" y="192"/>
                                  </a:lnTo>
                                  <a:lnTo>
                                    <a:pt x="66" y="186"/>
                                  </a:lnTo>
                                  <a:lnTo>
                                    <a:pt x="54" y="186"/>
                                  </a:lnTo>
                                  <a:lnTo>
                                    <a:pt x="54" y="180"/>
                                  </a:lnTo>
                                  <a:lnTo>
                                    <a:pt x="54" y="174"/>
                                  </a:lnTo>
                                  <a:lnTo>
                                    <a:pt x="60" y="168"/>
                                  </a:lnTo>
                                  <a:lnTo>
                                    <a:pt x="60" y="162"/>
                                  </a:lnTo>
                                  <a:lnTo>
                                    <a:pt x="60" y="156"/>
                                  </a:lnTo>
                                  <a:lnTo>
                                    <a:pt x="60" y="150"/>
                                  </a:lnTo>
                                  <a:lnTo>
                                    <a:pt x="54" y="150"/>
                                  </a:lnTo>
                                  <a:lnTo>
                                    <a:pt x="54" y="144"/>
                                  </a:lnTo>
                                  <a:lnTo>
                                    <a:pt x="54" y="138"/>
                                  </a:lnTo>
                                  <a:lnTo>
                                    <a:pt x="48" y="138"/>
                                  </a:lnTo>
                                  <a:lnTo>
                                    <a:pt x="48" y="132"/>
                                  </a:lnTo>
                                  <a:lnTo>
                                    <a:pt x="48" y="126"/>
                                  </a:lnTo>
                                  <a:lnTo>
                                    <a:pt x="42" y="120"/>
                                  </a:lnTo>
                                  <a:lnTo>
                                    <a:pt x="42" y="114"/>
                                  </a:lnTo>
                                  <a:lnTo>
                                    <a:pt x="36" y="108"/>
                                  </a:lnTo>
                                  <a:lnTo>
                                    <a:pt x="30" y="102"/>
                                  </a:lnTo>
                                  <a:lnTo>
                                    <a:pt x="30" y="96"/>
                                  </a:lnTo>
                                  <a:lnTo>
                                    <a:pt x="24" y="96"/>
                                  </a:lnTo>
                                  <a:lnTo>
                                    <a:pt x="18" y="90"/>
                                  </a:lnTo>
                                  <a:lnTo>
                                    <a:pt x="12" y="84"/>
                                  </a:lnTo>
                                  <a:lnTo>
                                    <a:pt x="6" y="84"/>
                                  </a:lnTo>
                                  <a:lnTo>
                                    <a:pt x="0" y="78"/>
                                  </a:lnTo>
                                  <a:close/>
                                </a:path>
                              </a:pathLst>
                            </a:custGeom>
                            <a:solidFill>
                              <a:srgbClr val="FFC000"/>
                            </a:solidFill>
                            <a:ln w="9525">
                              <a:solidFill>
                                <a:schemeClr val="tx1"/>
                              </a:solidFill>
                              <a:prstDash val="solid"/>
                              <a:round/>
                              <a:headEnd/>
                              <a:tailEnd/>
                            </a:ln>
                          </wps:spPr>
                          <wps:bodyPr/>
                        </wps:wsp>
                        <wps:wsp>
                          <wps:cNvPr id="629" name="Freeform 171"/>
                          <wps:cNvSpPr>
                            <a:spLocks/>
                          </wps:cNvSpPr>
                          <wps:spPr bwMode="auto">
                            <a:xfrm>
                              <a:off x="10057679" y="8409719"/>
                              <a:ext cx="758868" cy="1418769"/>
                            </a:xfrm>
                            <a:custGeom>
                              <a:avLst/>
                              <a:gdLst>
                                <a:gd name="T0" fmla="*/ 2147483647 w 210"/>
                                <a:gd name="T1" fmla="*/ 2147483647 h 402"/>
                                <a:gd name="T2" fmla="*/ 2147483647 w 210"/>
                                <a:gd name="T3" fmla="*/ 2147483647 h 402"/>
                                <a:gd name="T4" fmla="*/ 2147483647 w 210"/>
                                <a:gd name="T5" fmla="*/ 2147483647 h 402"/>
                                <a:gd name="T6" fmla="*/ 2147483647 w 210"/>
                                <a:gd name="T7" fmla="*/ 0 h 402"/>
                                <a:gd name="T8" fmla="*/ 2147483647 w 210"/>
                                <a:gd name="T9" fmla="*/ 2147483647 h 402"/>
                                <a:gd name="T10" fmla="*/ 2147483647 w 210"/>
                                <a:gd name="T11" fmla="*/ 2147483647 h 402"/>
                                <a:gd name="T12" fmla="*/ 2147483647 w 210"/>
                                <a:gd name="T13" fmla="*/ 2147483647 h 402"/>
                                <a:gd name="T14" fmla="*/ 2147483647 w 210"/>
                                <a:gd name="T15" fmla="*/ 2147483647 h 402"/>
                                <a:gd name="T16" fmla="*/ 2147483647 w 210"/>
                                <a:gd name="T17" fmla="*/ 2147483647 h 402"/>
                                <a:gd name="T18" fmla="*/ 2147483647 w 210"/>
                                <a:gd name="T19" fmla="*/ 2147483647 h 402"/>
                                <a:gd name="T20" fmla="*/ 2147483647 w 210"/>
                                <a:gd name="T21" fmla="*/ 2147483647 h 402"/>
                                <a:gd name="T22" fmla="*/ 2147483647 w 210"/>
                                <a:gd name="T23" fmla="*/ 2147483647 h 402"/>
                                <a:gd name="T24" fmla="*/ 2147483647 w 210"/>
                                <a:gd name="T25" fmla="*/ 2147483647 h 402"/>
                                <a:gd name="T26" fmla="*/ 2147483647 w 210"/>
                                <a:gd name="T27" fmla="*/ 2147483647 h 402"/>
                                <a:gd name="T28" fmla="*/ 2147483647 w 210"/>
                                <a:gd name="T29" fmla="*/ 2147483647 h 402"/>
                                <a:gd name="T30" fmla="*/ 2147483647 w 210"/>
                                <a:gd name="T31" fmla="*/ 2147483647 h 402"/>
                                <a:gd name="T32" fmla="*/ 2147483647 w 210"/>
                                <a:gd name="T33" fmla="*/ 2147483647 h 402"/>
                                <a:gd name="T34" fmla="*/ 2147483647 w 210"/>
                                <a:gd name="T35" fmla="*/ 2147483647 h 402"/>
                                <a:gd name="T36" fmla="*/ 2147483647 w 210"/>
                                <a:gd name="T37" fmla="*/ 2147483647 h 402"/>
                                <a:gd name="T38" fmla="*/ 2147483647 w 210"/>
                                <a:gd name="T39" fmla="*/ 2147483647 h 402"/>
                                <a:gd name="T40" fmla="*/ 2147483647 w 210"/>
                                <a:gd name="T41" fmla="*/ 2147483647 h 402"/>
                                <a:gd name="T42" fmla="*/ 2147483647 w 210"/>
                                <a:gd name="T43" fmla="*/ 2147483647 h 402"/>
                                <a:gd name="T44" fmla="*/ 2147483647 w 210"/>
                                <a:gd name="T45" fmla="*/ 2147483647 h 402"/>
                                <a:gd name="T46" fmla="*/ 2147483647 w 210"/>
                                <a:gd name="T47" fmla="*/ 2147483647 h 402"/>
                                <a:gd name="T48" fmla="*/ 2147483647 w 210"/>
                                <a:gd name="T49" fmla="*/ 2147483647 h 402"/>
                                <a:gd name="T50" fmla="*/ 2147483647 w 210"/>
                                <a:gd name="T51" fmla="*/ 2147483647 h 402"/>
                                <a:gd name="T52" fmla="*/ 2147483647 w 210"/>
                                <a:gd name="T53" fmla="*/ 2147483647 h 402"/>
                                <a:gd name="T54" fmla="*/ 2147483647 w 210"/>
                                <a:gd name="T55" fmla="*/ 2147483647 h 402"/>
                                <a:gd name="T56" fmla="*/ 2147483647 w 210"/>
                                <a:gd name="T57" fmla="*/ 2147483647 h 402"/>
                                <a:gd name="T58" fmla="*/ 2147483647 w 210"/>
                                <a:gd name="T59" fmla="*/ 2147483647 h 402"/>
                                <a:gd name="T60" fmla="*/ 2147483647 w 210"/>
                                <a:gd name="T61" fmla="*/ 2147483647 h 402"/>
                                <a:gd name="T62" fmla="*/ 2147483647 w 210"/>
                                <a:gd name="T63" fmla="*/ 2147483647 h 402"/>
                                <a:gd name="T64" fmla="*/ 2147483647 w 210"/>
                                <a:gd name="T65" fmla="*/ 2147483647 h 402"/>
                                <a:gd name="T66" fmla="*/ 2147483647 w 210"/>
                                <a:gd name="T67" fmla="*/ 2147483647 h 402"/>
                                <a:gd name="T68" fmla="*/ 2147483647 w 210"/>
                                <a:gd name="T69" fmla="*/ 2147483647 h 402"/>
                                <a:gd name="T70" fmla="*/ 2147483647 w 210"/>
                                <a:gd name="T71" fmla="*/ 2147483647 h 402"/>
                                <a:gd name="T72" fmla="*/ 2147483647 w 210"/>
                                <a:gd name="T73" fmla="*/ 2147483647 h 402"/>
                                <a:gd name="T74" fmla="*/ 2147483647 w 210"/>
                                <a:gd name="T75" fmla="*/ 2147483647 h 402"/>
                                <a:gd name="T76" fmla="*/ 2147483647 w 210"/>
                                <a:gd name="T77" fmla="*/ 2147483647 h 402"/>
                                <a:gd name="T78" fmla="*/ 2147483647 w 210"/>
                                <a:gd name="T79" fmla="*/ 2147483647 h 402"/>
                                <a:gd name="T80" fmla="*/ 2147483647 w 210"/>
                                <a:gd name="T81" fmla="*/ 2147483647 h 402"/>
                                <a:gd name="T82" fmla="*/ 2147483647 w 210"/>
                                <a:gd name="T83" fmla="*/ 2147483647 h 402"/>
                                <a:gd name="T84" fmla="*/ 2147483647 w 210"/>
                                <a:gd name="T85" fmla="*/ 2147483647 h 402"/>
                                <a:gd name="T86" fmla="*/ 2147483647 w 210"/>
                                <a:gd name="T87" fmla="*/ 2147483647 h 402"/>
                                <a:gd name="T88" fmla="*/ 0 w 210"/>
                                <a:gd name="T89" fmla="*/ 2147483647 h 402"/>
                                <a:gd name="T90" fmla="*/ 2147483647 w 210"/>
                                <a:gd name="T91" fmla="*/ 2147483647 h 402"/>
                                <a:gd name="T92" fmla="*/ 2147483647 w 210"/>
                                <a:gd name="T93" fmla="*/ 2147483647 h 402"/>
                                <a:gd name="T94" fmla="*/ 2147483647 w 210"/>
                                <a:gd name="T95" fmla="*/ 2147483647 h 402"/>
                                <a:gd name="T96" fmla="*/ 2147483647 w 210"/>
                                <a:gd name="T97" fmla="*/ 2147483647 h 402"/>
                                <a:gd name="T98" fmla="*/ 2147483647 w 210"/>
                                <a:gd name="T99" fmla="*/ 2147483647 h 402"/>
                                <a:gd name="T100" fmla="*/ 2147483647 w 210"/>
                                <a:gd name="T101" fmla="*/ 2147483647 h 402"/>
                                <a:gd name="T102" fmla="*/ 2147483647 w 210"/>
                                <a:gd name="T103" fmla="*/ 2147483647 h 402"/>
                                <a:gd name="T104" fmla="*/ 2147483647 w 210"/>
                                <a:gd name="T105" fmla="*/ 2147483647 h 402"/>
                                <a:gd name="T106" fmla="*/ 2147483647 w 210"/>
                                <a:gd name="T107" fmla="*/ 2147483647 h 402"/>
                                <a:gd name="T108" fmla="*/ 2147483647 w 210"/>
                                <a:gd name="T109" fmla="*/ 2147483647 h 402"/>
                                <a:gd name="T110" fmla="*/ 2147483647 w 210"/>
                                <a:gd name="T111" fmla="*/ 2147483647 h 402"/>
                                <a:gd name="T112" fmla="*/ 2147483647 w 210"/>
                                <a:gd name="T113" fmla="*/ 2147483647 h 402"/>
                                <a:gd name="T114" fmla="*/ 2147483647 w 210"/>
                                <a:gd name="T115" fmla="*/ 2147483647 h 402"/>
                                <a:gd name="T116" fmla="*/ 2147483647 w 210"/>
                                <a:gd name="T117" fmla="*/ 2147483647 h 402"/>
                                <a:gd name="T118" fmla="*/ 2147483647 w 210"/>
                                <a:gd name="T119" fmla="*/ 2147483647 h 40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10" h="402">
                                  <a:moveTo>
                                    <a:pt x="96" y="90"/>
                                  </a:moveTo>
                                  <a:lnTo>
                                    <a:pt x="144" y="78"/>
                                  </a:lnTo>
                                  <a:lnTo>
                                    <a:pt x="180" y="72"/>
                                  </a:lnTo>
                                  <a:lnTo>
                                    <a:pt x="180" y="42"/>
                                  </a:lnTo>
                                  <a:lnTo>
                                    <a:pt x="180" y="18"/>
                                  </a:lnTo>
                                  <a:lnTo>
                                    <a:pt x="180" y="6"/>
                                  </a:lnTo>
                                  <a:lnTo>
                                    <a:pt x="198" y="6"/>
                                  </a:lnTo>
                                  <a:lnTo>
                                    <a:pt x="198" y="0"/>
                                  </a:lnTo>
                                  <a:lnTo>
                                    <a:pt x="210" y="0"/>
                                  </a:lnTo>
                                  <a:lnTo>
                                    <a:pt x="210" y="18"/>
                                  </a:lnTo>
                                  <a:lnTo>
                                    <a:pt x="210" y="48"/>
                                  </a:lnTo>
                                  <a:lnTo>
                                    <a:pt x="210" y="78"/>
                                  </a:lnTo>
                                  <a:lnTo>
                                    <a:pt x="198" y="126"/>
                                  </a:lnTo>
                                  <a:lnTo>
                                    <a:pt x="192" y="150"/>
                                  </a:lnTo>
                                  <a:lnTo>
                                    <a:pt x="186" y="156"/>
                                  </a:lnTo>
                                  <a:lnTo>
                                    <a:pt x="168" y="162"/>
                                  </a:lnTo>
                                  <a:lnTo>
                                    <a:pt x="162" y="162"/>
                                  </a:lnTo>
                                  <a:lnTo>
                                    <a:pt x="162" y="168"/>
                                  </a:lnTo>
                                  <a:lnTo>
                                    <a:pt x="156" y="168"/>
                                  </a:lnTo>
                                  <a:lnTo>
                                    <a:pt x="156" y="174"/>
                                  </a:lnTo>
                                  <a:lnTo>
                                    <a:pt x="156" y="180"/>
                                  </a:lnTo>
                                  <a:lnTo>
                                    <a:pt x="156" y="186"/>
                                  </a:lnTo>
                                  <a:lnTo>
                                    <a:pt x="156" y="192"/>
                                  </a:lnTo>
                                  <a:lnTo>
                                    <a:pt x="156" y="198"/>
                                  </a:lnTo>
                                  <a:lnTo>
                                    <a:pt x="150" y="198"/>
                                  </a:lnTo>
                                  <a:lnTo>
                                    <a:pt x="150" y="204"/>
                                  </a:lnTo>
                                  <a:lnTo>
                                    <a:pt x="150" y="210"/>
                                  </a:lnTo>
                                  <a:lnTo>
                                    <a:pt x="150" y="216"/>
                                  </a:lnTo>
                                  <a:lnTo>
                                    <a:pt x="144" y="216"/>
                                  </a:lnTo>
                                  <a:lnTo>
                                    <a:pt x="144" y="222"/>
                                  </a:lnTo>
                                  <a:lnTo>
                                    <a:pt x="138" y="228"/>
                                  </a:lnTo>
                                  <a:lnTo>
                                    <a:pt x="132" y="234"/>
                                  </a:lnTo>
                                  <a:lnTo>
                                    <a:pt x="126" y="234"/>
                                  </a:lnTo>
                                  <a:lnTo>
                                    <a:pt x="120" y="240"/>
                                  </a:lnTo>
                                  <a:lnTo>
                                    <a:pt x="114" y="240"/>
                                  </a:lnTo>
                                  <a:lnTo>
                                    <a:pt x="114" y="246"/>
                                  </a:lnTo>
                                  <a:lnTo>
                                    <a:pt x="108" y="246"/>
                                  </a:lnTo>
                                  <a:lnTo>
                                    <a:pt x="108" y="252"/>
                                  </a:lnTo>
                                  <a:lnTo>
                                    <a:pt x="102" y="258"/>
                                  </a:lnTo>
                                  <a:lnTo>
                                    <a:pt x="102" y="264"/>
                                  </a:lnTo>
                                  <a:lnTo>
                                    <a:pt x="102" y="270"/>
                                  </a:lnTo>
                                  <a:lnTo>
                                    <a:pt x="102" y="276"/>
                                  </a:lnTo>
                                  <a:lnTo>
                                    <a:pt x="102" y="282"/>
                                  </a:lnTo>
                                  <a:lnTo>
                                    <a:pt x="102" y="288"/>
                                  </a:lnTo>
                                  <a:lnTo>
                                    <a:pt x="96" y="288"/>
                                  </a:lnTo>
                                  <a:lnTo>
                                    <a:pt x="96" y="294"/>
                                  </a:lnTo>
                                  <a:lnTo>
                                    <a:pt x="96" y="300"/>
                                  </a:lnTo>
                                  <a:lnTo>
                                    <a:pt x="96" y="306"/>
                                  </a:lnTo>
                                  <a:lnTo>
                                    <a:pt x="96" y="312"/>
                                  </a:lnTo>
                                  <a:lnTo>
                                    <a:pt x="90" y="312"/>
                                  </a:lnTo>
                                  <a:lnTo>
                                    <a:pt x="90" y="318"/>
                                  </a:lnTo>
                                  <a:lnTo>
                                    <a:pt x="90" y="312"/>
                                  </a:lnTo>
                                  <a:lnTo>
                                    <a:pt x="96" y="312"/>
                                  </a:lnTo>
                                  <a:lnTo>
                                    <a:pt x="96" y="318"/>
                                  </a:lnTo>
                                  <a:lnTo>
                                    <a:pt x="102" y="318"/>
                                  </a:lnTo>
                                  <a:lnTo>
                                    <a:pt x="102" y="324"/>
                                  </a:lnTo>
                                  <a:lnTo>
                                    <a:pt x="96" y="324"/>
                                  </a:lnTo>
                                  <a:lnTo>
                                    <a:pt x="102" y="324"/>
                                  </a:lnTo>
                                  <a:lnTo>
                                    <a:pt x="102" y="330"/>
                                  </a:lnTo>
                                  <a:lnTo>
                                    <a:pt x="108" y="330"/>
                                  </a:lnTo>
                                  <a:lnTo>
                                    <a:pt x="114" y="330"/>
                                  </a:lnTo>
                                  <a:lnTo>
                                    <a:pt x="114" y="336"/>
                                  </a:lnTo>
                                  <a:lnTo>
                                    <a:pt x="114" y="330"/>
                                  </a:lnTo>
                                  <a:lnTo>
                                    <a:pt x="120" y="330"/>
                                  </a:lnTo>
                                  <a:lnTo>
                                    <a:pt x="120" y="336"/>
                                  </a:lnTo>
                                  <a:lnTo>
                                    <a:pt x="120" y="342"/>
                                  </a:lnTo>
                                  <a:lnTo>
                                    <a:pt x="120" y="348"/>
                                  </a:lnTo>
                                  <a:lnTo>
                                    <a:pt x="120" y="354"/>
                                  </a:lnTo>
                                  <a:lnTo>
                                    <a:pt x="114" y="360"/>
                                  </a:lnTo>
                                  <a:lnTo>
                                    <a:pt x="114" y="366"/>
                                  </a:lnTo>
                                  <a:lnTo>
                                    <a:pt x="108" y="366"/>
                                  </a:lnTo>
                                  <a:lnTo>
                                    <a:pt x="108" y="372"/>
                                  </a:lnTo>
                                  <a:lnTo>
                                    <a:pt x="102" y="384"/>
                                  </a:lnTo>
                                  <a:lnTo>
                                    <a:pt x="102" y="390"/>
                                  </a:lnTo>
                                  <a:lnTo>
                                    <a:pt x="96" y="396"/>
                                  </a:lnTo>
                                  <a:lnTo>
                                    <a:pt x="90" y="396"/>
                                  </a:lnTo>
                                  <a:lnTo>
                                    <a:pt x="84" y="396"/>
                                  </a:lnTo>
                                  <a:lnTo>
                                    <a:pt x="78" y="396"/>
                                  </a:lnTo>
                                  <a:lnTo>
                                    <a:pt x="72" y="396"/>
                                  </a:lnTo>
                                  <a:lnTo>
                                    <a:pt x="66" y="396"/>
                                  </a:lnTo>
                                  <a:lnTo>
                                    <a:pt x="60" y="402"/>
                                  </a:lnTo>
                                  <a:lnTo>
                                    <a:pt x="54" y="402"/>
                                  </a:lnTo>
                                  <a:lnTo>
                                    <a:pt x="42" y="402"/>
                                  </a:lnTo>
                                  <a:lnTo>
                                    <a:pt x="36" y="396"/>
                                  </a:lnTo>
                                  <a:lnTo>
                                    <a:pt x="24" y="396"/>
                                  </a:lnTo>
                                  <a:lnTo>
                                    <a:pt x="24" y="402"/>
                                  </a:lnTo>
                                  <a:lnTo>
                                    <a:pt x="18" y="402"/>
                                  </a:lnTo>
                                  <a:lnTo>
                                    <a:pt x="12" y="396"/>
                                  </a:lnTo>
                                  <a:lnTo>
                                    <a:pt x="6" y="390"/>
                                  </a:lnTo>
                                  <a:lnTo>
                                    <a:pt x="0" y="390"/>
                                  </a:lnTo>
                                  <a:lnTo>
                                    <a:pt x="0" y="384"/>
                                  </a:lnTo>
                                  <a:lnTo>
                                    <a:pt x="6" y="384"/>
                                  </a:lnTo>
                                  <a:lnTo>
                                    <a:pt x="12" y="384"/>
                                  </a:lnTo>
                                  <a:lnTo>
                                    <a:pt x="12" y="378"/>
                                  </a:lnTo>
                                  <a:lnTo>
                                    <a:pt x="18" y="378"/>
                                  </a:lnTo>
                                  <a:lnTo>
                                    <a:pt x="18" y="384"/>
                                  </a:lnTo>
                                  <a:lnTo>
                                    <a:pt x="18" y="378"/>
                                  </a:lnTo>
                                  <a:lnTo>
                                    <a:pt x="24" y="378"/>
                                  </a:lnTo>
                                  <a:lnTo>
                                    <a:pt x="30" y="378"/>
                                  </a:lnTo>
                                  <a:lnTo>
                                    <a:pt x="30" y="372"/>
                                  </a:lnTo>
                                  <a:lnTo>
                                    <a:pt x="30" y="366"/>
                                  </a:lnTo>
                                  <a:lnTo>
                                    <a:pt x="30" y="360"/>
                                  </a:lnTo>
                                  <a:lnTo>
                                    <a:pt x="30" y="354"/>
                                  </a:lnTo>
                                  <a:lnTo>
                                    <a:pt x="30" y="348"/>
                                  </a:lnTo>
                                  <a:lnTo>
                                    <a:pt x="30" y="318"/>
                                  </a:lnTo>
                                  <a:lnTo>
                                    <a:pt x="30" y="306"/>
                                  </a:lnTo>
                                  <a:lnTo>
                                    <a:pt x="30" y="288"/>
                                  </a:lnTo>
                                  <a:lnTo>
                                    <a:pt x="30" y="276"/>
                                  </a:lnTo>
                                  <a:lnTo>
                                    <a:pt x="30" y="264"/>
                                  </a:lnTo>
                                  <a:lnTo>
                                    <a:pt x="30" y="258"/>
                                  </a:lnTo>
                                  <a:lnTo>
                                    <a:pt x="36" y="246"/>
                                  </a:lnTo>
                                  <a:lnTo>
                                    <a:pt x="42" y="240"/>
                                  </a:lnTo>
                                  <a:lnTo>
                                    <a:pt x="42" y="234"/>
                                  </a:lnTo>
                                  <a:lnTo>
                                    <a:pt x="48" y="234"/>
                                  </a:lnTo>
                                  <a:lnTo>
                                    <a:pt x="48" y="228"/>
                                  </a:lnTo>
                                  <a:lnTo>
                                    <a:pt x="60" y="198"/>
                                  </a:lnTo>
                                  <a:lnTo>
                                    <a:pt x="66" y="192"/>
                                  </a:lnTo>
                                  <a:lnTo>
                                    <a:pt x="66" y="186"/>
                                  </a:lnTo>
                                  <a:lnTo>
                                    <a:pt x="84" y="144"/>
                                  </a:lnTo>
                                  <a:lnTo>
                                    <a:pt x="84" y="132"/>
                                  </a:lnTo>
                                  <a:lnTo>
                                    <a:pt x="96" y="90"/>
                                  </a:lnTo>
                                  <a:close/>
                                </a:path>
                              </a:pathLst>
                            </a:custGeom>
                            <a:solidFill>
                              <a:srgbClr val="BF95DF"/>
                            </a:solidFill>
                            <a:ln w="9525">
                              <a:solidFill>
                                <a:schemeClr val="tx1"/>
                              </a:solidFill>
                              <a:prstDash val="solid"/>
                              <a:round/>
                              <a:headEnd/>
                              <a:tailEnd/>
                            </a:ln>
                          </wps:spPr>
                          <wps:bodyPr/>
                        </wps:wsp>
                        <wps:wsp>
                          <wps:cNvPr id="630" name="Freeform 172"/>
                          <wps:cNvSpPr>
                            <a:spLocks/>
                          </wps:cNvSpPr>
                          <wps:spPr bwMode="auto">
                            <a:xfrm>
                              <a:off x="8214711" y="8409719"/>
                              <a:ext cx="563731" cy="465864"/>
                            </a:xfrm>
                            <a:custGeom>
                              <a:avLst/>
                              <a:gdLst>
                                <a:gd name="T0" fmla="*/ 2147483647 w 156"/>
                                <a:gd name="T1" fmla="*/ 2147483647 h 132"/>
                                <a:gd name="T2" fmla="*/ 2147483647 w 156"/>
                                <a:gd name="T3" fmla="*/ 2147483647 h 132"/>
                                <a:gd name="T4" fmla="*/ 2147483647 w 156"/>
                                <a:gd name="T5" fmla="*/ 2147483647 h 132"/>
                                <a:gd name="T6" fmla="*/ 2147483647 w 156"/>
                                <a:gd name="T7" fmla="*/ 2147483647 h 132"/>
                                <a:gd name="T8" fmla="*/ 2147483647 w 156"/>
                                <a:gd name="T9" fmla="*/ 2147483647 h 132"/>
                                <a:gd name="T10" fmla="*/ 2147483647 w 156"/>
                                <a:gd name="T11" fmla="*/ 2147483647 h 132"/>
                                <a:gd name="T12" fmla="*/ 2147483647 w 156"/>
                                <a:gd name="T13" fmla="*/ 2147483647 h 132"/>
                                <a:gd name="T14" fmla="*/ 2147483647 w 156"/>
                                <a:gd name="T15" fmla="*/ 2147483647 h 132"/>
                                <a:gd name="T16" fmla="*/ 2147483647 w 156"/>
                                <a:gd name="T17" fmla="*/ 2147483647 h 132"/>
                                <a:gd name="T18" fmla="*/ 2147483647 w 156"/>
                                <a:gd name="T19" fmla="*/ 2147483647 h 132"/>
                                <a:gd name="T20" fmla="*/ 2147483647 w 156"/>
                                <a:gd name="T21" fmla="*/ 2147483647 h 132"/>
                                <a:gd name="T22" fmla="*/ 2147483647 w 156"/>
                                <a:gd name="T23" fmla="*/ 2147483647 h 132"/>
                                <a:gd name="T24" fmla="*/ 2147483647 w 156"/>
                                <a:gd name="T25" fmla="*/ 2147483647 h 132"/>
                                <a:gd name="T26" fmla="*/ 2147483647 w 156"/>
                                <a:gd name="T27" fmla="*/ 2147483647 h 132"/>
                                <a:gd name="T28" fmla="*/ 2147483647 w 156"/>
                                <a:gd name="T29" fmla="*/ 2147483647 h 132"/>
                                <a:gd name="T30" fmla="*/ 2147483647 w 156"/>
                                <a:gd name="T31" fmla="*/ 2147483647 h 132"/>
                                <a:gd name="T32" fmla="*/ 2147483647 w 156"/>
                                <a:gd name="T33" fmla="*/ 2147483647 h 132"/>
                                <a:gd name="T34" fmla="*/ 2147483647 w 156"/>
                                <a:gd name="T35" fmla="*/ 2147483647 h 132"/>
                                <a:gd name="T36" fmla="*/ 2147483647 w 156"/>
                                <a:gd name="T37" fmla="*/ 2147483647 h 132"/>
                                <a:gd name="T38" fmla="*/ 2147483647 w 156"/>
                                <a:gd name="T39" fmla="*/ 2147483647 h 132"/>
                                <a:gd name="T40" fmla="*/ 2147483647 w 156"/>
                                <a:gd name="T41" fmla="*/ 2147483647 h 132"/>
                                <a:gd name="T42" fmla="*/ 2147483647 w 156"/>
                                <a:gd name="T43" fmla="*/ 2147483647 h 132"/>
                                <a:gd name="T44" fmla="*/ 2147483647 w 156"/>
                                <a:gd name="T45" fmla="*/ 2147483647 h 132"/>
                                <a:gd name="T46" fmla="*/ 2147483647 w 156"/>
                                <a:gd name="T47" fmla="*/ 2147483647 h 132"/>
                                <a:gd name="T48" fmla="*/ 2147483647 w 156"/>
                                <a:gd name="T49" fmla="*/ 2147483647 h 132"/>
                                <a:gd name="T50" fmla="*/ 2147483647 w 156"/>
                                <a:gd name="T51" fmla="*/ 2147483647 h 132"/>
                                <a:gd name="T52" fmla="*/ 2147483647 w 156"/>
                                <a:gd name="T53" fmla="*/ 2147483647 h 132"/>
                                <a:gd name="T54" fmla="*/ 2147483647 w 156"/>
                                <a:gd name="T55" fmla="*/ 2147483647 h 132"/>
                                <a:gd name="T56" fmla="*/ 0 w 156"/>
                                <a:gd name="T57" fmla="*/ 2147483647 h 132"/>
                                <a:gd name="T58" fmla="*/ 2147483647 w 156"/>
                                <a:gd name="T59" fmla="*/ 2147483647 h 132"/>
                                <a:gd name="T60" fmla="*/ 2147483647 w 156"/>
                                <a:gd name="T61" fmla="*/ 2147483647 h 132"/>
                                <a:gd name="T62" fmla="*/ 2147483647 w 156"/>
                                <a:gd name="T63" fmla="*/ 2147483647 h 132"/>
                                <a:gd name="T64" fmla="*/ 2147483647 w 156"/>
                                <a:gd name="T65" fmla="*/ 2147483647 h 132"/>
                                <a:gd name="T66" fmla="*/ 2147483647 w 156"/>
                                <a:gd name="T67" fmla="*/ 2147483647 h 132"/>
                                <a:gd name="T68" fmla="*/ 2147483647 w 156"/>
                                <a:gd name="T69" fmla="*/ 2147483647 h 132"/>
                                <a:gd name="T70" fmla="*/ 2147483647 w 156"/>
                                <a:gd name="T71" fmla="*/ 0 h 132"/>
                                <a:gd name="T72" fmla="*/ 2147483647 w 156"/>
                                <a:gd name="T73" fmla="*/ 0 h 132"/>
                                <a:gd name="T74" fmla="*/ 2147483647 w 156"/>
                                <a:gd name="T75" fmla="*/ 2147483647 h 132"/>
                                <a:gd name="T76" fmla="*/ 2147483647 w 156"/>
                                <a:gd name="T77" fmla="*/ 2147483647 h 132"/>
                                <a:gd name="T78" fmla="*/ 2147483647 w 156"/>
                                <a:gd name="T79" fmla="*/ 2147483647 h 132"/>
                                <a:gd name="T80" fmla="*/ 2147483647 w 156"/>
                                <a:gd name="T81" fmla="*/ 2147483647 h 132"/>
                                <a:gd name="T82" fmla="*/ 2147483647 w 156"/>
                                <a:gd name="T83" fmla="*/ 2147483647 h 132"/>
                                <a:gd name="T84" fmla="*/ 2147483647 w 156"/>
                                <a:gd name="T85" fmla="*/ 2147483647 h 132"/>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56" h="132">
                                  <a:moveTo>
                                    <a:pt x="138" y="6"/>
                                  </a:moveTo>
                                  <a:lnTo>
                                    <a:pt x="138" y="12"/>
                                  </a:lnTo>
                                  <a:lnTo>
                                    <a:pt x="138" y="18"/>
                                  </a:lnTo>
                                  <a:lnTo>
                                    <a:pt x="138" y="24"/>
                                  </a:lnTo>
                                  <a:lnTo>
                                    <a:pt x="138" y="30"/>
                                  </a:lnTo>
                                  <a:lnTo>
                                    <a:pt x="138" y="36"/>
                                  </a:lnTo>
                                  <a:lnTo>
                                    <a:pt x="138" y="42"/>
                                  </a:lnTo>
                                  <a:lnTo>
                                    <a:pt x="138" y="48"/>
                                  </a:lnTo>
                                  <a:lnTo>
                                    <a:pt x="144" y="48"/>
                                  </a:lnTo>
                                  <a:lnTo>
                                    <a:pt x="144" y="54"/>
                                  </a:lnTo>
                                  <a:lnTo>
                                    <a:pt x="144" y="60"/>
                                  </a:lnTo>
                                  <a:lnTo>
                                    <a:pt x="144" y="66"/>
                                  </a:lnTo>
                                  <a:lnTo>
                                    <a:pt x="144" y="72"/>
                                  </a:lnTo>
                                  <a:lnTo>
                                    <a:pt x="150" y="72"/>
                                  </a:lnTo>
                                  <a:lnTo>
                                    <a:pt x="150" y="78"/>
                                  </a:lnTo>
                                  <a:lnTo>
                                    <a:pt x="150" y="84"/>
                                  </a:lnTo>
                                  <a:lnTo>
                                    <a:pt x="150" y="90"/>
                                  </a:lnTo>
                                  <a:lnTo>
                                    <a:pt x="156" y="96"/>
                                  </a:lnTo>
                                  <a:lnTo>
                                    <a:pt x="156" y="102"/>
                                  </a:lnTo>
                                  <a:lnTo>
                                    <a:pt x="156" y="108"/>
                                  </a:lnTo>
                                  <a:lnTo>
                                    <a:pt x="156" y="114"/>
                                  </a:lnTo>
                                  <a:lnTo>
                                    <a:pt x="156" y="120"/>
                                  </a:lnTo>
                                  <a:lnTo>
                                    <a:pt x="150" y="126"/>
                                  </a:lnTo>
                                  <a:lnTo>
                                    <a:pt x="144" y="126"/>
                                  </a:lnTo>
                                  <a:lnTo>
                                    <a:pt x="138" y="126"/>
                                  </a:lnTo>
                                  <a:lnTo>
                                    <a:pt x="132" y="126"/>
                                  </a:lnTo>
                                  <a:lnTo>
                                    <a:pt x="126" y="126"/>
                                  </a:lnTo>
                                  <a:lnTo>
                                    <a:pt x="114" y="132"/>
                                  </a:lnTo>
                                  <a:lnTo>
                                    <a:pt x="108" y="132"/>
                                  </a:lnTo>
                                  <a:lnTo>
                                    <a:pt x="102" y="132"/>
                                  </a:lnTo>
                                  <a:lnTo>
                                    <a:pt x="102" y="126"/>
                                  </a:lnTo>
                                  <a:lnTo>
                                    <a:pt x="96" y="126"/>
                                  </a:lnTo>
                                  <a:lnTo>
                                    <a:pt x="90" y="126"/>
                                  </a:lnTo>
                                  <a:lnTo>
                                    <a:pt x="84" y="126"/>
                                  </a:lnTo>
                                  <a:lnTo>
                                    <a:pt x="78" y="120"/>
                                  </a:lnTo>
                                  <a:lnTo>
                                    <a:pt x="72" y="120"/>
                                  </a:lnTo>
                                  <a:lnTo>
                                    <a:pt x="66" y="120"/>
                                  </a:lnTo>
                                  <a:lnTo>
                                    <a:pt x="66" y="114"/>
                                  </a:lnTo>
                                  <a:lnTo>
                                    <a:pt x="60" y="114"/>
                                  </a:lnTo>
                                  <a:lnTo>
                                    <a:pt x="60" y="108"/>
                                  </a:lnTo>
                                  <a:lnTo>
                                    <a:pt x="54" y="108"/>
                                  </a:lnTo>
                                  <a:lnTo>
                                    <a:pt x="60" y="108"/>
                                  </a:lnTo>
                                  <a:lnTo>
                                    <a:pt x="54" y="108"/>
                                  </a:lnTo>
                                  <a:lnTo>
                                    <a:pt x="48" y="102"/>
                                  </a:lnTo>
                                  <a:lnTo>
                                    <a:pt x="42" y="102"/>
                                  </a:lnTo>
                                  <a:lnTo>
                                    <a:pt x="42" y="96"/>
                                  </a:lnTo>
                                  <a:lnTo>
                                    <a:pt x="36" y="96"/>
                                  </a:lnTo>
                                  <a:lnTo>
                                    <a:pt x="36" y="90"/>
                                  </a:lnTo>
                                  <a:lnTo>
                                    <a:pt x="30" y="90"/>
                                  </a:lnTo>
                                  <a:lnTo>
                                    <a:pt x="30" y="84"/>
                                  </a:lnTo>
                                  <a:lnTo>
                                    <a:pt x="24" y="84"/>
                                  </a:lnTo>
                                  <a:lnTo>
                                    <a:pt x="24" y="78"/>
                                  </a:lnTo>
                                  <a:lnTo>
                                    <a:pt x="18" y="78"/>
                                  </a:lnTo>
                                  <a:lnTo>
                                    <a:pt x="12" y="78"/>
                                  </a:lnTo>
                                  <a:lnTo>
                                    <a:pt x="12" y="72"/>
                                  </a:lnTo>
                                  <a:lnTo>
                                    <a:pt x="12" y="66"/>
                                  </a:lnTo>
                                  <a:lnTo>
                                    <a:pt x="12" y="60"/>
                                  </a:lnTo>
                                  <a:lnTo>
                                    <a:pt x="0" y="36"/>
                                  </a:lnTo>
                                  <a:lnTo>
                                    <a:pt x="0" y="30"/>
                                  </a:lnTo>
                                  <a:lnTo>
                                    <a:pt x="6" y="30"/>
                                  </a:lnTo>
                                  <a:lnTo>
                                    <a:pt x="6" y="24"/>
                                  </a:lnTo>
                                  <a:lnTo>
                                    <a:pt x="6" y="18"/>
                                  </a:lnTo>
                                  <a:lnTo>
                                    <a:pt x="12" y="18"/>
                                  </a:lnTo>
                                  <a:lnTo>
                                    <a:pt x="12" y="12"/>
                                  </a:lnTo>
                                  <a:lnTo>
                                    <a:pt x="18" y="12"/>
                                  </a:lnTo>
                                  <a:lnTo>
                                    <a:pt x="18" y="6"/>
                                  </a:lnTo>
                                  <a:lnTo>
                                    <a:pt x="18" y="12"/>
                                  </a:lnTo>
                                  <a:lnTo>
                                    <a:pt x="24" y="12"/>
                                  </a:lnTo>
                                  <a:lnTo>
                                    <a:pt x="30" y="6"/>
                                  </a:lnTo>
                                  <a:lnTo>
                                    <a:pt x="36" y="6"/>
                                  </a:lnTo>
                                  <a:lnTo>
                                    <a:pt x="36" y="0"/>
                                  </a:lnTo>
                                  <a:lnTo>
                                    <a:pt x="42" y="0"/>
                                  </a:lnTo>
                                  <a:lnTo>
                                    <a:pt x="54" y="0"/>
                                  </a:lnTo>
                                  <a:lnTo>
                                    <a:pt x="60" y="0"/>
                                  </a:lnTo>
                                  <a:lnTo>
                                    <a:pt x="66" y="6"/>
                                  </a:lnTo>
                                  <a:lnTo>
                                    <a:pt x="72" y="6"/>
                                  </a:lnTo>
                                  <a:lnTo>
                                    <a:pt x="78" y="12"/>
                                  </a:lnTo>
                                  <a:lnTo>
                                    <a:pt x="84" y="12"/>
                                  </a:lnTo>
                                  <a:lnTo>
                                    <a:pt x="96" y="12"/>
                                  </a:lnTo>
                                  <a:lnTo>
                                    <a:pt x="102" y="6"/>
                                  </a:lnTo>
                                  <a:lnTo>
                                    <a:pt x="108" y="6"/>
                                  </a:lnTo>
                                  <a:lnTo>
                                    <a:pt x="114" y="6"/>
                                  </a:lnTo>
                                  <a:lnTo>
                                    <a:pt x="120" y="6"/>
                                  </a:lnTo>
                                  <a:lnTo>
                                    <a:pt x="126" y="6"/>
                                  </a:lnTo>
                                  <a:lnTo>
                                    <a:pt x="132" y="6"/>
                                  </a:lnTo>
                                  <a:lnTo>
                                    <a:pt x="138" y="6"/>
                                  </a:lnTo>
                                  <a:close/>
                                </a:path>
                              </a:pathLst>
                            </a:custGeom>
                            <a:solidFill>
                              <a:srgbClr val="FF33CC"/>
                            </a:solidFill>
                            <a:ln w="9525">
                              <a:solidFill>
                                <a:schemeClr val="tx1"/>
                              </a:solidFill>
                              <a:prstDash val="solid"/>
                              <a:round/>
                              <a:headEnd/>
                              <a:tailEnd/>
                            </a:ln>
                          </wps:spPr>
                          <wps:bodyPr/>
                        </wps:wsp>
                        <wps:wsp>
                          <wps:cNvPr id="631" name="Freeform 173"/>
                          <wps:cNvSpPr>
                            <a:spLocks/>
                          </wps:cNvSpPr>
                          <wps:spPr bwMode="auto">
                            <a:xfrm>
                              <a:off x="7997892" y="8536771"/>
                              <a:ext cx="802232" cy="614093"/>
                            </a:xfrm>
                            <a:custGeom>
                              <a:avLst/>
                              <a:gdLst>
                                <a:gd name="T0" fmla="*/ 2147483647 w 222"/>
                                <a:gd name="T1" fmla="*/ 2147483647 h 174"/>
                                <a:gd name="T2" fmla="*/ 2147483647 w 222"/>
                                <a:gd name="T3" fmla="*/ 2147483647 h 174"/>
                                <a:gd name="T4" fmla="*/ 2147483647 w 222"/>
                                <a:gd name="T5" fmla="*/ 2147483647 h 174"/>
                                <a:gd name="T6" fmla="*/ 2147483647 w 222"/>
                                <a:gd name="T7" fmla="*/ 2147483647 h 174"/>
                                <a:gd name="T8" fmla="*/ 2147483647 w 222"/>
                                <a:gd name="T9" fmla="*/ 2147483647 h 174"/>
                                <a:gd name="T10" fmla="*/ 2147483647 w 222"/>
                                <a:gd name="T11" fmla="*/ 2147483647 h 174"/>
                                <a:gd name="T12" fmla="*/ 2147483647 w 222"/>
                                <a:gd name="T13" fmla="*/ 2147483647 h 174"/>
                                <a:gd name="T14" fmla="*/ 2147483647 w 222"/>
                                <a:gd name="T15" fmla="*/ 2147483647 h 174"/>
                                <a:gd name="T16" fmla="*/ 2147483647 w 222"/>
                                <a:gd name="T17" fmla="*/ 2147483647 h 174"/>
                                <a:gd name="T18" fmla="*/ 2147483647 w 222"/>
                                <a:gd name="T19" fmla="*/ 2147483647 h 174"/>
                                <a:gd name="T20" fmla="*/ 2147483647 w 222"/>
                                <a:gd name="T21" fmla="*/ 2147483647 h 174"/>
                                <a:gd name="T22" fmla="*/ 2147483647 w 222"/>
                                <a:gd name="T23" fmla="*/ 2147483647 h 174"/>
                                <a:gd name="T24" fmla="*/ 2147483647 w 222"/>
                                <a:gd name="T25" fmla="*/ 2147483647 h 174"/>
                                <a:gd name="T26" fmla="*/ 2147483647 w 222"/>
                                <a:gd name="T27" fmla="*/ 2147483647 h 174"/>
                                <a:gd name="T28" fmla="*/ 2147483647 w 222"/>
                                <a:gd name="T29" fmla="*/ 2147483647 h 174"/>
                                <a:gd name="T30" fmla="*/ 2147483647 w 222"/>
                                <a:gd name="T31" fmla="*/ 2147483647 h 174"/>
                                <a:gd name="T32" fmla="*/ 2147483647 w 222"/>
                                <a:gd name="T33" fmla="*/ 2147483647 h 174"/>
                                <a:gd name="T34" fmla="*/ 2147483647 w 222"/>
                                <a:gd name="T35" fmla="*/ 2147483647 h 174"/>
                                <a:gd name="T36" fmla="*/ 2147483647 w 222"/>
                                <a:gd name="T37" fmla="*/ 2147483647 h 174"/>
                                <a:gd name="T38" fmla="*/ 2147483647 w 222"/>
                                <a:gd name="T39" fmla="*/ 2147483647 h 174"/>
                                <a:gd name="T40" fmla="*/ 2147483647 w 222"/>
                                <a:gd name="T41" fmla="*/ 2147483647 h 174"/>
                                <a:gd name="T42" fmla="*/ 2147483647 w 222"/>
                                <a:gd name="T43" fmla="*/ 2147483647 h 174"/>
                                <a:gd name="T44" fmla="*/ 2147483647 w 222"/>
                                <a:gd name="T45" fmla="*/ 2147483647 h 174"/>
                                <a:gd name="T46" fmla="*/ 2147483647 w 222"/>
                                <a:gd name="T47" fmla="*/ 2147483647 h 174"/>
                                <a:gd name="T48" fmla="*/ 2147483647 w 222"/>
                                <a:gd name="T49" fmla="*/ 2147483647 h 174"/>
                                <a:gd name="T50" fmla="*/ 2147483647 w 222"/>
                                <a:gd name="T51" fmla="*/ 2147483647 h 174"/>
                                <a:gd name="T52" fmla="*/ 2147483647 w 222"/>
                                <a:gd name="T53" fmla="*/ 2147483647 h 174"/>
                                <a:gd name="T54" fmla="*/ 2147483647 w 222"/>
                                <a:gd name="T55" fmla="*/ 2147483647 h 174"/>
                                <a:gd name="T56" fmla="*/ 2147483647 w 222"/>
                                <a:gd name="T57" fmla="*/ 2147483647 h 174"/>
                                <a:gd name="T58" fmla="*/ 2147483647 w 222"/>
                                <a:gd name="T59" fmla="*/ 2147483647 h 174"/>
                                <a:gd name="T60" fmla="*/ 2147483647 w 222"/>
                                <a:gd name="T61" fmla="*/ 2147483647 h 174"/>
                                <a:gd name="T62" fmla="*/ 2147483647 w 222"/>
                                <a:gd name="T63" fmla="*/ 2147483647 h 174"/>
                                <a:gd name="T64" fmla="*/ 2147483647 w 222"/>
                                <a:gd name="T65" fmla="*/ 2147483647 h 174"/>
                                <a:gd name="T66" fmla="*/ 2147483647 w 222"/>
                                <a:gd name="T67" fmla="*/ 2147483647 h 174"/>
                                <a:gd name="T68" fmla="*/ 2147483647 w 222"/>
                                <a:gd name="T69" fmla="*/ 2147483647 h 174"/>
                                <a:gd name="T70" fmla="*/ 2147483647 w 222"/>
                                <a:gd name="T71" fmla="*/ 2147483647 h 174"/>
                                <a:gd name="T72" fmla="*/ 2147483647 w 222"/>
                                <a:gd name="T73" fmla="*/ 2147483647 h 174"/>
                                <a:gd name="T74" fmla="*/ 2147483647 w 222"/>
                                <a:gd name="T75" fmla="*/ 2147483647 h 174"/>
                                <a:gd name="T76" fmla="*/ 2147483647 w 222"/>
                                <a:gd name="T77" fmla="*/ 2147483647 h 174"/>
                                <a:gd name="T78" fmla="*/ 2147483647 w 222"/>
                                <a:gd name="T79" fmla="*/ 2147483647 h 174"/>
                                <a:gd name="T80" fmla="*/ 2147483647 w 222"/>
                                <a:gd name="T81" fmla="*/ 2147483647 h 174"/>
                                <a:gd name="T82" fmla="*/ 2147483647 w 222"/>
                                <a:gd name="T83" fmla="*/ 2147483647 h 174"/>
                                <a:gd name="T84" fmla="*/ 2147483647 w 222"/>
                                <a:gd name="T85" fmla="*/ 2147483647 h 174"/>
                                <a:gd name="T86" fmla="*/ 2147483647 w 222"/>
                                <a:gd name="T87" fmla="*/ 2147483647 h 174"/>
                                <a:gd name="T88" fmla="*/ 2147483647 w 222"/>
                                <a:gd name="T89" fmla="*/ 2147483647 h 174"/>
                                <a:gd name="T90" fmla="*/ 2147483647 w 222"/>
                                <a:gd name="T91" fmla="*/ 2147483647 h 174"/>
                                <a:gd name="T92" fmla="*/ 2147483647 w 222"/>
                                <a:gd name="T93" fmla="*/ 2147483647 h 174"/>
                                <a:gd name="T94" fmla="*/ 0 w 222"/>
                                <a:gd name="T95" fmla="*/ 2147483647 h 174"/>
                                <a:gd name="T96" fmla="*/ 2147483647 w 222"/>
                                <a:gd name="T97" fmla="*/ 2147483647 h 174"/>
                                <a:gd name="T98" fmla="*/ 2147483647 w 222"/>
                                <a:gd name="T99" fmla="*/ 2147483647 h 174"/>
                                <a:gd name="T100" fmla="*/ 2147483647 w 222"/>
                                <a:gd name="T101" fmla="*/ 0 h 17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22" h="174">
                                  <a:moveTo>
                                    <a:pt x="60" y="0"/>
                                  </a:moveTo>
                                  <a:lnTo>
                                    <a:pt x="72" y="24"/>
                                  </a:lnTo>
                                  <a:lnTo>
                                    <a:pt x="72" y="30"/>
                                  </a:lnTo>
                                  <a:lnTo>
                                    <a:pt x="72" y="36"/>
                                  </a:lnTo>
                                  <a:lnTo>
                                    <a:pt x="72" y="42"/>
                                  </a:lnTo>
                                  <a:lnTo>
                                    <a:pt x="78" y="42"/>
                                  </a:lnTo>
                                  <a:lnTo>
                                    <a:pt x="84" y="42"/>
                                  </a:lnTo>
                                  <a:lnTo>
                                    <a:pt x="84" y="48"/>
                                  </a:lnTo>
                                  <a:lnTo>
                                    <a:pt x="90" y="48"/>
                                  </a:lnTo>
                                  <a:lnTo>
                                    <a:pt x="90" y="54"/>
                                  </a:lnTo>
                                  <a:lnTo>
                                    <a:pt x="96" y="54"/>
                                  </a:lnTo>
                                  <a:lnTo>
                                    <a:pt x="96" y="60"/>
                                  </a:lnTo>
                                  <a:lnTo>
                                    <a:pt x="102" y="60"/>
                                  </a:lnTo>
                                  <a:lnTo>
                                    <a:pt x="102" y="66"/>
                                  </a:lnTo>
                                  <a:lnTo>
                                    <a:pt x="108" y="66"/>
                                  </a:lnTo>
                                  <a:lnTo>
                                    <a:pt x="114" y="72"/>
                                  </a:lnTo>
                                  <a:lnTo>
                                    <a:pt x="120" y="72"/>
                                  </a:lnTo>
                                  <a:lnTo>
                                    <a:pt x="114" y="72"/>
                                  </a:lnTo>
                                  <a:lnTo>
                                    <a:pt x="120" y="72"/>
                                  </a:lnTo>
                                  <a:lnTo>
                                    <a:pt x="120" y="78"/>
                                  </a:lnTo>
                                  <a:lnTo>
                                    <a:pt x="126" y="78"/>
                                  </a:lnTo>
                                  <a:lnTo>
                                    <a:pt x="126" y="84"/>
                                  </a:lnTo>
                                  <a:lnTo>
                                    <a:pt x="132" y="84"/>
                                  </a:lnTo>
                                  <a:lnTo>
                                    <a:pt x="138" y="84"/>
                                  </a:lnTo>
                                  <a:lnTo>
                                    <a:pt x="144" y="90"/>
                                  </a:lnTo>
                                  <a:lnTo>
                                    <a:pt x="150" y="90"/>
                                  </a:lnTo>
                                  <a:lnTo>
                                    <a:pt x="156" y="90"/>
                                  </a:lnTo>
                                  <a:lnTo>
                                    <a:pt x="162" y="90"/>
                                  </a:lnTo>
                                  <a:lnTo>
                                    <a:pt x="162" y="96"/>
                                  </a:lnTo>
                                  <a:lnTo>
                                    <a:pt x="168" y="96"/>
                                  </a:lnTo>
                                  <a:lnTo>
                                    <a:pt x="174" y="96"/>
                                  </a:lnTo>
                                  <a:lnTo>
                                    <a:pt x="186" y="90"/>
                                  </a:lnTo>
                                  <a:lnTo>
                                    <a:pt x="192" y="90"/>
                                  </a:lnTo>
                                  <a:lnTo>
                                    <a:pt x="198" y="90"/>
                                  </a:lnTo>
                                  <a:lnTo>
                                    <a:pt x="204" y="90"/>
                                  </a:lnTo>
                                  <a:lnTo>
                                    <a:pt x="210" y="90"/>
                                  </a:lnTo>
                                  <a:lnTo>
                                    <a:pt x="216" y="84"/>
                                  </a:lnTo>
                                  <a:lnTo>
                                    <a:pt x="222" y="90"/>
                                  </a:lnTo>
                                  <a:lnTo>
                                    <a:pt x="222" y="96"/>
                                  </a:lnTo>
                                  <a:lnTo>
                                    <a:pt x="222" y="102"/>
                                  </a:lnTo>
                                  <a:lnTo>
                                    <a:pt x="216" y="108"/>
                                  </a:lnTo>
                                  <a:lnTo>
                                    <a:pt x="216" y="114"/>
                                  </a:lnTo>
                                  <a:lnTo>
                                    <a:pt x="216" y="126"/>
                                  </a:lnTo>
                                  <a:lnTo>
                                    <a:pt x="216" y="132"/>
                                  </a:lnTo>
                                  <a:lnTo>
                                    <a:pt x="210" y="132"/>
                                  </a:lnTo>
                                  <a:lnTo>
                                    <a:pt x="198" y="138"/>
                                  </a:lnTo>
                                  <a:lnTo>
                                    <a:pt x="192" y="138"/>
                                  </a:lnTo>
                                  <a:lnTo>
                                    <a:pt x="186" y="138"/>
                                  </a:lnTo>
                                  <a:lnTo>
                                    <a:pt x="180" y="138"/>
                                  </a:lnTo>
                                  <a:lnTo>
                                    <a:pt x="174" y="138"/>
                                  </a:lnTo>
                                  <a:lnTo>
                                    <a:pt x="168" y="138"/>
                                  </a:lnTo>
                                  <a:lnTo>
                                    <a:pt x="162" y="138"/>
                                  </a:lnTo>
                                  <a:lnTo>
                                    <a:pt x="162" y="144"/>
                                  </a:lnTo>
                                  <a:lnTo>
                                    <a:pt x="156" y="144"/>
                                  </a:lnTo>
                                  <a:lnTo>
                                    <a:pt x="156" y="150"/>
                                  </a:lnTo>
                                  <a:lnTo>
                                    <a:pt x="156" y="156"/>
                                  </a:lnTo>
                                  <a:lnTo>
                                    <a:pt x="150" y="156"/>
                                  </a:lnTo>
                                  <a:lnTo>
                                    <a:pt x="150" y="162"/>
                                  </a:lnTo>
                                  <a:lnTo>
                                    <a:pt x="150" y="168"/>
                                  </a:lnTo>
                                  <a:lnTo>
                                    <a:pt x="144" y="168"/>
                                  </a:lnTo>
                                  <a:lnTo>
                                    <a:pt x="144" y="174"/>
                                  </a:lnTo>
                                  <a:lnTo>
                                    <a:pt x="144" y="168"/>
                                  </a:lnTo>
                                  <a:lnTo>
                                    <a:pt x="138" y="168"/>
                                  </a:lnTo>
                                  <a:lnTo>
                                    <a:pt x="132" y="162"/>
                                  </a:lnTo>
                                  <a:lnTo>
                                    <a:pt x="126" y="156"/>
                                  </a:lnTo>
                                  <a:lnTo>
                                    <a:pt x="120" y="150"/>
                                  </a:lnTo>
                                  <a:lnTo>
                                    <a:pt x="120" y="144"/>
                                  </a:lnTo>
                                  <a:lnTo>
                                    <a:pt x="120" y="138"/>
                                  </a:lnTo>
                                  <a:lnTo>
                                    <a:pt x="114" y="138"/>
                                  </a:lnTo>
                                  <a:lnTo>
                                    <a:pt x="114" y="132"/>
                                  </a:lnTo>
                                  <a:lnTo>
                                    <a:pt x="102" y="132"/>
                                  </a:lnTo>
                                  <a:lnTo>
                                    <a:pt x="102" y="126"/>
                                  </a:lnTo>
                                  <a:lnTo>
                                    <a:pt x="96" y="126"/>
                                  </a:lnTo>
                                  <a:lnTo>
                                    <a:pt x="96" y="120"/>
                                  </a:lnTo>
                                  <a:lnTo>
                                    <a:pt x="90" y="120"/>
                                  </a:lnTo>
                                  <a:lnTo>
                                    <a:pt x="90" y="114"/>
                                  </a:lnTo>
                                  <a:lnTo>
                                    <a:pt x="84" y="108"/>
                                  </a:lnTo>
                                  <a:lnTo>
                                    <a:pt x="78" y="102"/>
                                  </a:lnTo>
                                  <a:lnTo>
                                    <a:pt x="72" y="102"/>
                                  </a:lnTo>
                                  <a:lnTo>
                                    <a:pt x="72" y="96"/>
                                  </a:lnTo>
                                  <a:lnTo>
                                    <a:pt x="66" y="96"/>
                                  </a:lnTo>
                                  <a:lnTo>
                                    <a:pt x="60" y="90"/>
                                  </a:lnTo>
                                  <a:lnTo>
                                    <a:pt x="54" y="90"/>
                                  </a:lnTo>
                                  <a:lnTo>
                                    <a:pt x="36" y="72"/>
                                  </a:lnTo>
                                  <a:lnTo>
                                    <a:pt x="30" y="72"/>
                                  </a:lnTo>
                                  <a:lnTo>
                                    <a:pt x="24" y="66"/>
                                  </a:lnTo>
                                  <a:lnTo>
                                    <a:pt x="24" y="60"/>
                                  </a:lnTo>
                                  <a:lnTo>
                                    <a:pt x="18" y="60"/>
                                  </a:lnTo>
                                  <a:lnTo>
                                    <a:pt x="18" y="54"/>
                                  </a:lnTo>
                                  <a:lnTo>
                                    <a:pt x="12" y="48"/>
                                  </a:lnTo>
                                  <a:lnTo>
                                    <a:pt x="12" y="42"/>
                                  </a:lnTo>
                                  <a:lnTo>
                                    <a:pt x="6" y="42"/>
                                  </a:lnTo>
                                  <a:lnTo>
                                    <a:pt x="6" y="36"/>
                                  </a:lnTo>
                                  <a:lnTo>
                                    <a:pt x="6" y="30"/>
                                  </a:lnTo>
                                  <a:lnTo>
                                    <a:pt x="6" y="24"/>
                                  </a:lnTo>
                                  <a:lnTo>
                                    <a:pt x="0" y="24"/>
                                  </a:lnTo>
                                  <a:lnTo>
                                    <a:pt x="6" y="18"/>
                                  </a:lnTo>
                                  <a:lnTo>
                                    <a:pt x="12" y="18"/>
                                  </a:lnTo>
                                  <a:lnTo>
                                    <a:pt x="18" y="18"/>
                                  </a:lnTo>
                                  <a:lnTo>
                                    <a:pt x="36" y="6"/>
                                  </a:lnTo>
                                  <a:lnTo>
                                    <a:pt x="48" y="0"/>
                                  </a:lnTo>
                                  <a:lnTo>
                                    <a:pt x="54" y="0"/>
                                  </a:lnTo>
                                  <a:lnTo>
                                    <a:pt x="60" y="0"/>
                                  </a:lnTo>
                                  <a:close/>
                                </a:path>
                              </a:pathLst>
                            </a:custGeom>
                            <a:solidFill>
                              <a:srgbClr val="FF33CC"/>
                            </a:solidFill>
                            <a:ln w="9525">
                              <a:solidFill>
                                <a:schemeClr val="tx1"/>
                              </a:solidFill>
                              <a:prstDash val="solid"/>
                              <a:round/>
                              <a:headEnd/>
                              <a:tailEnd/>
                            </a:ln>
                          </wps:spPr>
                          <wps:bodyPr/>
                        </wps:wsp>
                        <wps:wsp>
                          <wps:cNvPr id="632" name="Freeform 174"/>
                          <wps:cNvSpPr>
                            <a:spLocks/>
                          </wps:cNvSpPr>
                          <wps:spPr bwMode="auto">
                            <a:xfrm>
                              <a:off x="4854007" y="8557947"/>
                              <a:ext cx="1496054" cy="1122308"/>
                            </a:xfrm>
                            <a:custGeom>
                              <a:avLst/>
                              <a:gdLst>
                                <a:gd name="T0" fmla="*/ 2147483647 w 414"/>
                                <a:gd name="T1" fmla="*/ 2147483647 h 318"/>
                                <a:gd name="T2" fmla="*/ 2147483647 w 414"/>
                                <a:gd name="T3" fmla="*/ 2147483647 h 318"/>
                                <a:gd name="T4" fmla="*/ 2147483647 w 414"/>
                                <a:gd name="T5" fmla="*/ 2147483647 h 318"/>
                                <a:gd name="T6" fmla="*/ 2147483647 w 414"/>
                                <a:gd name="T7" fmla="*/ 2147483647 h 318"/>
                                <a:gd name="T8" fmla="*/ 2147483647 w 414"/>
                                <a:gd name="T9" fmla="*/ 2147483647 h 318"/>
                                <a:gd name="T10" fmla="*/ 2147483647 w 414"/>
                                <a:gd name="T11" fmla="*/ 2147483647 h 318"/>
                                <a:gd name="T12" fmla="*/ 2147483647 w 414"/>
                                <a:gd name="T13" fmla="*/ 2147483647 h 318"/>
                                <a:gd name="T14" fmla="*/ 2147483647 w 414"/>
                                <a:gd name="T15" fmla="*/ 2147483647 h 318"/>
                                <a:gd name="T16" fmla="*/ 2147483647 w 414"/>
                                <a:gd name="T17" fmla="*/ 2147483647 h 318"/>
                                <a:gd name="T18" fmla="*/ 2147483647 w 414"/>
                                <a:gd name="T19" fmla="*/ 2147483647 h 318"/>
                                <a:gd name="T20" fmla="*/ 2147483647 w 414"/>
                                <a:gd name="T21" fmla="*/ 2147483647 h 318"/>
                                <a:gd name="T22" fmla="*/ 2147483647 w 414"/>
                                <a:gd name="T23" fmla="*/ 2147483647 h 318"/>
                                <a:gd name="T24" fmla="*/ 2147483647 w 414"/>
                                <a:gd name="T25" fmla="*/ 2147483647 h 318"/>
                                <a:gd name="T26" fmla="*/ 2147483647 w 414"/>
                                <a:gd name="T27" fmla="*/ 2147483647 h 318"/>
                                <a:gd name="T28" fmla="*/ 2147483647 w 414"/>
                                <a:gd name="T29" fmla="*/ 2147483647 h 318"/>
                                <a:gd name="T30" fmla="*/ 2147483647 w 414"/>
                                <a:gd name="T31" fmla="*/ 2147483647 h 318"/>
                                <a:gd name="T32" fmla="*/ 2147483647 w 414"/>
                                <a:gd name="T33" fmla="*/ 2147483647 h 318"/>
                                <a:gd name="T34" fmla="*/ 2147483647 w 414"/>
                                <a:gd name="T35" fmla="*/ 2147483647 h 318"/>
                                <a:gd name="T36" fmla="*/ 2147483647 w 414"/>
                                <a:gd name="T37" fmla="*/ 2147483647 h 318"/>
                                <a:gd name="T38" fmla="*/ 2147483647 w 414"/>
                                <a:gd name="T39" fmla="*/ 2147483647 h 318"/>
                                <a:gd name="T40" fmla="*/ 2147483647 w 414"/>
                                <a:gd name="T41" fmla="*/ 2147483647 h 318"/>
                                <a:gd name="T42" fmla="*/ 2147483647 w 414"/>
                                <a:gd name="T43" fmla="*/ 2147483647 h 318"/>
                                <a:gd name="T44" fmla="*/ 2147483647 w 414"/>
                                <a:gd name="T45" fmla="*/ 2147483647 h 318"/>
                                <a:gd name="T46" fmla="*/ 2147483647 w 414"/>
                                <a:gd name="T47" fmla="*/ 2147483647 h 318"/>
                                <a:gd name="T48" fmla="*/ 2147483647 w 414"/>
                                <a:gd name="T49" fmla="*/ 2147483647 h 318"/>
                                <a:gd name="T50" fmla="*/ 2147483647 w 414"/>
                                <a:gd name="T51" fmla="*/ 2147483647 h 318"/>
                                <a:gd name="T52" fmla="*/ 2147483647 w 414"/>
                                <a:gd name="T53" fmla="*/ 2147483647 h 318"/>
                                <a:gd name="T54" fmla="*/ 2147483647 w 414"/>
                                <a:gd name="T55" fmla="*/ 2147483647 h 318"/>
                                <a:gd name="T56" fmla="*/ 2147483647 w 414"/>
                                <a:gd name="T57" fmla="*/ 2147483647 h 318"/>
                                <a:gd name="T58" fmla="*/ 2147483647 w 414"/>
                                <a:gd name="T59" fmla="*/ 2147483647 h 318"/>
                                <a:gd name="T60" fmla="*/ 2147483647 w 414"/>
                                <a:gd name="T61" fmla="*/ 2147483647 h 318"/>
                                <a:gd name="T62" fmla="*/ 2147483647 w 414"/>
                                <a:gd name="T63" fmla="*/ 2147483647 h 318"/>
                                <a:gd name="T64" fmla="*/ 2147483647 w 414"/>
                                <a:gd name="T65" fmla="*/ 2147483647 h 318"/>
                                <a:gd name="T66" fmla="*/ 2147483647 w 414"/>
                                <a:gd name="T67" fmla="*/ 2147483647 h 318"/>
                                <a:gd name="T68" fmla="*/ 2147483647 w 414"/>
                                <a:gd name="T69" fmla="*/ 2147483647 h 318"/>
                                <a:gd name="T70" fmla="*/ 2147483647 w 414"/>
                                <a:gd name="T71" fmla="*/ 2147483647 h 318"/>
                                <a:gd name="T72" fmla="*/ 2147483647 w 414"/>
                                <a:gd name="T73" fmla="*/ 2147483647 h 318"/>
                                <a:gd name="T74" fmla="*/ 2147483647 w 414"/>
                                <a:gd name="T75" fmla="*/ 2147483647 h 318"/>
                                <a:gd name="T76" fmla="*/ 2147483647 w 414"/>
                                <a:gd name="T77" fmla="*/ 2147483647 h 318"/>
                                <a:gd name="T78" fmla="*/ 0 w 414"/>
                                <a:gd name="T79" fmla="*/ 2147483647 h 318"/>
                                <a:gd name="T80" fmla="*/ 2147483647 w 414"/>
                                <a:gd name="T81" fmla="*/ 2147483647 h 318"/>
                                <a:gd name="T82" fmla="*/ 2147483647 w 414"/>
                                <a:gd name="T83" fmla="*/ 2147483647 h 318"/>
                                <a:gd name="T84" fmla="*/ 2147483647 w 414"/>
                                <a:gd name="T85" fmla="*/ 2147483647 h 318"/>
                                <a:gd name="T86" fmla="*/ 2147483647 w 414"/>
                                <a:gd name="T87" fmla="*/ 2147483647 h 318"/>
                                <a:gd name="T88" fmla="*/ 2147483647 w 414"/>
                                <a:gd name="T89" fmla="*/ 2147483647 h 318"/>
                                <a:gd name="T90" fmla="*/ 2147483647 w 414"/>
                                <a:gd name="T91" fmla="*/ 2147483647 h 318"/>
                                <a:gd name="T92" fmla="*/ 2147483647 w 414"/>
                                <a:gd name="T93" fmla="*/ 2147483647 h 318"/>
                                <a:gd name="T94" fmla="*/ 2147483647 w 414"/>
                                <a:gd name="T95" fmla="*/ 2147483647 h 318"/>
                                <a:gd name="T96" fmla="*/ 2147483647 w 414"/>
                                <a:gd name="T97" fmla="*/ 2147483647 h 318"/>
                                <a:gd name="T98" fmla="*/ 2147483647 w 414"/>
                                <a:gd name="T99" fmla="*/ 2147483647 h 3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14" h="318">
                                  <a:moveTo>
                                    <a:pt x="312" y="0"/>
                                  </a:moveTo>
                                  <a:lnTo>
                                    <a:pt x="312" y="6"/>
                                  </a:lnTo>
                                  <a:lnTo>
                                    <a:pt x="312" y="12"/>
                                  </a:lnTo>
                                  <a:lnTo>
                                    <a:pt x="318" y="18"/>
                                  </a:lnTo>
                                  <a:lnTo>
                                    <a:pt x="318" y="30"/>
                                  </a:lnTo>
                                  <a:lnTo>
                                    <a:pt x="330" y="66"/>
                                  </a:lnTo>
                                  <a:lnTo>
                                    <a:pt x="336" y="78"/>
                                  </a:lnTo>
                                  <a:lnTo>
                                    <a:pt x="336" y="84"/>
                                  </a:lnTo>
                                  <a:lnTo>
                                    <a:pt x="342" y="84"/>
                                  </a:lnTo>
                                  <a:lnTo>
                                    <a:pt x="348" y="102"/>
                                  </a:lnTo>
                                  <a:lnTo>
                                    <a:pt x="360" y="96"/>
                                  </a:lnTo>
                                  <a:lnTo>
                                    <a:pt x="366" y="90"/>
                                  </a:lnTo>
                                  <a:lnTo>
                                    <a:pt x="366" y="96"/>
                                  </a:lnTo>
                                  <a:lnTo>
                                    <a:pt x="372" y="102"/>
                                  </a:lnTo>
                                  <a:lnTo>
                                    <a:pt x="378" y="114"/>
                                  </a:lnTo>
                                  <a:lnTo>
                                    <a:pt x="378" y="120"/>
                                  </a:lnTo>
                                  <a:lnTo>
                                    <a:pt x="384" y="120"/>
                                  </a:lnTo>
                                  <a:lnTo>
                                    <a:pt x="378" y="120"/>
                                  </a:lnTo>
                                  <a:lnTo>
                                    <a:pt x="384" y="120"/>
                                  </a:lnTo>
                                  <a:lnTo>
                                    <a:pt x="384" y="126"/>
                                  </a:lnTo>
                                  <a:lnTo>
                                    <a:pt x="390" y="126"/>
                                  </a:lnTo>
                                  <a:lnTo>
                                    <a:pt x="390" y="132"/>
                                  </a:lnTo>
                                  <a:lnTo>
                                    <a:pt x="390" y="138"/>
                                  </a:lnTo>
                                  <a:lnTo>
                                    <a:pt x="396" y="138"/>
                                  </a:lnTo>
                                  <a:lnTo>
                                    <a:pt x="396" y="144"/>
                                  </a:lnTo>
                                  <a:lnTo>
                                    <a:pt x="396" y="150"/>
                                  </a:lnTo>
                                  <a:lnTo>
                                    <a:pt x="402" y="150"/>
                                  </a:lnTo>
                                  <a:lnTo>
                                    <a:pt x="402" y="156"/>
                                  </a:lnTo>
                                  <a:lnTo>
                                    <a:pt x="408" y="162"/>
                                  </a:lnTo>
                                  <a:lnTo>
                                    <a:pt x="408" y="168"/>
                                  </a:lnTo>
                                  <a:lnTo>
                                    <a:pt x="414" y="168"/>
                                  </a:lnTo>
                                  <a:lnTo>
                                    <a:pt x="414" y="174"/>
                                  </a:lnTo>
                                  <a:lnTo>
                                    <a:pt x="408" y="180"/>
                                  </a:lnTo>
                                  <a:lnTo>
                                    <a:pt x="396" y="186"/>
                                  </a:lnTo>
                                  <a:lnTo>
                                    <a:pt x="390" y="186"/>
                                  </a:lnTo>
                                  <a:lnTo>
                                    <a:pt x="384" y="186"/>
                                  </a:lnTo>
                                  <a:lnTo>
                                    <a:pt x="384" y="192"/>
                                  </a:lnTo>
                                  <a:lnTo>
                                    <a:pt x="378" y="192"/>
                                  </a:lnTo>
                                  <a:lnTo>
                                    <a:pt x="360" y="198"/>
                                  </a:lnTo>
                                  <a:lnTo>
                                    <a:pt x="312" y="222"/>
                                  </a:lnTo>
                                  <a:lnTo>
                                    <a:pt x="282" y="234"/>
                                  </a:lnTo>
                                  <a:lnTo>
                                    <a:pt x="264" y="246"/>
                                  </a:lnTo>
                                  <a:lnTo>
                                    <a:pt x="252" y="246"/>
                                  </a:lnTo>
                                  <a:lnTo>
                                    <a:pt x="252" y="252"/>
                                  </a:lnTo>
                                  <a:lnTo>
                                    <a:pt x="240" y="252"/>
                                  </a:lnTo>
                                  <a:lnTo>
                                    <a:pt x="240" y="258"/>
                                  </a:lnTo>
                                  <a:lnTo>
                                    <a:pt x="222" y="264"/>
                                  </a:lnTo>
                                  <a:lnTo>
                                    <a:pt x="198" y="276"/>
                                  </a:lnTo>
                                  <a:lnTo>
                                    <a:pt x="174" y="282"/>
                                  </a:lnTo>
                                  <a:lnTo>
                                    <a:pt x="162" y="288"/>
                                  </a:lnTo>
                                  <a:lnTo>
                                    <a:pt x="150" y="294"/>
                                  </a:lnTo>
                                  <a:lnTo>
                                    <a:pt x="138" y="300"/>
                                  </a:lnTo>
                                  <a:lnTo>
                                    <a:pt x="126" y="306"/>
                                  </a:lnTo>
                                  <a:lnTo>
                                    <a:pt x="102" y="312"/>
                                  </a:lnTo>
                                  <a:lnTo>
                                    <a:pt x="102" y="318"/>
                                  </a:lnTo>
                                  <a:lnTo>
                                    <a:pt x="96" y="318"/>
                                  </a:lnTo>
                                  <a:lnTo>
                                    <a:pt x="96" y="312"/>
                                  </a:lnTo>
                                  <a:lnTo>
                                    <a:pt x="84" y="300"/>
                                  </a:lnTo>
                                  <a:lnTo>
                                    <a:pt x="84" y="294"/>
                                  </a:lnTo>
                                  <a:lnTo>
                                    <a:pt x="84" y="288"/>
                                  </a:lnTo>
                                  <a:lnTo>
                                    <a:pt x="78" y="282"/>
                                  </a:lnTo>
                                  <a:lnTo>
                                    <a:pt x="66" y="246"/>
                                  </a:lnTo>
                                  <a:lnTo>
                                    <a:pt x="60" y="246"/>
                                  </a:lnTo>
                                  <a:lnTo>
                                    <a:pt x="54" y="234"/>
                                  </a:lnTo>
                                  <a:lnTo>
                                    <a:pt x="54" y="228"/>
                                  </a:lnTo>
                                  <a:lnTo>
                                    <a:pt x="54" y="210"/>
                                  </a:lnTo>
                                  <a:lnTo>
                                    <a:pt x="48" y="186"/>
                                  </a:lnTo>
                                  <a:lnTo>
                                    <a:pt x="48" y="162"/>
                                  </a:lnTo>
                                  <a:lnTo>
                                    <a:pt x="48" y="150"/>
                                  </a:lnTo>
                                  <a:lnTo>
                                    <a:pt x="48" y="144"/>
                                  </a:lnTo>
                                  <a:lnTo>
                                    <a:pt x="42" y="144"/>
                                  </a:lnTo>
                                  <a:lnTo>
                                    <a:pt x="36" y="138"/>
                                  </a:lnTo>
                                  <a:lnTo>
                                    <a:pt x="24" y="132"/>
                                  </a:lnTo>
                                  <a:lnTo>
                                    <a:pt x="18" y="126"/>
                                  </a:lnTo>
                                  <a:lnTo>
                                    <a:pt x="12" y="120"/>
                                  </a:lnTo>
                                  <a:lnTo>
                                    <a:pt x="12" y="114"/>
                                  </a:lnTo>
                                  <a:lnTo>
                                    <a:pt x="6" y="102"/>
                                  </a:lnTo>
                                  <a:lnTo>
                                    <a:pt x="6" y="96"/>
                                  </a:lnTo>
                                  <a:lnTo>
                                    <a:pt x="0" y="78"/>
                                  </a:lnTo>
                                  <a:lnTo>
                                    <a:pt x="0" y="72"/>
                                  </a:lnTo>
                                  <a:lnTo>
                                    <a:pt x="12" y="72"/>
                                  </a:lnTo>
                                  <a:lnTo>
                                    <a:pt x="30" y="66"/>
                                  </a:lnTo>
                                  <a:lnTo>
                                    <a:pt x="54" y="60"/>
                                  </a:lnTo>
                                  <a:lnTo>
                                    <a:pt x="72" y="54"/>
                                  </a:lnTo>
                                  <a:lnTo>
                                    <a:pt x="90" y="54"/>
                                  </a:lnTo>
                                  <a:lnTo>
                                    <a:pt x="114" y="48"/>
                                  </a:lnTo>
                                  <a:lnTo>
                                    <a:pt x="132" y="42"/>
                                  </a:lnTo>
                                  <a:lnTo>
                                    <a:pt x="156" y="36"/>
                                  </a:lnTo>
                                  <a:lnTo>
                                    <a:pt x="192" y="30"/>
                                  </a:lnTo>
                                  <a:lnTo>
                                    <a:pt x="210" y="24"/>
                                  </a:lnTo>
                                  <a:lnTo>
                                    <a:pt x="222" y="24"/>
                                  </a:lnTo>
                                  <a:lnTo>
                                    <a:pt x="228" y="18"/>
                                  </a:lnTo>
                                  <a:lnTo>
                                    <a:pt x="234" y="18"/>
                                  </a:lnTo>
                                  <a:lnTo>
                                    <a:pt x="240" y="18"/>
                                  </a:lnTo>
                                  <a:lnTo>
                                    <a:pt x="246" y="12"/>
                                  </a:lnTo>
                                  <a:lnTo>
                                    <a:pt x="264" y="12"/>
                                  </a:lnTo>
                                  <a:lnTo>
                                    <a:pt x="270" y="12"/>
                                  </a:lnTo>
                                  <a:lnTo>
                                    <a:pt x="270" y="6"/>
                                  </a:lnTo>
                                  <a:lnTo>
                                    <a:pt x="282" y="6"/>
                                  </a:lnTo>
                                  <a:lnTo>
                                    <a:pt x="288" y="6"/>
                                  </a:lnTo>
                                  <a:lnTo>
                                    <a:pt x="312" y="0"/>
                                  </a:lnTo>
                                  <a:close/>
                                </a:path>
                              </a:pathLst>
                            </a:custGeom>
                            <a:solidFill>
                              <a:srgbClr val="BF95DF"/>
                            </a:solidFill>
                            <a:ln w="9525">
                              <a:solidFill>
                                <a:schemeClr val="tx1"/>
                              </a:solidFill>
                              <a:prstDash val="solid"/>
                              <a:round/>
                              <a:headEnd/>
                              <a:tailEnd/>
                            </a:ln>
                          </wps:spPr>
                          <wps:bodyPr/>
                        </wps:wsp>
                        <wps:wsp>
                          <wps:cNvPr id="633" name="Freeform 175"/>
                          <wps:cNvSpPr>
                            <a:spLocks/>
                          </wps:cNvSpPr>
                          <wps:spPr bwMode="auto">
                            <a:xfrm>
                              <a:off x="9168718" y="8557947"/>
                              <a:ext cx="1235871" cy="1228187"/>
                            </a:xfrm>
                            <a:custGeom>
                              <a:avLst/>
                              <a:gdLst>
                                <a:gd name="T0" fmla="*/ 2147483647 w 342"/>
                                <a:gd name="T1" fmla="*/ 2147483647 h 348"/>
                                <a:gd name="T2" fmla="*/ 2147483647 w 342"/>
                                <a:gd name="T3" fmla="*/ 2147483647 h 348"/>
                                <a:gd name="T4" fmla="*/ 2147483647 w 342"/>
                                <a:gd name="T5" fmla="*/ 2147483647 h 348"/>
                                <a:gd name="T6" fmla="*/ 2147483647 w 342"/>
                                <a:gd name="T7" fmla="*/ 2147483647 h 348"/>
                                <a:gd name="T8" fmla="*/ 2147483647 w 342"/>
                                <a:gd name="T9" fmla="*/ 2147483647 h 348"/>
                                <a:gd name="T10" fmla="*/ 2147483647 w 342"/>
                                <a:gd name="T11" fmla="*/ 2147483647 h 348"/>
                                <a:gd name="T12" fmla="*/ 2147483647 w 342"/>
                                <a:gd name="T13" fmla="*/ 2147483647 h 348"/>
                                <a:gd name="T14" fmla="*/ 2147483647 w 342"/>
                                <a:gd name="T15" fmla="*/ 2147483647 h 348"/>
                                <a:gd name="T16" fmla="*/ 2147483647 w 342"/>
                                <a:gd name="T17" fmla="*/ 2147483647 h 348"/>
                                <a:gd name="T18" fmla="*/ 2147483647 w 342"/>
                                <a:gd name="T19" fmla="*/ 2147483647 h 348"/>
                                <a:gd name="T20" fmla="*/ 2147483647 w 342"/>
                                <a:gd name="T21" fmla="*/ 2147483647 h 348"/>
                                <a:gd name="T22" fmla="*/ 2147483647 w 342"/>
                                <a:gd name="T23" fmla="*/ 2147483647 h 348"/>
                                <a:gd name="T24" fmla="*/ 2147483647 w 342"/>
                                <a:gd name="T25" fmla="*/ 2147483647 h 348"/>
                                <a:gd name="T26" fmla="*/ 2147483647 w 342"/>
                                <a:gd name="T27" fmla="*/ 2147483647 h 348"/>
                                <a:gd name="T28" fmla="*/ 2147483647 w 342"/>
                                <a:gd name="T29" fmla="*/ 2147483647 h 348"/>
                                <a:gd name="T30" fmla="*/ 2147483647 w 342"/>
                                <a:gd name="T31" fmla="*/ 2147483647 h 348"/>
                                <a:gd name="T32" fmla="*/ 2147483647 w 342"/>
                                <a:gd name="T33" fmla="*/ 2147483647 h 348"/>
                                <a:gd name="T34" fmla="*/ 2147483647 w 342"/>
                                <a:gd name="T35" fmla="*/ 2147483647 h 348"/>
                                <a:gd name="T36" fmla="*/ 2147483647 w 342"/>
                                <a:gd name="T37" fmla="*/ 2147483647 h 348"/>
                                <a:gd name="T38" fmla="*/ 2147483647 w 342"/>
                                <a:gd name="T39" fmla="*/ 2147483647 h 348"/>
                                <a:gd name="T40" fmla="*/ 2147483647 w 342"/>
                                <a:gd name="T41" fmla="*/ 2147483647 h 348"/>
                                <a:gd name="T42" fmla="*/ 2147483647 w 342"/>
                                <a:gd name="T43" fmla="*/ 2147483647 h 348"/>
                                <a:gd name="T44" fmla="*/ 2147483647 w 342"/>
                                <a:gd name="T45" fmla="*/ 2147483647 h 348"/>
                                <a:gd name="T46" fmla="*/ 2147483647 w 342"/>
                                <a:gd name="T47" fmla="*/ 2147483647 h 348"/>
                                <a:gd name="T48" fmla="*/ 2147483647 w 342"/>
                                <a:gd name="T49" fmla="*/ 2147483647 h 348"/>
                                <a:gd name="T50" fmla="*/ 2147483647 w 342"/>
                                <a:gd name="T51" fmla="*/ 2147483647 h 348"/>
                                <a:gd name="T52" fmla="*/ 2147483647 w 342"/>
                                <a:gd name="T53" fmla="*/ 2147483647 h 348"/>
                                <a:gd name="T54" fmla="*/ 2147483647 w 342"/>
                                <a:gd name="T55" fmla="*/ 2147483647 h 348"/>
                                <a:gd name="T56" fmla="*/ 2147483647 w 342"/>
                                <a:gd name="T57" fmla="*/ 2147483647 h 348"/>
                                <a:gd name="T58" fmla="*/ 2147483647 w 342"/>
                                <a:gd name="T59" fmla="*/ 2147483647 h 348"/>
                                <a:gd name="T60" fmla="*/ 2147483647 w 342"/>
                                <a:gd name="T61" fmla="*/ 2147483647 h 348"/>
                                <a:gd name="T62" fmla="*/ 2147483647 w 342"/>
                                <a:gd name="T63" fmla="*/ 2147483647 h 348"/>
                                <a:gd name="T64" fmla="*/ 2147483647 w 342"/>
                                <a:gd name="T65" fmla="*/ 2147483647 h 348"/>
                                <a:gd name="T66" fmla="*/ 2147483647 w 342"/>
                                <a:gd name="T67" fmla="*/ 2147483647 h 348"/>
                                <a:gd name="T68" fmla="*/ 2147483647 w 342"/>
                                <a:gd name="T69" fmla="*/ 2147483647 h 348"/>
                                <a:gd name="T70" fmla="*/ 2147483647 w 342"/>
                                <a:gd name="T71" fmla="*/ 2147483647 h 348"/>
                                <a:gd name="T72" fmla="*/ 2147483647 w 342"/>
                                <a:gd name="T73" fmla="*/ 2147483647 h 348"/>
                                <a:gd name="T74" fmla="*/ 2147483647 w 342"/>
                                <a:gd name="T75" fmla="*/ 2147483647 h 348"/>
                                <a:gd name="T76" fmla="*/ 2147483647 w 342"/>
                                <a:gd name="T77" fmla="*/ 2147483647 h 348"/>
                                <a:gd name="T78" fmla="*/ 2147483647 w 342"/>
                                <a:gd name="T79" fmla="*/ 2147483647 h 348"/>
                                <a:gd name="T80" fmla="*/ 2147483647 w 342"/>
                                <a:gd name="T81" fmla="*/ 2147483647 h 348"/>
                                <a:gd name="T82" fmla="*/ 2147483647 w 342"/>
                                <a:gd name="T83" fmla="*/ 2147483647 h 348"/>
                                <a:gd name="T84" fmla="*/ 0 w 342"/>
                                <a:gd name="T85" fmla="*/ 2147483647 h 348"/>
                                <a:gd name="T86" fmla="*/ 2147483647 w 342"/>
                                <a:gd name="T87" fmla="*/ 2147483647 h 348"/>
                                <a:gd name="T88" fmla="*/ 2147483647 w 342"/>
                                <a:gd name="T89" fmla="*/ 2147483647 h 348"/>
                                <a:gd name="T90" fmla="*/ 2147483647 w 342"/>
                                <a:gd name="T91" fmla="*/ 2147483647 h 348"/>
                                <a:gd name="T92" fmla="*/ 2147483647 w 342"/>
                                <a:gd name="T93" fmla="*/ 2147483647 h 348"/>
                                <a:gd name="T94" fmla="*/ 2147483647 w 342"/>
                                <a:gd name="T95" fmla="*/ 2147483647 h 348"/>
                                <a:gd name="T96" fmla="*/ 2147483647 w 342"/>
                                <a:gd name="T97" fmla="*/ 2147483647 h 348"/>
                                <a:gd name="T98" fmla="*/ 2147483647 w 342"/>
                                <a:gd name="T99" fmla="*/ 2147483647 h 348"/>
                                <a:gd name="T100" fmla="*/ 2147483647 w 342"/>
                                <a:gd name="T101" fmla="*/ 2147483647 h 348"/>
                                <a:gd name="T102" fmla="*/ 2147483647 w 342"/>
                                <a:gd name="T103" fmla="*/ 0 h 348"/>
                                <a:gd name="T104" fmla="*/ 2147483647 w 342"/>
                                <a:gd name="T105" fmla="*/ 2147483647 h 348"/>
                                <a:gd name="T106" fmla="*/ 2147483647 w 342"/>
                                <a:gd name="T107" fmla="*/ 2147483647 h 348"/>
                                <a:gd name="T108" fmla="*/ 2147483647 w 342"/>
                                <a:gd name="T109" fmla="*/ 2147483647 h 348"/>
                                <a:gd name="T110" fmla="*/ 2147483647 w 342"/>
                                <a:gd name="T111" fmla="*/ 2147483647 h 348"/>
                                <a:gd name="T112" fmla="*/ 2147483647 w 342"/>
                                <a:gd name="T113" fmla="*/ 2147483647 h 348"/>
                                <a:gd name="T114" fmla="*/ 2147483647 w 342"/>
                                <a:gd name="T115" fmla="*/ 2147483647 h 348"/>
                                <a:gd name="T116" fmla="*/ 2147483647 w 342"/>
                                <a:gd name="T117" fmla="*/ 2147483647 h 348"/>
                                <a:gd name="T118" fmla="*/ 2147483647 w 342"/>
                                <a:gd name="T119" fmla="*/ 2147483647 h 348"/>
                                <a:gd name="T120" fmla="*/ 2147483647 w 342"/>
                                <a:gd name="T121" fmla="*/ 2147483647 h 348"/>
                                <a:gd name="T122" fmla="*/ 2147483647 w 342"/>
                                <a:gd name="T123" fmla="*/ 2147483647 h 34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42" h="348">
                                  <a:moveTo>
                                    <a:pt x="276" y="60"/>
                                  </a:moveTo>
                                  <a:lnTo>
                                    <a:pt x="300" y="54"/>
                                  </a:lnTo>
                                  <a:lnTo>
                                    <a:pt x="312" y="54"/>
                                  </a:lnTo>
                                  <a:lnTo>
                                    <a:pt x="324" y="54"/>
                                  </a:lnTo>
                                  <a:lnTo>
                                    <a:pt x="330" y="54"/>
                                  </a:lnTo>
                                  <a:lnTo>
                                    <a:pt x="342" y="48"/>
                                  </a:lnTo>
                                  <a:lnTo>
                                    <a:pt x="330" y="90"/>
                                  </a:lnTo>
                                  <a:lnTo>
                                    <a:pt x="330" y="102"/>
                                  </a:lnTo>
                                  <a:lnTo>
                                    <a:pt x="312" y="144"/>
                                  </a:lnTo>
                                  <a:lnTo>
                                    <a:pt x="312" y="150"/>
                                  </a:lnTo>
                                  <a:lnTo>
                                    <a:pt x="306" y="156"/>
                                  </a:lnTo>
                                  <a:lnTo>
                                    <a:pt x="294" y="186"/>
                                  </a:lnTo>
                                  <a:lnTo>
                                    <a:pt x="294" y="192"/>
                                  </a:lnTo>
                                  <a:lnTo>
                                    <a:pt x="288" y="192"/>
                                  </a:lnTo>
                                  <a:lnTo>
                                    <a:pt x="288" y="198"/>
                                  </a:lnTo>
                                  <a:lnTo>
                                    <a:pt x="282" y="204"/>
                                  </a:lnTo>
                                  <a:lnTo>
                                    <a:pt x="276" y="216"/>
                                  </a:lnTo>
                                  <a:lnTo>
                                    <a:pt x="276" y="222"/>
                                  </a:lnTo>
                                  <a:lnTo>
                                    <a:pt x="276" y="234"/>
                                  </a:lnTo>
                                  <a:lnTo>
                                    <a:pt x="276" y="246"/>
                                  </a:lnTo>
                                  <a:lnTo>
                                    <a:pt x="276" y="264"/>
                                  </a:lnTo>
                                  <a:lnTo>
                                    <a:pt x="276" y="276"/>
                                  </a:lnTo>
                                  <a:lnTo>
                                    <a:pt x="276" y="306"/>
                                  </a:lnTo>
                                  <a:lnTo>
                                    <a:pt x="276" y="312"/>
                                  </a:lnTo>
                                  <a:lnTo>
                                    <a:pt x="276" y="318"/>
                                  </a:lnTo>
                                  <a:lnTo>
                                    <a:pt x="276" y="324"/>
                                  </a:lnTo>
                                  <a:lnTo>
                                    <a:pt x="276" y="330"/>
                                  </a:lnTo>
                                  <a:lnTo>
                                    <a:pt x="276" y="336"/>
                                  </a:lnTo>
                                  <a:lnTo>
                                    <a:pt x="270" y="336"/>
                                  </a:lnTo>
                                  <a:lnTo>
                                    <a:pt x="264" y="336"/>
                                  </a:lnTo>
                                  <a:lnTo>
                                    <a:pt x="264" y="342"/>
                                  </a:lnTo>
                                  <a:lnTo>
                                    <a:pt x="264" y="336"/>
                                  </a:lnTo>
                                  <a:lnTo>
                                    <a:pt x="258" y="336"/>
                                  </a:lnTo>
                                  <a:lnTo>
                                    <a:pt x="258" y="342"/>
                                  </a:lnTo>
                                  <a:lnTo>
                                    <a:pt x="252" y="342"/>
                                  </a:lnTo>
                                  <a:lnTo>
                                    <a:pt x="246" y="342"/>
                                  </a:lnTo>
                                  <a:lnTo>
                                    <a:pt x="246" y="348"/>
                                  </a:lnTo>
                                  <a:lnTo>
                                    <a:pt x="240" y="348"/>
                                  </a:lnTo>
                                  <a:lnTo>
                                    <a:pt x="234" y="342"/>
                                  </a:lnTo>
                                  <a:lnTo>
                                    <a:pt x="240" y="336"/>
                                  </a:lnTo>
                                  <a:lnTo>
                                    <a:pt x="240" y="330"/>
                                  </a:lnTo>
                                  <a:lnTo>
                                    <a:pt x="246" y="324"/>
                                  </a:lnTo>
                                  <a:lnTo>
                                    <a:pt x="252" y="318"/>
                                  </a:lnTo>
                                  <a:lnTo>
                                    <a:pt x="258" y="318"/>
                                  </a:lnTo>
                                  <a:lnTo>
                                    <a:pt x="264" y="312"/>
                                  </a:lnTo>
                                  <a:lnTo>
                                    <a:pt x="264" y="306"/>
                                  </a:lnTo>
                                  <a:lnTo>
                                    <a:pt x="264" y="300"/>
                                  </a:lnTo>
                                  <a:lnTo>
                                    <a:pt x="258" y="294"/>
                                  </a:lnTo>
                                  <a:lnTo>
                                    <a:pt x="258" y="288"/>
                                  </a:lnTo>
                                  <a:lnTo>
                                    <a:pt x="252" y="288"/>
                                  </a:lnTo>
                                  <a:lnTo>
                                    <a:pt x="252" y="282"/>
                                  </a:lnTo>
                                  <a:lnTo>
                                    <a:pt x="240" y="276"/>
                                  </a:lnTo>
                                  <a:lnTo>
                                    <a:pt x="234" y="270"/>
                                  </a:lnTo>
                                  <a:lnTo>
                                    <a:pt x="234" y="264"/>
                                  </a:lnTo>
                                  <a:lnTo>
                                    <a:pt x="240" y="258"/>
                                  </a:lnTo>
                                  <a:lnTo>
                                    <a:pt x="240" y="252"/>
                                  </a:lnTo>
                                  <a:lnTo>
                                    <a:pt x="240" y="246"/>
                                  </a:lnTo>
                                  <a:lnTo>
                                    <a:pt x="240" y="240"/>
                                  </a:lnTo>
                                  <a:lnTo>
                                    <a:pt x="234" y="228"/>
                                  </a:lnTo>
                                  <a:lnTo>
                                    <a:pt x="234" y="222"/>
                                  </a:lnTo>
                                  <a:lnTo>
                                    <a:pt x="234" y="216"/>
                                  </a:lnTo>
                                  <a:lnTo>
                                    <a:pt x="234" y="210"/>
                                  </a:lnTo>
                                  <a:lnTo>
                                    <a:pt x="234" y="204"/>
                                  </a:lnTo>
                                  <a:lnTo>
                                    <a:pt x="234" y="198"/>
                                  </a:lnTo>
                                  <a:lnTo>
                                    <a:pt x="234" y="192"/>
                                  </a:lnTo>
                                  <a:lnTo>
                                    <a:pt x="234" y="186"/>
                                  </a:lnTo>
                                  <a:lnTo>
                                    <a:pt x="240" y="174"/>
                                  </a:lnTo>
                                  <a:lnTo>
                                    <a:pt x="240" y="168"/>
                                  </a:lnTo>
                                  <a:lnTo>
                                    <a:pt x="234" y="168"/>
                                  </a:lnTo>
                                  <a:lnTo>
                                    <a:pt x="228" y="174"/>
                                  </a:lnTo>
                                  <a:lnTo>
                                    <a:pt x="228" y="180"/>
                                  </a:lnTo>
                                  <a:lnTo>
                                    <a:pt x="222" y="180"/>
                                  </a:lnTo>
                                  <a:lnTo>
                                    <a:pt x="216" y="180"/>
                                  </a:lnTo>
                                  <a:lnTo>
                                    <a:pt x="210" y="186"/>
                                  </a:lnTo>
                                  <a:lnTo>
                                    <a:pt x="204" y="186"/>
                                  </a:lnTo>
                                  <a:lnTo>
                                    <a:pt x="204" y="192"/>
                                  </a:lnTo>
                                  <a:lnTo>
                                    <a:pt x="198" y="198"/>
                                  </a:lnTo>
                                  <a:lnTo>
                                    <a:pt x="192" y="210"/>
                                  </a:lnTo>
                                  <a:lnTo>
                                    <a:pt x="192" y="216"/>
                                  </a:lnTo>
                                  <a:lnTo>
                                    <a:pt x="186" y="222"/>
                                  </a:lnTo>
                                  <a:lnTo>
                                    <a:pt x="180" y="222"/>
                                  </a:lnTo>
                                  <a:lnTo>
                                    <a:pt x="180" y="228"/>
                                  </a:lnTo>
                                  <a:lnTo>
                                    <a:pt x="180" y="234"/>
                                  </a:lnTo>
                                  <a:lnTo>
                                    <a:pt x="174" y="234"/>
                                  </a:lnTo>
                                  <a:lnTo>
                                    <a:pt x="168" y="234"/>
                                  </a:lnTo>
                                  <a:lnTo>
                                    <a:pt x="162" y="228"/>
                                  </a:lnTo>
                                  <a:lnTo>
                                    <a:pt x="156" y="228"/>
                                  </a:lnTo>
                                  <a:lnTo>
                                    <a:pt x="150" y="234"/>
                                  </a:lnTo>
                                  <a:lnTo>
                                    <a:pt x="150" y="240"/>
                                  </a:lnTo>
                                  <a:lnTo>
                                    <a:pt x="156" y="246"/>
                                  </a:lnTo>
                                  <a:lnTo>
                                    <a:pt x="150" y="234"/>
                                  </a:lnTo>
                                  <a:lnTo>
                                    <a:pt x="144" y="228"/>
                                  </a:lnTo>
                                  <a:lnTo>
                                    <a:pt x="144" y="222"/>
                                  </a:lnTo>
                                  <a:lnTo>
                                    <a:pt x="144" y="216"/>
                                  </a:lnTo>
                                  <a:lnTo>
                                    <a:pt x="144" y="210"/>
                                  </a:lnTo>
                                  <a:lnTo>
                                    <a:pt x="138" y="210"/>
                                  </a:lnTo>
                                  <a:lnTo>
                                    <a:pt x="138" y="204"/>
                                  </a:lnTo>
                                  <a:lnTo>
                                    <a:pt x="132" y="204"/>
                                  </a:lnTo>
                                  <a:lnTo>
                                    <a:pt x="132" y="198"/>
                                  </a:lnTo>
                                  <a:lnTo>
                                    <a:pt x="126" y="198"/>
                                  </a:lnTo>
                                  <a:lnTo>
                                    <a:pt x="126" y="192"/>
                                  </a:lnTo>
                                  <a:lnTo>
                                    <a:pt x="126" y="198"/>
                                  </a:lnTo>
                                  <a:lnTo>
                                    <a:pt x="120" y="192"/>
                                  </a:lnTo>
                                  <a:lnTo>
                                    <a:pt x="114" y="192"/>
                                  </a:lnTo>
                                  <a:lnTo>
                                    <a:pt x="114" y="186"/>
                                  </a:lnTo>
                                  <a:lnTo>
                                    <a:pt x="120" y="186"/>
                                  </a:lnTo>
                                  <a:lnTo>
                                    <a:pt x="120" y="180"/>
                                  </a:lnTo>
                                  <a:lnTo>
                                    <a:pt x="114" y="180"/>
                                  </a:lnTo>
                                  <a:lnTo>
                                    <a:pt x="114" y="174"/>
                                  </a:lnTo>
                                  <a:lnTo>
                                    <a:pt x="108" y="174"/>
                                  </a:lnTo>
                                  <a:lnTo>
                                    <a:pt x="108" y="180"/>
                                  </a:lnTo>
                                  <a:lnTo>
                                    <a:pt x="108" y="174"/>
                                  </a:lnTo>
                                  <a:lnTo>
                                    <a:pt x="114" y="174"/>
                                  </a:lnTo>
                                  <a:lnTo>
                                    <a:pt x="108" y="168"/>
                                  </a:lnTo>
                                  <a:lnTo>
                                    <a:pt x="102" y="168"/>
                                  </a:lnTo>
                                  <a:lnTo>
                                    <a:pt x="102" y="162"/>
                                  </a:lnTo>
                                  <a:lnTo>
                                    <a:pt x="102" y="156"/>
                                  </a:lnTo>
                                  <a:lnTo>
                                    <a:pt x="102" y="150"/>
                                  </a:lnTo>
                                  <a:lnTo>
                                    <a:pt x="102" y="144"/>
                                  </a:lnTo>
                                  <a:lnTo>
                                    <a:pt x="102" y="138"/>
                                  </a:lnTo>
                                  <a:lnTo>
                                    <a:pt x="102" y="132"/>
                                  </a:lnTo>
                                  <a:lnTo>
                                    <a:pt x="66" y="132"/>
                                  </a:lnTo>
                                  <a:lnTo>
                                    <a:pt x="60" y="132"/>
                                  </a:lnTo>
                                  <a:lnTo>
                                    <a:pt x="54" y="132"/>
                                  </a:lnTo>
                                  <a:lnTo>
                                    <a:pt x="42" y="126"/>
                                  </a:lnTo>
                                  <a:lnTo>
                                    <a:pt x="30" y="126"/>
                                  </a:lnTo>
                                  <a:lnTo>
                                    <a:pt x="18" y="126"/>
                                  </a:lnTo>
                                  <a:lnTo>
                                    <a:pt x="6" y="120"/>
                                  </a:lnTo>
                                  <a:lnTo>
                                    <a:pt x="0" y="120"/>
                                  </a:lnTo>
                                  <a:lnTo>
                                    <a:pt x="0" y="96"/>
                                  </a:lnTo>
                                  <a:lnTo>
                                    <a:pt x="0" y="90"/>
                                  </a:lnTo>
                                  <a:lnTo>
                                    <a:pt x="6" y="84"/>
                                  </a:lnTo>
                                  <a:lnTo>
                                    <a:pt x="18" y="72"/>
                                  </a:lnTo>
                                  <a:lnTo>
                                    <a:pt x="24" y="66"/>
                                  </a:lnTo>
                                  <a:lnTo>
                                    <a:pt x="30" y="60"/>
                                  </a:lnTo>
                                  <a:lnTo>
                                    <a:pt x="36" y="54"/>
                                  </a:lnTo>
                                  <a:lnTo>
                                    <a:pt x="36" y="42"/>
                                  </a:lnTo>
                                  <a:lnTo>
                                    <a:pt x="42" y="42"/>
                                  </a:lnTo>
                                  <a:lnTo>
                                    <a:pt x="48" y="42"/>
                                  </a:lnTo>
                                  <a:lnTo>
                                    <a:pt x="48" y="36"/>
                                  </a:lnTo>
                                  <a:lnTo>
                                    <a:pt x="54" y="36"/>
                                  </a:lnTo>
                                  <a:lnTo>
                                    <a:pt x="72" y="30"/>
                                  </a:lnTo>
                                  <a:lnTo>
                                    <a:pt x="66" y="24"/>
                                  </a:lnTo>
                                  <a:lnTo>
                                    <a:pt x="66" y="18"/>
                                  </a:lnTo>
                                  <a:lnTo>
                                    <a:pt x="60" y="12"/>
                                  </a:lnTo>
                                  <a:lnTo>
                                    <a:pt x="72" y="12"/>
                                  </a:lnTo>
                                  <a:lnTo>
                                    <a:pt x="78" y="18"/>
                                  </a:lnTo>
                                  <a:lnTo>
                                    <a:pt x="84" y="24"/>
                                  </a:lnTo>
                                  <a:lnTo>
                                    <a:pt x="84" y="12"/>
                                  </a:lnTo>
                                  <a:lnTo>
                                    <a:pt x="84" y="18"/>
                                  </a:lnTo>
                                  <a:lnTo>
                                    <a:pt x="90" y="18"/>
                                  </a:lnTo>
                                  <a:lnTo>
                                    <a:pt x="90" y="12"/>
                                  </a:lnTo>
                                  <a:lnTo>
                                    <a:pt x="90" y="6"/>
                                  </a:lnTo>
                                  <a:lnTo>
                                    <a:pt x="96" y="6"/>
                                  </a:lnTo>
                                  <a:lnTo>
                                    <a:pt x="102" y="0"/>
                                  </a:lnTo>
                                  <a:lnTo>
                                    <a:pt x="108" y="0"/>
                                  </a:lnTo>
                                  <a:lnTo>
                                    <a:pt x="108" y="6"/>
                                  </a:lnTo>
                                  <a:lnTo>
                                    <a:pt x="114" y="6"/>
                                  </a:lnTo>
                                  <a:lnTo>
                                    <a:pt x="108" y="12"/>
                                  </a:lnTo>
                                  <a:lnTo>
                                    <a:pt x="114" y="12"/>
                                  </a:lnTo>
                                  <a:lnTo>
                                    <a:pt x="120" y="18"/>
                                  </a:lnTo>
                                  <a:lnTo>
                                    <a:pt x="120" y="24"/>
                                  </a:lnTo>
                                  <a:lnTo>
                                    <a:pt x="114" y="24"/>
                                  </a:lnTo>
                                  <a:lnTo>
                                    <a:pt x="108" y="24"/>
                                  </a:lnTo>
                                  <a:lnTo>
                                    <a:pt x="108" y="30"/>
                                  </a:lnTo>
                                  <a:lnTo>
                                    <a:pt x="102" y="30"/>
                                  </a:lnTo>
                                  <a:lnTo>
                                    <a:pt x="102" y="36"/>
                                  </a:lnTo>
                                  <a:lnTo>
                                    <a:pt x="108" y="48"/>
                                  </a:lnTo>
                                  <a:lnTo>
                                    <a:pt x="138" y="48"/>
                                  </a:lnTo>
                                  <a:lnTo>
                                    <a:pt x="144" y="48"/>
                                  </a:lnTo>
                                  <a:lnTo>
                                    <a:pt x="156" y="54"/>
                                  </a:lnTo>
                                  <a:lnTo>
                                    <a:pt x="168" y="54"/>
                                  </a:lnTo>
                                  <a:lnTo>
                                    <a:pt x="180" y="54"/>
                                  </a:lnTo>
                                  <a:lnTo>
                                    <a:pt x="186" y="54"/>
                                  </a:lnTo>
                                  <a:lnTo>
                                    <a:pt x="192" y="54"/>
                                  </a:lnTo>
                                  <a:lnTo>
                                    <a:pt x="210" y="60"/>
                                  </a:lnTo>
                                  <a:lnTo>
                                    <a:pt x="216" y="60"/>
                                  </a:lnTo>
                                  <a:lnTo>
                                    <a:pt x="240" y="84"/>
                                  </a:lnTo>
                                  <a:lnTo>
                                    <a:pt x="252" y="78"/>
                                  </a:lnTo>
                                  <a:lnTo>
                                    <a:pt x="264" y="72"/>
                                  </a:lnTo>
                                  <a:lnTo>
                                    <a:pt x="264" y="78"/>
                                  </a:lnTo>
                                  <a:lnTo>
                                    <a:pt x="264" y="72"/>
                                  </a:lnTo>
                                  <a:lnTo>
                                    <a:pt x="264" y="66"/>
                                  </a:lnTo>
                                  <a:lnTo>
                                    <a:pt x="270" y="66"/>
                                  </a:lnTo>
                                  <a:lnTo>
                                    <a:pt x="276" y="66"/>
                                  </a:lnTo>
                                  <a:lnTo>
                                    <a:pt x="276" y="60"/>
                                  </a:lnTo>
                                  <a:close/>
                                </a:path>
                              </a:pathLst>
                            </a:custGeom>
                            <a:solidFill>
                              <a:srgbClr val="FF33CC"/>
                            </a:solidFill>
                            <a:ln w="9525">
                              <a:solidFill>
                                <a:schemeClr val="tx1"/>
                              </a:solidFill>
                              <a:prstDash val="solid"/>
                              <a:round/>
                              <a:headEnd/>
                              <a:tailEnd/>
                            </a:ln>
                          </wps:spPr>
                          <wps:bodyPr/>
                        </wps:wsp>
                        <wps:wsp>
                          <wps:cNvPr id="634" name="Freeform 176"/>
                          <wps:cNvSpPr>
                            <a:spLocks/>
                          </wps:cNvSpPr>
                          <wps:spPr bwMode="auto">
                            <a:xfrm>
                              <a:off x="13591839" y="8600298"/>
                              <a:ext cx="888961" cy="931728"/>
                            </a:xfrm>
                            <a:custGeom>
                              <a:avLst/>
                              <a:gdLst>
                                <a:gd name="T0" fmla="*/ 2147483647 w 246"/>
                                <a:gd name="T1" fmla="*/ 0 h 264"/>
                                <a:gd name="T2" fmla="*/ 2147483647 w 246"/>
                                <a:gd name="T3" fmla="*/ 0 h 264"/>
                                <a:gd name="T4" fmla="*/ 2147483647 w 246"/>
                                <a:gd name="T5" fmla="*/ 2147483647 h 264"/>
                                <a:gd name="T6" fmla="*/ 2147483647 w 246"/>
                                <a:gd name="T7" fmla="*/ 2147483647 h 264"/>
                                <a:gd name="T8" fmla="*/ 2147483647 w 246"/>
                                <a:gd name="T9" fmla="*/ 2147483647 h 264"/>
                                <a:gd name="T10" fmla="*/ 2147483647 w 246"/>
                                <a:gd name="T11" fmla="*/ 2147483647 h 264"/>
                                <a:gd name="T12" fmla="*/ 2147483647 w 246"/>
                                <a:gd name="T13" fmla="*/ 2147483647 h 264"/>
                                <a:gd name="T14" fmla="*/ 2147483647 w 246"/>
                                <a:gd name="T15" fmla="*/ 2147483647 h 264"/>
                                <a:gd name="T16" fmla="*/ 2147483647 w 246"/>
                                <a:gd name="T17" fmla="*/ 2147483647 h 264"/>
                                <a:gd name="T18" fmla="*/ 2147483647 w 246"/>
                                <a:gd name="T19" fmla="*/ 2147483647 h 264"/>
                                <a:gd name="T20" fmla="*/ 2147483647 w 246"/>
                                <a:gd name="T21" fmla="*/ 2147483647 h 264"/>
                                <a:gd name="T22" fmla="*/ 2147483647 w 246"/>
                                <a:gd name="T23" fmla="*/ 2147483647 h 264"/>
                                <a:gd name="T24" fmla="*/ 2147483647 w 246"/>
                                <a:gd name="T25" fmla="*/ 2147483647 h 264"/>
                                <a:gd name="T26" fmla="*/ 2147483647 w 246"/>
                                <a:gd name="T27" fmla="*/ 2147483647 h 264"/>
                                <a:gd name="T28" fmla="*/ 2147483647 w 246"/>
                                <a:gd name="T29" fmla="*/ 2147483647 h 264"/>
                                <a:gd name="T30" fmla="*/ 2147483647 w 246"/>
                                <a:gd name="T31" fmla="*/ 2147483647 h 264"/>
                                <a:gd name="T32" fmla="*/ 2147483647 w 246"/>
                                <a:gd name="T33" fmla="*/ 2147483647 h 264"/>
                                <a:gd name="T34" fmla="*/ 2147483647 w 246"/>
                                <a:gd name="T35" fmla="*/ 2147483647 h 264"/>
                                <a:gd name="T36" fmla="*/ 2147483647 w 246"/>
                                <a:gd name="T37" fmla="*/ 2147483647 h 264"/>
                                <a:gd name="T38" fmla="*/ 2147483647 w 246"/>
                                <a:gd name="T39" fmla="*/ 2147483647 h 264"/>
                                <a:gd name="T40" fmla="*/ 2147483647 w 246"/>
                                <a:gd name="T41" fmla="*/ 2147483647 h 264"/>
                                <a:gd name="T42" fmla="*/ 2147483647 w 246"/>
                                <a:gd name="T43" fmla="*/ 2147483647 h 264"/>
                                <a:gd name="T44" fmla="*/ 2147483647 w 246"/>
                                <a:gd name="T45" fmla="*/ 2147483647 h 264"/>
                                <a:gd name="T46" fmla="*/ 2147483647 w 246"/>
                                <a:gd name="T47" fmla="*/ 2147483647 h 264"/>
                                <a:gd name="T48" fmla="*/ 2147483647 w 246"/>
                                <a:gd name="T49" fmla="*/ 2147483647 h 264"/>
                                <a:gd name="T50" fmla="*/ 2147483647 w 246"/>
                                <a:gd name="T51" fmla="*/ 2147483647 h 264"/>
                                <a:gd name="T52" fmla="*/ 2147483647 w 246"/>
                                <a:gd name="T53" fmla="*/ 2147483647 h 264"/>
                                <a:gd name="T54" fmla="*/ 2147483647 w 246"/>
                                <a:gd name="T55" fmla="*/ 2147483647 h 264"/>
                                <a:gd name="T56" fmla="*/ 2147483647 w 246"/>
                                <a:gd name="T57" fmla="*/ 2147483647 h 264"/>
                                <a:gd name="T58" fmla="*/ 2147483647 w 246"/>
                                <a:gd name="T59" fmla="*/ 2147483647 h 264"/>
                                <a:gd name="T60" fmla="*/ 2147483647 w 246"/>
                                <a:gd name="T61" fmla="*/ 2147483647 h 264"/>
                                <a:gd name="T62" fmla="*/ 2147483647 w 246"/>
                                <a:gd name="T63" fmla="*/ 2147483647 h 264"/>
                                <a:gd name="T64" fmla="*/ 2147483647 w 246"/>
                                <a:gd name="T65" fmla="*/ 2147483647 h 264"/>
                                <a:gd name="T66" fmla="*/ 2147483647 w 246"/>
                                <a:gd name="T67" fmla="*/ 2147483647 h 264"/>
                                <a:gd name="T68" fmla="*/ 2147483647 w 246"/>
                                <a:gd name="T69" fmla="*/ 2147483647 h 264"/>
                                <a:gd name="T70" fmla="*/ 2147483647 w 246"/>
                                <a:gd name="T71" fmla="*/ 2147483647 h 264"/>
                                <a:gd name="T72" fmla="*/ 2147483647 w 246"/>
                                <a:gd name="T73" fmla="*/ 2147483647 h 264"/>
                                <a:gd name="T74" fmla="*/ 2147483647 w 246"/>
                                <a:gd name="T75" fmla="*/ 2147483647 h 264"/>
                                <a:gd name="T76" fmla="*/ 2147483647 w 246"/>
                                <a:gd name="T77" fmla="*/ 2147483647 h 264"/>
                                <a:gd name="T78" fmla="*/ 2147483647 w 246"/>
                                <a:gd name="T79" fmla="*/ 2147483647 h 264"/>
                                <a:gd name="T80" fmla="*/ 2147483647 w 246"/>
                                <a:gd name="T81" fmla="*/ 2147483647 h 264"/>
                                <a:gd name="T82" fmla="*/ 0 w 246"/>
                                <a:gd name="T83" fmla="*/ 2147483647 h 26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46" h="264">
                                  <a:moveTo>
                                    <a:pt x="0" y="0"/>
                                  </a:moveTo>
                                  <a:lnTo>
                                    <a:pt x="12" y="0"/>
                                  </a:lnTo>
                                  <a:lnTo>
                                    <a:pt x="18" y="0"/>
                                  </a:lnTo>
                                  <a:lnTo>
                                    <a:pt x="36" y="0"/>
                                  </a:lnTo>
                                  <a:lnTo>
                                    <a:pt x="42" y="0"/>
                                  </a:lnTo>
                                  <a:lnTo>
                                    <a:pt x="60" y="12"/>
                                  </a:lnTo>
                                  <a:lnTo>
                                    <a:pt x="66" y="18"/>
                                  </a:lnTo>
                                  <a:lnTo>
                                    <a:pt x="78" y="30"/>
                                  </a:lnTo>
                                  <a:lnTo>
                                    <a:pt x="84" y="36"/>
                                  </a:lnTo>
                                  <a:lnTo>
                                    <a:pt x="90" y="42"/>
                                  </a:lnTo>
                                  <a:lnTo>
                                    <a:pt x="96" y="42"/>
                                  </a:lnTo>
                                  <a:lnTo>
                                    <a:pt x="102" y="42"/>
                                  </a:lnTo>
                                  <a:lnTo>
                                    <a:pt x="120" y="48"/>
                                  </a:lnTo>
                                  <a:lnTo>
                                    <a:pt x="150" y="48"/>
                                  </a:lnTo>
                                  <a:lnTo>
                                    <a:pt x="156" y="48"/>
                                  </a:lnTo>
                                  <a:lnTo>
                                    <a:pt x="186" y="54"/>
                                  </a:lnTo>
                                  <a:lnTo>
                                    <a:pt x="192" y="54"/>
                                  </a:lnTo>
                                  <a:lnTo>
                                    <a:pt x="198" y="54"/>
                                  </a:lnTo>
                                  <a:lnTo>
                                    <a:pt x="204" y="66"/>
                                  </a:lnTo>
                                  <a:lnTo>
                                    <a:pt x="210" y="72"/>
                                  </a:lnTo>
                                  <a:lnTo>
                                    <a:pt x="216" y="72"/>
                                  </a:lnTo>
                                  <a:lnTo>
                                    <a:pt x="216" y="78"/>
                                  </a:lnTo>
                                  <a:lnTo>
                                    <a:pt x="222" y="78"/>
                                  </a:lnTo>
                                  <a:lnTo>
                                    <a:pt x="216" y="84"/>
                                  </a:lnTo>
                                  <a:lnTo>
                                    <a:pt x="210" y="96"/>
                                  </a:lnTo>
                                  <a:lnTo>
                                    <a:pt x="204" y="102"/>
                                  </a:lnTo>
                                  <a:lnTo>
                                    <a:pt x="204" y="108"/>
                                  </a:lnTo>
                                  <a:lnTo>
                                    <a:pt x="204" y="114"/>
                                  </a:lnTo>
                                  <a:lnTo>
                                    <a:pt x="216" y="144"/>
                                  </a:lnTo>
                                  <a:lnTo>
                                    <a:pt x="216" y="162"/>
                                  </a:lnTo>
                                  <a:lnTo>
                                    <a:pt x="222" y="168"/>
                                  </a:lnTo>
                                  <a:lnTo>
                                    <a:pt x="222" y="180"/>
                                  </a:lnTo>
                                  <a:lnTo>
                                    <a:pt x="222" y="186"/>
                                  </a:lnTo>
                                  <a:lnTo>
                                    <a:pt x="228" y="186"/>
                                  </a:lnTo>
                                  <a:lnTo>
                                    <a:pt x="228" y="198"/>
                                  </a:lnTo>
                                  <a:lnTo>
                                    <a:pt x="228" y="204"/>
                                  </a:lnTo>
                                  <a:lnTo>
                                    <a:pt x="234" y="210"/>
                                  </a:lnTo>
                                  <a:lnTo>
                                    <a:pt x="240" y="222"/>
                                  </a:lnTo>
                                  <a:lnTo>
                                    <a:pt x="246" y="228"/>
                                  </a:lnTo>
                                  <a:lnTo>
                                    <a:pt x="240" y="228"/>
                                  </a:lnTo>
                                  <a:lnTo>
                                    <a:pt x="240" y="234"/>
                                  </a:lnTo>
                                  <a:lnTo>
                                    <a:pt x="234" y="234"/>
                                  </a:lnTo>
                                  <a:lnTo>
                                    <a:pt x="234" y="240"/>
                                  </a:lnTo>
                                  <a:lnTo>
                                    <a:pt x="228" y="240"/>
                                  </a:lnTo>
                                  <a:lnTo>
                                    <a:pt x="222" y="246"/>
                                  </a:lnTo>
                                  <a:lnTo>
                                    <a:pt x="216" y="240"/>
                                  </a:lnTo>
                                  <a:lnTo>
                                    <a:pt x="210" y="234"/>
                                  </a:lnTo>
                                  <a:lnTo>
                                    <a:pt x="204" y="234"/>
                                  </a:lnTo>
                                  <a:lnTo>
                                    <a:pt x="192" y="234"/>
                                  </a:lnTo>
                                  <a:lnTo>
                                    <a:pt x="180" y="228"/>
                                  </a:lnTo>
                                  <a:lnTo>
                                    <a:pt x="174" y="228"/>
                                  </a:lnTo>
                                  <a:lnTo>
                                    <a:pt x="156" y="228"/>
                                  </a:lnTo>
                                  <a:lnTo>
                                    <a:pt x="150" y="228"/>
                                  </a:lnTo>
                                  <a:lnTo>
                                    <a:pt x="138" y="234"/>
                                  </a:lnTo>
                                  <a:lnTo>
                                    <a:pt x="132" y="240"/>
                                  </a:lnTo>
                                  <a:lnTo>
                                    <a:pt x="126" y="246"/>
                                  </a:lnTo>
                                  <a:lnTo>
                                    <a:pt x="120" y="252"/>
                                  </a:lnTo>
                                  <a:lnTo>
                                    <a:pt x="114" y="264"/>
                                  </a:lnTo>
                                  <a:lnTo>
                                    <a:pt x="114" y="258"/>
                                  </a:lnTo>
                                  <a:lnTo>
                                    <a:pt x="108" y="258"/>
                                  </a:lnTo>
                                  <a:lnTo>
                                    <a:pt x="102" y="258"/>
                                  </a:lnTo>
                                  <a:lnTo>
                                    <a:pt x="96" y="258"/>
                                  </a:lnTo>
                                  <a:lnTo>
                                    <a:pt x="90" y="258"/>
                                  </a:lnTo>
                                  <a:lnTo>
                                    <a:pt x="78" y="252"/>
                                  </a:lnTo>
                                  <a:lnTo>
                                    <a:pt x="72" y="258"/>
                                  </a:lnTo>
                                  <a:lnTo>
                                    <a:pt x="66" y="258"/>
                                  </a:lnTo>
                                  <a:lnTo>
                                    <a:pt x="66" y="252"/>
                                  </a:lnTo>
                                  <a:lnTo>
                                    <a:pt x="66" y="246"/>
                                  </a:lnTo>
                                  <a:lnTo>
                                    <a:pt x="60" y="234"/>
                                  </a:lnTo>
                                  <a:lnTo>
                                    <a:pt x="54" y="216"/>
                                  </a:lnTo>
                                  <a:lnTo>
                                    <a:pt x="54" y="204"/>
                                  </a:lnTo>
                                  <a:lnTo>
                                    <a:pt x="54" y="198"/>
                                  </a:lnTo>
                                  <a:lnTo>
                                    <a:pt x="48" y="198"/>
                                  </a:lnTo>
                                  <a:lnTo>
                                    <a:pt x="48" y="180"/>
                                  </a:lnTo>
                                  <a:lnTo>
                                    <a:pt x="42" y="168"/>
                                  </a:lnTo>
                                  <a:lnTo>
                                    <a:pt x="42" y="156"/>
                                  </a:lnTo>
                                  <a:lnTo>
                                    <a:pt x="36" y="138"/>
                                  </a:lnTo>
                                  <a:lnTo>
                                    <a:pt x="30" y="114"/>
                                  </a:lnTo>
                                  <a:lnTo>
                                    <a:pt x="24" y="102"/>
                                  </a:lnTo>
                                  <a:lnTo>
                                    <a:pt x="12" y="54"/>
                                  </a:lnTo>
                                  <a:lnTo>
                                    <a:pt x="12" y="42"/>
                                  </a:lnTo>
                                  <a:lnTo>
                                    <a:pt x="6" y="24"/>
                                  </a:lnTo>
                                  <a:lnTo>
                                    <a:pt x="6" y="18"/>
                                  </a:lnTo>
                                  <a:lnTo>
                                    <a:pt x="0" y="18"/>
                                  </a:lnTo>
                                  <a:lnTo>
                                    <a:pt x="0" y="0"/>
                                  </a:lnTo>
                                  <a:close/>
                                </a:path>
                              </a:pathLst>
                            </a:custGeom>
                            <a:solidFill>
                              <a:srgbClr val="BF95DF"/>
                            </a:solidFill>
                            <a:ln w="9525">
                              <a:solidFill>
                                <a:schemeClr val="tx1"/>
                              </a:solidFill>
                              <a:prstDash val="solid"/>
                              <a:round/>
                              <a:headEnd/>
                              <a:tailEnd/>
                            </a:ln>
                          </wps:spPr>
                          <wps:bodyPr/>
                        </wps:wsp>
                        <wps:wsp>
                          <wps:cNvPr id="635" name="Freeform 177"/>
                          <wps:cNvSpPr>
                            <a:spLocks/>
                          </wps:cNvSpPr>
                          <wps:spPr bwMode="auto">
                            <a:xfrm>
                              <a:off x="14329027" y="8642651"/>
                              <a:ext cx="823915" cy="974079"/>
                            </a:xfrm>
                            <a:custGeom>
                              <a:avLst/>
                              <a:gdLst>
                                <a:gd name="T0" fmla="*/ 2147483647 w 228"/>
                                <a:gd name="T1" fmla="*/ 2147483647 h 276"/>
                                <a:gd name="T2" fmla="*/ 2147483647 w 228"/>
                                <a:gd name="T3" fmla="*/ 2147483647 h 276"/>
                                <a:gd name="T4" fmla="*/ 2147483647 w 228"/>
                                <a:gd name="T5" fmla="*/ 2147483647 h 276"/>
                                <a:gd name="T6" fmla="*/ 2147483647 w 228"/>
                                <a:gd name="T7" fmla="*/ 2147483647 h 276"/>
                                <a:gd name="T8" fmla="*/ 2147483647 w 228"/>
                                <a:gd name="T9" fmla="*/ 2147483647 h 276"/>
                                <a:gd name="T10" fmla="*/ 2147483647 w 228"/>
                                <a:gd name="T11" fmla="*/ 0 h 276"/>
                                <a:gd name="T12" fmla="*/ 2147483647 w 228"/>
                                <a:gd name="T13" fmla="*/ 2147483647 h 276"/>
                                <a:gd name="T14" fmla="*/ 2147483647 w 228"/>
                                <a:gd name="T15" fmla="*/ 2147483647 h 276"/>
                                <a:gd name="T16" fmla="*/ 2147483647 w 228"/>
                                <a:gd name="T17" fmla="*/ 2147483647 h 276"/>
                                <a:gd name="T18" fmla="*/ 2147483647 w 228"/>
                                <a:gd name="T19" fmla="*/ 2147483647 h 276"/>
                                <a:gd name="T20" fmla="*/ 2147483647 w 228"/>
                                <a:gd name="T21" fmla="*/ 2147483647 h 276"/>
                                <a:gd name="T22" fmla="*/ 2147483647 w 228"/>
                                <a:gd name="T23" fmla="*/ 2147483647 h 276"/>
                                <a:gd name="T24" fmla="*/ 2147483647 w 228"/>
                                <a:gd name="T25" fmla="*/ 2147483647 h 276"/>
                                <a:gd name="T26" fmla="*/ 2147483647 w 228"/>
                                <a:gd name="T27" fmla="*/ 2147483647 h 276"/>
                                <a:gd name="T28" fmla="*/ 2147483647 w 228"/>
                                <a:gd name="T29" fmla="*/ 2147483647 h 276"/>
                                <a:gd name="T30" fmla="*/ 2147483647 w 228"/>
                                <a:gd name="T31" fmla="*/ 2147483647 h 276"/>
                                <a:gd name="T32" fmla="*/ 2147483647 w 228"/>
                                <a:gd name="T33" fmla="*/ 2147483647 h 276"/>
                                <a:gd name="T34" fmla="*/ 2147483647 w 228"/>
                                <a:gd name="T35" fmla="*/ 2147483647 h 276"/>
                                <a:gd name="T36" fmla="*/ 2147483647 w 228"/>
                                <a:gd name="T37" fmla="*/ 2147483647 h 276"/>
                                <a:gd name="T38" fmla="*/ 2147483647 w 228"/>
                                <a:gd name="T39" fmla="*/ 2147483647 h 276"/>
                                <a:gd name="T40" fmla="*/ 2147483647 w 228"/>
                                <a:gd name="T41" fmla="*/ 2147483647 h 276"/>
                                <a:gd name="T42" fmla="*/ 2147483647 w 228"/>
                                <a:gd name="T43" fmla="*/ 2147483647 h 276"/>
                                <a:gd name="T44" fmla="*/ 2147483647 w 228"/>
                                <a:gd name="T45" fmla="*/ 2147483647 h 276"/>
                                <a:gd name="T46" fmla="*/ 2147483647 w 228"/>
                                <a:gd name="T47" fmla="*/ 2147483647 h 276"/>
                                <a:gd name="T48" fmla="*/ 2147483647 w 228"/>
                                <a:gd name="T49" fmla="*/ 2147483647 h 276"/>
                                <a:gd name="T50" fmla="*/ 2147483647 w 228"/>
                                <a:gd name="T51" fmla="*/ 2147483647 h 276"/>
                                <a:gd name="T52" fmla="*/ 2147483647 w 228"/>
                                <a:gd name="T53" fmla="*/ 2147483647 h 276"/>
                                <a:gd name="T54" fmla="*/ 2147483647 w 228"/>
                                <a:gd name="T55" fmla="*/ 2147483647 h 276"/>
                                <a:gd name="T56" fmla="*/ 2147483647 w 228"/>
                                <a:gd name="T57" fmla="*/ 2147483647 h 276"/>
                                <a:gd name="T58" fmla="*/ 2147483647 w 228"/>
                                <a:gd name="T59" fmla="*/ 2147483647 h 276"/>
                                <a:gd name="T60" fmla="*/ 2147483647 w 228"/>
                                <a:gd name="T61" fmla="*/ 2147483647 h 276"/>
                                <a:gd name="T62" fmla="*/ 2147483647 w 228"/>
                                <a:gd name="T63" fmla="*/ 2147483647 h 276"/>
                                <a:gd name="T64" fmla="*/ 2147483647 w 228"/>
                                <a:gd name="T65" fmla="*/ 2147483647 h 276"/>
                                <a:gd name="T66" fmla="*/ 2147483647 w 228"/>
                                <a:gd name="T67" fmla="*/ 2147483647 h 276"/>
                                <a:gd name="T68" fmla="*/ 2147483647 w 228"/>
                                <a:gd name="T69" fmla="*/ 2147483647 h 276"/>
                                <a:gd name="T70" fmla="*/ 2147483647 w 228"/>
                                <a:gd name="T71" fmla="*/ 2147483647 h 276"/>
                                <a:gd name="T72" fmla="*/ 2147483647 w 228"/>
                                <a:gd name="T73" fmla="*/ 2147483647 h 276"/>
                                <a:gd name="T74" fmla="*/ 2147483647 w 228"/>
                                <a:gd name="T75" fmla="*/ 2147483647 h 276"/>
                                <a:gd name="T76" fmla="*/ 2147483647 w 228"/>
                                <a:gd name="T77" fmla="*/ 2147483647 h 276"/>
                                <a:gd name="T78" fmla="*/ 2147483647 w 228"/>
                                <a:gd name="T79" fmla="*/ 2147483647 h 276"/>
                                <a:gd name="T80" fmla="*/ 2147483647 w 228"/>
                                <a:gd name="T81" fmla="*/ 2147483647 h 276"/>
                                <a:gd name="T82" fmla="*/ 2147483647 w 228"/>
                                <a:gd name="T83" fmla="*/ 2147483647 h 276"/>
                                <a:gd name="T84" fmla="*/ 2147483647 w 228"/>
                                <a:gd name="T85" fmla="*/ 2147483647 h 276"/>
                                <a:gd name="T86" fmla="*/ 2147483647 w 228"/>
                                <a:gd name="T87" fmla="*/ 2147483647 h 276"/>
                                <a:gd name="T88" fmla="*/ 2147483647 w 228"/>
                                <a:gd name="T89" fmla="*/ 2147483647 h 276"/>
                                <a:gd name="T90" fmla="*/ 2147483647 w 228"/>
                                <a:gd name="T91" fmla="*/ 2147483647 h 276"/>
                                <a:gd name="T92" fmla="*/ 2147483647 w 228"/>
                                <a:gd name="T93" fmla="*/ 2147483647 h 276"/>
                                <a:gd name="T94" fmla="*/ 2147483647 w 228"/>
                                <a:gd name="T95" fmla="*/ 2147483647 h 276"/>
                                <a:gd name="T96" fmla="*/ 2147483647 w 228"/>
                                <a:gd name="T97" fmla="*/ 2147483647 h 276"/>
                                <a:gd name="T98" fmla="*/ 2147483647 w 228"/>
                                <a:gd name="T99" fmla="*/ 2147483647 h 276"/>
                                <a:gd name="T100" fmla="*/ 2147483647 w 228"/>
                                <a:gd name="T101" fmla="*/ 2147483647 h 276"/>
                                <a:gd name="T102" fmla="*/ 0 w 228"/>
                                <a:gd name="T103" fmla="*/ 2147483647 h 276"/>
                                <a:gd name="T104" fmla="*/ 2147483647 w 228"/>
                                <a:gd name="T105" fmla="*/ 2147483647 h 27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28" h="276">
                                  <a:moveTo>
                                    <a:pt x="18" y="66"/>
                                  </a:moveTo>
                                  <a:lnTo>
                                    <a:pt x="30" y="60"/>
                                  </a:lnTo>
                                  <a:lnTo>
                                    <a:pt x="36" y="54"/>
                                  </a:lnTo>
                                  <a:lnTo>
                                    <a:pt x="42" y="54"/>
                                  </a:lnTo>
                                  <a:lnTo>
                                    <a:pt x="72" y="42"/>
                                  </a:lnTo>
                                  <a:lnTo>
                                    <a:pt x="78" y="36"/>
                                  </a:lnTo>
                                  <a:lnTo>
                                    <a:pt x="84" y="36"/>
                                  </a:lnTo>
                                  <a:lnTo>
                                    <a:pt x="96" y="36"/>
                                  </a:lnTo>
                                  <a:lnTo>
                                    <a:pt x="108" y="36"/>
                                  </a:lnTo>
                                  <a:lnTo>
                                    <a:pt x="120" y="36"/>
                                  </a:lnTo>
                                  <a:lnTo>
                                    <a:pt x="126" y="30"/>
                                  </a:lnTo>
                                  <a:lnTo>
                                    <a:pt x="144" y="24"/>
                                  </a:lnTo>
                                  <a:lnTo>
                                    <a:pt x="144" y="18"/>
                                  </a:lnTo>
                                  <a:lnTo>
                                    <a:pt x="150" y="18"/>
                                  </a:lnTo>
                                  <a:lnTo>
                                    <a:pt x="150" y="12"/>
                                  </a:lnTo>
                                  <a:lnTo>
                                    <a:pt x="150" y="6"/>
                                  </a:lnTo>
                                  <a:lnTo>
                                    <a:pt x="156" y="6"/>
                                  </a:lnTo>
                                  <a:lnTo>
                                    <a:pt x="156" y="0"/>
                                  </a:lnTo>
                                  <a:lnTo>
                                    <a:pt x="162" y="6"/>
                                  </a:lnTo>
                                  <a:lnTo>
                                    <a:pt x="168" y="6"/>
                                  </a:lnTo>
                                  <a:lnTo>
                                    <a:pt x="174" y="12"/>
                                  </a:lnTo>
                                  <a:lnTo>
                                    <a:pt x="180" y="18"/>
                                  </a:lnTo>
                                  <a:lnTo>
                                    <a:pt x="186" y="18"/>
                                  </a:lnTo>
                                  <a:lnTo>
                                    <a:pt x="186" y="24"/>
                                  </a:lnTo>
                                  <a:lnTo>
                                    <a:pt x="192" y="30"/>
                                  </a:lnTo>
                                  <a:lnTo>
                                    <a:pt x="198" y="36"/>
                                  </a:lnTo>
                                  <a:lnTo>
                                    <a:pt x="198" y="42"/>
                                  </a:lnTo>
                                  <a:lnTo>
                                    <a:pt x="204" y="48"/>
                                  </a:lnTo>
                                  <a:lnTo>
                                    <a:pt x="204" y="54"/>
                                  </a:lnTo>
                                  <a:lnTo>
                                    <a:pt x="204" y="60"/>
                                  </a:lnTo>
                                  <a:lnTo>
                                    <a:pt x="210" y="60"/>
                                  </a:lnTo>
                                  <a:lnTo>
                                    <a:pt x="210" y="66"/>
                                  </a:lnTo>
                                  <a:lnTo>
                                    <a:pt x="210" y="72"/>
                                  </a:lnTo>
                                  <a:lnTo>
                                    <a:pt x="216" y="72"/>
                                  </a:lnTo>
                                  <a:lnTo>
                                    <a:pt x="216" y="78"/>
                                  </a:lnTo>
                                  <a:lnTo>
                                    <a:pt x="216" y="84"/>
                                  </a:lnTo>
                                  <a:lnTo>
                                    <a:pt x="216" y="90"/>
                                  </a:lnTo>
                                  <a:lnTo>
                                    <a:pt x="210" y="96"/>
                                  </a:lnTo>
                                  <a:lnTo>
                                    <a:pt x="210" y="102"/>
                                  </a:lnTo>
                                  <a:lnTo>
                                    <a:pt x="210" y="108"/>
                                  </a:lnTo>
                                  <a:lnTo>
                                    <a:pt x="204" y="108"/>
                                  </a:lnTo>
                                  <a:lnTo>
                                    <a:pt x="198" y="114"/>
                                  </a:lnTo>
                                  <a:lnTo>
                                    <a:pt x="198" y="120"/>
                                  </a:lnTo>
                                  <a:lnTo>
                                    <a:pt x="198" y="126"/>
                                  </a:lnTo>
                                  <a:lnTo>
                                    <a:pt x="198" y="132"/>
                                  </a:lnTo>
                                  <a:lnTo>
                                    <a:pt x="192" y="144"/>
                                  </a:lnTo>
                                  <a:lnTo>
                                    <a:pt x="192" y="150"/>
                                  </a:lnTo>
                                  <a:lnTo>
                                    <a:pt x="192" y="156"/>
                                  </a:lnTo>
                                  <a:lnTo>
                                    <a:pt x="192" y="168"/>
                                  </a:lnTo>
                                  <a:lnTo>
                                    <a:pt x="192" y="174"/>
                                  </a:lnTo>
                                  <a:lnTo>
                                    <a:pt x="186" y="174"/>
                                  </a:lnTo>
                                  <a:lnTo>
                                    <a:pt x="180" y="168"/>
                                  </a:lnTo>
                                  <a:lnTo>
                                    <a:pt x="174" y="168"/>
                                  </a:lnTo>
                                  <a:lnTo>
                                    <a:pt x="174" y="162"/>
                                  </a:lnTo>
                                  <a:lnTo>
                                    <a:pt x="168" y="162"/>
                                  </a:lnTo>
                                  <a:lnTo>
                                    <a:pt x="162" y="168"/>
                                  </a:lnTo>
                                  <a:lnTo>
                                    <a:pt x="168" y="174"/>
                                  </a:lnTo>
                                  <a:lnTo>
                                    <a:pt x="168" y="180"/>
                                  </a:lnTo>
                                  <a:lnTo>
                                    <a:pt x="168" y="186"/>
                                  </a:lnTo>
                                  <a:lnTo>
                                    <a:pt x="168" y="192"/>
                                  </a:lnTo>
                                  <a:lnTo>
                                    <a:pt x="174" y="192"/>
                                  </a:lnTo>
                                  <a:lnTo>
                                    <a:pt x="180" y="186"/>
                                  </a:lnTo>
                                  <a:lnTo>
                                    <a:pt x="186" y="186"/>
                                  </a:lnTo>
                                  <a:lnTo>
                                    <a:pt x="186" y="180"/>
                                  </a:lnTo>
                                  <a:lnTo>
                                    <a:pt x="198" y="180"/>
                                  </a:lnTo>
                                  <a:lnTo>
                                    <a:pt x="204" y="180"/>
                                  </a:lnTo>
                                  <a:lnTo>
                                    <a:pt x="204" y="186"/>
                                  </a:lnTo>
                                  <a:lnTo>
                                    <a:pt x="210" y="192"/>
                                  </a:lnTo>
                                  <a:lnTo>
                                    <a:pt x="210" y="198"/>
                                  </a:lnTo>
                                  <a:lnTo>
                                    <a:pt x="210" y="204"/>
                                  </a:lnTo>
                                  <a:lnTo>
                                    <a:pt x="204" y="204"/>
                                  </a:lnTo>
                                  <a:lnTo>
                                    <a:pt x="198" y="204"/>
                                  </a:lnTo>
                                  <a:lnTo>
                                    <a:pt x="198" y="210"/>
                                  </a:lnTo>
                                  <a:lnTo>
                                    <a:pt x="192" y="210"/>
                                  </a:lnTo>
                                  <a:lnTo>
                                    <a:pt x="186" y="210"/>
                                  </a:lnTo>
                                  <a:lnTo>
                                    <a:pt x="180" y="210"/>
                                  </a:lnTo>
                                  <a:lnTo>
                                    <a:pt x="180" y="204"/>
                                  </a:lnTo>
                                  <a:lnTo>
                                    <a:pt x="174" y="210"/>
                                  </a:lnTo>
                                  <a:lnTo>
                                    <a:pt x="168" y="210"/>
                                  </a:lnTo>
                                  <a:lnTo>
                                    <a:pt x="168" y="204"/>
                                  </a:lnTo>
                                  <a:lnTo>
                                    <a:pt x="162" y="204"/>
                                  </a:lnTo>
                                  <a:lnTo>
                                    <a:pt x="162" y="210"/>
                                  </a:lnTo>
                                  <a:lnTo>
                                    <a:pt x="156" y="216"/>
                                  </a:lnTo>
                                  <a:lnTo>
                                    <a:pt x="156" y="222"/>
                                  </a:lnTo>
                                  <a:lnTo>
                                    <a:pt x="150" y="222"/>
                                  </a:lnTo>
                                  <a:lnTo>
                                    <a:pt x="150" y="228"/>
                                  </a:lnTo>
                                  <a:lnTo>
                                    <a:pt x="150" y="234"/>
                                  </a:lnTo>
                                  <a:lnTo>
                                    <a:pt x="156" y="234"/>
                                  </a:lnTo>
                                  <a:lnTo>
                                    <a:pt x="156" y="240"/>
                                  </a:lnTo>
                                  <a:lnTo>
                                    <a:pt x="162" y="240"/>
                                  </a:lnTo>
                                  <a:lnTo>
                                    <a:pt x="168" y="240"/>
                                  </a:lnTo>
                                  <a:lnTo>
                                    <a:pt x="174" y="240"/>
                                  </a:lnTo>
                                  <a:lnTo>
                                    <a:pt x="180" y="240"/>
                                  </a:lnTo>
                                  <a:lnTo>
                                    <a:pt x="186" y="240"/>
                                  </a:lnTo>
                                  <a:lnTo>
                                    <a:pt x="186" y="234"/>
                                  </a:lnTo>
                                  <a:lnTo>
                                    <a:pt x="192" y="228"/>
                                  </a:lnTo>
                                  <a:lnTo>
                                    <a:pt x="198" y="228"/>
                                  </a:lnTo>
                                  <a:lnTo>
                                    <a:pt x="204" y="228"/>
                                  </a:lnTo>
                                  <a:lnTo>
                                    <a:pt x="210" y="228"/>
                                  </a:lnTo>
                                  <a:lnTo>
                                    <a:pt x="216" y="228"/>
                                  </a:lnTo>
                                  <a:lnTo>
                                    <a:pt x="222" y="228"/>
                                  </a:lnTo>
                                  <a:lnTo>
                                    <a:pt x="222" y="234"/>
                                  </a:lnTo>
                                  <a:lnTo>
                                    <a:pt x="222" y="240"/>
                                  </a:lnTo>
                                  <a:lnTo>
                                    <a:pt x="228" y="246"/>
                                  </a:lnTo>
                                  <a:lnTo>
                                    <a:pt x="228" y="252"/>
                                  </a:lnTo>
                                  <a:lnTo>
                                    <a:pt x="222" y="252"/>
                                  </a:lnTo>
                                  <a:lnTo>
                                    <a:pt x="222" y="246"/>
                                  </a:lnTo>
                                  <a:lnTo>
                                    <a:pt x="216" y="246"/>
                                  </a:lnTo>
                                  <a:lnTo>
                                    <a:pt x="210" y="246"/>
                                  </a:lnTo>
                                  <a:lnTo>
                                    <a:pt x="198" y="246"/>
                                  </a:lnTo>
                                  <a:lnTo>
                                    <a:pt x="192" y="246"/>
                                  </a:lnTo>
                                  <a:lnTo>
                                    <a:pt x="186" y="252"/>
                                  </a:lnTo>
                                  <a:lnTo>
                                    <a:pt x="180" y="258"/>
                                  </a:lnTo>
                                  <a:lnTo>
                                    <a:pt x="174" y="264"/>
                                  </a:lnTo>
                                  <a:lnTo>
                                    <a:pt x="168" y="264"/>
                                  </a:lnTo>
                                  <a:lnTo>
                                    <a:pt x="162" y="270"/>
                                  </a:lnTo>
                                  <a:lnTo>
                                    <a:pt x="156" y="264"/>
                                  </a:lnTo>
                                  <a:lnTo>
                                    <a:pt x="150" y="264"/>
                                  </a:lnTo>
                                  <a:lnTo>
                                    <a:pt x="144" y="264"/>
                                  </a:lnTo>
                                  <a:lnTo>
                                    <a:pt x="138" y="264"/>
                                  </a:lnTo>
                                  <a:lnTo>
                                    <a:pt x="132" y="264"/>
                                  </a:lnTo>
                                  <a:lnTo>
                                    <a:pt x="126" y="270"/>
                                  </a:lnTo>
                                  <a:lnTo>
                                    <a:pt x="120" y="270"/>
                                  </a:lnTo>
                                  <a:lnTo>
                                    <a:pt x="114" y="276"/>
                                  </a:lnTo>
                                  <a:lnTo>
                                    <a:pt x="114" y="270"/>
                                  </a:lnTo>
                                  <a:lnTo>
                                    <a:pt x="108" y="264"/>
                                  </a:lnTo>
                                  <a:lnTo>
                                    <a:pt x="108" y="258"/>
                                  </a:lnTo>
                                  <a:lnTo>
                                    <a:pt x="102" y="258"/>
                                  </a:lnTo>
                                  <a:lnTo>
                                    <a:pt x="102" y="252"/>
                                  </a:lnTo>
                                  <a:lnTo>
                                    <a:pt x="96" y="240"/>
                                  </a:lnTo>
                                  <a:lnTo>
                                    <a:pt x="90" y="228"/>
                                  </a:lnTo>
                                  <a:lnTo>
                                    <a:pt x="90" y="222"/>
                                  </a:lnTo>
                                  <a:lnTo>
                                    <a:pt x="96" y="222"/>
                                  </a:lnTo>
                                  <a:lnTo>
                                    <a:pt x="96" y="216"/>
                                  </a:lnTo>
                                  <a:lnTo>
                                    <a:pt x="96" y="210"/>
                                  </a:lnTo>
                                  <a:lnTo>
                                    <a:pt x="90" y="216"/>
                                  </a:lnTo>
                                  <a:lnTo>
                                    <a:pt x="84" y="216"/>
                                  </a:lnTo>
                                  <a:lnTo>
                                    <a:pt x="78" y="216"/>
                                  </a:lnTo>
                                  <a:lnTo>
                                    <a:pt x="72" y="216"/>
                                  </a:lnTo>
                                  <a:lnTo>
                                    <a:pt x="66" y="222"/>
                                  </a:lnTo>
                                  <a:lnTo>
                                    <a:pt x="60" y="222"/>
                                  </a:lnTo>
                                  <a:lnTo>
                                    <a:pt x="54" y="222"/>
                                  </a:lnTo>
                                  <a:lnTo>
                                    <a:pt x="48" y="216"/>
                                  </a:lnTo>
                                  <a:lnTo>
                                    <a:pt x="42" y="216"/>
                                  </a:lnTo>
                                  <a:lnTo>
                                    <a:pt x="36" y="210"/>
                                  </a:lnTo>
                                  <a:lnTo>
                                    <a:pt x="30" y="198"/>
                                  </a:lnTo>
                                  <a:lnTo>
                                    <a:pt x="24" y="192"/>
                                  </a:lnTo>
                                  <a:lnTo>
                                    <a:pt x="24" y="186"/>
                                  </a:lnTo>
                                  <a:lnTo>
                                    <a:pt x="24" y="174"/>
                                  </a:lnTo>
                                  <a:lnTo>
                                    <a:pt x="18" y="174"/>
                                  </a:lnTo>
                                  <a:lnTo>
                                    <a:pt x="18" y="168"/>
                                  </a:lnTo>
                                  <a:lnTo>
                                    <a:pt x="18" y="156"/>
                                  </a:lnTo>
                                  <a:lnTo>
                                    <a:pt x="12" y="150"/>
                                  </a:lnTo>
                                  <a:lnTo>
                                    <a:pt x="12" y="132"/>
                                  </a:lnTo>
                                  <a:lnTo>
                                    <a:pt x="0" y="102"/>
                                  </a:lnTo>
                                  <a:lnTo>
                                    <a:pt x="0" y="96"/>
                                  </a:lnTo>
                                  <a:lnTo>
                                    <a:pt x="0" y="90"/>
                                  </a:lnTo>
                                  <a:lnTo>
                                    <a:pt x="6" y="84"/>
                                  </a:lnTo>
                                  <a:lnTo>
                                    <a:pt x="12" y="72"/>
                                  </a:lnTo>
                                  <a:lnTo>
                                    <a:pt x="18" y="66"/>
                                  </a:lnTo>
                                  <a:close/>
                                </a:path>
                              </a:pathLst>
                            </a:custGeom>
                            <a:solidFill>
                              <a:schemeClr val="accent1">
                                <a:lumMod val="60000"/>
                                <a:lumOff val="40000"/>
                              </a:schemeClr>
                            </a:solidFill>
                            <a:ln w="9525">
                              <a:solidFill>
                                <a:schemeClr val="tx1"/>
                              </a:solidFill>
                              <a:prstDash val="solid"/>
                              <a:round/>
                              <a:headEnd/>
                              <a:tailEnd/>
                            </a:ln>
                          </wps:spPr>
                          <wps:bodyPr/>
                        </wps:wsp>
                        <wps:wsp>
                          <wps:cNvPr id="636" name="Freeform 178"/>
                          <wps:cNvSpPr>
                            <a:spLocks/>
                          </wps:cNvSpPr>
                          <wps:spPr bwMode="auto">
                            <a:xfrm>
                              <a:off x="12919700" y="8663825"/>
                              <a:ext cx="910642" cy="1037605"/>
                            </a:xfrm>
                            <a:custGeom>
                              <a:avLst/>
                              <a:gdLst>
                                <a:gd name="T0" fmla="*/ 2147483647 w 252"/>
                                <a:gd name="T1" fmla="*/ 2147483647 h 294"/>
                                <a:gd name="T2" fmla="*/ 2147483647 w 252"/>
                                <a:gd name="T3" fmla="*/ 2147483647 h 294"/>
                                <a:gd name="T4" fmla="*/ 2147483647 w 252"/>
                                <a:gd name="T5" fmla="*/ 2147483647 h 294"/>
                                <a:gd name="T6" fmla="*/ 2147483647 w 252"/>
                                <a:gd name="T7" fmla="*/ 2147483647 h 294"/>
                                <a:gd name="T8" fmla="*/ 2147483647 w 252"/>
                                <a:gd name="T9" fmla="*/ 2147483647 h 294"/>
                                <a:gd name="T10" fmla="*/ 2147483647 w 252"/>
                                <a:gd name="T11" fmla="*/ 2147483647 h 294"/>
                                <a:gd name="T12" fmla="*/ 2147483647 w 252"/>
                                <a:gd name="T13" fmla="*/ 2147483647 h 294"/>
                                <a:gd name="T14" fmla="*/ 2147483647 w 252"/>
                                <a:gd name="T15" fmla="*/ 2147483647 h 294"/>
                                <a:gd name="T16" fmla="*/ 2147483647 w 252"/>
                                <a:gd name="T17" fmla="*/ 2147483647 h 294"/>
                                <a:gd name="T18" fmla="*/ 2147483647 w 252"/>
                                <a:gd name="T19" fmla="*/ 2147483647 h 294"/>
                                <a:gd name="T20" fmla="*/ 2147483647 w 252"/>
                                <a:gd name="T21" fmla="*/ 2147483647 h 294"/>
                                <a:gd name="T22" fmla="*/ 2147483647 w 252"/>
                                <a:gd name="T23" fmla="*/ 2147483647 h 294"/>
                                <a:gd name="T24" fmla="*/ 2147483647 w 252"/>
                                <a:gd name="T25" fmla="*/ 2147483647 h 294"/>
                                <a:gd name="T26" fmla="*/ 2147483647 w 252"/>
                                <a:gd name="T27" fmla="*/ 2147483647 h 294"/>
                                <a:gd name="T28" fmla="*/ 2147483647 w 252"/>
                                <a:gd name="T29" fmla="*/ 2147483647 h 294"/>
                                <a:gd name="T30" fmla="*/ 2147483647 w 252"/>
                                <a:gd name="T31" fmla="*/ 2147483647 h 294"/>
                                <a:gd name="T32" fmla="*/ 2147483647 w 252"/>
                                <a:gd name="T33" fmla="*/ 2147483647 h 294"/>
                                <a:gd name="T34" fmla="*/ 2147483647 w 252"/>
                                <a:gd name="T35" fmla="*/ 2147483647 h 294"/>
                                <a:gd name="T36" fmla="*/ 2147483647 w 252"/>
                                <a:gd name="T37" fmla="*/ 2147483647 h 294"/>
                                <a:gd name="T38" fmla="*/ 2147483647 w 252"/>
                                <a:gd name="T39" fmla="*/ 2147483647 h 294"/>
                                <a:gd name="T40" fmla="*/ 2147483647 w 252"/>
                                <a:gd name="T41" fmla="*/ 2147483647 h 294"/>
                                <a:gd name="T42" fmla="*/ 2147483647 w 252"/>
                                <a:gd name="T43" fmla="*/ 2147483647 h 294"/>
                                <a:gd name="T44" fmla="*/ 2147483647 w 252"/>
                                <a:gd name="T45" fmla="*/ 2147483647 h 294"/>
                                <a:gd name="T46" fmla="*/ 2147483647 w 252"/>
                                <a:gd name="T47" fmla="*/ 2147483647 h 294"/>
                                <a:gd name="T48" fmla="*/ 2147483647 w 252"/>
                                <a:gd name="T49" fmla="*/ 2147483647 h 294"/>
                                <a:gd name="T50" fmla="*/ 2147483647 w 252"/>
                                <a:gd name="T51" fmla="*/ 2147483647 h 294"/>
                                <a:gd name="T52" fmla="*/ 2147483647 w 252"/>
                                <a:gd name="T53" fmla="*/ 2147483647 h 294"/>
                                <a:gd name="T54" fmla="*/ 2147483647 w 252"/>
                                <a:gd name="T55" fmla="*/ 2147483647 h 294"/>
                                <a:gd name="T56" fmla="*/ 2147483647 w 252"/>
                                <a:gd name="T57" fmla="*/ 2147483647 h 294"/>
                                <a:gd name="T58" fmla="*/ 2147483647 w 252"/>
                                <a:gd name="T59" fmla="*/ 2147483647 h 294"/>
                                <a:gd name="T60" fmla="*/ 2147483647 w 252"/>
                                <a:gd name="T61" fmla="*/ 2147483647 h 294"/>
                                <a:gd name="T62" fmla="*/ 2147483647 w 252"/>
                                <a:gd name="T63" fmla="*/ 2147483647 h 294"/>
                                <a:gd name="T64" fmla="*/ 2147483647 w 252"/>
                                <a:gd name="T65" fmla="*/ 2147483647 h 294"/>
                                <a:gd name="T66" fmla="*/ 2147483647 w 252"/>
                                <a:gd name="T67" fmla="*/ 2147483647 h 294"/>
                                <a:gd name="T68" fmla="*/ 2147483647 w 252"/>
                                <a:gd name="T69" fmla="*/ 2147483647 h 294"/>
                                <a:gd name="T70" fmla="*/ 2147483647 w 252"/>
                                <a:gd name="T71" fmla="*/ 2147483647 h 294"/>
                                <a:gd name="T72" fmla="*/ 2147483647 w 252"/>
                                <a:gd name="T73" fmla="*/ 2147483647 h 294"/>
                                <a:gd name="T74" fmla="*/ 2147483647 w 252"/>
                                <a:gd name="T75" fmla="*/ 2147483647 h 294"/>
                                <a:gd name="T76" fmla="*/ 2147483647 w 252"/>
                                <a:gd name="T77" fmla="*/ 2147483647 h 294"/>
                                <a:gd name="T78" fmla="*/ 2147483647 w 252"/>
                                <a:gd name="T79" fmla="*/ 2147483647 h 294"/>
                                <a:gd name="T80" fmla="*/ 2147483647 w 252"/>
                                <a:gd name="T81" fmla="*/ 2147483647 h 294"/>
                                <a:gd name="T82" fmla="*/ 2147483647 w 252"/>
                                <a:gd name="T83" fmla="*/ 2147483647 h 294"/>
                                <a:gd name="T84" fmla="*/ 2147483647 w 252"/>
                                <a:gd name="T85" fmla="*/ 2147483647 h 294"/>
                                <a:gd name="T86" fmla="*/ 2147483647 w 252"/>
                                <a:gd name="T87" fmla="*/ 2147483647 h 294"/>
                                <a:gd name="T88" fmla="*/ 2147483647 w 252"/>
                                <a:gd name="T89" fmla="*/ 2147483647 h 294"/>
                                <a:gd name="T90" fmla="*/ 2147483647 w 252"/>
                                <a:gd name="T91" fmla="*/ 2147483647 h 294"/>
                                <a:gd name="T92" fmla="*/ 2147483647 w 252"/>
                                <a:gd name="T93" fmla="*/ 2147483647 h 294"/>
                                <a:gd name="T94" fmla="*/ 2147483647 w 252"/>
                                <a:gd name="T95" fmla="*/ 2147483647 h 294"/>
                                <a:gd name="T96" fmla="*/ 2147483647 w 252"/>
                                <a:gd name="T97" fmla="*/ 2147483647 h 29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52" h="294">
                                  <a:moveTo>
                                    <a:pt x="0" y="108"/>
                                  </a:moveTo>
                                  <a:lnTo>
                                    <a:pt x="12" y="102"/>
                                  </a:lnTo>
                                  <a:lnTo>
                                    <a:pt x="24" y="96"/>
                                  </a:lnTo>
                                  <a:lnTo>
                                    <a:pt x="30" y="90"/>
                                  </a:lnTo>
                                  <a:lnTo>
                                    <a:pt x="36" y="84"/>
                                  </a:lnTo>
                                  <a:lnTo>
                                    <a:pt x="42" y="84"/>
                                  </a:lnTo>
                                  <a:lnTo>
                                    <a:pt x="48" y="78"/>
                                  </a:lnTo>
                                  <a:lnTo>
                                    <a:pt x="60" y="72"/>
                                  </a:lnTo>
                                  <a:lnTo>
                                    <a:pt x="72" y="66"/>
                                  </a:lnTo>
                                  <a:lnTo>
                                    <a:pt x="78" y="66"/>
                                  </a:lnTo>
                                  <a:lnTo>
                                    <a:pt x="78" y="60"/>
                                  </a:lnTo>
                                  <a:lnTo>
                                    <a:pt x="90" y="54"/>
                                  </a:lnTo>
                                  <a:lnTo>
                                    <a:pt x="96" y="48"/>
                                  </a:lnTo>
                                  <a:lnTo>
                                    <a:pt x="108" y="42"/>
                                  </a:lnTo>
                                  <a:lnTo>
                                    <a:pt x="114" y="36"/>
                                  </a:lnTo>
                                  <a:lnTo>
                                    <a:pt x="120" y="30"/>
                                  </a:lnTo>
                                  <a:lnTo>
                                    <a:pt x="132" y="24"/>
                                  </a:lnTo>
                                  <a:lnTo>
                                    <a:pt x="138" y="18"/>
                                  </a:lnTo>
                                  <a:lnTo>
                                    <a:pt x="144" y="18"/>
                                  </a:lnTo>
                                  <a:lnTo>
                                    <a:pt x="150" y="18"/>
                                  </a:lnTo>
                                  <a:lnTo>
                                    <a:pt x="156" y="12"/>
                                  </a:lnTo>
                                  <a:lnTo>
                                    <a:pt x="168" y="6"/>
                                  </a:lnTo>
                                  <a:lnTo>
                                    <a:pt x="174" y="6"/>
                                  </a:lnTo>
                                  <a:lnTo>
                                    <a:pt x="180" y="6"/>
                                  </a:lnTo>
                                  <a:lnTo>
                                    <a:pt x="192" y="0"/>
                                  </a:lnTo>
                                  <a:lnTo>
                                    <a:pt x="192" y="6"/>
                                  </a:lnTo>
                                  <a:lnTo>
                                    <a:pt x="198" y="24"/>
                                  </a:lnTo>
                                  <a:lnTo>
                                    <a:pt x="198" y="36"/>
                                  </a:lnTo>
                                  <a:lnTo>
                                    <a:pt x="210" y="84"/>
                                  </a:lnTo>
                                  <a:lnTo>
                                    <a:pt x="216" y="96"/>
                                  </a:lnTo>
                                  <a:lnTo>
                                    <a:pt x="222" y="120"/>
                                  </a:lnTo>
                                  <a:lnTo>
                                    <a:pt x="228" y="138"/>
                                  </a:lnTo>
                                  <a:lnTo>
                                    <a:pt x="228" y="150"/>
                                  </a:lnTo>
                                  <a:lnTo>
                                    <a:pt x="234" y="162"/>
                                  </a:lnTo>
                                  <a:lnTo>
                                    <a:pt x="234" y="180"/>
                                  </a:lnTo>
                                  <a:lnTo>
                                    <a:pt x="240" y="180"/>
                                  </a:lnTo>
                                  <a:lnTo>
                                    <a:pt x="240" y="186"/>
                                  </a:lnTo>
                                  <a:lnTo>
                                    <a:pt x="240" y="198"/>
                                  </a:lnTo>
                                  <a:lnTo>
                                    <a:pt x="246" y="216"/>
                                  </a:lnTo>
                                  <a:lnTo>
                                    <a:pt x="252" y="228"/>
                                  </a:lnTo>
                                  <a:lnTo>
                                    <a:pt x="252" y="234"/>
                                  </a:lnTo>
                                  <a:lnTo>
                                    <a:pt x="252" y="240"/>
                                  </a:lnTo>
                                  <a:lnTo>
                                    <a:pt x="246" y="240"/>
                                  </a:lnTo>
                                  <a:lnTo>
                                    <a:pt x="234" y="246"/>
                                  </a:lnTo>
                                  <a:lnTo>
                                    <a:pt x="228" y="252"/>
                                  </a:lnTo>
                                  <a:lnTo>
                                    <a:pt x="216" y="252"/>
                                  </a:lnTo>
                                  <a:lnTo>
                                    <a:pt x="210" y="264"/>
                                  </a:lnTo>
                                  <a:lnTo>
                                    <a:pt x="204" y="270"/>
                                  </a:lnTo>
                                  <a:lnTo>
                                    <a:pt x="204" y="276"/>
                                  </a:lnTo>
                                  <a:lnTo>
                                    <a:pt x="204" y="282"/>
                                  </a:lnTo>
                                  <a:lnTo>
                                    <a:pt x="204" y="288"/>
                                  </a:lnTo>
                                  <a:lnTo>
                                    <a:pt x="198" y="288"/>
                                  </a:lnTo>
                                  <a:lnTo>
                                    <a:pt x="198" y="282"/>
                                  </a:lnTo>
                                  <a:lnTo>
                                    <a:pt x="192" y="282"/>
                                  </a:lnTo>
                                  <a:lnTo>
                                    <a:pt x="186" y="282"/>
                                  </a:lnTo>
                                  <a:lnTo>
                                    <a:pt x="180" y="276"/>
                                  </a:lnTo>
                                  <a:lnTo>
                                    <a:pt x="174" y="282"/>
                                  </a:lnTo>
                                  <a:lnTo>
                                    <a:pt x="174" y="276"/>
                                  </a:lnTo>
                                  <a:lnTo>
                                    <a:pt x="174" y="270"/>
                                  </a:lnTo>
                                  <a:lnTo>
                                    <a:pt x="174" y="264"/>
                                  </a:lnTo>
                                  <a:lnTo>
                                    <a:pt x="168" y="258"/>
                                  </a:lnTo>
                                  <a:lnTo>
                                    <a:pt x="168" y="252"/>
                                  </a:lnTo>
                                  <a:lnTo>
                                    <a:pt x="168" y="246"/>
                                  </a:lnTo>
                                  <a:lnTo>
                                    <a:pt x="168" y="240"/>
                                  </a:lnTo>
                                  <a:lnTo>
                                    <a:pt x="162" y="240"/>
                                  </a:lnTo>
                                  <a:lnTo>
                                    <a:pt x="162" y="234"/>
                                  </a:lnTo>
                                  <a:lnTo>
                                    <a:pt x="162" y="240"/>
                                  </a:lnTo>
                                  <a:lnTo>
                                    <a:pt x="156" y="240"/>
                                  </a:lnTo>
                                  <a:lnTo>
                                    <a:pt x="150" y="246"/>
                                  </a:lnTo>
                                  <a:lnTo>
                                    <a:pt x="144" y="246"/>
                                  </a:lnTo>
                                  <a:lnTo>
                                    <a:pt x="138" y="246"/>
                                  </a:lnTo>
                                  <a:lnTo>
                                    <a:pt x="132" y="246"/>
                                  </a:lnTo>
                                  <a:lnTo>
                                    <a:pt x="126" y="246"/>
                                  </a:lnTo>
                                  <a:lnTo>
                                    <a:pt x="120" y="252"/>
                                  </a:lnTo>
                                  <a:lnTo>
                                    <a:pt x="114" y="258"/>
                                  </a:lnTo>
                                  <a:lnTo>
                                    <a:pt x="108" y="264"/>
                                  </a:lnTo>
                                  <a:lnTo>
                                    <a:pt x="114" y="270"/>
                                  </a:lnTo>
                                  <a:lnTo>
                                    <a:pt x="120" y="270"/>
                                  </a:lnTo>
                                  <a:lnTo>
                                    <a:pt x="126" y="270"/>
                                  </a:lnTo>
                                  <a:lnTo>
                                    <a:pt x="126" y="264"/>
                                  </a:lnTo>
                                  <a:lnTo>
                                    <a:pt x="132" y="258"/>
                                  </a:lnTo>
                                  <a:lnTo>
                                    <a:pt x="138" y="258"/>
                                  </a:lnTo>
                                  <a:lnTo>
                                    <a:pt x="144" y="258"/>
                                  </a:lnTo>
                                  <a:lnTo>
                                    <a:pt x="150" y="252"/>
                                  </a:lnTo>
                                  <a:lnTo>
                                    <a:pt x="156" y="252"/>
                                  </a:lnTo>
                                  <a:lnTo>
                                    <a:pt x="156" y="258"/>
                                  </a:lnTo>
                                  <a:lnTo>
                                    <a:pt x="150" y="258"/>
                                  </a:lnTo>
                                  <a:lnTo>
                                    <a:pt x="144" y="258"/>
                                  </a:lnTo>
                                  <a:lnTo>
                                    <a:pt x="138" y="264"/>
                                  </a:lnTo>
                                  <a:lnTo>
                                    <a:pt x="132" y="270"/>
                                  </a:lnTo>
                                  <a:lnTo>
                                    <a:pt x="126" y="276"/>
                                  </a:lnTo>
                                  <a:lnTo>
                                    <a:pt x="126" y="282"/>
                                  </a:lnTo>
                                  <a:lnTo>
                                    <a:pt x="126" y="288"/>
                                  </a:lnTo>
                                  <a:lnTo>
                                    <a:pt x="132" y="288"/>
                                  </a:lnTo>
                                  <a:lnTo>
                                    <a:pt x="132" y="294"/>
                                  </a:lnTo>
                                  <a:lnTo>
                                    <a:pt x="126" y="288"/>
                                  </a:lnTo>
                                  <a:lnTo>
                                    <a:pt x="120" y="282"/>
                                  </a:lnTo>
                                  <a:lnTo>
                                    <a:pt x="114" y="282"/>
                                  </a:lnTo>
                                  <a:lnTo>
                                    <a:pt x="114" y="276"/>
                                  </a:lnTo>
                                  <a:lnTo>
                                    <a:pt x="108" y="276"/>
                                  </a:lnTo>
                                  <a:lnTo>
                                    <a:pt x="102" y="276"/>
                                  </a:lnTo>
                                  <a:lnTo>
                                    <a:pt x="102" y="270"/>
                                  </a:lnTo>
                                  <a:lnTo>
                                    <a:pt x="102" y="264"/>
                                  </a:lnTo>
                                  <a:lnTo>
                                    <a:pt x="102" y="258"/>
                                  </a:lnTo>
                                  <a:lnTo>
                                    <a:pt x="102" y="252"/>
                                  </a:lnTo>
                                  <a:lnTo>
                                    <a:pt x="102" y="246"/>
                                  </a:lnTo>
                                  <a:lnTo>
                                    <a:pt x="102" y="240"/>
                                  </a:lnTo>
                                  <a:lnTo>
                                    <a:pt x="102" y="234"/>
                                  </a:lnTo>
                                  <a:lnTo>
                                    <a:pt x="108" y="228"/>
                                  </a:lnTo>
                                  <a:lnTo>
                                    <a:pt x="108" y="222"/>
                                  </a:lnTo>
                                  <a:lnTo>
                                    <a:pt x="102" y="222"/>
                                  </a:lnTo>
                                  <a:lnTo>
                                    <a:pt x="102" y="216"/>
                                  </a:lnTo>
                                  <a:lnTo>
                                    <a:pt x="96" y="216"/>
                                  </a:lnTo>
                                  <a:lnTo>
                                    <a:pt x="102" y="216"/>
                                  </a:lnTo>
                                  <a:lnTo>
                                    <a:pt x="102" y="210"/>
                                  </a:lnTo>
                                  <a:lnTo>
                                    <a:pt x="102" y="204"/>
                                  </a:lnTo>
                                  <a:lnTo>
                                    <a:pt x="96" y="204"/>
                                  </a:lnTo>
                                  <a:lnTo>
                                    <a:pt x="90" y="204"/>
                                  </a:lnTo>
                                  <a:lnTo>
                                    <a:pt x="84" y="204"/>
                                  </a:lnTo>
                                  <a:lnTo>
                                    <a:pt x="78" y="204"/>
                                  </a:lnTo>
                                  <a:lnTo>
                                    <a:pt x="72" y="198"/>
                                  </a:lnTo>
                                  <a:lnTo>
                                    <a:pt x="72" y="192"/>
                                  </a:lnTo>
                                  <a:lnTo>
                                    <a:pt x="66" y="192"/>
                                  </a:lnTo>
                                  <a:lnTo>
                                    <a:pt x="66" y="186"/>
                                  </a:lnTo>
                                  <a:lnTo>
                                    <a:pt x="66" y="180"/>
                                  </a:lnTo>
                                  <a:lnTo>
                                    <a:pt x="60" y="180"/>
                                  </a:lnTo>
                                  <a:lnTo>
                                    <a:pt x="54" y="180"/>
                                  </a:lnTo>
                                  <a:lnTo>
                                    <a:pt x="54" y="174"/>
                                  </a:lnTo>
                                  <a:lnTo>
                                    <a:pt x="54" y="168"/>
                                  </a:lnTo>
                                  <a:lnTo>
                                    <a:pt x="48" y="162"/>
                                  </a:lnTo>
                                  <a:lnTo>
                                    <a:pt x="42" y="162"/>
                                  </a:lnTo>
                                  <a:lnTo>
                                    <a:pt x="42" y="156"/>
                                  </a:lnTo>
                                  <a:lnTo>
                                    <a:pt x="42" y="150"/>
                                  </a:lnTo>
                                  <a:lnTo>
                                    <a:pt x="36" y="150"/>
                                  </a:lnTo>
                                  <a:lnTo>
                                    <a:pt x="42" y="150"/>
                                  </a:lnTo>
                                  <a:lnTo>
                                    <a:pt x="42" y="144"/>
                                  </a:lnTo>
                                  <a:lnTo>
                                    <a:pt x="36" y="144"/>
                                  </a:lnTo>
                                  <a:lnTo>
                                    <a:pt x="30" y="144"/>
                                  </a:lnTo>
                                  <a:lnTo>
                                    <a:pt x="30" y="138"/>
                                  </a:lnTo>
                                  <a:lnTo>
                                    <a:pt x="24" y="138"/>
                                  </a:lnTo>
                                  <a:lnTo>
                                    <a:pt x="24" y="132"/>
                                  </a:lnTo>
                                  <a:lnTo>
                                    <a:pt x="24" y="126"/>
                                  </a:lnTo>
                                  <a:lnTo>
                                    <a:pt x="18" y="126"/>
                                  </a:lnTo>
                                  <a:lnTo>
                                    <a:pt x="12" y="126"/>
                                  </a:lnTo>
                                  <a:lnTo>
                                    <a:pt x="12" y="120"/>
                                  </a:lnTo>
                                  <a:lnTo>
                                    <a:pt x="6" y="120"/>
                                  </a:lnTo>
                                  <a:lnTo>
                                    <a:pt x="6" y="114"/>
                                  </a:lnTo>
                                  <a:lnTo>
                                    <a:pt x="0" y="114"/>
                                  </a:lnTo>
                                  <a:lnTo>
                                    <a:pt x="0" y="108"/>
                                  </a:lnTo>
                                  <a:close/>
                                </a:path>
                              </a:pathLst>
                            </a:custGeom>
                            <a:solidFill>
                              <a:srgbClr val="FF33CC"/>
                            </a:solidFill>
                            <a:ln w="9525">
                              <a:solidFill>
                                <a:schemeClr val="tx1"/>
                              </a:solidFill>
                              <a:prstDash val="solid"/>
                              <a:round/>
                              <a:headEnd/>
                              <a:tailEnd/>
                            </a:ln>
                          </wps:spPr>
                          <wps:bodyPr/>
                        </wps:wsp>
                        <wps:wsp>
                          <wps:cNvPr id="637" name="Freeform 179"/>
                          <wps:cNvSpPr>
                            <a:spLocks/>
                          </wps:cNvSpPr>
                          <wps:spPr bwMode="auto">
                            <a:xfrm>
                              <a:off x="10382909" y="8875583"/>
                              <a:ext cx="1257554" cy="889376"/>
                            </a:xfrm>
                            <a:custGeom>
                              <a:avLst/>
                              <a:gdLst>
                                <a:gd name="T0" fmla="*/ 2147483647 w 348"/>
                                <a:gd name="T1" fmla="*/ 2147483647 h 252"/>
                                <a:gd name="T2" fmla="*/ 2147483647 w 348"/>
                                <a:gd name="T3" fmla="*/ 2147483647 h 252"/>
                                <a:gd name="T4" fmla="*/ 2147483647 w 348"/>
                                <a:gd name="T5" fmla="*/ 2147483647 h 252"/>
                                <a:gd name="T6" fmla="*/ 2147483647 w 348"/>
                                <a:gd name="T7" fmla="*/ 2147483647 h 252"/>
                                <a:gd name="T8" fmla="*/ 2147483647 w 348"/>
                                <a:gd name="T9" fmla="*/ 2147483647 h 252"/>
                                <a:gd name="T10" fmla="*/ 2147483647 w 348"/>
                                <a:gd name="T11" fmla="*/ 2147483647 h 252"/>
                                <a:gd name="T12" fmla="*/ 2147483647 w 348"/>
                                <a:gd name="T13" fmla="*/ 2147483647 h 252"/>
                                <a:gd name="T14" fmla="*/ 2147483647 w 348"/>
                                <a:gd name="T15" fmla="*/ 2147483647 h 252"/>
                                <a:gd name="T16" fmla="*/ 2147483647 w 348"/>
                                <a:gd name="T17" fmla="*/ 2147483647 h 252"/>
                                <a:gd name="T18" fmla="*/ 2147483647 w 348"/>
                                <a:gd name="T19" fmla="*/ 2147483647 h 252"/>
                                <a:gd name="T20" fmla="*/ 2147483647 w 348"/>
                                <a:gd name="T21" fmla="*/ 2147483647 h 252"/>
                                <a:gd name="T22" fmla="*/ 2147483647 w 348"/>
                                <a:gd name="T23" fmla="*/ 2147483647 h 252"/>
                                <a:gd name="T24" fmla="*/ 2147483647 w 348"/>
                                <a:gd name="T25" fmla="*/ 2147483647 h 252"/>
                                <a:gd name="T26" fmla="*/ 2147483647 w 348"/>
                                <a:gd name="T27" fmla="*/ 2147483647 h 252"/>
                                <a:gd name="T28" fmla="*/ 2147483647 w 348"/>
                                <a:gd name="T29" fmla="*/ 2147483647 h 252"/>
                                <a:gd name="T30" fmla="*/ 2147483647 w 348"/>
                                <a:gd name="T31" fmla="*/ 2147483647 h 252"/>
                                <a:gd name="T32" fmla="*/ 2147483647 w 348"/>
                                <a:gd name="T33" fmla="*/ 2147483647 h 252"/>
                                <a:gd name="T34" fmla="*/ 2147483647 w 348"/>
                                <a:gd name="T35" fmla="*/ 2147483647 h 252"/>
                                <a:gd name="T36" fmla="*/ 2147483647 w 348"/>
                                <a:gd name="T37" fmla="*/ 2147483647 h 252"/>
                                <a:gd name="T38" fmla="*/ 2147483647 w 348"/>
                                <a:gd name="T39" fmla="*/ 2147483647 h 252"/>
                                <a:gd name="T40" fmla="*/ 2147483647 w 348"/>
                                <a:gd name="T41" fmla="*/ 2147483647 h 252"/>
                                <a:gd name="T42" fmla="*/ 2147483647 w 348"/>
                                <a:gd name="T43" fmla="*/ 2147483647 h 252"/>
                                <a:gd name="T44" fmla="*/ 2147483647 w 348"/>
                                <a:gd name="T45" fmla="*/ 2147483647 h 252"/>
                                <a:gd name="T46" fmla="*/ 2147483647 w 348"/>
                                <a:gd name="T47" fmla="*/ 2147483647 h 252"/>
                                <a:gd name="T48" fmla="*/ 2147483647 w 348"/>
                                <a:gd name="T49" fmla="*/ 2147483647 h 252"/>
                                <a:gd name="T50" fmla="*/ 2147483647 w 348"/>
                                <a:gd name="T51" fmla="*/ 2147483647 h 252"/>
                                <a:gd name="T52" fmla="*/ 2147483647 w 348"/>
                                <a:gd name="T53" fmla="*/ 2147483647 h 252"/>
                                <a:gd name="T54" fmla="*/ 2147483647 w 348"/>
                                <a:gd name="T55" fmla="*/ 2147483647 h 252"/>
                                <a:gd name="T56" fmla="*/ 2147483647 w 348"/>
                                <a:gd name="T57" fmla="*/ 2147483647 h 252"/>
                                <a:gd name="T58" fmla="*/ 2147483647 w 348"/>
                                <a:gd name="T59" fmla="*/ 2147483647 h 252"/>
                                <a:gd name="T60" fmla="*/ 2147483647 w 348"/>
                                <a:gd name="T61" fmla="*/ 2147483647 h 252"/>
                                <a:gd name="T62" fmla="*/ 2147483647 w 348"/>
                                <a:gd name="T63" fmla="*/ 2147483647 h 252"/>
                                <a:gd name="T64" fmla="*/ 2147483647 w 348"/>
                                <a:gd name="T65" fmla="*/ 2147483647 h 252"/>
                                <a:gd name="T66" fmla="*/ 2147483647 w 348"/>
                                <a:gd name="T67" fmla="*/ 2147483647 h 252"/>
                                <a:gd name="T68" fmla="*/ 2147483647 w 348"/>
                                <a:gd name="T69" fmla="*/ 2147483647 h 252"/>
                                <a:gd name="T70" fmla="*/ 2147483647 w 348"/>
                                <a:gd name="T71" fmla="*/ 2147483647 h 252"/>
                                <a:gd name="T72" fmla="*/ 2147483647 w 348"/>
                                <a:gd name="T73" fmla="*/ 2147483647 h 252"/>
                                <a:gd name="T74" fmla="*/ 2147483647 w 348"/>
                                <a:gd name="T75" fmla="*/ 2147483647 h 252"/>
                                <a:gd name="T76" fmla="*/ 0 w 348"/>
                                <a:gd name="T77" fmla="*/ 2147483647 h 252"/>
                                <a:gd name="T78" fmla="*/ 2147483647 w 348"/>
                                <a:gd name="T79" fmla="*/ 2147483647 h 252"/>
                                <a:gd name="T80" fmla="*/ 2147483647 w 348"/>
                                <a:gd name="T81" fmla="*/ 2147483647 h 252"/>
                                <a:gd name="T82" fmla="*/ 2147483647 w 348"/>
                                <a:gd name="T83" fmla="*/ 2147483647 h 252"/>
                                <a:gd name="T84" fmla="*/ 2147483647 w 348"/>
                                <a:gd name="T85" fmla="*/ 2147483647 h 252"/>
                                <a:gd name="T86" fmla="*/ 2147483647 w 348"/>
                                <a:gd name="T87" fmla="*/ 2147483647 h 252"/>
                                <a:gd name="T88" fmla="*/ 2147483647 w 348"/>
                                <a:gd name="T89" fmla="*/ 2147483647 h 252"/>
                                <a:gd name="T90" fmla="*/ 2147483647 w 348"/>
                                <a:gd name="T91" fmla="*/ 2147483647 h 252"/>
                                <a:gd name="T92" fmla="*/ 2147483647 w 348"/>
                                <a:gd name="T93" fmla="*/ 2147483647 h 252"/>
                                <a:gd name="T94" fmla="*/ 2147483647 w 348"/>
                                <a:gd name="T95" fmla="*/ 2147483647 h 25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8" h="252">
                                  <a:moveTo>
                                    <a:pt x="102" y="18"/>
                                  </a:moveTo>
                                  <a:lnTo>
                                    <a:pt x="108" y="18"/>
                                  </a:lnTo>
                                  <a:lnTo>
                                    <a:pt x="114" y="18"/>
                                  </a:lnTo>
                                  <a:lnTo>
                                    <a:pt x="126" y="12"/>
                                  </a:lnTo>
                                  <a:lnTo>
                                    <a:pt x="138" y="6"/>
                                  </a:lnTo>
                                  <a:lnTo>
                                    <a:pt x="150" y="6"/>
                                  </a:lnTo>
                                  <a:lnTo>
                                    <a:pt x="162" y="0"/>
                                  </a:lnTo>
                                  <a:lnTo>
                                    <a:pt x="180" y="18"/>
                                  </a:lnTo>
                                  <a:lnTo>
                                    <a:pt x="192" y="24"/>
                                  </a:lnTo>
                                  <a:lnTo>
                                    <a:pt x="210" y="36"/>
                                  </a:lnTo>
                                  <a:lnTo>
                                    <a:pt x="216" y="48"/>
                                  </a:lnTo>
                                  <a:lnTo>
                                    <a:pt x="228" y="54"/>
                                  </a:lnTo>
                                  <a:lnTo>
                                    <a:pt x="234" y="66"/>
                                  </a:lnTo>
                                  <a:lnTo>
                                    <a:pt x="246" y="60"/>
                                  </a:lnTo>
                                  <a:lnTo>
                                    <a:pt x="270" y="54"/>
                                  </a:lnTo>
                                  <a:lnTo>
                                    <a:pt x="288" y="48"/>
                                  </a:lnTo>
                                  <a:lnTo>
                                    <a:pt x="300" y="48"/>
                                  </a:lnTo>
                                  <a:lnTo>
                                    <a:pt x="300" y="60"/>
                                  </a:lnTo>
                                  <a:lnTo>
                                    <a:pt x="306" y="78"/>
                                  </a:lnTo>
                                  <a:lnTo>
                                    <a:pt x="318" y="120"/>
                                  </a:lnTo>
                                  <a:lnTo>
                                    <a:pt x="318" y="126"/>
                                  </a:lnTo>
                                  <a:lnTo>
                                    <a:pt x="324" y="138"/>
                                  </a:lnTo>
                                  <a:lnTo>
                                    <a:pt x="324" y="144"/>
                                  </a:lnTo>
                                  <a:lnTo>
                                    <a:pt x="330" y="156"/>
                                  </a:lnTo>
                                  <a:lnTo>
                                    <a:pt x="336" y="162"/>
                                  </a:lnTo>
                                  <a:lnTo>
                                    <a:pt x="336" y="168"/>
                                  </a:lnTo>
                                  <a:lnTo>
                                    <a:pt x="342" y="174"/>
                                  </a:lnTo>
                                  <a:lnTo>
                                    <a:pt x="342" y="186"/>
                                  </a:lnTo>
                                  <a:lnTo>
                                    <a:pt x="348" y="186"/>
                                  </a:lnTo>
                                  <a:lnTo>
                                    <a:pt x="348" y="192"/>
                                  </a:lnTo>
                                  <a:lnTo>
                                    <a:pt x="336" y="198"/>
                                  </a:lnTo>
                                  <a:lnTo>
                                    <a:pt x="336" y="204"/>
                                  </a:lnTo>
                                  <a:lnTo>
                                    <a:pt x="330" y="204"/>
                                  </a:lnTo>
                                  <a:lnTo>
                                    <a:pt x="324" y="210"/>
                                  </a:lnTo>
                                  <a:lnTo>
                                    <a:pt x="324" y="204"/>
                                  </a:lnTo>
                                  <a:lnTo>
                                    <a:pt x="318" y="204"/>
                                  </a:lnTo>
                                  <a:lnTo>
                                    <a:pt x="312" y="210"/>
                                  </a:lnTo>
                                  <a:lnTo>
                                    <a:pt x="306" y="210"/>
                                  </a:lnTo>
                                  <a:lnTo>
                                    <a:pt x="300" y="216"/>
                                  </a:lnTo>
                                  <a:lnTo>
                                    <a:pt x="294" y="216"/>
                                  </a:lnTo>
                                  <a:lnTo>
                                    <a:pt x="288" y="216"/>
                                  </a:lnTo>
                                  <a:lnTo>
                                    <a:pt x="294" y="216"/>
                                  </a:lnTo>
                                  <a:lnTo>
                                    <a:pt x="294" y="210"/>
                                  </a:lnTo>
                                  <a:lnTo>
                                    <a:pt x="294" y="204"/>
                                  </a:lnTo>
                                  <a:lnTo>
                                    <a:pt x="288" y="204"/>
                                  </a:lnTo>
                                  <a:lnTo>
                                    <a:pt x="288" y="198"/>
                                  </a:lnTo>
                                  <a:lnTo>
                                    <a:pt x="288" y="192"/>
                                  </a:lnTo>
                                  <a:lnTo>
                                    <a:pt x="288" y="186"/>
                                  </a:lnTo>
                                  <a:lnTo>
                                    <a:pt x="282" y="192"/>
                                  </a:lnTo>
                                  <a:lnTo>
                                    <a:pt x="282" y="186"/>
                                  </a:lnTo>
                                  <a:lnTo>
                                    <a:pt x="282" y="180"/>
                                  </a:lnTo>
                                  <a:lnTo>
                                    <a:pt x="270" y="192"/>
                                  </a:lnTo>
                                  <a:lnTo>
                                    <a:pt x="264" y="192"/>
                                  </a:lnTo>
                                  <a:lnTo>
                                    <a:pt x="258" y="192"/>
                                  </a:lnTo>
                                  <a:lnTo>
                                    <a:pt x="252" y="192"/>
                                  </a:lnTo>
                                  <a:lnTo>
                                    <a:pt x="246" y="192"/>
                                  </a:lnTo>
                                  <a:lnTo>
                                    <a:pt x="240" y="192"/>
                                  </a:lnTo>
                                  <a:lnTo>
                                    <a:pt x="240" y="198"/>
                                  </a:lnTo>
                                  <a:lnTo>
                                    <a:pt x="234" y="198"/>
                                  </a:lnTo>
                                  <a:lnTo>
                                    <a:pt x="228" y="198"/>
                                  </a:lnTo>
                                  <a:lnTo>
                                    <a:pt x="210" y="198"/>
                                  </a:lnTo>
                                  <a:lnTo>
                                    <a:pt x="204" y="198"/>
                                  </a:lnTo>
                                  <a:lnTo>
                                    <a:pt x="198" y="198"/>
                                  </a:lnTo>
                                  <a:lnTo>
                                    <a:pt x="192" y="204"/>
                                  </a:lnTo>
                                  <a:lnTo>
                                    <a:pt x="192" y="210"/>
                                  </a:lnTo>
                                  <a:lnTo>
                                    <a:pt x="192" y="216"/>
                                  </a:lnTo>
                                  <a:lnTo>
                                    <a:pt x="186" y="216"/>
                                  </a:lnTo>
                                  <a:lnTo>
                                    <a:pt x="174" y="216"/>
                                  </a:lnTo>
                                  <a:lnTo>
                                    <a:pt x="168" y="216"/>
                                  </a:lnTo>
                                  <a:lnTo>
                                    <a:pt x="162" y="222"/>
                                  </a:lnTo>
                                  <a:lnTo>
                                    <a:pt x="156" y="222"/>
                                  </a:lnTo>
                                  <a:lnTo>
                                    <a:pt x="150" y="228"/>
                                  </a:lnTo>
                                  <a:lnTo>
                                    <a:pt x="150" y="234"/>
                                  </a:lnTo>
                                  <a:lnTo>
                                    <a:pt x="138" y="240"/>
                                  </a:lnTo>
                                  <a:lnTo>
                                    <a:pt x="138" y="246"/>
                                  </a:lnTo>
                                  <a:lnTo>
                                    <a:pt x="132" y="246"/>
                                  </a:lnTo>
                                  <a:lnTo>
                                    <a:pt x="138" y="240"/>
                                  </a:lnTo>
                                  <a:lnTo>
                                    <a:pt x="126" y="240"/>
                                  </a:lnTo>
                                  <a:lnTo>
                                    <a:pt x="114" y="246"/>
                                  </a:lnTo>
                                  <a:lnTo>
                                    <a:pt x="120" y="240"/>
                                  </a:lnTo>
                                  <a:lnTo>
                                    <a:pt x="120" y="234"/>
                                  </a:lnTo>
                                  <a:lnTo>
                                    <a:pt x="108" y="234"/>
                                  </a:lnTo>
                                  <a:lnTo>
                                    <a:pt x="108" y="228"/>
                                  </a:lnTo>
                                  <a:lnTo>
                                    <a:pt x="108" y="222"/>
                                  </a:lnTo>
                                  <a:lnTo>
                                    <a:pt x="120" y="216"/>
                                  </a:lnTo>
                                  <a:lnTo>
                                    <a:pt x="126" y="216"/>
                                  </a:lnTo>
                                  <a:lnTo>
                                    <a:pt x="132" y="222"/>
                                  </a:lnTo>
                                  <a:lnTo>
                                    <a:pt x="138" y="216"/>
                                  </a:lnTo>
                                  <a:lnTo>
                                    <a:pt x="144" y="210"/>
                                  </a:lnTo>
                                  <a:lnTo>
                                    <a:pt x="144" y="204"/>
                                  </a:lnTo>
                                  <a:lnTo>
                                    <a:pt x="138" y="198"/>
                                  </a:lnTo>
                                  <a:lnTo>
                                    <a:pt x="132" y="192"/>
                                  </a:lnTo>
                                  <a:lnTo>
                                    <a:pt x="126" y="192"/>
                                  </a:lnTo>
                                  <a:lnTo>
                                    <a:pt x="120" y="186"/>
                                  </a:lnTo>
                                  <a:lnTo>
                                    <a:pt x="120" y="180"/>
                                  </a:lnTo>
                                  <a:lnTo>
                                    <a:pt x="126" y="174"/>
                                  </a:lnTo>
                                  <a:lnTo>
                                    <a:pt x="138" y="168"/>
                                  </a:lnTo>
                                  <a:lnTo>
                                    <a:pt x="144" y="162"/>
                                  </a:lnTo>
                                  <a:lnTo>
                                    <a:pt x="150" y="162"/>
                                  </a:lnTo>
                                  <a:lnTo>
                                    <a:pt x="144" y="156"/>
                                  </a:lnTo>
                                  <a:lnTo>
                                    <a:pt x="126" y="168"/>
                                  </a:lnTo>
                                  <a:lnTo>
                                    <a:pt x="120" y="174"/>
                                  </a:lnTo>
                                  <a:lnTo>
                                    <a:pt x="120" y="180"/>
                                  </a:lnTo>
                                  <a:lnTo>
                                    <a:pt x="114" y="186"/>
                                  </a:lnTo>
                                  <a:lnTo>
                                    <a:pt x="120" y="192"/>
                                  </a:lnTo>
                                  <a:lnTo>
                                    <a:pt x="126" y="192"/>
                                  </a:lnTo>
                                  <a:lnTo>
                                    <a:pt x="132" y="198"/>
                                  </a:lnTo>
                                  <a:lnTo>
                                    <a:pt x="126" y="204"/>
                                  </a:lnTo>
                                  <a:lnTo>
                                    <a:pt x="114" y="204"/>
                                  </a:lnTo>
                                  <a:lnTo>
                                    <a:pt x="114" y="210"/>
                                  </a:lnTo>
                                  <a:lnTo>
                                    <a:pt x="108" y="210"/>
                                  </a:lnTo>
                                  <a:lnTo>
                                    <a:pt x="102" y="204"/>
                                  </a:lnTo>
                                  <a:lnTo>
                                    <a:pt x="102" y="198"/>
                                  </a:lnTo>
                                  <a:lnTo>
                                    <a:pt x="96" y="204"/>
                                  </a:lnTo>
                                  <a:lnTo>
                                    <a:pt x="90" y="204"/>
                                  </a:lnTo>
                                  <a:lnTo>
                                    <a:pt x="90" y="210"/>
                                  </a:lnTo>
                                  <a:lnTo>
                                    <a:pt x="84" y="216"/>
                                  </a:lnTo>
                                  <a:lnTo>
                                    <a:pt x="84" y="228"/>
                                  </a:lnTo>
                                  <a:lnTo>
                                    <a:pt x="78" y="234"/>
                                  </a:lnTo>
                                  <a:lnTo>
                                    <a:pt x="84" y="240"/>
                                  </a:lnTo>
                                  <a:lnTo>
                                    <a:pt x="78" y="246"/>
                                  </a:lnTo>
                                  <a:lnTo>
                                    <a:pt x="72" y="252"/>
                                  </a:lnTo>
                                  <a:lnTo>
                                    <a:pt x="72" y="246"/>
                                  </a:lnTo>
                                  <a:lnTo>
                                    <a:pt x="66" y="240"/>
                                  </a:lnTo>
                                  <a:lnTo>
                                    <a:pt x="60" y="234"/>
                                  </a:lnTo>
                                  <a:lnTo>
                                    <a:pt x="66" y="228"/>
                                  </a:lnTo>
                                  <a:lnTo>
                                    <a:pt x="66" y="222"/>
                                  </a:lnTo>
                                  <a:lnTo>
                                    <a:pt x="60" y="216"/>
                                  </a:lnTo>
                                  <a:lnTo>
                                    <a:pt x="54" y="216"/>
                                  </a:lnTo>
                                  <a:lnTo>
                                    <a:pt x="54" y="222"/>
                                  </a:lnTo>
                                  <a:lnTo>
                                    <a:pt x="48" y="222"/>
                                  </a:lnTo>
                                  <a:lnTo>
                                    <a:pt x="42" y="222"/>
                                  </a:lnTo>
                                  <a:lnTo>
                                    <a:pt x="36" y="222"/>
                                  </a:lnTo>
                                  <a:lnTo>
                                    <a:pt x="36" y="228"/>
                                  </a:lnTo>
                                  <a:lnTo>
                                    <a:pt x="36" y="234"/>
                                  </a:lnTo>
                                  <a:lnTo>
                                    <a:pt x="30" y="240"/>
                                  </a:lnTo>
                                  <a:lnTo>
                                    <a:pt x="24" y="234"/>
                                  </a:lnTo>
                                  <a:lnTo>
                                    <a:pt x="30" y="228"/>
                                  </a:lnTo>
                                  <a:lnTo>
                                    <a:pt x="30" y="222"/>
                                  </a:lnTo>
                                  <a:lnTo>
                                    <a:pt x="30" y="216"/>
                                  </a:lnTo>
                                  <a:lnTo>
                                    <a:pt x="30" y="210"/>
                                  </a:lnTo>
                                  <a:lnTo>
                                    <a:pt x="30" y="204"/>
                                  </a:lnTo>
                                  <a:lnTo>
                                    <a:pt x="30" y="198"/>
                                  </a:lnTo>
                                  <a:lnTo>
                                    <a:pt x="24" y="198"/>
                                  </a:lnTo>
                                  <a:lnTo>
                                    <a:pt x="24" y="204"/>
                                  </a:lnTo>
                                  <a:lnTo>
                                    <a:pt x="24" y="198"/>
                                  </a:lnTo>
                                  <a:lnTo>
                                    <a:pt x="18" y="198"/>
                                  </a:lnTo>
                                  <a:lnTo>
                                    <a:pt x="12" y="198"/>
                                  </a:lnTo>
                                  <a:lnTo>
                                    <a:pt x="12" y="192"/>
                                  </a:lnTo>
                                  <a:lnTo>
                                    <a:pt x="6" y="192"/>
                                  </a:lnTo>
                                  <a:lnTo>
                                    <a:pt x="12" y="192"/>
                                  </a:lnTo>
                                  <a:lnTo>
                                    <a:pt x="12" y="186"/>
                                  </a:lnTo>
                                  <a:lnTo>
                                    <a:pt x="6" y="186"/>
                                  </a:lnTo>
                                  <a:lnTo>
                                    <a:pt x="6" y="180"/>
                                  </a:lnTo>
                                  <a:lnTo>
                                    <a:pt x="0" y="180"/>
                                  </a:lnTo>
                                  <a:lnTo>
                                    <a:pt x="0" y="186"/>
                                  </a:lnTo>
                                  <a:lnTo>
                                    <a:pt x="0" y="180"/>
                                  </a:lnTo>
                                  <a:lnTo>
                                    <a:pt x="6" y="180"/>
                                  </a:lnTo>
                                  <a:lnTo>
                                    <a:pt x="6" y="174"/>
                                  </a:lnTo>
                                  <a:lnTo>
                                    <a:pt x="6" y="168"/>
                                  </a:lnTo>
                                  <a:lnTo>
                                    <a:pt x="6" y="162"/>
                                  </a:lnTo>
                                  <a:lnTo>
                                    <a:pt x="6" y="156"/>
                                  </a:lnTo>
                                  <a:lnTo>
                                    <a:pt x="12" y="156"/>
                                  </a:lnTo>
                                  <a:lnTo>
                                    <a:pt x="12" y="150"/>
                                  </a:lnTo>
                                  <a:lnTo>
                                    <a:pt x="12" y="144"/>
                                  </a:lnTo>
                                  <a:lnTo>
                                    <a:pt x="12" y="138"/>
                                  </a:lnTo>
                                  <a:lnTo>
                                    <a:pt x="12" y="132"/>
                                  </a:lnTo>
                                  <a:lnTo>
                                    <a:pt x="12" y="126"/>
                                  </a:lnTo>
                                  <a:lnTo>
                                    <a:pt x="18" y="120"/>
                                  </a:lnTo>
                                  <a:lnTo>
                                    <a:pt x="18" y="114"/>
                                  </a:lnTo>
                                  <a:lnTo>
                                    <a:pt x="24" y="114"/>
                                  </a:lnTo>
                                  <a:lnTo>
                                    <a:pt x="24" y="108"/>
                                  </a:lnTo>
                                  <a:lnTo>
                                    <a:pt x="30" y="108"/>
                                  </a:lnTo>
                                  <a:lnTo>
                                    <a:pt x="36" y="102"/>
                                  </a:lnTo>
                                  <a:lnTo>
                                    <a:pt x="42" y="102"/>
                                  </a:lnTo>
                                  <a:lnTo>
                                    <a:pt x="48" y="96"/>
                                  </a:lnTo>
                                  <a:lnTo>
                                    <a:pt x="54" y="90"/>
                                  </a:lnTo>
                                  <a:lnTo>
                                    <a:pt x="54" y="84"/>
                                  </a:lnTo>
                                  <a:lnTo>
                                    <a:pt x="60" y="84"/>
                                  </a:lnTo>
                                  <a:lnTo>
                                    <a:pt x="60" y="78"/>
                                  </a:lnTo>
                                  <a:lnTo>
                                    <a:pt x="60" y="72"/>
                                  </a:lnTo>
                                  <a:lnTo>
                                    <a:pt x="60" y="66"/>
                                  </a:lnTo>
                                  <a:lnTo>
                                    <a:pt x="66" y="66"/>
                                  </a:lnTo>
                                  <a:lnTo>
                                    <a:pt x="66" y="60"/>
                                  </a:lnTo>
                                  <a:lnTo>
                                    <a:pt x="66" y="54"/>
                                  </a:lnTo>
                                  <a:lnTo>
                                    <a:pt x="66" y="48"/>
                                  </a:lnTo>
                                  <a:lnTo>
                                    <a:pt x="66" y="42"/>
                                  </a:lnTo>
                                  <a:lnTo>
                                    <a:pt x="66" y="36"/>
                                  </a:lnTo>
                                  <a:lnTo>
                                    <a:pt x="72" y="36"/>
                                  </a:lnTo>
                                  <a:lnTo>
                                    <a:pt x="72" y="30"/>
                                  </a:lnTo>
                                  <a:lnTo>
                                    <a:pt x="78" y="30"/>
                                  </a:lnTo>
                                  <a:lnTo>
                                    <a:pt x="96" y="24"/>
                                  </a:lnTo>
                                  <a:lnTo>
                                    <a:pt x="102" y="18"/>
                                  </a:lnTo>
                                  <a:close/>
                                </a:path>
                              </a:pathLst>
                            </a:custGeom>
                            <a:solidFill>
                              <a:srgbClr val="FF33CC"/>
                            </a:solidFill>
                            <a:ln w="9525">
                              <a:solidFill>
                                <a:schemeClr val="tx1"/>
                              </a:solidFill>
                              <a:prstDash val="solid"/>
                              <a:round/>
                              <a:headEnd/>
                              <a:tailEnd/>
                            </a:ln>
                          </wps:spPr>
                          <wps:bodyPr/>
                        </wps:wsp>
                        <wps:wsp>
                          <wps:cNvPr id="638" name="Freeform 180"/>
                          <wps:cNvSpPr>
                            <a:spLocks/>
                          </wps:cNvSpPr>
                          <wps:spPr bwMode="auto">
                            <a:xfrm>
                              <a:off x="8344804" y="8981459"/>
                              <a:ext cx="975688" cy="825850"/>
                            </a:xfrm>
                            <a:custGeom>
                              <a:avLst/>
                              <a:gdLst>
                                <a:gd name="T0" fmla="*/ 2147483647 w 270"/>
                                <a:gd name="T1" fmla="*/ 0 h 234"/>
                                <a:gd name="T2" fmla="*/ 2147483647 w 270"/>
                                <a:gd name="T3" fmla="*/ 2147483647 h 234"/>
                                <a:gd name="T4" fmla="*/ 2147483647 w 270"/>
                                <a:gd name="T5" fmla="*/ 2147483647 h 234"/>
                                <a:gd name="T6" fmla="*/ 2147483647 w 270"/>
                                <a:gd name="T7" fmla="*/ 2147483647 h 234"/>
                                <a:gd name="T8" fmla="*/ 2147483647 w 270"/>
                                <a:gd name="T9" fmla="*/ 2147483647 h 234"/>
                                <a:gd name="T10" fmla="*/ 2147483647 w 270"/>
                                <a:gd name="T11" fmla="*/ 2147483647 h 234"/>
                                <a:gd name="T12" fmla="*/ 2147483647 w 270"/>
                                <a:gd name="T13" fmla="*/ 2147483647 h 234"/>
                                <a:gd name="T14" fmla="*/ 2147483647 w 270"/>
                                <a:gd name="T15" fmla="*/ 2147483647 h 234"/>
                                <a:gd name="T16" fmla="*/ 2147483647 w 270"/>
                                <a:gd name="T17" fmla="*/ 2147483647 h 234"/>
                                <a:gd name="T18" fmla="*/ 2147483647 w 270"/>
                                <a:gd name="T19" fmla="*/ 2147483647 h 234"/>
                                <a:gd name="T20" fmla="*/ 2147483647 w 270"/>
                                <a:gd name="T21" fmla="*/ 2147483647 h 234"/>
                                <a:gd name="T22" fmla="*/ 2147483647 w 270"/>
                                <a:gd name="T23" fmla="*/ 2147483647 h 234"/>
                                <a:gd name="T24" fmla="*/ 2147483647 w 270"/>
                                <a:gd name="T25" fmla="*/ 2147483647 h 234"/>
                                <a:gd name="T26" fmla="*/ 2147483647 w 270"/>
                                <a:gd name="T27" fmla="*/ 2147483647 h 234"/>
                                <a:gd name="T28" fmla="*/ 2147483647 w 270"/>
                                <a:gd name="T29" fmla="*/ 2147483647 h 234"/>
                                <a:gd name="T30" fmla="*/ 2147483647 w 270"/>
                                <a:gd name="T31" fmla="*/ 2147483647 h 234"/>
                                <a:gd name="T32" fmla="*/ 2147483647 w 270"/>
                                <a:gd name="T33" fmla="*/ 2147483647 h 234"/>
                                <a:gd name="T34" fmla="*/ 2147483647 w 270"/>
                                <a:gd name="T35" fmla="*/ 2147483647 h 234"/>
                                <a:gd name="T36" fmla="*/ 2147483647 w 270"/>
                                <a:gd name="T37" fmla="*/ 2147483647 h 234"/>
                                <a:gd name="T38" fmla="*/ 2147483647 w 270"/>
                                <a:gd name="T39" fmla="*/ 2147483647 h 234"/>
                                <a:gd name="T40" fmla="*/ 2147483647 w 270"/>
                                <a:gd name="T41" fmla="*/ 2147483647 h 234"/>
                                <a:gd name="T42" fmla="*/ 2147483647 w 270"/>
                                <a:gd name="T43" fmla="*/ 2147483647 h 234"/>
                                <a:gd name="T44" fmla="*/ 2147483647 w 270"/>
                                <a:gd name="T45" fmla="*/ 2147483647 h 234"/>
                                <a:gd name="T46" fmla="*/ 2147483647 w 270"/>
                                <a:gd name="T47" fmla="*/ 2147483647 h 234"/>
                                <a:gd name="T48" fmla="*/ 2147483647 w 270"/>
                                <a:gd name="T49" fmla="*/ 2147483647 h 234"/>
                                <a:gd name="T50" fmla="*/ 2147483647 w 270"/>
                                <a:gd name="T51" fmla="*/ 2147483647 h 234"/>
                                <a:gd name="T52" fmla="*/ 2147483647 w 270"/>
                                <a:gd name="T53" fmla="*/ 2147483647 h 234"/>
                                <a:gd name="T54" fmla="*/ 2147483647 w 270"/>
                                <a:gd name="T55" fmla="*/ 2147483647 h 234"/>
                                <a:gd name="T56" fmla="*/ 2147483647 w 270"/>
                                <a:gd name="T57" fmla="*/ 2147483647 h 234"/>
                                <a:gd name="T58" fmla="*/ 2147483647 w 270"/>
                                <a:gd name="T59" fmla="*/ 2147483647 h 234"/>
                                <a:gd name="T60" fmla="*/ 0 w 270"/>
                                <a:gd name="T61" fmla="*/ 2147483647 h 234"/>
                                <a:gd name="T62" fmla="*/ 2147483647 w 270"/>
                                <a:gd name="T63" fmla="*/ 2147483647 h 234"/>
                                <a:gd name="T64" fmla="*/ 2147483647 w 270"/>
                                <a:gd name="T65" fmla="*/ 2147483647 h 234"/>
                                <a:gd name="T66" fmla="*/ 2147483647 w 270"/>
                                <a:gd name="T67" fmla="*/ 2147483647 h 234"/>
                                <a:gd name="T68" fmla="*/ 2147483647 w 270"/>
                                <a:gd name="T69" fmla="*/ 2147483647 h 234"/>
                                <a:gd name="T70" fmla="*/ 2147483647 w 270"/>
                                <a:gd name="T71" fmla="*/ 2147483647 h 234"/>
                                <a:gd name="T72" fmla="*/ 2147483647 w 270"/>
                                <a:gd name="T73" fmla="*/ 2147483647 h 234"/>
                                <a:gd name="T74" fmla="*/ 2147483647 w 270"/>
                                <a:gd name="T75" fmla="*/ 2147483647 h 234"/>
                                <a:gd name="T76" fmla="*/ 2147483647 w 270"/>
                                <a:gd name="T77" fmla="*/ 2147483647 h 234"/>
                                <a:gd name="T78" fmla="*/ 2147483647 w 270"/>
                                <a:gd name="T79" fmla="*/ 2147483647 h 234"/>
                                <a:gd name="T80" fmla="*/ 2147483647 w 270"/>
                                <a:gd name="T81" fmla="*/ 2147483647 h 234"/>
                                <a:gd name="T82" fmla="*/ 2147483647 w 270"/>
                                <a:gd name="T83" fmla="*/ 2147483647 h 234"/>
                                <a:gd name="T84" fmla="*/ 2147483647 w 270"/>
                                <a:gd name="T85" fmla="*/ 2147483647 h 234"/>
                                <a:gd name="T86" fmla="*/ 2147483647 w 270"/>
                                <a:gd name="T87" fmla="*/ 2147483647 h 234"/>
                                <a:gd name="T88" fmla="*/ 2147483647 w 270"/>
                                <a:gd name="T89" fmla="*/ 2147483647 h 234"/>
                                <a:gd name="T90" fmla="*/ 2147483647 w 270"/>
                                <a:gd name="T91" fmla="*/ 2147483647 h 234"/>
                                <a:gd name="T92" fmla="*/ 2147483647 w 270"/>
                                <a:gd name="T93" fmla="*/ 2147483647 h 234"/>
                                <a:gd name="T94" fmla="*/ 2147483647 w 270"/>
                                <a:gd name="T95" fmla="*/ 2147483647 h 234"/>
                                <a:gd name="T96" fmla="*/ 2147483647 w 270"/>
                                <a:gd name="T97" fmla="*/ 2147483647 h 234"/>
                                <a:gd name="T98" fmla="*/ 2147483647 w 270"/>
                                <a:gd name="T99" fmla="*/ 2147483647 h 234"/>
                                <a:gd name="T100" fmla="*/ 2147483647 w 270"/>
                                <a:gd name="T101" fmla="*/ 2147483647 h 234"/>
                                <a:gd name="T102" fmla="*/ 2147483647 w 270"/>
                                <a:gd name="T103" fmla="*/ 2147483647 h 234"/>
                                <a:gd name="T104" fmla="*/ 2147483647 w 270"/>
                                <a:gd name="T105" fmla="*/ 2147483647 h 234"/>
                                <a:gd name="T106" fmla="*/ 2147483647 w 270"/>
                                <a:gd name="T107" fmla="*/ 2147483647 h 234"/>
                                <a:gd name="T108" fmla="*/ 2147483647 w 270"/>
                                <a:gd name="T109" fmla="*/ 2147483647 h 234"/>
                                <a:gd name="T110" fmla="*/ 2147483647 w 270"/>
                                <a:gd name="T111" fmla="*/ 2147483647 h 234"/>
                                <a:gd name="T112" fmla="*/ 2147483647 w 270"/>
                                <a:gd name="T113" fmla="*/ 0 h 234"/>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0" h="234">
                                  <a:moveTo>
                                    <a:pt x="228" y="0"/>
                                  </a:moveTo>
                                  <a:lnTo>
                                    <a:pt x="234" y="0"/>
                                  </a:lnTo>
                                  <a:lnTo>
                                    <a:pt x="246" y="6"/>
                                  </a:lnTo>
                                  <a:lnTo>
                                    <a:pt x="252" y="12"/>
                                  </a:lnTo>
                                  <a:lnTo>
                                    <a:pt x="258" y="42"/>
                                  </a:lnTo>
                                  <a:lnTo>
                                    <a:pt x="258" y="66"/>
                                  </a:lnTo>
                                  <a:lnTo>
                                    <a:pt x="258" y="72"/>
                                  </a:lnTo>
                                  <a:lnTo>
                                    <a:pt x="258" y="78"/>
                                  </a:lnTo>
                                  <a:lnTo>
                                    <a:pt x="252" y="84"/>
                                  </a:lnTo>
                                  <a:lnTo>
                                    <a:pt x="252" y="90"/>
                                  </a:lnTo>
                                  <a:lnTo>
                                    <a:pt x="252" y="96"/>
                                  </a:lnTo>
                                  <a:lnTo>
                                    <a:pt x="258" y="96"/>
                                  </a:lnTo>
                                  <a:lnTo>
                                    <a:pt x="258" y="102"/>
                                  </a:lnTo>
                                  <a:lnTo>
                                    <a:pt x="252" y="102"/>
                                  </a:lnTo>
                                  <a:lnTo>
                                    <a:pt x="252" y="108"/>
                                  </a:lnTo>
                                  <a:lnTo>
                                    <a:pt x="252" y="114"/>
                                  </a:lnTo>
                                  <a:lnTo>
                                    <a:pt x="258" y="114"/>
                                  </a:lnTo>
                                  <a:lnTo>
                                    <a:pt x="264" y="114"/>
                                  </a:lnTo>
                                  <a:lnTo>
                                    <a:pt x="270" y="120"/>
                                  </a:lnTo>
                                  <a:lnTo>
                                    <a:pt x="264" y="126"/>
                                  </a:lnTo>
                                  <a:lnTo>
                                    <a:pt x="258" y="132"/>
                                  </a:lnTo>
                                  <a:lnTo>
                                    <a:pt x="258" y="138"/>
                                  </a:lnTo>
                                  <a:lnTo>
                                    <a:pt x="252" y="144"/>
                                  </a:lnTo>
                                  <a:lnTo>
                                    <a:pt x="246" y="150"/>
                                  </a:lnTo>
                                  <a:lnTo>
                                    <a:pt x="246" y="156"/>
                                  </a:lnTo>
                                  <a:lnTo>
                                    <a:pt x="240" y="156"/>
                                  </a:lnTo>
                                  <a:lnTo>
                                    <a:pt x="240" y="162"/>
                                  </a:lnTo>
                                  <a:lnTo>
                                    <a:pt x="240" y="168"/>
                                  </a:lnTo>
                                  <a:lnTo>
                                    <a:pt x="240" y="174"/>
                                  </a:lnTo>
                                  <a:lnTo>
                                    <a:pt x="240" y="180"/>
                                  </a:lnTo>
                                  <a:lnTo>
                                    <a:pt x="240" y="210"/>
                                  </a:lnTo>
                                  <a:lnTo>
                                    <a:pt x="240" y="216"/>
                                  </a:lnTo>
                                  <a:lnTo>
                                    <a:pt x="240" y="222"/>
                                  </a:lnTo>
                                  <a:lnTo>
                                    <a:pt x="240" y="228"/>
                                  </a:lnTo>
                                  <a:lnTo>
                                    <a:pt x="240" y="222"/>
                                  </a:lnTo>
                                  <a:lnTo>
                                    <a:pt x="246" y="222"/>
                                  </a:lnTo>
                                  <a:lnTo>
                                    <a:pt x="246" y="228"/>
                                  </a:lnTo>
                                  <a:lnTo>
                                    <a:pt x="246" y="234"/>
                                  </a:lnTo>
                                  <a:lnTo>
                                    <a:pt x="240" y="234"/>
                                  </a:lnTo>
                                  <a:lnTo>
                                    <a:pt x="222" y="228"/>
                                  </a:lnTo>
                                  <a:lnTo>
                                    <a:pt x="180" y="216"/>
                                  </a:lnTo>
                                  <a:lnTo>
                                    <a:pt x="174" y="216"/>
                                  </a:lnTo>
                                  <a:lnTo>
                                    <a:pt x="168" y="216"/>
                                  </a:lnTo>
                                  <a:lnTo>
                                    <a:pt x="144" y="210"/>
                                  </a:lnTo>
                                  <a:lnTo>
                                    <a:pt x="132" y="204"/>
                                  </a:lnTo>
                                  <a:lnTo>
                                    <a:pt x="120" y="198"/>
                                  </a:lnTo>
                                  <a:lnTo>
                                    <a:pt x="114" y="198"/>
                                  </a:lnTo>
                                  <a:lnTo>
                                    <a:pt x="108" y="198"/>
                                  </a:lnTo>
                                  <a:lnTo>
                                    <a:pt x="108" y="192"/>
                                  </a:lnTo>
                                  <a:lnTo>
                                    <a:pt x="102" y="192"/>
                                  </a:lnTo>
                                  <a:lnTo>
                                    <a:pt x="90" y="186"/>
                                  </a:lnTo>
                                  <a:lnTo>
                                    <a:pt x="84" y="186"/>
                                  </a:lnTo>
                                  <a:lnTo>
                                    <a:pt x="78" y="180"/>
                                  </a:lnTo>
                                  <a:lnTo>
                                    <a:pt x="60" y="168"/>
                                  </a:lnTo>
                                  <a:lnTo>
                                    <a:pt x="54" y="162"/>
                                  </a:lnTo>
                                  <a:lnTo>
                                    <a:pt x="48" y="156"/>
                                  </a:lnTo>
                                  <a:lnTo>
                                    <a:pt x="42" y="156"/>
                                  </a:lnTo>
                                  <a:lnTo>
                                    <a:pt x="36" y="150"/>
                                  </a:lnTo>
                                  <a:lnTo>
                                    <a:pt x="30" y="144"/>
                                  </a:lnTo>
                                  <a:lnTo>
                                    <a:pt x="24" y="138"/>
                                  </a:lnTo>
                                  <a:lnTo>
                                    <a:pt x="18" y="138"/>
                                  </a:lnTo>
                                  <a:lnTo>
                                    <a:pt x="0" y="126"/>
                                  </a:lnTo>
                                  <a:lnTo>
                                    <a:pt x="0" y="120"/>
                                  </a:lnTo>
                                  <a:lnTo>
                                    <a:pt x="6" y="120"/>
                                  </a:lnTo>
                                  <a:lnTo>
                                    <a:pt x="6" y="114"/>
                                  </a:lnTo>
                                  <a:lnTo>
                                    <a:pt x="12" y="114"/>
                                  </a:lnTo>
                                  <a:lnTo>
                                    <a:pt x="12" y="108"/>
                                  </a:lnTo>
                                  <a:lnTo>
                                    <a:pt x="24" y="102"/>
                                  </a:lnTo>
                                  <a:lnTo>
                                    <a:pt x="30" y="96"/>
                                  </a:lnTo>
                                  <a:lnTo>
                                    <a:pt x="36" y="96"/>
                                  </a:lnTo>
                                  <a:lnTo>
                                    <a:pt x="42" y="90"/>
                                  </a:lnTo>
                                  <a:lnTo>
                                    <a:pt x="48" y="84"/>
                                  </a:lnTo>
                                  <a:lnTo>
                                    <a:pt x="48" y="78"/>
                                  </a:lnTo>
                                  <a:lnTo>
                                    <a:pt x="54" y="78"/>
                                  </a:lnTo>
                                  <a:lnTo>
                                    <a:pt x="54" y="72"/>
                                  </a:lnTo>
                                  <a:lnTo>
                                    <a:pt x="54" y="66"/>
                                  </a:lnTo>
                                  <a:lnTo>
                                    <a:pt x="54" y="60"/>
                                  </a:lnTo>
                                  <a:lnTo>
                                    <a:pt x="54" y="54"/>
                                  </a:lnTo>
                                  <a:lnTo>
                                    <a:pt x="54" y="48"/>
                                  </a:lnTo>
                                  <a:lnTo>
                                    <a:pt x="48" y="48"/>
                                  </a:lnTo>
                                  <a:lnTo>
                                    <a:pt x="48" y="42"/>
                                  </a:lnTo>
                                  <a:lnTo>
                                    <a:pt x="54" y="42"/>
                                  </a:lnTo>
                                  <a:lnTo>
                                    <a:pt x="54" y="36"/>
                                  </a:lnTo>
                                  <a:lnTo>
                                    <a:pt x="54" y="30"/>
                                  </a:lnTo>
                                  <a:lnTo>
                                    <a:pt x="60" y="30"/>
                                  </a:lnTo>
                                  <a:lnTo>
                                    <a:pt x="60" y="24"/>
                                  </a:lnTo>
                                  <a:lnTo>
                                    <a:pt x="60" y="18"/>
                                  </a:lnTo>
                                  <a:lnTo>
                                    <a:pt x="66" y="18"/>
                                  </a:lnTo>
                                  <a:lnTo>
                                    <a:pt x="66" y="12"/>
                                  </a:lnTo>
                                  <a:lnTo>
                                    <a:pt x="72" y="12"/>
                                  </a:lnTo>
                                  <a:lnTo>
                                    <a:pt x="78" y="12"/>
                                  </a:lnTo>
                                  <a:lnTo>
                                    <a:pt x="84" y="12"/>
                                  </a:lnTo>
                                  <a:lnTo>
                                    <a:pt x="90" y="12"/>
                                  </a:lnTo>
                                  <a:lnTo>
                                    <a:pt x="96" y="12"/>
                                  </a:lnTo>
                                  <a:lnTo>
                                    <a:pt x="102" y="12"/>
                                  </a:lnTo>
                                  <a:lnTo>
                                    <a:pt x="114" y="6"/>
                                  </a:lnTo>
                                  <a:lnTo>
                                    <a:pt x="120" y="6"/>
                                  </a:lnTo>
                                  <a:lnTo>
                                    <a:pt x="126" y="6"/>
                                  </a:lnTo>
                                  <a:lnTo>
                                    <a:pt x="138" y="6"/>
                                  </a:lnTo>
                                  <a:lnTo>
                                    <a:pt x="144" y="6"/>
                                  </a:lnTo>
                                  <a:lnTo>
                                    <a:pt x="150" y="6"/>
                                  </a:lnTo>
                                  <a:lnTo>
                                    <a:pt x="150" y="12"/>
                                  </a:lnTo>
                                  <a:lnTo>
                                    <a:pt x="156" y="12"/>
                                  </a:lnTo>
                                  <a:lnTo>
                                    <a:pt x="162" y="12"/>
                                  </a:lnTo>
                                  <a:lnTo>
                                    <a:pt x="168" y="12"/>
                                  </a:lnTo>
                                  <a:lnTo>
                                    <a:pt x="180" y="18"/>
                                  </a:lnTo>
                                  <a:lnTo>
                                    <a:pt x="192" y="18"/>
                                  </a:lnTo>
                                  <a:lnTo>
                                    <a:pt x="198" y="12"/>
                                  </a:lnTo>
                                  <a:lnTo>
                                    <a:pt x="204" y="12"/>
                                  </a:lnTo>
                                  <a:lnTo>
                                    <a:pt x="210" y="12"/>
                                  </a:lnTo>
                                  <a:lnTo>
                                    <a:pt x="216" y="12"/>
                                  </a:lnTo>
                                  <a:lnTo>
                                    <a:pt x="216" y="6"/>
                                  </a:lnTo>
                                  <a:lnTo>
                                    <a:pt x="222" y="6"/>
                                  </a:lnTo>
                                  <a:lnTo>
                                    <a:pt x="228" y="0"/>
                                  </a:lnTo>
                                  <a:close/>
                                </a:path>
                              </a:pathLst>
                            </a:custGeom>
                            <a:solidFill>
                              <a:srgbClr val="FF33CC"/>
                            </a:solidFill>
                            <a:ln w="9525">
                              <a:solidFill>
                                <a:schemeClr val="tx1"/>
                              </a:solidFill>
                              <a:prstDash val="solid"/>
                              <a:round/>
                              <a:headEnd/>
                              <a:tailEnd/>
                            </a:ln>
                          </wps:spPr>
                          <wps:bodyPr/>
                        </wps:wsp>
                        <wps:wsp>
                          <wps:cNvPr id="639" name="Freeform 181"/>
                          <wps:cNvSpPr>
                            <a:spLocks/>
                          </wps:cNvSpPr>
                          <wps:spPr bwMode="auto">
                            <a:xfrm>
                              <a:off x="9190399" y="9002634"/>
                              <a:ext cx="693822" cy="952904"/>
                            </a:xfrm>
                            <a:custGeom>
                              <a:avLst/>
                              <a:gdLst>
                                <a:gd name="T0" fmla="*/ 2147483647 w 192"/>
                                <a:gd name="T1" fmla="*/ 0 h 270"/>
                                <a:gd name="T2" fmla="*/ 2147483647 w 192"/>
                                <a:gd name="T3" fmla="*/ 2147483647 h 270"/>
                                <a:gd name="T4" fmla="*/ 2147483647 w 192"/>
                                <a:gd name="T5" fmla="*/ 2147483647 h 270"/>
                                <a:gd name="T6" fmla="*/ 2147483647 w 192"/>
                                <a:gd name="T7" fmla="*/ 2147483647 h 270"/>
                                <a:gd name="T8" fmla="*/ 2147483647 w 192"/>
                                <a:gd name="T9" fmla="*/ 2147483647 h 270"/>
                                <a:gd name="T10" fmla="*/ 2147483647 w 192"/>
                                <a:gd name="T11" fmla="*/ 2147483647 h 270"/>
                                <a:gd name="T12" fmla="*/ 2147483647 w 192"/>
                                <a:gd name="T13" fmla="*/ 2147483647 h 270"/>
                                <a:gd name="T14" fmla="*/ 2147483647 w 192"/>
                                <a:gd name="T15" fmla="*/ 2147483647 h 270"/>
                                <a:gd name="T16" fmla="*/ 2147483647 w 192"/>
                                <a:gd name="T17" fmla="*/ 2147483647 h 270"/>
                                <a:gd name="T18" fmla="*/ 2147483647 w 192"/>
                                <a:gd name="T19" fmla="*/ 2147483647 h 270"/>
                                <a:gd name="T20" fmla="*/ 2147483647 w 192"/>
                                <a:gd name="T21" fmla="*/ 2147483647 h 270"/>
                                <a:gd name="T22" fmla="*/ 2147483647 w 192"/>
                                <a:gd name="T23" fmla="*/ 2147483647 h 270"/>
                                <a:gd name="T24" fmla="*/ 2147483647 w 192"/>
                                <a:gd name="T25" fmla="*/ 2147483647 h 270"/>
                                <a:gd name="T26" fmla="*/ 2147483647 w 192"/>
                                <a:gd name="T27" fmla="*/ 2147483647 h 270"/>
                                <a:gd name="T28" fmla="*/ 2147483647 w 192"/>
                                <a:gd name="T29" fmla="*/ 2147483647 h 270"/>
                                <a:gd name="T30" fmla="*/ 2147483647 w 192"/>
                                <a:gd name="T31" fmla="*/ 2147483647 h 270"/>
                                <a:gd name="T32" fmla="*/ 2147483647 w 192"/>
                                <a:gd name="T33" fmla="*/ 2147483647 h 270"/>
                                <a:gd name="T34" fmla="*/ 2147483647 w 192"/>
                                <a:gd name="T35" fmla="*/ 2147483647 h 270"/>
                                <a:gd name="T36" fmla="*/ 2147483647 w 192"/>
                                <a:gd name="T37" fmla="*/ 2147483647 h 270"/>
                                <a:gd name="T38" fmla="*/ 2147483647 w 192"/>
                                <a:gd name="T39" fmla="*/ 2147483647 h 270"/>
                                <a:gd name="T40" fmla="*/ 2147483647 w 192"/>
                                <a:gd name="T41" fmla="*/ 2147483647 h 270"/>
                                <a:gd name="T42" fmla="*/ 2147483647 w 192"/>
                                <a:gd name="T43" fmla="*/ 2147483647 h 270"/>
                                <a:gd name="T44" fmla="*/ 2147483647 w 192"/>
                                <a:gd name="T45" fmla="*/ 2147483647 h 270"/>
                                <a:gd name="T46" fmla="*/ 2147483647 w 192"/>
                                <a:gd name="T47" fmla="*/ 2147483647 h 270"/>
                                <a:gd name="T48" fmla="*/ 2147483647 w 192"/>
                                <a:gd name="T49" fmla="*/ 2147483647 h 270"/>
                                <a:gd name="T50" fmla="*/ 2147483647 w 192"/>
                                <a:gd name="T51" fmla="*/ 2147483647 h 270"/>
                                <a:gd name="T52" fmla="*/ 2147483647 w 192"/>
                                <a:gd name="T53" fmla="*/ 2147483647 h 270"/>
                                <a:gd name="T54" fmla="*/ 2147483647 w 192"/>
                                <a:gd name="T55" fmla="*/ 2147483647 h 270"/>
                                <a:gd name="T56" fmla="*/ 2147483647 w 192"/>
                                <a:gd name="T57" fmla="*/ 2147483647 h 270"/>
                                <a:gd name="T58" fmla="*/ 2147483647 w 192"/>
                                <a:gd name="T59" fmla="*/ 2147483647 h 270"/>
                                <a:gd name="T60" fmla="*/ 2147483647 w 192"/>
                                <a:gd name="T61" fmla="*/ 2147483647 h 270"/>
                                <a:gd name="T62" fmla="*/ 2147483647 w 192"/>
                                <a:gd name="T63" fmla="*/ 2147483647 h 270"/>
                                <a:gd name="T64" fmla="*/ 0 w 192"/>
                                <a:gd name="T65" fmla="*/ 2147483647 h 270"/>
                                <a:gd name="T66" fmla="*/ 0 w 192"/>
                                <a:gd name="T67" fmla="*/ 2147483647 h 270"/>
                                <a:gd name="T68" fmla="*/ 2147483647 w 192"/>
                                <a:gd name="T69" fmla="*/ 2147483647 h 270"/>
                                <a:gd name="T70" fmla="*/ 2147483647 w 192"/>
                                <a:gd name="T71" fmla="*/ 2147483647 h 270"/>
                                <a:gd name="T72" fmla="*/ 2147483647 w 192"/>
                                <a:gd name="T73" fmla="*/ 2147483647 h 270"/>
                                <a:gd name="T74" fmla="*/ 2147483647 w 192"/>
                                <a:gd name="T75" fmla="*/ 2147483647 h 270"/>
                                <a:gd name="T76" fmla="*/ 2147483647 w 192"/>
                                <a:gd name="T77" fmla="*/ 2147483647 h 270"/>
                                <a:gd name="T78" fmla="*/ 2147483647 w 192"/>
                                <a:gd name="T79" fmla="*/ 2147483647 h 270"/>
                                <a:gd name="T80" fmla="*/ 2147483647 w 192"/>
                                <a:gd name="T81" fmla="*/ 2147483647 h 270"/>
                                <a:gd name="T82" fmla="*/ 2147483647 w 192"/>
                                <a:gd name="T83" fmla="*/ 2147483647 h 270"/>
                                <a:gd name="T84" fmla="*/ 2147483647 w 192"/>
                                <a:gd name="T85" fmla="*/ 2147483647 h 270"/>
                                <a:gd name="T86" fmla="*/ 2147483647 w 192"/>
                                <a:gd name="T87" fmla="*/ 2147483647 h 270"/>
                                <a:gd name="T88" fmla="*/ 2147483647 w 192"/>
                                <a:gd name="T89" fmla="*/ 2147483647 h 270"/>
                                <a:gd name="T90" fmla="*/ 2147483647 w 192"/>
                                <a:gd name="T91" fmla="*/ 2147483647 h 27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92" h="270">
                                  <a:moveTo>
                                    <a:pt x="12" y="0"/>
                                  </a:moveTo>
                                  <a:lnTo>
                                    <a:pt x="24" y="0"/>
                                  </a:lnTo>
                                  <a:lnTo>
                                    <a:pt x="36" y="0"/>
                                  </a:lnTo>
                                  <a:lnTo>
                                    <a:pt x="48" y="6"/>
                                  </a:lnTo>
                                  <a:lnTo>
                                    <a:pt x="54" y="6"/>
                                  </a:lnTo>
                                  <a:lnTo>
                                    <a:pt x="60" y="6"/>
                                  </a:lnTo>
                                  <a:lnTo>
                                    <a:pt x="96" y="6"/>
                                  </a:lnTo>
                                  <a:lnTo>
                                    <a:pt x="96" y="12"/>
                                  </a:lnTo>
                                  <a:lnTo>
                                    <a:pt x="96" y="18"/>
                                  </a:lnTo>
                                  <a:lnTo>
                                    <a:pt x="96" y="24"/>
                                  </a:lnTo>
                                  <a:lnTo>
                                    <a:pt x="96" y="30"/>
                                  </a:lnTo>
                                  <a:lnTo>
                                    <a:pt x="96" y="36"/>
                                  </a:lnTo>
                                  <a:lnTo>
                                    <a:pt x="96" y="42"/>
                                  </a:lnTo>
                                  <a:lnTo>
                                    <a:pt x="102" y="42"/>
                                  </a:lnTo>
                                  <a:lnTo>
                                    <a:pt x="108" y="48"/>
                                  </a:lnTo>
                                  <a:lnTo>
                                    <a:pt x="102" y="48"/>
                                  </a:lnTo>
                                  <a:lnTo>
                                    <a:pt x="102" y="54"/>
                                  </a:lnTo>
                                  <a:lnTo>
                                    <a:pt x="102" y="48"/>
                                  </a:lnTo>
                                  <a:lnTo>
                                    <a:pt x="108" y="48"/>
                                  </a:lnTo>
                                  <a:lnTo>
                                    <a:pt x="108" y="54"/>
                                  </a:lnTo>
                                  <a:lnTo>
                                    <a:pt x="114" y="54"/>
                                  </a:lnTo>
                                  <a:lnTo>
                                    <a:pt x="114" y="60"/>
                                  </a:lnTo>
                                  <a:lnTo>
                                    <a:pt x="108" y="60"/>
                                  </a:lnTo>
                                  <a:lnTo>
                                    <a:pt x="108" y="66"/>
                                  </a:lnTo>
                                  <a:lnTo>
                                    <a:pt x="114" y="66"/>
                                  </a:lnTo>
                                  <a:lnTo>
                                    <a:pt x="120" y="72"/>
                                  </a:lnTo>
                                  <a:lnTo>
                                    <a:pt x="120" y="66"/>
                                  </a:lnTo>
                                  <a:lnTo>
                                    <a:pt x="120" y="72"/>
                                  </a:lnTo>
                                  <a:lnTo>
                                    <a:pt x="126" y="72"/>
                                  </a:lnTo>
                                  <a:lnTo>
                                    <a:pt x="126" y="78"/>
                                  </a:lnTo>
                                  <a:lnTo>
                                    <a:pt x="132" y="78"/>
                                  </a:lnTo>
                                  <a:lnTo>
                                    <a:pt x="132" y="84"/>
                                  </a:lnTo>
                                  <a:lnTo>
                                    <a:pt x="138" y="84"/>
                                  </a:lnTo>
                                  <a:lnTo>
                                    <a:pt x="138" y="90"/>
                                  </a:lnTo>
                                  <a:lnTo>
                                    <a:pt x="138" y="96"/>
                                  </a:lnTo>
                                  <a:lnTo>
                                    <a:pt x="138" y="102"/>
                                  </a:lnTo>
                                  <a:lnTo>
                                    <a:pt x="144" y="108"/>
                                  </a:lnTo>
                                  <a:lnTo>
                                    <a:pt x="150" y="120"/>
                                  </a:lnTo>
                                  <a:lnTo>
                                    <a:pt x="150" y="126"/>
                                  </a:lnTo>
                                  <a:lnTo>
                                    <a:pt x="150" y="132"/>
                                  </a:lnTo>
                                  <a:lnTo>
                                    <a:pt x="156" y="138"/>
                                  </a:lnTo>
                                  <a:lnTo>
                                    <a:pt x="162" y="144"/>
                                  </a:lnTo>
                                  <a:lnTo>
                                    <a:pt x="168" y="150"/>
                                  </a:lnTo>
                                  <a:lnTo>
                                    <a:pt x="162" y="156"/>
                                  </a:lnTo>
                                  <a:lnTo>
                                    <a:pt x="168" y="150"/>
                                  </a:lnTo>
                                  <a:lnTo>
                                    <a:pt x="180" y="150"/>
                                  </a:lnTo>
                                  <a:lnTo>
                                    <a:pt x="186" y="144"/>
                                  </a:lnTo>
                                  <a:lnTo>
                                    <a:pt x="192" y="138"/>
                                  </a:lnTo>
                                  <a:lnTo>
                                    <a:pt x="186" y="144"/>
                                  </a:lnTo>
                                  <a:lnTo>
                                    <a:pt x="186" y="150"/>
                                  </a:lnTo>
                                  <a:lnTo>
                                    <a:pt x="180" y="150"/>
                                  </a:lnTo>
                                  <a:lnTo>
                                    <a:pt x="174" y="150"/>
                                  </a:lnTo>
                                  <a:lnTo>
                                    <a:pt x="168" y="162"/>
                                  </a:lnTo>
                                  <a:lnTo>
                                    <a:pt x="168" y="168"/>
                                  </a:lnTo>
                                  <a:lnTo>
                                    <a:pt x="162" y="168"/>
                                  </a:lnTo>
                                  <a:lnTo>
                                    <a:pt x="162" y="174"/>
                                  </a:lnTo>
                                  <a:lnTo>
                                    <a:pt x="156" y="180"/>
                                  </a:lnTo>
                                  <a:lnTo>
                                    <a:pt x="150" y="180"/>
                                  </a:lnTo>
                                  <a:lnTo>
                                    <a:pt x="138" y="186"/>
                                  </a:lnTo>
                                  <a:lnTo>
                                    <a:pt x="132" y="186"/>
                                  </a:lnTo>
                                  <a:lnTo>
                                    <a:pt x="126" y="186"/>
                                  </a:lnTo>
                                  <a:lnTo>
                                    <a:pt x="120" y="192"/>
                                  </a:lnTo>
                                  <a:lnTo>
                                    <a:pt x="108" y="192"/>
                                  </a:lnTo>
                                  <a:lnTo>
                                    <a:pt x="102" y="198"/>
                                  </a:lnTo>
                                  <a:lnTo>
                                    <a:pt x="102" y="204"/>
                                  </a:lnTo>
                                  <a:lnTo>
                                    <a:pt x="96" y="204"/>
                                  </a:lnTo>
                                  <a:lnTo>
                                    <a:pt x="90" y="204"/>
                                  </a:lnTo>
                                  <a:lnTo>
                                    <a:pt x="84" y="210"/>
                                  </a:lnTo>
                                  <a:lnTo>
                                    <a:pt x="84" y="216"/>
                                  </a:lnTo>
                                  <a:lnTo>
                                    <a:pt x="78" y="222"/>
                                  </a:lnTo>
                                  <a:lnTo>
                                    <a:pt x="72" y="228"/>
                                  </a:lnTo>
                                  <a:lnTo>
                                    <a:pt x="66" y="234"/>
                                  </a:lnTo>
                                  <a:lnTo>
                                    <a:pt x="66" y="246"/>
                                  </a:lnTo>
                                  <a:lnTo>
                                    <a:pt x="60" y="252"/>
                                  </a:lnTo>
                                  <a:lnTo>
                                    <a:pt x="54" y="258"/>
                                  </a:lnTo>
                                  <a:lnTo>
                                    <a:pt x="54" y="264"/>
                                  </a:lnTo>
                                  <a:lnTo>
                                    <a:pt x="48" y="270"/>
                                  </a:lnTo>
                                  <a:lnTo>
                                    <a:pt x="42" y="264"/>
                                  </a:lnTo>
                                  <a:lnTo>
                                    <a:pt x="36" y="264"/>
                                  </a:lnTo>
                                  <a:lnTo>
                                    <a:pt x="30" y="264"/>
                                  </a:lnTo>
                                  <a:lnTo>
                                    <a:pt x="24" y="264"/>
                                  </a:lnTo>
                                  <a:lnTo>
                                    <a:pt x="24" y="258"/>
                                  </a:lnTo>
                                  <a:lnTo>
                                    <a:pt x="24" y="264"/>
                                  </a:lnTo>
                                  <a:lnTo>
                                    <a:pt x="18" y="258"/>
                                  </a:lnTo>
                                  <a:lnTo>
                                    <a:pt x="18" y="264"/>
                                  </a:lnTo>
                                  <a:lnTo>
                                    <a:pt x="12" y="264"/>
                                  </a:lnTo>
                                  <a:lnTo>
                                    <a:pt x="6" y="264"/>
                                  </a:lnTo>
                                  <a:lnTo>
                                    <a:pt x="6" y="258"/>
                                  </a:lnTo>
                                  <a:lnTo>
                                    <a:pt x="0" y="258"/>
                                  </a:lnTo>
                                  <a:lnTo>
                                    <a:pt x="6" y="258"/>
                                  </a:lnTo>
                                  <a:lnTo>
                                    <a:pt x="0" y="258"/>
                                  </a:lnTo>
                                  <a:lnTo>
                                    <a:pt x="6" y="258"/>
                                  </a:lnTo>
                                  <a:lnTo>
                                    <a:pt x="6" y="252"/>
                                  </a:lnTo>
                                  <a:lnTo>
                                    <a:pt x="6" y="246"/>
                                  </a:lnTo>
                                  <a:lnTo>
                                    <a:pt x="6" y="252"/>
                                  </a:lnTo>
                                  <a:lnTo>
                                    <a:pt x="6" y="246"/>
                                  </a:lnTo>
                                  <a:lnTo>
                                    <a:pt x="6" y="240"/>
                                  </a:lnTo>
                                  <a:lnTo>
                                    <a:pt x="0" y="240"/>
                                  </a:lnTo>
                                  <a:lnTo>
                                    <a:pt x="0" y="234"/>
                                  </a:lnTo>
                                  <a:lnTo>
                                    <a:pt x="6" y="234"/>
                                  </a:lnTo>
                                  <a:lnTo>
                                    <a:pt x="0" y="234"/>
                                  </a:lnTo>
                                  <a:lnTo>
                                    <a:pt x="0" y="228"/>
                                  </a:lnTo>
                                  <a:lnTo>
                                    <a:pt x="6" y="228"/>
                                  </a:lnTo>
                                  <a:lnTo>
                                    <a:pt x="12" y="228"/>
                                  </a:lnTo>
                                  <a:lnTo>
                                    <a:pt x="12" y="222"/>
                                  </a:lnTo>
                                  <a:lnTo>
                                    <a:pt x="12" y="216"/>
                                  </a:lnTo>
                                  <a:lnTo>
                                    <a:pt x="6" y="216"/>
                                  </a:lnTo>
                                  <a:lnTo>
                                    <a:pt x="6" y="222"/>
                                  </a:lnTo>
                                  <a:lnTo>
                                    <a:pt x="6" y="216"/>
                                  </a:lnTo>
                                  <a:lnTo>
                                    <a:pt x="6" y="210"/>
                                  </a:lnTo>
                                  <a:lnTo>
                                    <a:pt x="6" y="204"/>
                                  </a:lnTo>
                                  <a:lnTo>
                                    <a:pt x="6" y="174"/>
                                  </a:lnTo>
                                  <a:lnTo>
                                    <a:pt x="6" y="168"/>
                                  </a:lnTo>
                                  <a:lnTo>
                                    <a:pt x="6" y="162"/>
                                  </a:lnTo>
                                  <a:lnTo>
                                    <a:pt x="6" y="156"/>
                                  </a:lnTo>
                                  <a:lnTo>
                                    <a:pt x="6" y="150"/>
                                  </a:lnTo>
                                  <a:lnTo>
                                    <a:pt x="12" y="150"/>
                                  </a:lnTo>
                                  <a:lnTo>
                                    <a:pt x="12" y="144"/>
                                  </a:lnTo>
                                  <a:lnTo>
                                    <a:pt x="18" y="138"/>
                                  </a:lnTo>
                                  <a:lnTo>
                                    <a:pt x="24" y="132"/>
                                  </a:lnTo>
                                  <a:lnTo>
                                    <a:pt x="24" y="126"/>
                                  </a:lnTo>
                                  <a:lnTo>
                                    <a:pt x="30" y="120"/>
                                  </a:lnTo>
                                  <a:lnTo>
                                    <a:pt x="36" y="114"/>
                                  </a:lnTo>
                                  <a:lnTo>
                                    <a:pt x="30" y="108"/>
                                  </a:lnTo>
                                  <a:lnTo>
                                    <a:pt x="24" y="108"/>
                                  </a:lnTo>
                                  <a:lnTo>
                                    <a:pt x="18" y="108"/>
                                  </a:lnTo>
                                  <a:lnTo>
                                    <a:pt x="18" y="102"/>
                                  </a:lnTo>
                                  <a:lnTo>
                                    <a:pt x="18" y="96"/>
                                  </a:lnTo>
                                  <a:lnTo>
                                    <a:pt x="24" y="96"/>
                                  </a:lnTo>
                                  <a:lnTo>
                                    <a:pt x="24" y="90"/>
                                  </a:lnTo>
                                  <a:lnTo>
                                    <a:pt x="18" y="90"/>
                                  </a:lnTo>
                                  <a:lnTo>
                                    <a:pt x="18" y="84"/>
                                  </a:lnTo>
                                  <a:lnTo>
                                    <a:pt x="18" y="78"/>
                                  </a:lnTo>
                                  <a:lnTo>
                                    <a:pt x="24" y="72"/>
                                  </a:lnTo>
                                  <a:lnTo>
                                    <a:pt x="24" y="66"/>
                                  </a:lnTo>
                                  <a:lnTo>
                                    <a:pt x="24" y="60"/>
                                  </a:lnTo>
                                  <a:lnTo>
                                    <a:pt x="24" y="36"/>
                                  </a:lnTo>
                                  <a:lnTo>
                                    <a:pt x="18" y="6"/>
                                  </a:lnTo>
                                  <a:lnTo>
                                    <a:pt x="12" y="0"/>
                                  </a:lnTo>
                                  <a:close/>
                                </a:path>
                              </a:pathLst>
                            </a:custGeom>
                            <a:solidFill>
                              <a:srgbClr val="FF33CC"/>
                            </a:solidFill>
                            <a:ln w="9525">
                              <a:solidFill>
                                <a:schemeClr val="tx1"/>
                              </a:solidFill>
                              <a:prstDash val="solid"/>
                              <a:round/>
                              <a:headEnd/>
                              <a:tailEnd/>
                            </a:ln>
                          </wps:spPr>
                          <wps:bodyPr/>
                        </wps:wsp>
                        <wps:wsp>
                          <wps:cNvPr id="640" name="Freeform 182"/>
                          <wps:cNvSpPr>
                            <a:spLocks/>
                          </wps:cNvSpPr>
                          <wps:spPr bwMode="auto">
                            <a:xfrm>
                              <a:off x="6631929" y="9150866"/>
                              <a:ext cx="1214190" cy="931728"/>
                            </a:xfrm>
                            <a:custGeom>
                              <a:avLst/>
                              <a:gdLst>
                                <a:gd name="T0" fmla="*/ 2147483647 w 336"/>
                                <a:gd name="T1" fmla="*/ 2147483647 h 264"/>
                                <a:gd name="T2" fmla="*/ 2147483647 w 336"/>
                                <a:gd name="T3" fmla="*/ 2147483647 h 264"/>
                                <a:gd name="T4" fmla="*/ 2147483647 w 336"/>
                                <a:gd name="T5" fmla="*/ 2147483647 h 264"/>
                                <a:gd name="T6" fmla="*/ 2147483647 w 336"/>
                                <a:gd name="T7" fmla="*/ 2147483647 h 264"/>
                                <a:gd name="T8" fmla="*/ 2147483647 w 336"/>
                                <a:gd name="T9" fmla="*/ 2147483647 h 264"/>
                                <a:gd name="T10" fmla="*/ 2147483647 w 336"/>
                                <a:gd name="T11" fmla="*/ 2147483647 h 264"/>
                                <a:gd name="T12" fmla="*/ 2147483647 w 336"/>
                                <a:gd name="T13" fmla="*/ 2147483647 h 264"/>
                                <a:gd name="T14" fmla="*/ 2147483647 w 336"/>
                                <a:gd name="T15" fmla="*/ 2147483647 h 264"/>
                                <a:gd name="T16" fmla="*/ 2147483647 w 336"/>
                                <a:gd name="T17" fmla="*/ 2147483647 h 264"/>
                                <a:gd name="T18" fmla="*/ 2147483647 w 336"/>
                                <a:gd name="T19" fmla="*/ 2147483647 h 264"/>
                                <a:gd name="T20" fmla="*/ 2147483647 w 336"/>
                                <a:gd name="T21" fmla="*/ 2147483647 h 264"/>
                                <a:gd name="T22" fmla="*/ 2147483647 w 336"/>
                                <a:gd name="T23" fmla="*/ 2147483647 h 264"/>
                                <a:gd name="T24" fmla="*/ 2147483647 w 336"/>
                                <a:gd name="T25" fmla="*/ 2147483647 h 264"/>
                                <a:gd name="T26" fmla="*/ 2147483647 w 336"/>
                                <a:gd name="T27" fmla="*/ 2147483647 h 264"/>
                                <a:gd name="T28" fmla="*/ 2147483647 w 336"/>
                                <a:gd name="T29" fmla="*/ 2147483647 h 264"/>
                                <a:gd name="T30" fmla="*/ 2147483647 w 336"/>
                                <a:gd name="T31" fmla="*/ 2147483647 h 264"/>
                                <a:gd name="T32" fmla="*/ 2147483647 w 336"/>
                                <a:gd name="T33" fmla="*/ 2147483647 h 264"/>
                                <a:gd name="T34" fmla="*/ 2147483647 w 336"/>
                                <a:gd name="T35" fmla="*/ 2147483647 h 264"/>
                                <a:gd name="T36" fmla="*/ 2147483647 w 336"/>
                                <a:gd name="T37" fmla="*/ 2147483647 h 264"/>
                                <a:gd name="T38" fmla="*/ 2147483647 w 336"/>
                                <a:gd name="T39" fmla="*/ 2147483647 h 264"/>
                                <a:gd name="T40" fmla="*/ 2147483647 w 336"/>
                                <a:gd name="T41" fmla="*/ 2147483647 h 264"/>
                                <a:gd name="T42" fmla="*/ 2147483647 w 336"/>
                                <a:gd name="T43" fmla="*/ 2147483647 h 264"/>
                                <a:gd name="T44" fmla="*/ 2147483647 w 336"/>
                                <a:gd name="T45" fmla="*/ 2147483647 h 264"/>
                                <a:gd name="T46" fmla="*/ 2147483647 w 336"/>
                                <a:gd name="T47" fmla="*/ 2147483647 h 264"/>
                                <a:gd name="T48" fmla="*/ 2147483647 w 336"/>
                                <a:gd name="T49" fmla="*/ 2147483647 h 264"/>
                                <a:gd name="T50" fmla="*/ 2147483647 w 336"/>
                                <a:gd name="T51" fmla="*/ 2147483647 h 264"/>
                                <a:gd name="T52" fmla="*/ 2147483647 w 336"/>
                                <a:gd name="T53" fmla="*/ 2147483647 h 264"/>
                                <a:gd name="T54" fmla="*/ 2147483647 w 336"/>
                                <a:gd name="T55" fmla="*/ 2147483647 h 264"/>
                                <a:gd name="T56" fmla="*/ 2147483647 w 336"/>
                                <a:gd name="T57" fmla="*/ 2147483647 h 264"/>
                                <a:gd name="T58" fmla="*/ 2147483647 w 336"/>
                                <a:gd name="T59" fmla="*/ 2147483647 h 264"/>
                                <a:gd name="T60" fmla="*/ 2147483647 w 336"/>
                                <a:gd name="T61" fmla="*/ 2147483647 h 264"/>
                                <a:gd name="T62" fmla="*/ 2147483647 w 336"/>
                                <a:gd name="T63" fmla="*/ 2147483647 h 264"/>
                                <a:gd name="T64" fmla="*/ 2147483647 w 336"/>
                                <a:gd name="T65" fmla="*/ 2147483647 h 264"/>
                                <a:gd name="T66" fmla="*/ 2147483647 w 336"/>
                                <a:gd name="T67" fmla="*/ 2147483647 h 264"/>
                                <a:gd name="T68" fmla="*/ 2147483647 w 336"/>
                                <a:gd name="T69" fmla="*/ 2147483647 h 264"/>
                                <a:gd name="T70" fmla="*/ 2147483647 w 336"/>
                                <a:gd name="T71" fmla="*/ 2147483647 h 264"/>
                                <a:gd name="T72" fmla="*/ 2147483647 w 336"/>
                                <a:gd name="T73" fmla="*/ 2147483647 h 264"/>
                                <a:gd name="T74" fmla="*/ 2147483647 w 336"/>
                                <a:gd name="T75" fmla="*/ 2147483647 h 264"/>
                                <a:gd name="T76" fmla="*/ 2147483647 w 336"/>
                                <a:gd name="T77" fmla="*/ 2147483647 h 264"/>
                                <a:gd name="T78" fmla="*/ 2147483647 w 336"/>
                                <a:gd name="T79" fmla="*/ 2147483647 h 264"/>
                                <a:gd name="T80" fmla="*/ 2147483647 w 336"/>
                                <a:gd name="T81" fmla="*/ 2147483647 h 264"/>
                                <a:gd name="T82" fmla="*/ 2147483647 w 336"/>
                                <a:gd name="T83" fmla="*/ 2147483647 h 264"/>
                                <a:gd name="T84" fmla="*/ 2147483647 w 336"/>
                                <a:gd name="T85" fmla="*/ 2147483647 h 264"/>
                                <a:gd name="T86" fmla="*/ 2147483647 w 336"/>
                                <a:gd name="T87" fmla="*/ 2147483647 h 264"/>
                                <a:gd name="T88" fmla="*/ 2147483647 w 336"/>
                                <a:gd name="T89" fmla="*/ 2147483647 h 264"/>
                                <a:gd name="T90" fmla="*/ 2147483647 w 336"/>
                                <a:gd name="T91" fmla="*/ 2147483647 h 264"/>
                                <a:gd name="T92" fmla="*/ 2147483647 w 336"/>
                                <a:gd name="T93" fmla="*/ 2147483647 h 264"/>
                                <a:gd name="T94" fmla="*/ 2147483647 w 336"/>
                                <a:gd name="T95" fmla="*/ 2147483647 h 264"/>
                                <a:gd name="T96" fmla="*/ 2147483647 w 336"/>
                                <a:gd name="T97" fmla="*/ 2147483647 h 264"/>
                                <a:gd name="T98" fmla="*/ 0 w 336"/>
                                <a:gd name="T99" fmla="*/ 2147483647 h 264"/>
                                <a:gd name="T100" fmla="*/ 0 w 336"/>
                                <a:gd name="T101" fmla="*/ 2147483647 h 264"/>
                                <a:gd name="T102" fmla="*/ 0 w 336"/>
                                <a:gd name="T103" fmla="*/ 2147483647 h 264"/>
                                <a:gd name="T104" fmla="*/ 2147483647 w 336"/>
                                <a:gd name="T105" fmla="*/ 2147483647 h 264"/>
                                <a:gd name="T106" fmla="*/ 2147483647 w 336"/>
                                <a:gd name="T107" fmla="*/ 2147483647 h 264"/>
                                <a:gd name="T108" fmla="*/ 2147483647 w 336"/>
                                <a:gd name="T109" fmla="*/ 2147483647 h 264"/>
                                <a:gd name="T110" fmla="*/ 2147483647 w 336"/>
                                <a:gd name="T111" fmla="*/ 2147483647 h 264"/>
                                <a:gd name="T112" fmla="*/ 2147483647 w 336"/>
                                <a:gd name="T113" fmla="*/ 2147483647 h 264"/>
                                <a:gd name="T114" fmla="*/ 2147483647 w 336"/>
                                <a:gd name="T115" fmla="*/ 2147483647 h 264"/>
                                <a:gd name="T116" fmla="*/ 2147483647 w 336"/>
                                <a:gd name="T117" fmla="*/ 2147483647 h 264"/>
                                <a:gd name="T118" fmla="*/ 2147483647 w 336"/>
                                <a:gd name="T119" fmla="*/ 2147483647 h 26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36" h="264">
                                  <a:moveTo>
                                    <a:pt x="180" y="0"/>
                                  </a:moveTo>
                                  <a:lnTo>
                                    <a:pt x="192" y="24"/>
                                  </a:lnTo>
                                  <a:lnTo>
                                    <a:pt x="198" y="24"/>
                                  </a:lnTo>
                                  <a:lnTo>
                                    <a:pt x="204" y="36"/>
                                  </a:lnTo>
                                  <a:lnTo>
                                    <a:pt x="210" y="42"/>
                                  </a:lnTo>
                                  <a:lnTo>
                                    <a:pt x="222" y="66"/>
                                  </a:lnTo>
                                  <a:lnTo>
                                    <a:pt x="234" y="84"/>
                                  </a:lnTo>
                                  <a:lnTo>
                                    <a:pt x="240" y="90"/>
                                  </a:lnTo>
                                  <a:lnTo>
                                    <a:pt x="252" y="108"/>
                                  </a:lnTo>
                                  <a:lnTo>
                                    <a:pt x="264" y="108"/>
                                  </a:lnTo>
                                  <a:lnTo>
                                    <a:pt x="270" y="108"/>
                                  </a:lnTo>
                                  <a:lnTo>
                                    <a:pt x="288" y="108"/>
                                  </a:lnTo>
                                  <a:lnTo>
                                    <a:pt x="306" y="102"/>
                                  </a:lnTo>
                                  <a:lnTo>
                                    <a:pt x="312" y="126"/>
                                  </a:lnTo>
                                  <a:lnTo>
                                    <a:pt x="318" y="144"/>
                                  </a:lnTo>
                                  <a:lnTo>
                                    <a:pt x="324" y="150"/>
                                  </a:lnTo>
                                  <a:lnTo>
                                    <a:pt x="324" y="156"/>
                                  </a:lnTo>
                                  <a:lnTo>
                                    <a:pt x="324" y="162"/>
                                  </a:lnTo>
                                  <a:lnTo>
                                    <a:pt x="324" y="168"/>
                                  </a:lnTo>
                                  <a:lnTo>
                                    <a:pt x="330" y="174"/>
                                  </a:lnTo>
                                  <a:lnTo>
                                    <a:pt x="330" y="180"/>
                                  </a:lnTo>
                                  <a:lnTo>
                                    <a:pt x="330" y="186"/>
                                  </a:lnTo>
                                  <a:lnTo>
                                    <a:pt x="330" y="192"/>
                                  </a:lnTo>
                                  <a:lnTo>
                                    <a:pt x="330" y="198"/>
                                  </a:lnTo>
                                  <a:lnTo>
                                    <a:pt x="336" y="198"/>
                                  </a:lnTo>
                                  <a:lnTo>
                                    <a:pt x="336" y="204"/>
                                  </a:lnTo>
                                  <a:lnTo>
                                    <a:pt x="336" y="210"/>
                                  </a:lnTo>
                                  <a:lnTo>
                                    <a:pt x="330" y="210"/>
                                  </a:lnTo>
                                  <a:lnTo>
                                    <a:pt x="324" y="216"/>
                                  </a:lnTo>
                                  <a:lnTo>
                                    <a:pt x="318" y="216"/>
                                  </a:lnTo>
                                  <a:lnTo>
                                    <a:pt x="318" y="222"/>
                                  </a:lnTo>
                                  <a:lnTo>
                                    <a:pt x="312" y="228"/>
                                  </a:lnTo>
                                  <a:lnTo>
                                    <a:pt x="306" y="228"/>
                                  </a:lnTo>
                                  <a:lnTo>
                                    <a:pt x="306" y="234"/>
                                  </a:lnTo>
                                  <a:lnTo>
                                    <a:pt x="300" y="240"/>
                                  </a:lnTo>
                                  <a:lnTo>
                                    <a:pt x="294" y="240"/>
                                  </a:lnTo>
                                  <a:lnTo>
                                    <a:pt x="282" y="246"/>
                                  </a:lnTo>
                                  <a:lnTo>
                                    <a:pt x="276" y="252"/>
                                  </a:lnTo>
                                  <a:lnTo>
                                    <a:pt x="270" y="252"/>
                                  </a:lnTo>
                                  <a:lnTo>
                                    <a:pt x="258" y="258"/>
                                  </a:lnTo>
                                  <a:lnTo>
                                    <a:pt x="258" y="264"/>
                                  </a:lnTo>
                                  <a:lnTo>
                                    <a:pt x="258" y="258"/>
                                  </a:lnTo>
                                  <a:lnTo>
                                    <a:pt x="252" y="258"/>
                                  </a:lnTo>
                                  <a:lnTo>
                                    <a:pt x="246" y="258"/>
                                  </a:lnTo>
                                  <a:lnTo>
                                    <a:pt x="240" y="264"/>
                                  </a:lnTo>
                                  <a:lnTo>
                                    <a:pt x="234" y="264"/>
                                  </a:lnTo>
                                  <a:lnTo>
                                    <a:pt x="228" y="264"/>
                                  </a:lnTo>
                                  <a:lnTo>
                                    <a:pt x="222" y="264"/>
                                  </a:lnTo>
                                  <a:lnTo>
                                    <a:pt x="216" y="264"/>
                                  </a:lnTo>
                                  <a:lnTo>
                                    <a:pt x="216" y="258"/>
                                  </a:lnTo>
                                  <a:lnTo>
                                    <a:pt x="210" y="258"/>
                                  </a:lnTo>
                                  <a:lnTo>
                                    <a:pt x="210" y="252"/>
                                  </a:lnTo>
                                  <a:lnTo>
                                    <a:pt x="210" y="246"/>
                                  </a:lnTo>
                                  <a:lnTo>
                                    <a:pt x="204" y="246"/>
                                  </a:lnTo>
                                  <a:lnTo>
                                    <a:pt x="198" y="246"/>
                                  </a:lnTo>
                                  <a:lnTo>
                                    <a:pt x="198" y="240"/>
                                  </a:lnTo>
                                  <a:lnTo>
                                    <a:pt x="192" y="240"/>
                                  </a:lnTo>
                                  <a:lnTo>
                                    <a:pt x="186" y="240"/>
                                  </a:lnTo>
                                  <a:lnTo>
                                    <a:pt x="186" y="234"/>
                                  </a:lnTo>
                                  <a:lnTo>
                                    <a:pt x="180" y="240"/>
                                  </a:lnTo>
                                  <a:lnTo>
                                    <a:pt x="174" y="240"/>
                                  </a:lnTo>
                                  <a:lnTo>
                                    <a:pt x="168" y="240"/>
                                  </a:lnTo>
                                  <a:lnTo>
                                    <a:pt x="162" y="240"/>
                                  </a:lnTo>
                                  <a:lnTo>
                                    <a:pt x="156" y="240"/>
                                  </a:lnTo>
                                  <a:lnTo>
                                    <a:pt x="144" y="240"/>
                                  </a:lnTo>
                                  <a:lnTo>
                                    <a:pt x="138" y="240"/>
                                  </a:lnTo>
                                  <a:lnTo>
                                    <a:pt x="126" y="240"/>
                                  </a:lnTo>
                                  <a:lnTo>
                                    <a:pt x="120" y="240"/>
                                  </a:lnTo>
                                  <a:lnTo>
                                    <a:pt x="114" y="240"/>
                                  </a:lnTo>
                                  <a:lnTo>
                                    <a:pt x="108" y="246"/>
                                  </a:lnTo>
                                  <a:lnTo>
                                    <a:pt x="102" y="246"/>
                                  </a:lnTo>
                                  <a:lnTo>
                                    <a:pt x="96" y="246"/>
                                  </a:lnTo>
                                  <a:lnTo>
                                    <a:pt x="90" y="246"/>
                                  </a:lnTo>
                                  <a:lnTo>
                                    <a:pt x="78" y="246"/>
                                  </a:lnTo>
                                  <a:lnTo>
                                    <a:pt x="72" y="240"/>
                                  </a:lnTo>
                                  <a:lnTo>
                                    <a:pt x="72" y="234"/>
                                  </a:lnTo>
                                  <a:lnTo>
                                    <a:pt x="66" y="234"/>
                                  </a:lnTo>
                                  <a:lnTo>
                                    <a:pt x="66" y="228"/>
                                  </a:lnTo>
                                  <a:lnTo>
                                    <a:pt x="72" y="228"/>
                                  </a:lnTo>
                                  <a:lnTo>
                                    <a:pt x="96" y="210"/>
                                  </a:lnTo>
                                  <a:lnTo>
                                    <a:pt x="96" y="204"/>
                                  </a:lnTo>
                                  <a:lnTo>
                                    <a:pt x="78" y="180"/>
                                  </a:lnTo>
                                  <a:lnTo>
                                    <a:pt x="72" y="168"/>
                                  </a:lnTo>
                                  <a:lnTo>
                                    <a:pt x="66" y="156"/>
                                  </a:lnTo>
                                  <a:lnTo>
                                    <a:pt x="60" y="150"/>
                                  </a:lnTo>
                                  <a:lnTo>
                                    <a:pt x="60" y="144"/>
                                  </a:lnTo>
                                  <a:lnTo>
                                    <a:pt x="54" y="138"/>
                                  </a:lnTo>
                                  <a:lnTo>
                                    <a:pt x="48" y="132"/>
                                  </a:lnTo>
                                  <a:lnTo>
                                    <a:pt x="42" y="114"/>
                                  </a:lnTo>
                                  <a:lnTo>
                                    <a:pt x="36" y="114"/>
                                  </a:lnTo>
                                  <a:lnTo>
                                    <a:pt x="36" y="108"/>
                                  </a:lnTo>
                                  <a:lnTo>
                                    <a:pt x="30" y="102"/>
                                  </a:lnTo>
                                  <a:lnTo>
                                    <a:pt x="24" y="96"/>
                                  </a:lnTo>
                                  <a:lnTo>
                                    <a:pt x="24" y="90"/>
                                  </a:lnTo>
                                  <a:lnTo>
                                    <a:pt x="18" y="78"/>
                                  </a:lnTo>
                                  <a:lnTo>
                                    <a:pt x="12" y="78"/>
                                  </a:lnTo>
                                  <a:lnTo>
                                    <a:pt x="12" y="72"/>
                                  </a:lnTo>
                                  <a:lnTo>
                                    <a:pt x="6" y="60"/>
                                  </a:lnTo>
                                  <a:lnTo>
                                    <a:pt x="0" y="54"/>
                                  </a:lnTo>
                                  <a:lnTo>
                                    <a:pt x="0" y="48"/>
                                  </a:lnTo>
                                  <a:lnTo>
                                    <a:pt x="0" y="42"/>
                                  </a:lnTo>
                                  <a:lnTo>
                                    <a:pt x="0" y="36"/>
                                  </a:lnTo>
                                  <a:lnTo>
                                    <a:pt x="0" y="30"/>
                                  </a:lnTo>
                                  <a:lnTo>
                                    <a:pt x="0" y="24"/>
                                  </a:lnTo>
                                  <a:lnTo>
                                    <a:pt x="0" y="18"/>
                                  </a:lnTo>
                                  <a:lnTo>
                                    <a:pt x="30" y="18"/>
                                  </a:lnTo>
                                  <a:lnTo>
                                    <a:pt x="66" y="12"/>
                                  </a:lnTo>
                                  <a:lnTo>
                                    <a:pt x="72" y="12"/>
                                  </a:lnTo>
                                  <a:lnTo>
                                    <a:pt x="78" y="12"/>
                                  </a:lnTo>
                                  <a:lnTo>
                                    <a:pt x="84" y="12"/>
                                  </a:lnTo>
                                  <a:lnTo>
                                    <a:pt x="90" y="12"/>
                                  </a:lnTo>
                                  <a:lnTo>
                                    <a:pt x="96" y="12"/>
                                  </a:lnTo>
                                  <a:lnTo>
                                    <a:pt x="102" y="12"/>
                                  </a:lnTo>
                                  <a:lnTo>
                                    <a:pt x="114" y="6"/>
                                  </a:lnTo>
                                  <a:lnTo>
                                    <a:pt x="120" y="6"/>
                                  </a:lnTo>
                                  <a:lnTo>
                                    <a:pt x="126" y="6"/>
                                  </a:lnTo>
                                  <a:lnTo>
                                    <a:pt x="138" y="6"/>
                                  </a:lnTo>
                                  <a:lnTo>
                                    <a:pt x="150" y="6"/>
                                  </a:lnTo>
                                  <a:lnTo>
                                    <a:pt x="156" y="6"/>
                                  </a:lnTo>
                                  <a:lnTo>
                                    <a:pt x="162" y="6"/>
                                  </a:lnTo>
                                  <a:lnTo>
                                    <a:pt x="180" y="0"/>
                                  </a:lnTo>
                                  <a:close/>
                                </a:path>
                              </a:pathLst>
                            </a:custGeom>
                            <a:solidFill>
                              <a:srgbClr val="FF33CC"/>
                            </a:solidFill>
                            <a:ln w="9525">
                              <a:solidFill>
                                <a:schemeClr val="tx1"/>
                              </a:solidFill>
                              <a:prstDash val="solid"/>
                              <a:round/>
                              <a:headEnd/>
                              <a:tailEnd/>
                            </a:ln>
                          </wps:spPr>
                          <wps:bodyPr/>
                        </wps:wsp>
                        <wps:wsp>
                          <wps:cNvPr id="641" name="Freeform 183"/>
                          <wps:cNvSpPr>
                            <a:spLocks/>
                          </wps:cNvSpPr>
                          <wps:spPr bwMode="auto">
                            <a:xfrm>
                              <a:off x="8041255" y="9426149"/>
                              <a:ext cx="1235871" cy="1249362"/>
                            </a:xfrm>
                            <a:custGeom>
                              <a:avLst/>
                              <a:gdLst>
                                <a:gd name="T0" fmla="*/ 2147483647 w 342"/>
                                <a:gd name="T1" fmla="*/ 2147483647 h 354"/>
                                <a:gd name="T2" fmla="*/ 2147483647 w 342"/>
                                <a:gd name="T3" fmla="*/ 2147483647 h 354"/>
                                <a:gd name="T4" fmla="*/ 2147483647 w 342"/>
                                <a:gd name="T5" fmla="*/ 2147483647 h 354"/>
                                <a:gd name="T6" fmla="*/ 2147483647 w 342"/>
                                <a:gd name="T7" fmla="*/ 2147483647 h 354"/>
                                <a:gd name="T8" fmla="*/ 2147483647 w 342"/>
                                <a:gd name="T9" fmla="*/ 2147483647 h 354"/>
                                <a:gd name="T10" fmla="*/ 2147483647 w 342"/>
                                <a:gd name="T11" fmla="*/ 2147483647 h 354"/>
                                <a:gd name="T12" fmla="*/ 2147483647 w 342"/>
                                <a:gd name="T13" fmla="*/ 2147483647 h 354"/>
                                <a:gd name="T14" fmla="*/ 2147483647 w 342"/>
                                <a:gd name="T15" fmla="*/ 2147483647 h 354"/>
                                <a:gd name="T16" fmla="*/ 2147483647 w 342"/>
                                <a:gd name="T17" fmla="*/ 2147483647 h 354"/>
                                <a:gd name="T18" fmla="*/ 2147483647 w 342"/>
                                <a:gd name="T19" fmla="*/ 2147483647 h 354"/>
                                <a:gd name="T20" fmla="*/ 2147483647 w 342"/>
                                <a:gd name="T21" fmla="*/ 2147483647 h 354"/>
                                <a:gd name="T22" fmla="*/ 2147483647 w 342"/>
                                <a:gd name="T23" fmla="*/ 2147483647 h 354"/>
                                <a:gd name="T24" fmla="*/ 2147483647 w 342"/>
                                <a:gd name="T25" fmla="*/ 2147483647 h 354"/>
                                <a:gd name="T26" fmla="*/ 2147483647 w 342"/>
                                <a:gd name="T27" fmla="*/ 2147483647 h 354"/>
                                <a:gd name="T28" fmla="*/ 2147483647 w 342"/>
                                <a:gd name="T29" fmla="*/ 2147483647 h 354"/>
                                <a:gd name="T30" fmla="*/ 2147483647 w 342"/>
                                <a:gd name="T31" fmla="*/ 2147483647 h 354"/>
                                <a:gd name="T32" fmla="*/ 2147483647 w 342"/>
                                <a:gd name="T33" fmla="*/ 2147483647 h 354"/>
                                <a:gd name="T34" fmla="*/ 2147483647 w 342"/>
                                <a:gd name="T35" fmla="*/ 2147483647 h 354"/>
                                <a:gd name="T36" fmla="*/ 2147483647 w 342"/>
                                <a:gd name="T37" fmla="*/ 2147483647 h 354"/>
                                <a:gd name="T38" fmla="*/ 2147483647 w 342"/>
                                <a:gd name="T39" fmla="*/ 2147483647 h 354"/>
                                <a:gd name="T40" fmla="*/ 2147483647 w 342"/>
                                <a:gd name="T41" fmla="*/ 2147483647 h 354"/>
                                <a:gd name="T42" fmla="*/ 2147483647 w 342"/>
                                <a:gd name="T43" fmla="*/ 2147483647 h 354"/>
                                <a:gd name="T44" fmla="*/ 2147483647 w 342"/>
                                <a:gd name="T45" fmla="*/ 2147483647 h 354"/>
                                <a:gd name="T46" fmla="*/ 2147483647 w 342"/>
                                <a:gd name="T47" fmla="*/ 2147483647 h 354"/>
                                <a:gd name="T48" fmla="*/ 2147483647 w 342"/>
                                <a:gd name="T49" fmla="*/ 2147483647 h 354"/>
                                <a:gd name="T50" fmla="*/ 2147483647 w 342"/>
                                <a:gd name="T51" fmla="*/ 2147483647 h 354"/>
                                <a:gd name="T52" fmla="*/ 2147483647 w 342"/>
                                <a:gd name="T53" fmla="*/ 2147483647 h 354"/>
                                <a:gd name="T54" fmla="*/ 2147483647 w 342"/>
                                <a:gd name="T55" fmla="*/ 2147483647 h 354"/>
                                <a:gd name="T56" fmla="*/ 2147483647 w 342"/>
                                <a:gd name="T57" fmla="*/ 2147483647 h 354"/>
                                <a:gd name="T58" fmla="*/ 2147483647 w 342"/>
                                <a:gd name="T59" fmla="*/ 2147483647 h 354"/>
                                <a:gd name="T60" fmla="*/ 2147483647 w 342"/>
                                <a:gd name="T61" fmla="*/ 2147483647 h 354"/>
                                <a:gd name="T62" fmla="*/ 2147483647 w 342"/>
                                <a:gd name="T63" fmla="*/ 2147483647 h 354"/>
                                <a:gd name="T64" fmla="*/ 2147483647 w 342"/>
                                <a:gd name="T65" fmla="*/ 2147483647 h 354"/>
                                <a:gd name="T66" fmla="*/ 2147483647 w 342"/>
                                <a:gd name="T67" fmla="*/ 2147483647 h 354"/>
                                <a:gd name="T68" fmla="*/ 2147483647 w 342"/>
                                <a:gd name="T69" fmla="*/ 2147483647 h 354"/>
                                <a:gd name="T70" fmla="*/ 2147483647 w 342"/>
                                <a:gd name="T71" fmla="*/ 2147483647 h 354"/>
                                <a:gd name="T72" fmla="*/ 2147483647 w 342"/>
                                <a:gd name="T73" fmla="*/ 2147483647 h 354"/>
                                <a:gd name="T74" fmla="*/ 0 w 342"/>
                                <a:gd name="T75" fmla="*/ 2147483647 h 354"/>
                                <a:gd name="T76" fmla="*/ 2147483647 w 342"/>
                                <a:gd name="T77" fmla="*/ 2147483647 h 354"/>
                                <a:gd name="T78" fmla="*/ 2147483647 w 342"/>
                                <a:gd name="T79" fmla="*/ 2147483647 h 354"/>
                                <a:gd name="T80" fmla="*/ 2147483647 w 342"/>
                                <a:gd name="T81" fmla="*/ 2147483647 h 354"/>
                                <a:gd name="T82" fmla="*/ 2147483647 w 342"/>
                                <a:gd name="T83" fmla="*/ 2147483647 h 354"/>
                                <a:gd name="T84" fmla="*/ 2147483647 w 342"/>
                                <a:gd name="T85" fmla="*/ 2147483647 h 354"/>
                                <a:gd name="T86" fmla="*/ 2147483647 w 342"/>
                                <a:gd name="T87" fmla="*/ 2147483647 h 354"/>
                                <a:gd name="T88" fmla="*/ 2147483647 w 342"/>
                                <a:gd name="T89" fmla="*/ 2147483647 h 354"/>
                                <a:gd name="T90" fmla="*/ 2147483647 w 342"/>
                                <a:gd name="T91" fmla="*/ 2147483647 h 354"/>
                                <a:gd name="T92" fmla="*/ 2147483647 w 342"/>
                                <a:gd name="T93" fmla="*/ 2147483647 h 354"/>
                                <a:gd name="T94" fmla="*/ 2147483647 w 342"/>
                                <a:gd name="T95" fmla="*/ 2147483647 h 354"/>
                                <a:gd name="T96" fmla="*/ 2147483647 w 342"/>
                                <a:gd name="T97" fmla="*/ 2147483647 h 354"/>
                                <a:gd name="T98" fmla="*/ 2147483647 w 342"/>
                                <a:gd name="T99" fmla="*/ 2147483647 h 354"/>
                                <a:gd name="T100" fmla="*/ 2147483647 w 342"/>
                                <a:gd name="T101" fmla="*/ 2147483647 h 35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42" h="354">
                                  <a:moveTo>
                                    <a:pt x="84" y="0"/>
                                  </a:moveTo>
                                  <a:lnTo>
                                    <a:pt x="102" y="12"/>
                                  </a:lnTo>
                                  <a:lnTo>
                                    <a:pt x="108" y="12"/>
                                  </a:lnTo>
                                  <a:lnTo>
                                    <a:pt x="114" y="18"/>
                                  </a:lnTo>
                                  <a:lnTo>
                                    <a:pt x="120" y="24"/>
                                  </a:lnTo>
                                  <a:lnTo>
                                    <a:pt x="126" y="30"/>
                                  </a:lnTo>
                                  <a:lnTo>
                                    <a:pt x="132" y="30"/>
                                  </a:lnTo>
                                  <a:lnTo>
                                    <a:pt x="138" y="36"/>
                                  </a:lnTo>
                                  <a:lnTo>
                                    <a:pt x="144" y="42"/>
                                  </a:lnTo>
                                  <a:lnTo>
                                    <a:pt x="162" y="54"/>
                                  </a:lnTo>
                                  <a:lnTo>
                                    <a:pt x="168" y="60"/>
                                  </a:lnTo>
                                  <a:lnTo>
                                    <a:pt x="174" y="60"/>
                                  </a:lnTo>
                                  <a:lnTo>
                                    <a:pt x="186" y="66"/>
                                  </a:lnTo>
                                  <a:lnTo>
                                    <a:pt x="192" y="66"/>
                                  </a:lnTo>
                                  <a:lnTo>
                                    <a:pt x="192" y="72"/>
                                  </a:lnTo>
                                  <a:lnTo>
                                    <a:pt x="198" y="72"/>
                                  </a:lnTo>
                                  <a:lnTo>
                                    <a:pt x="204" y="72"/>
                                  </a:lnTo>
                                  <a:lnTo>
                                    <a:pt x="216" y="78"/>
                                  </a:lnTo>
                                  <a:lnTo>
                                    <a:pt x="228" y="84"/>
                                  </a:lnTo>
                                  <a:lnTo>
                                    <a:pt x="252" y="90"/>
                                  </a:lnTo>
                                  <a:lnTo>
                                    <a:pt x="258" y="90"/>
                                  </a:lnTo>
                                  <a:lnTo>
                                    <a:pt x="264" y="90"/>
                                  </a:lnTo>
                                  <a:lnTo>
                                    <a:pt x="306" y="102"/>
                                  </a:lnTo>
                                  <a:lnTo>
                                    <a:pt x="324" y="108"/>
                                  </a:lnTo>
                                  <a:lnTo>
                                    <a:pt x="318" y="108"/>
                                  </a:lnTo>
                                  <a:lnTo>
                                    <a:pt x="318" y="114"/>
                                  </a:lnTo>
                                  <a:lnTo>
                                    <a:pt x="324" y="114"/>
                                  </a:lnTo>
                                  <a:lnTo>
                                    <a:pt x="318" y="114"/>
                                  </a:lnTo>
                                  <a:lnTo>
                                    <a:pt x="318" y="120"/>
                                  </a:lnTo>
                                  <a:lnTo>
                                    <a:pt x="324" y="120"/>
                                  </a:lnTo>
                                  <a:lnTo>
                                    <a:pt x="324" y="126"/>
                                  </a:lnTo>
                                  <a:lnTo>
                                    <a:pt x="324" y="132"/>
                                  </a:lnTo>
                                  <a:lnTo>
                                    <a:pt x="324" y="126"/>
                                  </a:lnTo>
                                  <a:lnTo>
                                    <a:pt x="324" y="132"/>
                                  </a:lnTo>
                                  <a:lnTo>
                                    <a:pt x="324" y="138"/>
                                  </a:lnTo>
                                  <a:lnTo>
                                    <a:pt x="318" y="138"/>
                                  </a:lnTo>
                                  <a:lnTo>
                                    <a:pt x="324" y="138"/>
                                  </a:lnTo>
                                  <a:lnTo>
                                    <a:pt x="318" y="138"/>
                                  </a:lnTo>
                                  <a:lnTo>
                                    <a:pt x="324" y="138"/>
                                  </a:lnTo>
                                  <a:lnTo>
                                    <a:pt x="324" y="144"/>
                                  </a:lnTo>
                                  <a:lnTo>
                                    <a:pt x="330" y="144"/>
                                  </a:lnTo>
                                  <a:lnTo>
                                    <a:pt x="336" y="144"/>
                                  </a:lnTo>
                                  <a:lnTo>
                                    <a:pt x="336" y="138"/>
                                  </a:lnTo>
                                  <a:lnTo>
                                    <a:pt x="342" y="144"/>
                                  </a:lnTo>
                                  <a:lnTo>
                                    <a:pt x="342" y="150"/>
                                  </a:lnTo>
                                  <a:lnTo>
                                    <a:pt x="336" y="162"/>
                                  </a:lnTo>
                                  <a:lnTo>
                                    <a:pt x="336" y="168"/>
                                  </a:lnTo>
                                  <a:lnTo>
                                    <a:pt x="330" y="174"/>
                                  </a:lnTo>
                                  <a:lnTo>
                                    <a:pt x="330" y="180"/>
                                  </a:lnTo>
                                  <a:lnTo>
                                    <a:pt x="324" y="180"/>
                                  </a:lnTo>
                                  <a:lnTo>
                                    <a:pt x="318" y="180"/>
                                  </a:lnTo>
                                  <a:lnTo>
                                    <a:pt x="312" y="186"/>
                                  </a:lnTo>
                                  <a:lnTo>
                                    <a:pt x="306" y="186"/>
                                  </a:lnTo>
                                  <a:lnTo>
                                    <a:pt x="300" y="180"/>
                                  </a:lnTo>
                                  <a:lnTo>
                                    <a:pt x="300" y="186"/>
                                  </a:lnTo>
                                  <a:lnTo>
                                    <a:pt x="300" y="192"/>
                                  </a:lnTo>
                                  <a:lnTo>
                                    <a:pt x="294" y="198"/>
                                  </a:lnTo>
                                  <a:lnTo>
                                    <a:pt x="294" y="204"/>
                                  </a:lnTo>
                                  <a:lnTo>
                                    <a:pt x="288" y="216"/>
                                  </a:lnTo>
                                  <a:lnTo>
                                    <a:pt x="282" y="222"/>
                                  </a:lnTo>
                                  <a:lnTo>
                                    <a:pt x="282" y="228"/>
                                  </a:lnTo>
                                  <a:lnTo>
                                    <a:pt x="276" y="234"/>
                                  </a:lnTo>
                                  <a:lnTo>
                                    <a:pt x="276" y="240"/>
                                  </a:lnTo>
                                  <a:lnTo>
                                    <a:pt x="264" y="246"/>
                                  </a:lnTo>
                                  <a:lnTo>
                                    <a:pt x="258" y="246"/>
                                  </a:lnTo>
                                  <a:lnTo>
                                    <a:pt x="258" y="240"/>
                                  </a:lnTo>
                                  <a:lnTo>
                                    <a:pt x="252" y="234"/>
                                  </a:lnTo>
                                  <a:lnTo>
                                    <a:pt x="246" y="234"/>
                                  </a:lnTo>
                                  <a:lnTo>
                                    <a:pt x="234" y="234"/>
                                  </a:lnTo>
                                  <a:lnTo>
                                    <a:pt x="228" y="234"/>
                                  </a:lnTo>
                                  <a:lnTo>
                                    <a:pt x="222" y="234"/>
                                  </a:lnTo>
                                  <a:lnTo>
                                    <a:pt x="210" y="240"/>
                                  </a:lnTo>
                                  <a:lnTo>
                                    <a:pt x="210" y="246"/>
                                  </a:lnTo>
                                  <a:lnTo>
                                    <a:pt x="210" y="252"/>
                                  </a:lnTo>
                                  <a:lnTo>
                                    <a:pt x="210" y="246"/>
                                  </a:lnTo>
                                  <a:lnTo>
                                    <a:pt x="204" y="240"/>
                                  </a:lnTo>
                                  <a:lnTo>
                                    <a:pt x="198" y="234"/>
                                  </a:lnTo>
                                  <a:lnTo>
                                    <a:pt x="198" y="228"/>
                                  </a:lnTo>
                                  <a:lnTo>
                                    <a:pt x="192" y="228"/>
                                  </a:lnTo>
                                  <a:lnTo>
                                    <a:pt x="192" y="222"/>
                                  </a:lnTo>
                                  <a:lnTo>
                                    <a:pt x="198" y="222"/>
                                  </a:lnTo>
                                  <a:lnTo>
                                    <a:pt x="198" y="216"/>
                                  </a:lnTo>
                                  <a:lnTo>
                                    <a:pt x="204" y="210"/>
                                  </a:lnTo>
                                  <a:lnTo>
                                    <a:pt x="210" y="204"/>
                                  </a:lnTo>
                                  <a:lnTo>
                                    <a:pt x="216" y="198"/>
                                  </a:lnTo>
                                  <a:lnTo>
                                    <a:pt x="216" y="192"/>
                                  </a:lnTo>
                                  <a:lnTo>
                                    <a:pt x="216" y="186"/>
                                  </a:lnTo>
                                  <a:lnTo>
                                    <a:pt x="216" y="180"/>
                                  </a:lnTo>
                                  <a:lnTo>
                                    <a:pt x="216" y="186"/>
                                  </a:lnTo>
                                  <a:lnTo>
                                    <a:pt x="210" y="192"/>
                                  </a:lnTo>
                                  <a:lnTo>
                                    <a:pt x="204" y="198"/>
                                  </a:lnTo>
                                  <a:lnTo>
                                    <a:pt x="198" y="198"/>
                                  </a:lnTo>
                                  <a:lnTo>
                                    <a:pt x="192" y="210"/>
                                  </a:lnTo>
                                  <a:lnTo>
                                    <a:pt x="186" y="216"/>
                                  </a:lnTo>
                                  <a:lnTo>
                                    <a:pt x="180" y="216"/>
                                  </a:lnTo>
                                  <a:lnTo>
                                    <a:pt x="174" y="216"/>
                                  </a:lnTo>
                                  <a:lnTo>
                                    <a:pt x="174" y="210"/>
                                  </a:lnTo>
                                  <a:lnTo>
                                    <a:pt x="168" y="204"/>
                                  </a:lnTo>
                                  <a:lnTo>
                                    <a:pt x="168" y="198"/>
                                  </a:lnTo>
                                  <a:lnTo>
                                    <a:pt x="168" y="186"/>
                                  </a:lnTo>
                                  <a:lnTo>
                                    <a:pt x="168" y="192"/>
                                  </a:lnTo>
                                  <a:lnTo>
                                    <a:pt x="168" y="198"/>
                                  </a:lnTo>
                                  <a:lnTo>
                                    <a:pt x="168" y="204"/>
                                  </a:lnTo>
                                  <a:lnTo>
                                    <a:pt x="168" y="210"/>
                                  </a:lnTo>
                                  <a:lnTo>
                                    <a:pt x="168" y="216"/>
                                  </a:lnTo>
                                  <a:lnTo>
                                    <a:pt x="174" y="216"/>
                                  </a:lnTo>
                                  <a:lnTo>
                                    <a:pt x="180" y="222"/>
                                  </a:lnTo>
                                  <a:lnTo>
                                    <a:pt x="174" y="222"/>
                                  </a:lnTo>
                                  <a:lnTo>
                                    <a:pt x="168" y="228"/>
                                  </a:lnTo>
                                  <a:lnTo>
                                    <a:pt x="162" y="234"/>
                                  </a:lnTo>
                                  <a:lnTo>
                                    <a:pt x="156" y="240"/>
                                  </a:lnTo>
                                  <a:lnTo>
                                    <a:pt x="150" y="246"/>
                                  </a:lnTo>
                                  <a:lnTo>
                                    <a:pt x="144" y="252"/>
                                  </a:lnTo>
                                  <a:lnTo>
                                    <a:pt x="144" y="258"/>
                                  </a:lnTo>
                                  <a:lnTo>
                                    <a:pt x="144" y="264"/>
                                  </a:lnTo>
                                  <a:lnTo>
                                    <a:pt x="132" y="270"/>
                                  </a:lnTo>
                                  <a:lnTo>
                                    <a:pt x="126" y="270"/>
                                  </a:lnTo>
                                  <a:lnTo>
                                    <a:pt x="114" y="270"/>
                                  </a:lnTo>
                                  <a:lnTo>
                                    <a:pt x="108" y="270"/>
                                  </a:lnTo>
                                  <a:lnTo>
                                    <a:pt x="102" y="276"/>
                                  </a:lnTo>
                                  <a:lnTo>
                                    <a:pt x="96" y="282"/>
                                  </a:lnTo>
                                  <a:lnTo>
                                    <a:pt x="96" y="288"/>
                                  </a:lnTo>
                                  <a:lnTo>
                                    <a:pt x="90" y="294"/>
                                  </a:lnTo>
                                  <a:lnTo>
                                    <a:pt x="84" y="294"/>
                                  </a:lnTo>
                                  <a:lnTo>
                                    <a:pt x="84" y="300"/>
                                  </a:lnTo>
                                  <a:lnTo>
                                    <a:pt x="78" y="306"/>
                                  </a:lnTo>
                                  <a:lnTo>
                                    <a:pt x="72" y="312"/>
                                  </a:lnTo>
                                  <a:lnTo>
                                    <a:pt x="66" y="318"/>
                                  </a:lnTo>
                                  <a:lnTo>
                                    <a:pt x="66" y="324"/>
                                  </a:lnTo>
                                  <a:lnTo>
                                    <a:pt x="60" y="330"/>
                                  </a:lnTo>
                                  <a:lnTo>
                                    <a:pt x="60" y="336"/>
                                  </a:lnTo>
                                  <a:lnTo>
                                    <a:pt x="54" y="342"/>
                                  </a:lnTo>
                                  <a:lnTo>
                                    <a:pt x="48" y="342"/>
                                  </a:lnTo>
                                  <a:lnTo>
                                    <a:pt x="42" y="348"/>
                                  </a:lnTo>
                                  <a:lnTo>
                                    <a:pt x="36" y="348"/>
                                  </a:lnTo>
                                  <a:lnTo>
                                    <a:pt x="30" y="354"/>
                                  </a:lnTo>
                                  <a:lnTo>
                                    <a:pt x="24" y="348"/>
                                  </a:lnTo>
                                  <a:lnTo>
                                    <a:pt x="30" y="348"/>
                                  </a:lnTo>
                                  <a:lnTo>
                                    <a:pt x="36" y="348"/>
                                  </a:lnTo>
                                  <a:lnTo>
                                    <a:pt x="36" y="342"/>
                                  </a:lnTo>
                                  <a:lnTo>
                                    <a:pt x="42" y="336"/>
                                  </a:lnTo>
                                  <a:lnTo>
                                    <a:pt x="36" y="336"/>
                                  </a:lnTo>
                                  <a:lnTo>
                                    <a:pt x="30" y="336"/>
                                  </a:lnTo>
                                  <a:lnTo>
                                    <a:pt x="24" y="342"/>
                                  </a:lnTo>
                                  <a:lnTo>
                                    <a:pt x="18" y="342"/>
                                  </a:lnTo>
                                  <a:lnTo>
                                    <a:pt x="12" y="336"/>
                                  </a:lnTo>
                                  <a:lnTo>
                                    <a:pt x="6" y="336"/>
                                  </a:lnTo>
                                  <a:lnTo>
                                    <a:pt x="6" y="330"/>
                                  </a:lnTo>
                                  <a:lnTo>
                                    <a:pt x="0" y="324"/>
                                  </a:lnTo>
                                  <a:lnTo>
                                    <a:pt x="0" y="318"/>
                                  </a:lnTo>
                                  <a:lnTo>
                                    <a:pt x="0" y="312"/>
                                  </a:lnTo>
                                  <a:lnTo>
                                    <a:pt x="0" y="306"/>
                                  </a:lnTo>
                                  <a:lnTo>
                                    <a:pt x="6" y="300"/>
                                  </a:lnTo>
                                  <a:lnTo>
                                    <a:pt x="18" y="294"/>
                                  </a:lnTo>
                                  <a:lnTo>
                                    <a:pt x="18" y="288"/>
                                  </a:lnTo>
                                  <a:lnTo>
                                    <a:pt x="24" y="288"/>
                                  </a:lnTo>
                                  <a:lnTo>
                                    <a:pt x="24" y="276"/>
                                  </a:lnTo>
                                  <a:lnTo>
                                    <a:pt x="24" y="270"/>
                                  </a:lnTo>
                                  <a:lnTo>
                                    <a:pt x="24" y="264"/>
                                  </a:lnTo>
                                  <a:lnTo>
                                    <a:pt x="30" y="258"/>
                                  </a:lnTo>
                                  <a:lnTo>
                                    <a:pt x="24" y="258"/>
                                  </a:lnTo>
                                  <a:lnTo>
                                    <a:pt x="24" y="252"/>
                                  </a:lnTo>
                                  <a:lnTo>
                                    <a:pt x="30" y="246"/>
                                  </a:lnTo>
                                  <a:lnTo>
                                    <a:pt x="24" y="240"/>
                                  </a:lnTo>
                                  <a:lnTo>
                                    <a:pt x="24" y="234"/>
                                  </a:lnTo>
                                  <a:lnTo>
                                    <a:pt x="24" y="228"/>
                                  </a:lnTo>
                                  <a:lnTo>
                                    <a:pt x="24" y="222"/>
                                  </a:lnTo>
                                  <a:lnTo>
                                    <a:pt x="24" y="216"/>
                                  </a:lnTo>
                                  <a:lnTo>
                                    <a:pt x="24" y="210"/>
                                  </a:lnTo>
                                  <a:lnTo>
                                    <a:pt x="24" y="204"/>
                                  </a:lnTo>
                                  <a:lnTo>
                                    <a:pt x="30" y="198"/>
                                  </a:lnTo>
                                  <a:lnTo>
                                    <a:pt x="30" y="192"/>
                                  </a:lnTo>
                                  <a:lnTo>
                                    <a:pt x="24" y="186"/>
                                  </a:lnTo>
                                  <a:lnTo>
                                    <a:pt x="24" y="180"/>
                                  </a:lnTo>
                                  <a:lnTo>
                                    <a:pt x="24" y="174"/>
                                  </a:lnTo>
                                  <a:lnTo>
                                    <a:pt x="24" y="168"/>
                                  </a:lnTo>
                                  <a:lnTo>
                                    <a:pt x="24" y="162"/>
                                  </a:lnTo>
                                  <a:lnTo>
                                    <a:pt x="30" y="156"/>
                                  </a:lnTo>
                                  <a:lnTo>
                                    <a:pt x="30" y="150"/>
                                  </a:lnTo>
                                  <a:lnTo>
                                    <a:pt x="36" y="144"/>
                                  </a:lnTo>
                                  <a:lnTo>
                                    <a:pt x="36" y="138"/>
                                  </a:lnTo>
                                  <a:lnTo>
                                    <a:pt x="42" y="132"/>
                                  </a:lnTo>
                                  <a:lnTo>
                                    <a:pt x="42" y="126"/>
                                  </a:lnTo>
                                  <a:lnTo>
                                    <a:pt x="48" y="126"/>
                                  </a:lnTo>
                                  <a:lnTo>
                                    <a:pt x="54" y="120"/>
                                  </a:lnTo>
                                  <a:lnTo>
                                    <a:pt x="60" y="120"/>
                                  </a:lnTo>
                                  <a:lnTo>
                                    <a:pt x="60" y="114"/>
                                  </a:lnTo>
                                  <a:lnTo>
                                    <a:pt x="66" y="108"/>
                                  </a:lnTo>
                                  <a:lnTo>
                                    <a:pt x="72" y="108"/>
                                  </a:lnTo>
                                  <a:lnTo>
                                    <a:pt x="72" y="102"/>
                                  </a:lnTo>
                                  <a:lnTo>
                                    <a:pt x="78" y="96"/>
                                  </a:lnTo>
                                  <a:lnTo>
                                    <a:pt x="78" y="90"/>
                                  </a:lnTo>
                                  <a:lnTo>
                                    <a:pt x="84" y="84"/>
                                  </a:lnTo>
                                  <a:lnTo>
                                    <a:pt x="84" y="78"/>
                                  </a:lnTo>
                                  <a:lnTo>
                                    <a:pt x="84" y="72"/>
                                  </a:lnTo>
                                  <a:lnTo>
                                    <a:pt x="84" y="60"/>
                                  </a:lnTo>
                                  <a:lnTo>
                                    <a:pt x="84" y="54"/>
                                  </a:lnTo>
                                  <a:lnTo>
                                    <a:pt x="84" y="48"/>
                                  </a:lnTo>
                                  <a:lnTo>
                                    <a:pt x="84" y="42"/>
                                  </a:lnTo>
                                  <a:lnTo>
                                    <a:pt x="84" y="36"/>
                                  </a:lnTo>
                                  <a:lnTo>
                                    <a:pt x="84" y="30"/>
                                  </a:lnTo>
                                  <a:lnTo>
                                    <a:pt x="78" y="24"/>
                                  </a:lnTo>
                                  <a:lnTo>
                                    <a:pt x="84" y="24"/>
                                  </a:lnTo>
                                  <a:lnTo>
                                    <a:pt x="84" y="18"/>
                                  </a:lnTo>
                                  <a:lnTo>
                                    <a:pt x="84" y="12"/>
                                  </a:lnTo>
                                  <a:lnTo>
                                    <a:pt x="84" y="6"/>
                                  </a:lnTo>
                                  <a:lnTo>
                                    <a:pt x="84" y="0"/>
                                  </a:lnTo>
                                  <a:close/>
                                </a:path>
                              </a:pathLst>
                            </a:custGeom>
                            <a:solidFill>
                              <a:schemeClr val="accent1">
                                <a:lumMod val="40000"/>
                                <a:lumOff val="60000"/>
                              </a:schemeClr>
                            </a:solidFill>
                            <a:ln w="9525">
                              <a:solidFill>
                                <a:schemeClr val="tx1"/>
                              </a:solidFill>
                              <a:prstDash val="solid"/>
                              <a:round/>
                              <a:headEnd/>
                              <a:tailEnd/>
                            </a:ln>
                          </wps:spPr>
                          <wps:bodyPr/>
                        </wps:wsp>
                        <wps:wsp>
                          <wps:cNvPr id="642" name="Freeform 184"/>
                          <wps:cNvSpPr>
                            <a:spLocks/>
                          </wps:cNvSpPr>
                          <wps:spPr bwMode="auto">
                            <a:xfrm>
                              <a:off x="5200918" y="9426149"/>
                              <a:ext cx="975688" cy="1185837"/>
                            </a:xfrm>
                            <a:custGeom>
                              <a:avLst/>
                              <a:gdLst>
                                <a:gd name="T0" fmla="*/ 2147483647 w 270"/>
                                <a:gd name="T1" fmla="*/ 2147483647 h 336"/>
                                <a:gd name="T2" fmla="*/ 2147483647 w 270"/>
                                <a:gd name="T3" fmla="*/ 2147483647 h 336"/>
                                <a:gd name="T4" fmla="*/ 2147483647 w 270"/>
                                <a:gd name="T5" fmla="*/ 2147483647 h 336"/>
                                <a:gd name="T6" fmla="*/ 2147483647 w 270"/>
                                <a:gd name="T7" fmla="*/ 2147483647 h 336"/>
                                <a:gd name="T8" fmla="*/ 2147483647 w 270"/>
                                <a:gd name="T9" fmla="*/ 2147483647 h 336"/>
                                <a:gd name="T10" fmla="*/ 2147483647 w 270"/>
                                <a:gd name="T11" fmla="*/ 2147483647 h 336"/>
                                <a:gd name="T12" fmla="*/ 2147483647 w 270"/>
                                <a:gd name="T13" fmla="*/ 2147483647 h 336"/>
                                <a:gd name="T14" fmla="*/ 2147483647 w 270"/>
                                <a:gd name="T15" fmla="*/ 2147483647 h 336"/>
                                <a:gd name="T16" fmla="*/ 2147483647 w 270"/>
                                <a:gd name="T17" fmla="*/ 2147483647 h 336"/>
                                <a:gd name="T18" fmla="*/ 2147483647 w 270"/>
                                <a:gd name="T19" fmla="*/ 2147483647 h 336"/>
                                <a:gd name="T20" fmla="*/ 2147483647 w 270"/>
                                <a:gd name="T21" fmla="*/ 2147483647 h 336"/>
                                <a:gd name="T22" fmla="*/ 2147483647 w 270"/>
                                <a:gd name="T23" fmla="*/ 2147483647 h 336"/>
                                <a:gd name="T24" fmla="*/ 2147483647 w 270"/>
                                <a:gd name="T25" fmla="*/ 2147483647 h 336"/>
                                <a:gd name="T26" fmla="*/ 2147483647 w 270"/>
                                <a:gd name="T27" fmla="*/ 2147483647 h 336"/>
                                <a:gd name="T28" fmla="*/ 2147483647 w 270"/>
                                <a:gd name="T29" fmla="*/ 2147483647 h 336"/>
                                <a:gd name="T30" fmla="*/ 2147483647 w 270"/>
                                <a:gd name="T31" fmla="*/ 2147483647 h 336"/>
                                <a:gd name="T32" fmla="*/ 2147483647 w 270"/>
                                <a:gd name="T33" fmla="*/ 2147483647 h 336"/>
                                <a:gd name="T34" fmla="*/ 2147483647 w 270"/>
                                <a:gd name="T35" fmla="*/ 2147483647 h 336"/>
                                <a:gd name="T36" fmla="*/ 2147483647 w 270"/>
                                <a:gd name="T37" fmla="*/ 2147483647 h 336"/>
                                <a:gd name="T38" fmla="*/ 2147483647 w 270"/>
                                <a:gd name="T39" fmla="*/ 2147483647 h 336"/>
                                <a:gd name="T40" fmla="*/ 2147483647 w 270"/>
                                <a:gd name="T41" fmla="*/ 2147483647 h 336"/>
                                <a:gd name="T42" fmla="*/ 2147483647 w 270"/>
                                <a:gd name="T43" fmla="*/ 2147483647 h 336"/>
                                <a:gd name="T44" fmla="*/ 2147483647 w 270"/>
                                <a:gd name="T45" fmla="*/ 2147483647 h 336"/>
                                <a:gd name="T46" fmla="*/ 2147483647 w 270"/>
                                <a:gd name="T47" fmla="*/ 2147483647 h 336"/>
                                <a:gd name="T48" fmla="*/ 2147483647 w 270"/>
                                <a:gd name="T49" fmla="*/ 2147483647 h 336"/>
                                <a:gd name="T50" fmla="*/ 2147483647 w 270"/>
                                <a:gd name="T51" fmla="*/ 2147483647 h 336"/>
                                <a:gd name="T52" fmla="*/ 2147483647 w 270"/>
                                <a:gd name="T53" fmla="*/ 2147483647 h 336"/>
                                <a:gd name="T54" fmla="*/ 2147483647 w 270"/>
                                <a:gd name="T55" fmla="*/ 2147483647 h 336"/>
                                <a:gd name="T56" fmla="*/ 2147483647 w 270"/>
                                <a:gd name="T57" fmla="*/ 2147483647 h 336"/>
                                <a:gd name="T58" fmla="*/ 2147483647 w 270"/>
                                <a:gd name="T59" fmla="*/ 2147483647 h 336"/>
                                <a:gd name="T60" fmla="*/ 2147483647 w 270"/>
                                <a:gd name="T61" fmla="*/ 2147483647 h 336"/>
                                <a:gd name="T62" fmla="*/ 2147483647 w 270"/>
                                <a:gd name="T63" fmla="*/ 2147483647 h 336"/>
                                <a:gd name="T64" fmla="*/ 2147483647 w 270"/>
                                <a:gd name="T65" fmla="*/ 2147483647 h 336"/>
                                <a:gd name="T66" fmla="*/ 2147483647 w 270"/>
                                <a:gd name="T67" fmla="*/ 2147483647 h 336"/>
                                <a:gd name="T68" fmla="*/ 2147483647 w 270"/>
                                <a:gd name="T69" fmla="*/ 2147483647 h 336"/>
                                <a:gd name="T70" fmla="*/ 2147483647 w 270"/>
                                <a:gd name="T71" fmla="*/ 2147483647 h 336"/>
                                <a:gd name="T72" fmla="*/ 2147483647 w 270"/>
                                <a:gd name="T73" fmla="*/ 2147483647 h 336"/>
                                <a:gd name="T74" fmla="*/ 2147483647 w 270"/>
                                <a:gd name="T75" fmla="*/ 2147483647 h 336"/>
                                <a:gd name="T76" fmla="*/ 2147483647 w 270"/>
                                <a:gd name="T77" fmla="*/ 2147483647 h 336"/>
                                <a:gd name="T78" fmla="*/ 2147483647 w 270"/>
                                <a:gd name="T79" fmla="*/ 2147483647 h 336"/>
                                <a:gd name="T80" fmla="*/ 2147483647 w 270"/>
                                <a:gd name="T81" fmla="*/ 2147483647 h 336"/>
                                <a:gd name="T82" fmla="*/ 2147483647 w 270"/>
                                <a:gd name="T83" fmla="*/ 2147483647 h 336"/>
                                <a:gd name="T84" fmla="*/ 2147483647 w 270"/>
                                <a:gd name="T85" fmla="*/ 2147483647 h 336"/>
                                <a:gd name="T86" fmla="*/ 2147483647 w 270"/>
                                <a:gd name="T87" fmla="*/ 2147483647 h 336"/>
                                <a:gd name="T88" fmla="*/ 2147483647 w 270"/>
                                <a:gd name="T89" fmla="*/ 2147483647 h 336"/>
                                <a:gd name="T90" fmla="*/ 2147483647 w 270"/>
                                <a:gd name="T91" fmla="*/ 2147483647 h 336"/>
                                <a:gd name="T92" fmla="*/ 2147483647 w 270"/>
                                <a:gd name="T93" fmla="*/ 2147483647 h 336"/>
                                <a:gd name="T94" fmla="*/ 2147483647 w 270"/>
                                <a:gd name="T95" fmla="*/ 0 h 3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70" h="336">
                                  <a:moveTo>
                                    <a:pt x="156" y="0"/>
                                  </a:moveTo>
                                  <a:lnTo>
                                    <a:pt x="156" y="6"/>
                                  </a:lnTo>
                                  <a:lnTo>
                                    <a:pt x="162" y="6"/>
                                  </a:lnTo>
                                  <a:lnTo>
                                    <a:pt x="174" y="30"/>
                                  </a:lnTo>
                                  <a:lnTo>
                                    <a:pt x="180" y="36"/>
                                  </a:lnTo>
                                  <a:lnTo>
                                    <a:pt x="186" y="42"/>
                                  </a:lnTo>
                                  <a:lnTo>
                                    <a:pt x="186" y="48"/>
                                  </a:lnTo>
                                  <a:lnTo>
                                    <a:pt x="192" y="48"/>
                                  </a:lnTo>
                                  <a:lnTo>
                                    <a:pt x="192" y="54"/>
                                  </a:lnTo>
                                  <a:lnTo>
                                    <a:pt x="198" y="60"/>
                                  </a:lnTo>
                                  <a:lnTo>
                                    <a:pt x="198" y="66"/>
                                  </a:lnTo>
                                  <a:lnTo>
                                    <a:pt x="210" y="78"/>
                                  </a:lnTo>
                                  <a:lnTo>
                                    <a:pt x="216" y="90"/>
                                  </a:lnTo>
                                  <a:lnTo>
                                    <a:pt x="222" y="102"/>
                                  </a:lnTo>
                                  <a:lnTo>
                                    <a:pt x="252" y="144"/>
                                  </a:lnTo>
                                  <a:lnTo>
                                    <a:pt x="252" y="150"/>
                                  </a:lnTo>
                                  <a:lnTo>
                                    <a:pt x="258" y="150"/>
                                  </a:lnTo>
                                  <a:lnTo>
                                    <a:pt x="258" y="156"/>
                                  </a:lnTo>
                                  <a:lnTo>
                                    <a:pt x="264" y="156"/>
                                  </a:lnTo>
                                  <a:lnTo>
                                    <a:pt x="264" y="162"/>
                                  </a:lnTo>
                                  <a:lnTo>
                                    <a:pt x="264" y="168"/>
                                  </a:lnTo>
                                  <a:lnTo>
                                    <a:pt x="264" y="174"/>
                                  </a:lnTo>
                                  <a:lnTo>
                                    <a:pt x="270" y="174"/>
                                  </a:lnTo>
                                  <a:lnTo>
                                    <a:pt x="270" y="180"/>
                                  </a:lnTo>
                                  <a:lnTo>
                                    <a:pt x="270" y="186"/>
                                  </a:lnTo>
                                  <a:lnTo>
                                    <a:pt x="264" y="186"/>
                                  </a:lnTo>
                                  <a:lnTo>
                                    <a:pt x="264" y="192"/>
                                  </a:lnTo>
                                  <a:lnTo>
                                    <a:pt x="264" y="198"/>
                                  </a:lnTo>
                                  <a:lnTo>
                                    <a:pt x="264" y="204"/>
                                  </a:lnTo>
                                  <a:lnTo>
                                    <a:pt x="258" y="204"/>
                                  </a:lnTo>
                                  <a:lnTo>
                                    <a:pt x="258" y="210"/>
                                  </a:lnTo>
                                  <a:lnTo>
                                    <a:pt x="258" y="216"/>
                                  </a:lnTo>
                                  <a:lnTo>
                                    <a:pt x="252" y="216"/>
                                  </a:lnTo>
                                  <a:lnTo>
                                    <a:pt x="252" y="222"/>
                                  </a:lnTo>
                                  <a:lnTo>
                                    <a:pt x="258" y="222"/>
                                  </a:lnTo>
                                  <a:lnTo>
                                    <a:pt x="258" y="228"/>
                                  </a:lnTo>
                                  <a:lnTo>
                                    <a:pt x="252" y="228"/>
                                  </a:lnTo>
                                  <a:lnTo>
                                    <a:pt x="252" y="234"/>
                                  </a:lnTo>
                                  <a:lnTo>
                                    <a:pt x="246" y="234"/>
                                  </a:lnTo>
                                  <a:lnTo>
                                    <a:pt x="246" y="240"/>
                                  </a:lnTo>
                                  <a:lnTo>
                                    <a:pt x="246" y="246"/>
                                  </a:lnTo>
                                  <a:lnTo>
                                    <a:pt x="246" y="252"/>
                                  </a:lnTo>
                                  <a:lnTo>
                                    <a:pt x="246" y="258"/>
                                  </a:lnTo>
                                  <a:lnTo>
                                    <a:pt x="240" y="258"/>
                                  </a:lnTo>
                                  <a:lnTo>
                                    <a:pt x="240" y="264"/>
                                  </a:lnTo>
                                  <a:lnTo>
                                    <a:pt x="234" y="264"/>
                                  </a:lnTo>
                                  <a:lnTo>
                                    <a:pt x="234" y="270"/>
                                  </a:lnTo>
                                  <a:lnTo>
                                    <a:pt x="234" y="276"/>
                                  </a:lnTo>
                                  <a:lnTo>
                                    <a:pt x="234" y="270"/>
                                  </a:lnTo>
                                  <a:lnTo>
                                    <a:pt x="228" y="276"/>
                                  </a:lnTo>
                                  <a:lnTo>
                                    <a:pt x="216" y="282"/>
                                  </a:lnTo>
                                  <a:lnTo>
                                    <a:pt x="216" y="288"/>
                                  </a:lnTo>
                                  <a:lnTo>
                                    <a:pt x="210" y="288"/>
                                  </a:lnTo>
                                  <a:lnTo>
                                    <a:pt x="210" y="294"/>
                                  </a:lnTo>
                                  <a:lnTo>
                                    <a:pt x="204" y="294"/>
                                  </a:lnTo>
                                  <a:lnTo>
                                    <a:pt x="192" y="306"/>
                                  </a:lnTo>
                                  <a:lnTo>
                                    <a:pt x="186" y="312"/>
                                  </a:lnTo>
                                  <a:lnTo>
                                    <a:pt x="180" y="312"/>
                                  </a:lnTo>
                                  <a:lnTo>
                                    <a:pt x="174" y="318"/>
                                  </a:lnTo>
                                  <a:lnTo>
                                    <a:pt x="168" y="324"/>
                                  </a:lnTo>
                                  <a:lnTo>
                                    <a:pt x="156" y="330"/>
                                  </a:lnTo>
                                  <a:lnTo>
                                    <a:pt x="150" y="336"/>
                                  </a:lnTo>
                                  <a:lnTo>
                                    <a:pt x="144" y="336"/>
                                  </a:lnTo>
                                  <a:lnTo>
                                    <a:pt x="144" y="330"/>
                                  </a:lnTo>
                                  <a:lnTo>
                                    <a:pt x="144" y="324"/>
                                  </a:lnTo>
                                  <a:lnTo>
                                    <a:pt x="138" y="324"/>
                                  </a:lnTo>
                                  <a:lnTo>
                                    <a:pt x="138" y="318"/>
                                  </a:lnTo>
                                  <a:lnTo>
                                    <a:pt x="132" y="306"/>
                                  </a:lnTo>
                                  <a:lnTo>
                                    <a:pt x="126" y="300"/>
                                  </a:lnTo>
                                  <a:lnTo>
                                    <a:pt x="114" y="282"/>
                                  </a:lnTo>
                                  <a:lnTo>
                                    <a:pt x="108" y="264"/>
                                  </a:lnTo>
                                  <a:lnTo>
                                    <a:pt x="102" y="258"/>
                                  </a:lnTo>
                                  <a:lnTo>
                                    <a:pt x="90" y="234"/>
                                  </a:lnTo>
                                  <a:lnTo>
                                    <a:pt x="78" y="210"/>
                                  </a:lnTo>
                                  <a:lnTo>
                                    <a:pt x="66" y="186"/>
                                  </a:lnTo>
                                  <a:lnTo>
                                    <a:pt x="60" y="180"/>
                                  </a:lnTo>
                                  <a:lnTo>
                                    <a:pt x="54" y="168"/>
                                  </a:lnTo>
                                  <a:lnTo>
                                    <a:pt x="54" y="162"/>
                                  </a:lnTo>
                                  <a:lnTo>
                                    <a:pt x="48" y="156"/>
                                  </a:lnTo>
                                  <a:lnTo>
                                    <a:pt x="36" y="132"/>
                                  </a:lnTo>
                                  <a:lnTo>
                                    <a:pt x="30" y="114"/>
                                  </a:lnTo>
                                  <a:lnTo>
                                    <a:pt x="12" y="84"/>
                                  </a:lnTo>
                                  <a:lnTo>
                                    <a:pt x="0" y="72"/>
                                  </a:lnTo>
                                  <a:lnTo>
                                    <a:pt x="6" y="72"/>
                                  </a:lnTo>
                                  <a:lnTo>
                                    <a:pt x="6" y="66"/>
                                  </a:lnTo>
                                  <a:lnTo>
                                    <a:pt x="30" y="60"/>
                                  </a:lnTo>
                                  <a:lnTo>
                                    <a:pt x="42" y="54"/>
                                  </a:lnTo>
                                  <a:lnTo>
                                    <a:pt x="54" y="48"/>
                                  </a:lnTo>
                                  <a:lnTo>
                                    <a:pt x="66" y="42"/>
                                  </a:lnTo>
                                  <a:lnTo>
                                    <a:pt x="78" y="36"/>
                                  </a:lnTo>
                                  <a:lnTo>
                                    <a:pt x="102" y="30"/>
                                  </a:lnTo>
                                  <a:lnTo>
                                    <a:pt x="126" y="18"/>
                                  </a:lnTo>
                                  <a:lnTo>
                                    <a:pt x="144" y="12"/>
                                  </a:lnTo>
                                  <a:lnTo>
                                    <a:pt x="144" y="6"/>
                                  </a:lnTo>
                                  <a:lnTo>
                                    <a:pt x="156" y="6"/>
                                  </a:lnTo>
                                  <a:lnTo>
                                    <a:pt x="156" y="0"/>
                                  </a:lnTo>
                                  <a:close/>
                                </a:path>
                              </a:pathLst>
                            </a:custGeom>
                            <a:solidFill>
                              <a:srgbClr val="FFC000"/>
                            </a:solidFill>
                            <a:ln w="9525">
                              <a:solidFill>
                                <a:schemeClr val="tx1"/>
                              </a:solidFill>
                              <a:prstDash val="solid"/>
                              <a:round/>
                              <a:headEnd/>
                              <a:tailEnd/>
                            </a:ln>
                          </wps:spPr>
                          <wps:bodyPr/>
                        </wps:wsp>
                        <wps:wsp>
                          <wps:cNvPr id="643" name="Freeform 186"/>
                          <wps:cNvSpPr>
                            <a:spLocks/>
                          </wps:cNvSpPr>
                          <wps:spPr bwMode="auto">
                            <a:xfrm>
                              <a:off x="4550460" y="9553202"/>
                              <a:ext cx="1127461" cy="1312889"/>
                            </a:xfrm>
                            <a:custGeom>
                              <a:avLst/>
                              <a:gdLst>
                                <a:gd name="T0" fmla="*/ 2147483647 w 312"/>
                                <a:gd name="T1" fmla="*/ 2147483647 h 372"/>
                                <a:gd name="T2" fmla="*/ 2147483647 w 312"/>
                                <a:gd name="T3" fmla="*/ 2147483647 h 372"/>
                                <a:gd name="T4" fmla="*/ 2147483647 w 312"/>
                                <a:gd name="T5" fmla="*/ 2147483647 h 372"/>
                                <a:gd name="T6" fmla="*/ 2147483647 w 312"/>
                                <a:gd name="T7" fmla="*/ 2147483647 h 372"/>
                                <a:gd name="T8" fmla="*/ 2147483647 w 312"/>
                                <a:gd name="T9" fmla="*/ 2147483647 h 372"/>
                                <a:gd name="T10" fmla="*/ 2147483647 w 312"/>
                                <a:gd name="T11" fmla="*/ 2147483647 h 372"/>
                                <a:gd name="T12" fmla="*/ 2147483647 w 312"/>
                                <a:gd name="T13" fmla="*/ 2147483647 h 372"/>
                                <a:gd name="T14" fmla="*/ 2147483647 w 312"/>
                                <a:gd name="T15" fmla="*/ 2147483647 h 372"/>
                                <a:gd name="T16" fmla="*/ 2147483647 w 312"/>
                                <a:gd name="T17" fmla="*/ 2147483647 h 372"/>
                                <a:gd name="T18" fmla="*/ 2147483647 w 312"/>
                                <a:gd name="T19" fmla="*/ 2147483647 h 372"/>
                                <a:gd name="T20" fmla="*/ 2147483647 w 312"/>
                                <a:gd name="T21" fmla="*/ 2147483647 h 372"/>
                                <a:gd name="T22" fmla="*/ 2147483647 w 312"/>
                                <a:gd name="T23" fmla="*/ 2147483647 h 372"/>
                                <a:gd name="T24" fmla="*/ 2147483647 w 312"/>
                                <a:gd name="T25" fmla="*/ 2147483647 h 372"/>
                                <a:gd name="T26" fmla="*/ 2147483647 w 312"/>
                                <a:gd name="T27" fmla="*/ 2147483647 h 372"/>
                                <a:gd name="T28" fmla="*/ 2147483647 w 312"/>
                                <a:gd name="T29" fmla="*/ 2147483647 h 372"/>
                                <a:gd name="T30" fmla="*/ 2147483647 w 312"/>
                                <a:gd name="T31" fmla="*/ 2147483647 h 372"/>
                                <a:gd name="T32" fmla="*/ 2147483647 w 312"/>
                                <a:gd name="T33" fmla="*/ 2147483647 h 372"/>
                                <a:gd name="T34" fmla="*/ 2147483647 w 312"/>
                                <a:gd name="T35" fmla="*/ 2147483647 h 372"/>
                                <a:gd name="T36" fmla="*/ 2147483647 w 312"/>
                                <a:gd name="T37" fmla="*/ 2147483647 h 372"/>
                                <a:gd name="T38" fmla="*/ 2147483647 w 312"/>
                                <a:gd name="T39" fmla="*/ 2147483647 h 372"/>
                                <a:gd name="T40" fmla="*/ 2147483647 w 312"/>
                                <a:gd name="T41" fmla="*/ 2147483647 h 372"/>
                                <a:gd name="T42" fmla="*/ 2147483647 w 312"/>
                                <a:gd name="T43" fmla="*/ 2147483647 h 372"/>
                                <a:gd name="T44" fmla="*/ 2147483647 w 312"/>
                                <a:gd name="T45" fmla="*/ 2147483647 h 372"/>
                                <a:gd name="T46" fmla="*/ 2147483647 w 312"/>
                                <a:gd name="T47" fmla="*/ 2147483647 h 372"/>
                                <a:gd name="T48" fmla="*/ 2147483647 w 312"/>
                                <a:gd name="T49" fmla="*/ 2147483647 h 372"/>
                                <a:gd name="T50" fmla="*/ 2147483647 w 312"/>
                                <a:gd name="T51" fmla="*/ 2147483647 h 372"/>
                                <a:gd name="T52" fmla="*/ 2147483647 w 312"/>
                                <a:gd name="T53" fmla="*/ 2147483647 h 372"/>
                                <a:gd name="T54" fmla="*/ 2147483647 w 312"/>
                                <a:gd name="T55" fmla="*/ 2147483647 h 372"/>
                                <a:gd name="T56" fmla="*/ 2147483647 w 312"/>
                                <a:gd name="T57" fmla="*/ 2147483647 h 372"/>
                                <a:gd name="T58" fmla="*/ 2147483647 w 312"/>
                                <a:gd name="T59" fmla="*/ 2147483647 h 372"/>
                                <a:gd name="T60" fmla="*/ 2147483647 w 312"/>
                                <a:gd name="T61" fmla="*/ 2147483647 h 372"/>
                                <a:gd name="T62" fmla="*/ 2147483647 w 312"/>
                                <a:gd name="T63" fmla="*/ 2147483647 h 372"/>
                                <a:gd name="T64" fmla="*/ 2147483647 w 312"/>
                                <a:gd name="T65" fmla="*/ 2147483647 h 372"/>
                                <a:gd name="T66" fmla="*/ 2147483647 w 312"/>
                                <a:gd name="T67" fmla="*/ 2147483647 h 372"/>
                                <a:gd name="T68" fmla="*/ 0 w 312"/>
                                <a:gd name="T69" fmla="*/ 2147483647 h 372"/>
                                <a:gd name="T70" fmla="*/ 2147483647 w 312"/>
                                <a:gd name="T71" fmla="*/ 2147483647 h 372"/>
                                <a:gd name="T72" fmla="*/ 2147483647 w 312"/>
                                <a:gd name="T73" fmla="*/ 2147483647 h 372"/>
                                <a:gd name="T74" fmla="*/ 2147483647 w 312"/>
                                <a:gd name="T75" fmla="*/ 2147483647 h 372"/>
                                <a:gd name="T76" fmla="*/ 2147483647 w 312"/>
                                <a:gd name="T77" fmla="*/ 2147483647 h 372"/>
                                <a:gd name="T78" fmla="*/ 2147483647 w 312"/>
                                <a:gd name="T79" fmla="*/ 2147483647 h 372"/>
                                <a:gd name="T80" fmla="*/ 2147483647 w 312"/>
                                <a:gd name="T81" fmla="*/ 0 h 372"/>
                                <a:gd name="T82" fmla="*/ 2147483647 w 312"/>
                                <a:gd name="T83" fmla="*/ 2147483647 h 372"/>
                                <a:gd name="T84" fmla="*/ 2147483647 w 312"/>
                                <a:gd name="T85" fmla="*/ 2147483647 h 372"/>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12" h="372">
                                  <a:moveTo>
                                    <a:pt x="180" y="36"/>
                                  </a:moveTo>
                                  <a:lnTo>
                                    <a:pt x="192" y="48"/>
                                  </a:lnTo>
                                  <a:lnTo>
                                    <a:pt x="210" y="78"/>
                                  </a:lnTo>
                                  <a:lnTo>
                                    <a:pt x="216" y="96"/>
                                  </a:lnTo>
                                  <a:lnTo>
                                    <a:pt x="228" y="120"/>
                                  </a:lnTo>
                                  <a:lnTo>
                                    <a:pt x="234" y="126"/>
                                  </a:lnTo>
                                  <a:lnTo>
                                    <a:pt x="234" y="132"/>
                                  </a:lnTo>
                                  <a:lnTo>
                                    <a:pt x="240" y="144"/>
                                  </a:lnTo>
                                  <a:lnTo>
                                    <a:pt x="246" y="150"/>
                                  </a:lnTo>
                                  <a:lnTo>
                                    <a:pt x="258" y="174"/>
                                  </a:lnTo>
                                  <a:lnTo>
                                    <a:pt x="270" y="198"/>
                                  </a:lnTo>
                                  <a:lnTo>
                                    <a:pt x="282" y="222"/>
                                  </a:lnTo>
                                  <a:lnTo>
                                    <a:pt x="288" y="228"/>
                                  </a:lnTo>
                                  <a:lnTo>
                                    <a:pt x="294" y="246"/>
                                  </a:lnTo>
                                  <a:lnTo>
                                    <a:pt x="306" y="264"/>
                                  </a:lnTo>
                                  <a:lnTo>
                                    <a:pt x="312" y="270"/>
                                  </a:lnTo>
                                  <a:lnTo>
                                    <a:pt x="288" y="318"/>
                                  </a:lnTo>
                                  <a:lnTo>
                                    <a:pt x="282" y="318"/>
                                  </a:lnTo>
                                  <a:lnTo>
                                    <a:pt x="276" y="312"/>
                                  </a:lnTo>
                                  <a:lnTo>
                                    <a:pt x="270" y="312"/>
                                  </a:lnTo>
                                  <a:lnTo>
                                    <a:pt x="264" y="318"/>
                                  </a:lnTo>
                                  <a:lnTo>
                                    <a:pt x="228" y="336"/>
                                  </a:lnTo>
                                  <a:lnTo>
                                    <a:pt x="210" y="348"/>
                                  </a:lnTo>
                                  <a:lnTo>
                                    <a:pt x="204" y="348"/>
                                  </a:lnTo>
                                  <a:lnTo>
                                    <a:pt x="192" y="354"/>
                                  </a:lnTo>
                                  <a:lnTo>
                                    <a:pt x="174" y="360"/>
                                  </a:lnTo>
                                  <a:lnTo>
                                    <a:pt x="132" y="372"/>
                                  </a:lnTo>
                                  <a:lnTo>
                                    <a:pt x="132" y="366"/>
                                  </a:lnTo>
                                  <a:lnTo>
                                    <a:pt x="132" y="360"/>
                                  </a:lnTo>
                                  <a:lnTo>
                                    <a:pt x="126" y="360"/>
                                  </a:lnTo>
                                  <a:lnTo>
                                    <a:pt x="126" y="354"/>
                                  </a:lnTo>
                                  <a:lnTo>
                                    <a:pt x="120" y="354"/>
                                  </a:lnTo>
                                  <a:lnTo>
                                    <a:pt x="114" y="354"/>
                                  </a:lnTo>
                                  <a:lnTo>
                                    <a:pt x="114" y="348"/>
                                  </a:lnTo>
                                  <a:lnTo>
                                    <a:pt x="108" y="348"/>
                                  </a:lnTo>
                                  <a:lnTo>
                                    <a:pt x="102" y="348"/>
                                  </a:lnTo>
                                  <a:lnTo>
                                    <a:pt x="96" y="348"/>
                                  </a:lnTo>
                                  <a:lnTo>
                                    <a:pt x="96" y="342"/>
                                  </a:lnTo>
                                  <a:lnTo>
                                    <a:pt x="90" y="342"/>
                                  </a:lnTo>
                                  <a:lnTo>
                                    <a:pt x="96" y="342"/>
                                  </a:lnTo>
                                  <a:lnTo>
                                    <a:pt x="90" y="342"/>
                                  </a:lnTo>
                                  <a:lnTo>
                                    <a:pt x="90" y="336"/>
                                  </a:lnTo>
                                  <a:lnTo>
                                    <a:pt x="84" y="336"/>
                                  </a:lnTo>
                                  <a:lnTo>
                                    <a:pt x="84" y="330"/>
                                  </a:lnTo>
                                  <a:lnTo>
                                    <a:pt x="90" y="324"/>
                                  </a:lnTo>
                                  <a:lnTo>
                                    <a:pt x="90" y="318"/>
                                  </a:lnTo>
                                  <a:lnTo>
                                    <a:pt x="90" y="300"/>
                                  </a:lnTo>
                                  <a:lnTo>
                                    <a:pt x="90" y="294"/>
                                  </a:lnTo>
                                  <a:lnTo>
                                    <a:pt x="84" y="294"/>
                                  </a:lnTo>
                                  <a:lnTo>
                                    <a:pt x="78" y="288"/>
                                  </a:lnTo>
                                  <a:lnTo>
                                    <a:pt x="78" y="282"/>
                                  </a:lnTo>
                                  <a:lnTo>
                                    <a:pt x="72" y="282"/>
                                  </a:lnTo>
                                  <a:lnTo>
                                    <a:pt x="72" y="276"/>
                                  </a:lnTo>
                                  <a:lnTo>
                                    <a:pt x="72" y="270"/>
                                  </a:lnTo>
                                  <a:lnTo>
                                    <a:pt x="72" y="264"/>
                                  </a:lnTo>
                                  <a:lnTo>
                                    <a:pt x="78" y="258"/>
                                  </a:lnTo>
                                  <a:lnTo>
                                    <a:pt x="78" y="252"/>
                                  </a:lnTo>
                                  <a:lnTo>
                                    <a:pt x="78" y="246"/>
                                  </a:lnTo>
                                  <a:lnTo>
                                    <a:pt x="72" y="246"/>
                                  </a:lnTo>
                                  <a:lnTo>
                                    <a:pt x="72" y="234"/>
                                  </a:lnTo>
                                  <a:lnTo>
                                    <a:pt x="66" y="228"/>
                                  </a:lnTo>
                                  <a:lnTo>
                                    <a:pt x="66" y="222"/>
                                  </a:lnTo>
                                  <a:lnTo>
                                    <a:pt x="60" y="210"/>
                                  </a:lnTo>
                                  <a:lnTo>
                                    <a:pt x="54" y="198"/>
                                  </a:lnTo>
                                  <a:lnTo>
                                    <a:pt x="42" y="174"/>
                                  </a:lnTo>
                                  <a:lnTo>
                                    <a:pt x="48" y="174"/>
                                  </a:lnTo>
                                  <a:lnTo>
                                    <a:pt x="36" y="150"/>
                                  </a:lnTo>
                                  <a:lnTo>
                                    <a:pt x="24" y="132"/>
                                  </a:lnTo>
                                  <a:lnTo>
                                    <a:pt x="6" y="102"/>
                                  </a:lnTo>
                                  <a:lnTo>
                                    <a:pt x="0" y="96"/>
                                  </a:lnTo>
                                  <a:lnTo>
                                    <a:pt x="0" y="90"/>
                                  </a:lnTo>
                                  <a:lnTo>
                                    <a:pt x="6" y="90"/>
                                  </a:lnTo>
                                  <a:lnTo>
                                    <a:pt x="42" y="66"/>
                                  </a:lnTo>
                                  <a:lnTo>
                                    <a:pt x="72" y="48"/>
                                  </a:lnTo>
                                  <a:lnTo>
                                    <a:pt x="84" y="42"/>
                                  </a:lnTo>
                                  <a:lnTo>
                                    <a:pt x="90" y="42"/>
                                  </a:lnTo>
                                  <a:lnTo>
                                    <a:pt x="102" y="30"/>
                                  </a:lnTo>
                                  <a:lnTo>
                                    <a:pt x="108" y="30"/>
                                  </a:lnTo>
                                  <a:lnTo>
                                    <a:pt x="114" y="24"/>
                                  </a:lnTo>
                                  <a:lnTo>
                                    <a:pt x="120" y="24"/>
                                  </a:lnTo>
                                  <a:lnTo>
                                    <a:pt x="138" y="12"/>
                                  </a:lnTo>
                                  <a:lnTo>
                                    <a:pt x="162" y="0"/>
                                  </a:lnTo>
                                  <a:lnTo>
                                    <a:pt x="168" y="6"/>
                                  </a:lnTo>
                                  <a:lnTo>
                                    <a:pt x="168" y="12"/>
                                  </a:lnTo>
                                  <a:lnTo>
                                    <a:pt x="168" y="18"/>
                                  </a:lnTo>
                                  <a:lnTo>
                                    <a:pt x="180" y="30"/>
                                  </a:lnTo>
                                  <a:lnTo>
                                    <a:pt x="180" y="36"/>
                                  </a:lnTo>
                                  <a:close/>
                                </a:path>
                              </a:pathLst>
                            </a:custGeom>
                            <a:solidFill>
                              <a:schemeClr val="accent1">
                                <a:lumMod val="60000"/>
                                <a:lumOff val="40000"/>
                              </a:schemeClr>
                            </a:solidFill>
                            <a:ln w="9525">
                              <a:solidFill>
                                <a:schemeClr val="tx1"/>
                              </a:solidFill>
                              <a:prstDash val="solid"/>
                              <a:round/>
                              <a:headEnd/>
                              <a:tailEnd/>
                            </a:ln>
                          </wps:spPr>
                          <wps:bodyPr/>
                        </wps:wsp>
                        <wps:wsp>
                          <wps:cNvPr id="644" name="Freeform 187"/>
                          <wps:cNvSpPr>
                            <a:spLocks/>
                          </wps:cNvSpPr>
                          <wps:spPr bwMode="auto">
                            <a:xfrm>
                              <a:off x="6046516" y="9955539"/>
                              <a:ext cx="1105780" cy="1355240"/>
                            </a:xfrm>
                            <a:custGeom>
                              <a:avLst/>
                              <a:gdLst>
                                <a:gd name="T0" fmla="*/ 2147483647 w 306"/>
                                <a:gd name="T1" fmla="*/ 2147483647 h 384"/>
                                <a:gd name="T2" fmla="*/ 2147483647 w 306"/>
                                <a:gd name="T3" fmla="*/ 2147483647 h 384"/>
                                <a:gd name="T4" fmla="*/ 2147483647 w 306"/>
                                <a:gd name="T5" fmla="*/ 2147483647 h 384"/>
                                <a:gd name="T6" fmla="*/ 2147483647 w 306"/>
                                <a:gd name="T7" fmla="*/ 2147483647 h 384"/>
                                <a:gd name="T8" fmla="*/ 2147483647 w 306"/>
                                <a:gd name="T9" fmla="*/ 2147483647 h 384"/>
                                <a:gd name="T10" fmla="*/ 2147483647 w 306"/>
                                <a:gd name="T11" fmla="*/ 2147483647 h 384"/>
                                <a:gd name="T12" fmla="*/ 2147483647 w 306"/>
                                <a:gd name="T13" fmla="*/ 2147483647 h 384"/>
                                <a:gd name="T14" fmla="*/ 2147483647 w 306"/>
                                <a:gd name="T15" fmla="*/ 2147483647 h 384"/>
                                <a:gd name="T16" fmla="*/ 2147483647 w 306"/>
                                <a:gd name="T17" fmla="*/ 2147483647 h 384"/>
                                <a:gd name="T18" fmla="*/ 2147483647 w 306"/>
                                <a:gd name="T19" fmla="*/ 2147483647 h 384"/>
                                <a:gd name="T20" fmla="*/ 2147483647 w 306"/>
                                <a:gd name="T21" fmla="*/ 2147483647 h 384"/>
                                <a:gd name="T22" fmla="*/ 2147483647 w 306"/>
                                <a:gd name="T23" fmla="*/ 2147483647 h 384"/>
                                <a:gd name="T24" fmla="*/ 2147483647 w 306"/>
                                <a:gd name="T25" fmla="*/ 2147483647 h 384"/>
                                <a:gd name="T26" fmla="*/ 2147483647 w 306"/>
                                <a:gd name="T27" fmla="*/ 2147483647 h 384"/>
                                <a:gd name="T28" fmla="*/ 2147483647 w 306"/>
                                <a:gd name="T29" fmla="*/ 2147483647 h 384"/>
                                <a:gd name="T30" fmla="*/ 2147483647 w 306"/>
                                <a:gd name="T31" fmla="*/ 2147483647 h 384"/>
                                <a:gd name="T32" fmla="*/ 2147483647 w 306"/>
                                <a:gd name="T33" fmla="*/ 2147483647 h 384"/>
                                <a:gd name="T34" fmla="*/ 2147483647 w 306"/>
                                <a:gd name="T35" fmla="*/ 2147483647 h 384"/>
                                <a:gd name="T36" fmla="*/ 2147483647 w 306"/>
                                <a:gd name="T37" fmla="*/ 2147483647 h 384"/>
                                <a:gd name="T38" fmla="*/ 2147483647 w 306"/>
                                <a:gd name="T39" fmla="*/ 2147483647 h 384"/>
                                <a:gd name="T40" fmla="*/ 2147483647 w 306"/>
                                <a:gd name="T41" fmla="*/ 2147483647 h 384"/>
                                <a:gd name="T42" fmla="*/ 2147483647 w 306"/>
                                <a:gd name="T43" fmla="*/ 2147483647 h 384"/>
                                <a:gd name="T44" fmla="*/ 2147483647 w 306"/>
                                <a:gd name="T45" fmla="*/ 2147483647 h 384"/>
                                <a:gd name="T46" fmla="*/ 2147483647 w 306"/>
                                <a:gd name="T47" fmla="*/ 2147483647 h 384"/>
                                <a:gd name="T48" fmla="*/ 2147483647 w 306"/>
                                <a:gd name="T49" fmla="*/ 2147483647 h 384"/>
                                <a:gd name="T50" fmla="*/ 2147483647 w 306"/>
                                <a:gd name="T51" fmla="*/ 2147483647 h 384"/>
                                <a:gd name="T52" fmla="*/ 2147483647 w 306"/>
                                <a:gd name="T53" fmla="*/ 2147483647 h 384"/>
                                <a:gd name="T54" fmla="*/ 2147483647 w 306"/>
                                <a:gd name="T55" fmla="*/ 2147483647 h 384"/>
                                <a:gd name="T56" fmla="*/ 2147483647 w 306"/>
                                <a:gd name="T57" fmla="*/ 2147483647 h 384"/>
                                <a:gd name="T58" fmla="*/ 2147483647 w 306"/>
                                <a:gd name="T59" fmla="*/ 2147483647 h 384"/>
                                <a:gd name="T60" fmla="*/ 2147483647 w 306"/>
                                <a:gd name="T61" fmla="*/ 2147483647 h 384"/>
                                <a:gd name="T62" fmla="*/ 2147483647 w 306"/>
                                <a:gd name="T63" fmla="*/ 2147483647 h 384"/>
                                <a:gd name="T64" fmla="*/ 2147483647 w 306"/>
                                <a:gd name="T65" fmla="*/ 2147483647 h 384"/>
                                <a:gd name="T66" fmla="*/ 2147483647 w 306"/>
                                <a:gd name="T67" fmla="*/ 2147483647 h 384"/>
                                <a:gd name="T68" fmla="*/ 2147483647 w 306"/>
                                <a:gd name="T69" fmla="*/ 2147483647 h 384"/>
                                <a:gd name="T70" fmla="*/ 2147483647 w 306"/>
                                <a:gd name="T71" fmla="*/ 2147483647 h 384"/>
                                <a:gd name="T72" fmla="*/ 2147483647 w 306"/>
                                <a:gd name="T73" fmla="*/ 2147483647 h 384"/>
                                <a:gd name="T74" fmla="*/ 2147483647 w 306"/>
                                <a:gd name="T75" fmla="*/ 2147483647 h 384"/>
                                <a:gd name="T76" fmla="*/ 2147483647 w 306"/>
                                <a:gd name="T77" fmla="*/ 2147483647 h 384"/>
                                <a:gd name="T78" fmla="*/ 2147483647 w 306"/>
                                <a:gd name="T79" fmla="*/ 2147483647 h 384"/>
                                <a:gd name="T80" fmla="*/ 2147483647 w 306"/>
                                <a:gd name="T81" fmla="*/ 2147483647 h 384"/>
                                <a:gd name="T82" fmla="*/ 2147483647 w 306"/>
                                <a:gd name="T83" fmla="*/ 2147483647 h 384"/>
                                <a:gd name="T84" fmla="*/ 0 w 306"/>
                                <a:gd name="T85" fmla="*/ 2147483647 h 384"/>
                                <a:gd name="T86" fmla="*/ 2147483647 w 306"/>
                                <a:gd name="T87" fmla="*/ 2147483647 h 384"/>
                                <a:gd name="T88" fmla="*/ 2147483647 w 306"/>
                                <a:gd name="T89" fmla="*/ 2147483647 h 384"/>
                                <a:gd name="T90" fmla="*/ 2147483647 w 306"/>
                                <a:gd name="T91" fmla="*/ 2147483647 h 384"/>
                                <a:gd name="T92" fmla="*/ 2147483647 w 306"/>
                                <a:gd name="T93" fmla="*/ 2147483647 h 384"/>
                                <a:gd name="T94" fmla="*/ 2147483647 w 306"/>
                                <a:gd name="T95" fmla="*/ 2147483647 h 384"/>
                                <a:gd name="T96" fmla="*/ 2147483647 w 306"/>
                                <a:gd name="T97" fmla="*/ 2147483647 h 384"/>
                                <a:gd name="T98" fmla="*/ 2147483647 w 306"/>
                                <a:gd name="T99" fmla="*/ 2147483647 h 384"/>
                                <a:gd name="T100" fmla="*/ 2147483647 w 306"/>
                                <a:gd name="T101" fmla="*/ 2147483647 h 384"/>
                                <a:gd name="T102" fmla="*/ 2147483647 w 306"/>
                                <a:gd name="T103" fmla="*/ 2147483647 h 384"/>
                                <a:gd name="T104" fmla="*/ 2147483647 w 306"/>
                                <a:gd name="T105" fmla="*/ 2147483647 h 384"/>
                                <a:gd name="T106" fmla="*/ 2147483647 w 306"/>
                                <a:gd name="T107" fmla="*/ 2147483647 h 384"/>
                                <a:gd name="T108" fmla="*/ 2147483647 w 306"/>
                                <a:gd name="T109" fmla="*/ 2147483647 h 384"/>
                                <a:gd name="T110" fmla="*/ 2147483647 w 306"/>
                                <a:gd name="T111" fmla="*/ 2147483647 h 384"/>
                                <a:gd name="T112" fmla="*/ 2147483647 w 306"/>
                                <a:gd name="T113" fmla="*/ 2147483647 h 384"/>
                                <a:gd name="T114" fmla="*/ 2147483647 w 306"/>
                                <a:gd name="T115" fmla="*/ 2147483647 h 384"/>
                                <a:gd name="T116" fmla="*/ 2147483647 w 306"/>
                                <a:gd name="T117" fmla="*/ 2147483647 h 384"/>
                                <a:gd name="T118" fmla="*/ 2147483647 w 306"/>
                                <a:gd name="T119" fmla="*/ 2147483647 h 384"/>
                                <a:gd name="T120" fmla="*/ 2147483647 w 306"/>
                                <a:gd name="T121" fmla="*/ 2147483647 h 38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06" h="384">
                                  <a:moveTo>
                                    <a:pt x="228" y="0"/>
                                  </a:moveTo>
                                  <a:lnTo>
                                    <a:pt x="228" y="6"/>
                                  </a:lnTo>
                                  <a:lnTo>
                                    <a:pt x="234" y="6"/>
                                  </a:lnTo>
                                  <a:lnTo>
                                    <a:pt x="234" y="12"/>
                                  </a:lnTo>
                                  <a:lnTo>
                                    <a:pt x="240" y="18"/>
                                  </a:lnTo>
                                  <a:lnTo>
                                    <a:pt x="240" y="24"/>
                                  </a:lnTo>
                                  <a:lnTo>
                                    <a:pt x="246" y="24"/>
                                  </a:lnTo>
                                  <a:lnTo>
                                    <a:pt x="246" y="36"/>
                                  </a:lnTo>
                                  <a:lnTo>
                                    <a:pt x="252" y="36"/>
                                  </a:lnTo>
                                  <a:lnTo>
                                    <a:pt x="252" y="42"/>
                                  </a:lnTo>
                                  <a:lnTo>
                                    <a:pt x="258" y="48"/>
                                  </a:lnTo>
                                  <a:lnTo>
                                    <a:pt x="258" y="54"/>
                                  </a:lnTo>
                                  <a:lnTo>
                                    <a:pt x="264" y="60"/>
                                  </a:lnTo>
                                  <a:lnTo>
                                    <a:pt x="270" y="66"/>
                                  </a:lnTo>
                                  <a:lnTo>
                                    <a:pt x="276" y="72"/>
                                  </a:lnTo>
                                  <a:lnTo>
                                    <a:pt x="282" y="84"/>
                                  </a:lnTo>
                                  <a:lnTo>
                                    <a:pt x="288" y="90"/>
                                  </a:lnTo>
                                  <a:lnTo>
                                    <a:pt x="294" y="102"/>
                                  </a:lnTo>
                                  <a:lnTo>
                                    <a:pt x="294" y="108"/>
                                  </a:lnTo>
                                  <a:lnTo>
                                    <a:pt x="300" y="108"/>
                                  </a:lnTo>
                                  <a:lnTo>
                                    <a:pt x="300" y="114"/>
                                  </a:lnTo>
                                  <a:lnTo>
                                    <a:pt x="300" y="144"/>
                                  </a:lnTo>
                                  <a:lnTo>
                                    <a:pt x="300" y="150"/>
                                  </a:lnTo>
                                  <a:lnTo>
                                    <a:pt x="300" y="156"/>
                                  </a:lnTo>
                                  <a:lnTo>
                                    <a:pt x="300" y="162"/>
                                  </a:lnTo>
                                  <a:lnTo>
                                    <a:pt x="306" y="162"/>
                                  </a:lnTo>
                                  <a:lnTo>
                                    <a:pt x="306" y="168"/>
                                  </a:lnTo>
                                  <a:lnTo>
                                    <a:pt x="300" y="168"/>
                                  </a:lnTo>
                                  <a:lnTo>
                                    <a:pt x="300" y="174"/>
                                  </a:lnTo>
                                  <a:lnTo>
                                    <a:pt x="300" y="180"/>
                                  </a:lnTo>
                                  <a:lnTo>
                                    <a:pt x="294" y="180"/>
                                  </a:lnTo>
                                  <a:lnTo>
                                    <a:pt x="294" y="186"/>
                                  </a:lnTo>
                                  <a:lnTo>
                                    <a:pt x="288" y="186"/>
                                  </a:lnTo>
                                  <a:lnTo>
                                    <a:pt x="294" y="186"/>
                                  </a:lnTo>
                                  <a:lnTo>
                                    <a:pt x="288" y="192"/>
                                  </a:lnTo>
                                  <a:lnTo>
                                    <a:pt x="282" y="192"/>
                                  </a:lnTo>
                                  <a:lnTo>
                                    <a:pt x="282" y="198"/>
                                  </a:lnTo>
                                  <a:lnTo>
                                    <a:pt x="282" y="204"/>
                                  </a:lnTo>
                                  <a:lnTo>
                                    <a:pt x="276" y="204"/>
                                  </a:lnTo>
                                  <a:lnTo>
                                    <a:pt x="276" y="210"/>
                                  </a:lnTo>
                                  <a:lnTo>
                                    <a:pt x="282" y="210"/>
                                  </a:lnTo>
                                  <a:lnTo>
                                    <a:pt x="276" y="210"/>
                                  </a:lnTo>
                                  <a:lnTo>
                                    <a:pt x="282" y="210"/>
                                  </a:lnTo>
                                  <a:lnTo>
                                    <a:pt x="282" y="204"/>
                                  </a:lnTo>
                                  <a:lnTo>
                                    <a:pt x="288" y="204"/>
                                  </a:lnTo>
                                  <a:lnTo>
                                    <a:pt x="282" y="210"/>
                                  </a:lnTo>
                                  <a:lnTo>
                                    <a:pt x="288" y="210"/>
                                  </a:lnTo>
                                  <a:lnTo>
                                    <a:pt x="288" y="204"/>
                                  </a:lnTo>
                                  <a:lnTo>
                                    <a:pt x="288" y="210"/>
                                  </a:lnTo>
                                  <a:lnTo>
                                    <a:pt x="294" y="210"/>
                                  </a:lnTo>
                                  <a:lnTo>
                                    <a:pt x="288" y="216"/>
                                  </a:lnTo>
                                  <a:lnTo>
                                    <a:pt x="288" y="222"/>
                                  </a:lnTo>
                                  <a:lnTo>
                                    <a:pt x="282" y="222"/>
                                  </a:lnTo>
                                  <a:lnTo>
                                    <a:pt x="282" y="228"/>
                                  </a:lnTo>
                                  <a:lnTo>
                                    <a:pt x="276" y="228"/>
                                  </a:lnTo>
                                  <a:lnTo>
                                    <a:pt x="282" y="228"/>
                                  </a:lnTo>
                                  <a:lnTo>
                                    <a:pt x="276" y="228"/>
                                  </a:lnTo>
                                  <a:lnTo>
                                    <a:pt x="276" y="234"/>
                                  </a:lnTo>
                                  <a:lnTo>
                                    <a:pt x="276" y="240"/>
                                  </a:lnTo>
                                  <a:lnTo>
                                    <a:pt x="270" y="240"/>
                                  </a:lnTo>
                                  <a:lnTo>
                                    <a:pt x="270" y="246"/>
                                  </a:lnTo>
                                  <a:lnTo>
                                    <a:pt x="264" y="246"/>
                                  </a:lnTo>
                                  <a:lnTo>
                                    <a:pt x="258" y="252"/>
                                  </a:lnTo>
                                  <a:lnTo>
                                    <a:pt x="258" y="258"/>
                                  </a:lnTo>
                                  <a:lnTo>
                                    <a:pt x="252" y="258"/>
                                  </a:lnTo>
                                  <a:lnTo>
                                    <a:pt x="252" y="264"/>
                                  </a:lnTo>
                                  <a:lnTo>
                                    <a:pt x="258" y="264"/>
                                  </a:lnTo>
                                  <a:lnTo>
                                    <a:pt x="264" y="264"/>
                                  </a:lnTo>
                                  <a:lnTo>
                                    <a:pt x="264" y="270"/>
                                  </a:lnTo>
                                  <a:lnTo>
                                    <a:pt x="264" y="276"/>
                                  </a:lnTo>
                                  <a:lnTo>
                                    <a:pt x="264" y="282"/>
                                  </a:lnTo>
                                  <a:lnTo>
                                    <a:pt x="264" y="288"/>
                                  </a:lnTo>
                                  <a:lnTo>
                                    <a:pt x="258" y="288"/>
                                  </a:lnTo>
                                  <a:lnTo>
                                    <a:pt x="258" y="294"/>
                                  </a:lnTo>
                                  <a:lnTo>
                                    <a:pt x="264" y="294"/>
                                  </a:lnTo>
                                  <a:lnTo>
                                    <a:pt x="264" y="300"/>
                                  </a:lnTo>
                                  <a:lnTo>
                                    <a:pt x="258" y="300"/>
                                  </a:lnTo>
                                  <a:lnTo>
                                    <a:pt x="258" y="306"/>
                                  </a:lnTo>
                                  <a:lnTo>
                                    <a:pt x="252" y="312"/>
                                  </a:lnTo>
                                  <a:lnTo>
                                    <a:pt x="252" y="324"/>
                                  </a:lnTo>
                                  <a:lnTo>
                                    <a:pt x="252" y="330"/>
                                  </a:lnTo>
                                  <a:lnTo>
                                    <a:pt x="246" y="336"/>
                                  </a:lnTo>
                                  <a:lnTo>
                                    <a:pt x="246" y="342"/>
                                  </a:lnTo>
                                  <a:lnTo>
                                    <a:pt x="246" y="348"/>
                                  </a:lnTo>
                                  <a:lnTo>
                                    <a:pt x="234" y="348"/>
                                  </a:lnTo>
                                  <a:lnTo>
                                    <a:pt x="228" y="354"/>
                                  </a:lnTo>
                                  <a:lnTo>
                                    <a:pt x="222" y="354"/>
                                  </a:lnTo>
                                  <a:lnTo>
                                    <a:pt x="216" y="360"/>
                                  </a:lnTo>
                                  <a:lnTo>
                                    <a:pt x="210" y="366"/>
                                  </a:lnTo>
                                  <a:lnTo>
                                    <a:pt x="204" y="372"/>
                                  </a:lnTo>
                                  <a:lnTo>
                                    <a:pt x="198" y="372"/>
                                  </a:lnTo>
                                  <a:lnTo>
                                    <a:pt x="192" y="378"/>
                                  </a:lnTo>
                                  <a:lnTo>
                                    <a:pt x="192" y="384"/>
                                  </a:lnTo>
                                  <a:lnTo>
                                    <a:pt x="186" y="378"/>
                                  </a:lnTo>
                                  <a:lnTo>
                                    <a:pt x="180" y="372"/>
                                  </a:lnTo>
                                  <a:lnTo>
                                    <a:pt x="174" y="372"/>
                                  </a:lnTo>
                                  <a:lnTo>
                                    <a:pt x="168" y="372"/>
                                  </a:lnTo>
                                  <a:lnTo>
                                    <a:pt x="162" y="372"/>
                                  </a:lnTo>
                                  <a:lnTo>
                                    <a:pt x="156" y="366"/>
                                  </a:lnTo>
                                  <a:lnTo>
                                    <a:pt x="156" y="360"/>
                                  </a:lnTo>
                                  <a:lnTo>
                                    <a:pt x="156" y="354"/>
                                  </a:lnTo>
                                  <a:lnTo>
                                    <a:pt x="150" y="354"/>
                                  </a:lnTo>
                                  <a:lnTo>
                                    <a:pt x="144" y="348"/>
                                  </a:lnTo>
                                  <a:lnTo>
                                    <a:pt x="138" y="348"/>
                                  </a:lnTo>
                                  <a:lnTo>
                                    <a:pt x="138" y="342"/>
                                  </a:lnTo>
                                  <a:lnTo>
                                    <a:pt x="144" y="336"/>
                                  </a:lnTo>
                                  <a:lnTo>
                                    <a:pt x="144" y="330"/>
                                  </a:lnTo>
                                  <a:lnTo>
                                    <a:pt x="156" y="330"/>
                                  </a:lnTo>
                                  <a:lnTo>
                                    <a:pt x="162" y="324"/>
                                  </a:lnTo>
                                  <a:lnTo>
                                    <a:pt x="162" y="318"/>
                                  </a:lnTo>
                                  <a:lnTo>
                                    <a:pt x="168" y="312"/>
                                  </a:lnTo>
                                  <a:lnTo>
                                    <a:pt x="162" y="312"/>
                                  </a:lnTo>
                                  <a:lnTo>
                                    <a:pt x="156" y="318"/>
                                  </a:lnTo>
                                  <a:lnTo>
                                    <a:pt x="150" y="324"/>
                                  </a:lnTo>
                                  <a:lnTo>
                                    <a:pt x="144" y="330"/>
                                  </a:lnTo>
                                  <a:lnTo>
                                    <a:pt x="138" y="330"/>
                                  </a:lnTo>
                                  <a:lnTo>
                                    <a:pt x="138" y="336"/>
                                  </a:lnTo>
                                  <a:lnTo>
                                    <a:pt x="132" y="342"/>
                                  </a:lnTo>
                                  <a:lnTo>
                                    <a:pt x="126" y="348"/>
                                  </a:lnTo>
                                  <a:lnTo>
                                    <a:pt x="120" y="354"/>
                                  </a:lnTo>
                                  <a:lnTo>
                                    <a:pt x="114" y="348"/>
                                  </a:lnTo>
                                  <a:lnTo>
                                    <a:pt x="120" y="348"/>
                                  </a:lnTo>
                                  <a:lnTo>
                                    <a:pt x="108" y="354"/>
                                  </a:lnTo>
                                  <a:lnTo>
                                    <a:pt x="102" y="354"/>
                                  </a:lnTo>
                                  <a:lnTo>
                                    <a:pt x="102" y="360"/>
                                  </a:lnTo>
                                  <a:lnTo>
                                    <a:pt x="102" y="366"/>
                                  </a:lnTo>
                                  <a:lnTo>
                                    <a:pt x="96" y="360"/>
                                  </a:lnTo>
                                  <a:lnTo>
                                    <a:pt x="96" y="354"/>
                                  </a:lnTo>
                                  <a:lnTo>
                                    <a:pt x="102" y="354"/>
                                  </a:lnTo>
                                  <a:lnTo>
                                    <a:pt x="102" y="348"/>
                                  </a:lnTo>
                                  <a:lnTo>
                                    <a:pt x="102" y="342"/>
                                  </a:lnTo>
                                  <a:lnTo>
                                    <a:pt x="102" y="336"/>
                                  </a:lnTo>
                                  <a:lnTo>
                                    <a:pt x="102" y="330"/>
                                  </a:lnTo>
                                  <a:lnTo>
                                    <a:pt x="102" y="324"/>
                                  </a:lnTo>
                                  <a:lnTo>
                                    <a:pt x="102" y="318"/>
                                  </a:lnTo>
                                  <a:lnTo>
                                    <a:pt x="102" y="312"/>
                                  </a:lnTo>
                                  <a:lnTo>
                                    <a:pt x="96" y="312"/>
                                  </a:lnTo>
                                  <a:lnTo>
                                    <a:pt x="96" y="306"/>
                                  </a:lnTo>
                                  <a:lnTo>
                                    <a:pt x="96" y="300"/>
                                  </a:lnTo>
                                  <a:lnTo>
                                    <a:pt x="102" y="300"/>
                                  </a:lnTo>
                                  <a:lnTo>
                                    <a:pt x="102" y="294"/>
                                  </a:lnTo>
                                  <a:lnTo>
                                    <a:pt x="96" y="294"/>
                                  </a:lnTo>
                                  <a:lnTo>
                                    <a:pt x="96" y="288"/>
                                  </a:lnTo>
                                  <a:lnTo>
                                    <a:pt x="90" y="288"/>
                                  </a:lnTo>
                                  <a:lnTo>
                                    <a:pt x="84" y="288"/>
                                  </a:lnTo>
                                  <a:lnTo>
                                    <a:pt x="84" y="282"/>
                                  </a:lnTo>
                                  <a:lnTo>
                                    <a:pt x="84" y="276"/>
                                  </a:lnTo>
                                  <a:lnTo>
                                    <a:pt x="78" y="276"/>
                                  </a:lnTo>
                                  <a:lnTo>
                                    <a:pt x="84" y="276"/>
                                  </a:lnTo>
                                  <a:lnTo>
                                    <a:pt x="84" y="270"/>
                                  </a:lnTo>
                                  <a:lnTo>
                                    <a:pt x="84" y="264"/>
                                  </a:lnTo>
                                  <a:lnTo>
                                    <a:pt x="78" y="264"/>
                                  </a:lnTo>
                                  <a:lnTo>
                                    <a:pt x="72" y="264"/>
                                  </a:lnTo>
                                  <a:lnTo>
                                    <a:pt x="66" y="246"/>
                                  </a:lnTo>
                                  <a:lnTo>
                                    <a:pt x="54" y="222"/>
                                  </a:lnTo>
                                  <a:lnTo>
                                    <a:pt x="42" y="204"/>
                                  </a:lnTo>
                                  <a:lnTo>
                                    <a:pt x="42" y="198"/>
                                  </a:lnTo>
                                  <a:lnTo>
                                    <a:pt x="36" y="186"/>
                                  </a:lnTo>
                                  <a:lnTo>
                                    <a:pt x="30" y="180"/>
                                  </a:lnTo>
                                  <a:lnTo>
                                    <a:pt x="24" y="174"/>
                                  </a:lnTo>
                                  <a:lnTo>
                                    <a:pt x="24" y="168"/>
                                  </a:lnTo>
                                  <a:lnTo>
                                    <a:pt x="24" y="162"/>
                                  </a:lnTo>
                                  <a:lnTo>
                                    <a:pt x="18" y="162"/>
                                  </a:lnTo>
                                  <a:lnTo>
                                    <a:pt x="18" y="156"/>
                                  </a:lnTo>
                                  <a:lnTo>
                                    <a:pt x="12" y="156"/>
                                  </a:lnTo>
                                  <a:lnTo>
                                    <a:pt x="12" y="150"/>
                                  </a:lnTo>
                                  <a:lnTo>
                                    <a:pt x="12" y="144"/>
                                  </a:lnTo>
                                  <a:lnTo>
                                    <a:pt x="6" y="138"/>
                                  </a:lnTo>
                                  <a:lnTo>
                                    <a:pt x="6" y="132"/>
                                  </a:lnTo>
                                  <a:lnTo>
                                    <a:pt x="0" y="132"/>
                                  </a:lnTo>
                                  <a:lnTo>
                                    <a:pt x="0" y="126"/>
                                  </a:lnTo>
                                  <a:lnTo>
                                    <a:pt x="0" y="120"/>
                                  </a:lnTo>
                                  <a:lnTo>
                                    <a:pt x="0" y="114"/>
                                  </a:lnTo>
                                  <a:lnTo>
                                    <a:pt x="6" y="114"/>
                                  </a:lnTo>
                                  <a:lnTo>
                                    <a:pt x="6" y="108"/>
                                  </a:lnTo>
                                  <a:lnTo>
                                    <a:pt x="12" y="108"/>
                                  </a:lnTo>
                                  <a:lnTo>
                                    <a:pt x="12" y="102"/>
                                  </a:lnTo>
                                  <a:lnTo>
                                    <a:pt x="12" y="96"/>
                                  </a:lnTo>
                                  <a:lnTo>
                                    <a:pt x="12" y="90"/>
                                  </a:lnTo>
                                  <a:lnTo>
                                    <a:pt x="12" y="84"/>
                                  </a:lnTo>
                                  <a:lnTo>
                                    <a:pt x="18" y="84"/>
                                  </a:lnTo>
                                  <a:lnTo>
                                    <a:pt x="18" y="78"/>
                                  </a:lnTo>
                                  <a:lnTo>
                                    <a:pt x="24" y="78"/>
                                  </a:lnTo>
                                  <a:lnTo>
                                    <a:pt x="24" y="72"/>
                                  </a:lnTo>
                                  <a:lnTo>
                                    <a:pt x="18" y="72"/>
                                  </a:lnTo>
                                  <a:lnTo>
                                    <a:pt x="18" y="66"/>
                                  </a:lnTo>
                                  <a:lnTo>
                                    <a:pt x="24" y="66"/>
                                  </a:lnTo>
                                  <a:lnTo>
                                    <a:pt x="24" y="60"/>
                                  </a:lnTo>
                                  <a:lnTo>
                                    <a:pt x="42" y="60"/>
                                  </a:lnTo>
                                  <a:lnTo>
                                    <a:pt x="54" y="60"/>
                                  </a:lnTo>
                                  <a:lnTo>
                                    <a:pt x="66" y="60"/>
                                  </a:lnTo>
                                  <a:lnTo>
                                    <a:pt x="72" y="60"/>
                                  </a:lnTo>
                                  <a:lnTo>
                                    <a:pt x="84" y="60"/>
                                  </a:lnTo>
                                  <a:lnTo>
                                    <a:pt x="90" y="60"/>
                                  </a:lnTo>
                                  <a:lnTo>
                                    <a:pt x="96" y="60"/>
                                  </a:lnTo>
                                  <a:lnTo>
                                    <a:pt x="102" y="54"/>
                                  </a:lnTo>
                                  <a:lnTo>
                                    <a:pt x="108" y="48"/>
                                  </a:lnTo>
                                  <a:lnTo>
                                    <a:pt x="108" y="42"/>
                                  </a:lnTo>
                                  <a:lnTo>
                                    <a:pt x="114" y="42"/>
                                  </a:lnTo>
                                  <a:lnTo>
                                    <a:pt x="120" y="42"/>
                                  </a:lnTo>
                                  <a:lnTo>
                                    <a:pt x="120" y="36"/>
                                  </a:lnTo>
                                  <a:lnTo>
                                    <a:pt x="126" y="36"/>
                                  </a:lnTo>
                                  <a:lnTo>
                                    <a:pt x="126" y="30"/>
                                  </a:lnTo>
                                  <a:lnTo>
                                    <a:pt x="126" y="24"/>
                                  </a:lnTo>
                                  <a:lnTo>
                                    <a:pt x="132" y="24"/>
                                  </a:lnTo>
                                  <a:lnTo>
                                    <a:pt x="138" y="24"/>
                                  </a:lnTo>
                                  <a:lnTo>
                                    <a:pt x="138" y="18"/>
                                  </a:lnTo>
                                  <a:lnTo>
                                    <a:pt x="138" y="12"/>
                                  </a:lnTo>
                                  <a:lnTo>
                                    <a:pt x="144" y="6"/>
                                  </a:lnTo>
                                  <a:lnTo>
                                    <a:pt x="144" y="0"/>
                                  </a:lnTo>
                                  <a:lnTo>
                                    <a:pt x="150" y="0"/>
                                  </a:lnTo>
                                  <a:lnTo>
                                    <a:pt x="150" y="6"/>
                                  </a:lnTo>
                                  <a:lnTo>
                                    <a:pt x="156" y="6"/>
                                  </a:lnTo>
                                  <a:lnTo>
                                    <a:pt x="156" y="12"/>
                                  </a:lnTo>
                                  <a:lnTo>
                                    <a:pt x="156" y="18"/>
                                  </a:lnTo>
                                  <a:lnTo>
                                    <a:pt x="162" y="18"/>
                                  </a:lnTo>
                                  <a:lnTo>
                                    <a:pt x="162" y="24"/>
                                  </a:lnTo>
                                  <a:lnTo>
                                    <a:pt x="168" y="24"/>
                                  </a:lnTo>
                                  <a:lnTo>
                                    <a:pt x="168" y="30"/>
                                  </a:lnTo>
                                  <a:lnTo>
                                    <a:pt x="174" y="36"/>
                                  </a:lnTo>
                                  <a:lnTo>
                                    <a:pt x="174" y="42"/>
                                  </a:lnTo>
                                  <a:lnTo>
                                    <a:pt x="180" y="48"/>
                                  </a:lnTo>
                                  <a:lnTo>
                                    <a:pt x="180" y="54"/>
                                  </a:lnTo>
                                  <a:lnTo>
                                    <a:pt x="186" y="54"/>
                                  </a:lnTo>
                                  <a:lnTo>
                                    <a:pt x="186" y="60"/>
                                  </a:lnTo>
                                  <a:lnTo>
                                    <a:pt x="186" y="66"/>
                                  </a:lnTo>
                                  <a:lnTo>
                                    <a:pt x="192" y="66"/>
                                  </a:lnTo>
                                  <a:lnTo>
                                    <a:pt x="192" y="60"/>
                                  </a:lnTo>
                                  <a:lnTo>
                                    <a:pt x="192" y="66"/>
                                  </a:lnTo>
                                  <a:lnTo>
                                    <a:pt x="192" y="60"/>
                                  </a:lnTo>
                                  <a:lnTo>
                                    <a:pt x="198" y="60"/>
                                  </a:lnTo>
                                  <a:lnTo>
                                    <a:pt x="198" y="54"/>
                                  </a:lnTo>
                                  <a:lnTo>
                                    <a:pt x="198" y="48"/>
                                  </a:lnTo>
                                  <a:lnTo>
                                    <a:pt x="204" y="48"/>
                                  </a:lnTo>
                                  <a:lnTo>
                                    <a:pt x="204" y="42"/>
                                  </a:lnTo>
                                  <a:lnTo>
                                    <a:pt x="204" y="36"/>
                                  </a:lnTo>
                                  <a:lnTo>
                                    <a:pt x="210" y="36"/>
                                  </a:lnTo>
                                  <a:lnTo>
                                    <a:pt x="210" y="30"/>
                                  </a:lnTo>
                                  <a:lnTo>
                                    <a:pt x="210" y="24"/>
                                  </a:lnTo>
                                  <a:lnTo>
                                    <a:pt x="216" y="24"/>
                                  </a:lnTo>
                                  <a:lnTo>
                                    <a:pt x="216" y="18"/>
                                  </a:lnTo>
                                  <a:lnTo>
                                    <a:pt x="216" y="12"/>
                                  </a:lnTo>
                                  <a:lnTo>
                                    <a:pt x="216" y="6"/>
                                  </a:lnTo>
                                  <a:lnTo>
                                    <a:pt x="222" y="6"/>
                                  </a:lnTo>
                                  <a:lnTo>
                                    <a:pt x="222" y="0"/>
                                  </a:lnTo>
                                  <a:lnTo>
                                    <a:pt x="228" y="0"/>
                                  </a:lnTo>
                                  <a:close/>
                                </a:path>
                              </a:pathLst>
                            </a:custGeom>
                            <a:solidFill>
                              <a:srgbClr val="BF95DF"/>
                            </a:solidFill>
                            <a:ln w="9525">
                              <a:solidFill>
                                <a:schemeClr val="tx1"/>
                              </a:solidFill>
                              <a:prstDash val="solid"/>
                              <a:round/>
                              <a:headEnd/>
                              <a:tailEnd/>
                            </a:ln>
                          </wps:spPr>
                          <wps:bodyPr/>
                        </wps:wsp>
                        <wps:wsp>
                          <wps:cNvPr id="645" name="Freeform 188"/>
                          <wps:cNvSpPr>
                            <a:spLocks/>
                          </wps:cNvSpPr>
                          <wps:spPr bwMode="auto">
                            <a:xfrm>
                              <a:off x="6913794" y="9976716"/>
                              <a:ext cx="823915" cy="1058782"/>
                            </a:xfrm>
                            <a:custGeom>
                              <a:avLst/>
                              <a:gdLst>
                                <a:gd name="T0" fmla="*/ 2147483647 w 228"/>
                                <a:gd name="T1" fmla="*/ 2147483647 h 300"/>
                                <a:gd name="T2" fmla="*/ 2147483647 w 228"/>
                                <a:gd name="T3" fmla="*/ 2147483647 h 300"/>
                                <a:gd name="T4" fmla="*/ 2147483647 w 228"/>
                                <a:gd name="T5" fmla="*/ 2147483647 h 300"/>
                                <a:gd name="T6" fmla="*/ 2147483647 w 228"/>
                                <a:gd name="T7" fmla="*/ 0 h 300"/>
                                <a:gd name="T8" fmla="*/ 2147483647 w 228"/>
                                <a:gd name="T9" fmla="*/ 2147483647 h 300"/>
                                <a:gd name="T10" fmla="*/ 2147483647 w 228"/>
                                <a:gd name="T11" fmla="*/ 2147483647 h 300"/>
                                <a:gd name="T12" fmla="*/ 2147483647 w 228"/>
                                <a:gd name="T13" fmla="*/ 2147483647 h 300"/>
                                <a:gd name="T14" fmla="*/ 2147483647 w 228"/>
                                <a:gd name="T15" fmla="*/ 2147483647 h 300"/>
                                <a:gd name="T16" fmla="*/ 2147483647 w 228"/>
                                <a:gd name="T17" fmla="*/ 2147483647 h 300"/>
                                <a:gd name="T18" fmla="*/ 2147483647 w 228"/>
                                <a:gd name="T19" fmla="*/ 2147483647 h 300"/>
                                <a:gd name="T20" fmla="*/ 2147483647 w 228"/>
                                <a:gd name="T21" fmla="*/ 2147483647 h 300"/>
                                <a:gd name="T22" fmla="*/ 2147483647 w 228"/>
                                <a:gd name="T23" fmla="*/ 2147483647 h 300"/>
                                <a:gd name="T24" fmla="*/ 2147483647 w 228"/>
                                <a:gd name="T25" fmla="*/ 2147483647 h 300"/>
                                <a:gd name="T26" fmla="*/ 2147483647 w 228"/>
                                <a:gd name="T27" fmla="*/ 2147483647 h 300"/>
                                <a:gd name="T28" fmla="*/ 2147483647 w 228"/>
                                <a:gd name="T29" fmla="*/ 2147483647 h 300"/>
                                <a:gd name="T30" fmla="*/ 2147483647 w 228"/>
                                <a:gd name="T31" fmla="*/ 2147483647 h 300"/>
                                <a:gd name="T32" fmla="*/ 2147483647 w 228"/>
                                <a:gd name="T33" fmla="*/ 2147483647 h 300"/>
                                <a:gd name="T34" fmla="*/ 2147483647 w 228"/>
                                <a:gd name="T35" fmla="*/ 2147483647 h 300"/>
                                <a:gd name="T36" fmla="*/ 2147483647 w 228"/>
                                <a:gd name="T37" fmla="*/ 2147483647 h 300"/>
                                <a:gd name="T38" fmla="*/ 2147483647 w 228"/>
                                <a:gd name="T39" fmla="*/ 2147483647 h 300"/>
                                <a:gd name="T40" fmla="*/ 2147483647 w 228"/>
                                <a:gd name="T41" fmla="*/ 2147483647 h 300"/>
                                <a:gd name="T42" fmla="*/ 2147483647 w 228"/>
                                <a:gd name="T43" fmla="*/ 2147483647 h 300"/>
                                <a:gd name="T44" fmla="*/ 2147483647 w 228"/>
                                <a:gd name="T45" fmla="*/ 2147483647 h 300"/>
                                <a:gd name="T46" fmla="*/ 2147483647 w 228"/>
                                <a:gd name="T47" fmla="*/ 2147483647 h 300"/>
                                <a:gd name="T48" fmla="*/ 2147483647 w 228"/>
                                <a:gd name="T49" fmla="*/ 2147483647 h 300"/>
                                <a:gd name="T50" fmla="*/ 2147483647 w 228"/>
                                <a:gd name="T51" fmla="*/ 2147483647 h 300"/>
                                <a:gd name="T52" fmla="*/ 2147483647 w 228"/>
                                <a:gd name="T53" fmla="*/ 2147483647 h 300"/>
                                <a:gd name="T54" fmla="*/ 2147483647 w 228"/>
                                <a:gd name="T55" fmla="*/ 2147483647 h 300"/>
                                <a:gd name="T56" fmla="*/ 2147483647 w 228"/>
                                <a:gd name="T57" fmla="*/ 2147483647 h 300"/>
                                <a:gd name="T58" fmla="*/ 2147483647 w 228"/>
                                <a:gd name="T59" fmla="*/ 2147483647 h 300"/>
                                <a:gd name="T60" fmla="*/ 2147483647 w 228"/>
                                <a:gd name="T61" fmla="*/ 2147483647 h 300"/>
                                <a:gd name="T62" fmla="*/ 2147483647 w 228"/>
                                <a:gd name="T63" fmla="*/ 2147483647 h 300"/>
                                <a:gd name="T64" fmla="*/ 2147483647 w 228"/>
                                <a:gd name="T65" fmla="*/ 2147483647 h 300"/>
                                <a:gd name="T66" fmla="*/ 2147483647 w 228"/>
                                <a:gd name="T67" fmla="*/ 2147483647 h 300"/>
                                <a:gd name="T68" fmla="*/ 2147483647 w 228"/>
                                <a:gd name="T69" fmla="*/ 2147483647 h 300"/>
                                <a:gd name="T70" fmla="*/ 2147483647 w 228"/>
                                <a:gd name="T71" fmla="*/ 2147483647 h 300"/>
                                <a:gd name="T72" fmla="*/ 2147483647 w 228"/>
                                <a:gd name="T73" fmla="*/ 2147483647 h 300"/>
                                <a:gd name="T74" fmla="*/ 2147483647 w 228"/>
                                <a:gd name="T75" fmla="*/ 2147483647 h 300"/>
                                <a:gd name="T76" fmla="*/ 2147483647 w 228"/>
                                <a:gd name="T77" fmla="*/ 2147483647 h 300"/>
                                <a:gd name="T78" fmla="*/ 2147483647 w 228"/>
                                <a:gd name="T79" fmla="*/ 2147483647 h 300"/>
                                <a:gd name="T80" fmla="*/ 2147483647 w 228"/>
                                <a:gd name="T81" fmla="*/ 2147483647 h 300"/>
                                <a:gd name="T82" fmla="*/ 2147483647 w 228"/>
                                <a:gd name="T83" fmla="*/ 2147483647 h 300"/>
                                <a:gd name="T84" fmla="*/ 2147483647 w 228"/>
                                <a:gd name="T85" fmla="*/ 2147483647 h 300"/>
                                <a:gd name="T86" fmla="*/ 2147483647 w 228"/>
                                <a:gd name="T87" fmla="*/ 2147483647 h 300"/>
                                <a:gd name="T88" fmla="*/ 2147483647 w 228"/>
                                <a:gd name="T89" fmla="*/ 2147483647 h 300"/>
                                <a:gd name="T90" fmla="*/ 2147483647 w 228"/>
                                <a:gd name="T91" fmla="*/ 2147483647 h 300"/>
                                <a:gd name="T92" fmla="*/ 2147483647 w 228"/>
                                <a:gd name="T93" fmla="*/ 2147483647 h 300"/>
                                <a:gd name="T94" fmla="*/ 2147483647 w 228"/>
                                <a:gd name="T95" fmla="*/ 2147483647 h 300"/>
                                <a:gd name="T96" fmla="*/ 2147483647 w 228"/>
                                <a:gd name="T97" fmla="*/ 2147483647 h 300"/>
                                <a:gd name="T98" fmla="*/ 2147483647 w 228"/>
                                <a:gd name="T99" fmla="*/ 2147483647 h 300"/>
                                <a:gd name="T100" fmla="*/ 2147483647 w 228"/>
                                <a:gd name="T101" fmla="*/ 2147483647 h 300"/>
                                <a:gd name="T102" fmla="*/ 2147483647 w 228"/>
                                <a:gd name="T103" fmla="*/ 2147483647 h 300"/>
                                <a:gd name="T104" fmla="*/ 2147483647 w 228"/>
                                <a:gd name="T105" fmla="*/ 2147483647 h 300"/>
                                <a:gd name="T106" fmla="*/ 2147483647 w 228"/>
                                <a:gd name="T107" fmla="*/ 2147483647 h 300"/>
                                <a:gd name="T108" fmla="*/ 2147483647 w 228"/>
                                <a:gd name="T109" fmla="*/ 2147483647 h 300"/>
                                <a:gd name="T110" fmla="*/ 2147483647 w 228"/>
                                <a:gd name="T111" fmla="*/ 2147483647 h 300"/>
                                <a:gd name="T112" fmla="*/ 2147483647 w 228"/>
                                <a:gd name="T113" fmla="*/ 2147483647 h 300"/>
                                <a:gd name="T114" fmla="*/ 0 w 228"/>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28" h="300">
                                  <a:moveTo>
                                    <a:pt x="0" y="12"/>
                                  </a:moveTo>
                                  <a:lnTo>
                                    <a:pt x="12" y="12"/>
                                  </a:lnTo>
                                  <a:lnTo>
                                    <a:pt x="18" y="12"/>
                                  </a:lnTo>
                                  <a:lnTo>
                                    <a:pt x="24" y="12"/>
                                  </a:lnTo>
                                  <a:lnTo>
                                    <a:pt x="30" y="12"/>
                                  </a:lnTo>
                                  <a:lnTo>
                                    <a:pt x="36" y="6"/>
                                  </a:lnTo>
                                  <a:lnTo>
                                    <a:pt x="42" y="6"/>
                                  </a:lnTo>
                                  <a:lnTo>
                                    <a:pt x="48" y="6"/>
                                  </a:lnTo>
                                  <a:lnTo>
                                    <a:pt x="60" y="6"/>
                                  </a:lnTo>
                                  <a:lnTo>
                                    <a:pt x="66" y="6"/>
                                  </a:lnTo>
                                  <a:lnTo>
                                    <a:pt x="78" y="6"/>
                                  </a:lnTo>
                                  <a:lnTo>
                                    <a:pt x="84" y="6"/>
                                  </a:lnTo>
                                  <a:lnTo>
                                    <a:pt x="90" y="6"/>
                                  </a:lnTo>
                                  <a:lnTo>
                                    <a:pt x="96" y="6"/>
                                  </a:lnTo>
                                  <a:lnTo>
                                    <a:pt x="102" y="6"/>
                                  </a:lnTo>
                                  <a:lnTo>
                                    <a:pt x="108" y="0"/>
                                  </a:lnTo>
                                  <a:lnTo>
                                    <a:pt x="108" y="6"/>
                                  </a:lnTo>
                                  <a:lnTo>
                                    <a:pt x="114" y="6"/>
                                  </a:lnTo>
                                  <a:lnTo>
                                    <a:pt x="120" y="6"/>
                                  </a:lnTo>
                                  <a:lnTo>
                                    <a:pt x="120" y="12"/>
                                  </a:lnTo>
                                  <a:lnTo>
                                    <a:pt x="126" y="12"/>
                                  </a:lnTo>
                                  <a:lnTo>
                                    <a:pt x="132" y="12"/>
                                  </a:lnTo>
                                  <a:lnTo>
                                    <a:pt x="132" y="18"/>
                                  </a:lnTo>
                                  <a:lnTo>
                                    <a:pt x="132" y="24"/>
                                  </a:lnTo>
                                  <a:lnTo>
                                    <a:pt x="138" y="24"/>
                                  </a:lnTo>
                                  <a:lnTo>
                                    <a:pt x="138" y="30"/>
                                  </a:lnTo>
                                  <a:lnTo>
                                    <a:pt x="144" y="30"/>
                                  </a:lnTo>
                                  <a:lnTo>
                                    <a:pt x="150" y="30"/>
                                  </a:lnTo>
                                  <a:lnTo>
                                    <a:pt x="156" y="30"/>
                                  </a:lnTo>
                                  <a:lnTo>
                                    <a:pt x="162" y="30"/>
                                  </a:lnTo>
                                  <a:lnTo>
                                    <a:pt x="168" y="24"/>
                                  </a:lnTo>
                                  <a:lnTo>
                                    <a:pt x="174" y="24"/>
                                  </a:lnTo>
                                  <a:lnTo>
                                    <a:pt x="180" y="24"/>
                                  </a:lnTo>
                                  <a:lnTo>
                                    <a:pt x="180" y="30"/>
                                  </a:lnTo>
                                  <a:lnTo>
                                    <a:pt x="180" y="24"/>
                                  </a:lnTo>
                                  <a:lnTo>
                                    <a:pt x="192" y="18"/>
                                  </a:lnTo>
                                  <a:lnTo>
                                    <a:pt x="198" y="18"/>
                                  </a:lnTo>
                                  <a:lnTo>
                                    <a:pt x="204" y="12"/>
                                  </a:lnTo>
                                  <a:lnTo>
                                    <a:pt x="216" y="6"/>
                                  </a:lnTo>
                                  <a:lnTo>
                                    <a:pt x="216" y="12"/>
                                  </a:lnTo>
                                  <a:lnTo>
                                    <a:pt x="216" y="18"/>
                                  </a:lnTo>
                                  <a:lnTo>
                                    <a:pt x="210" y="18"/>
                                  </a:lnTo>
                                  <a:lnTo>
                                    <a:pt x="210" y="24"/>
                                  </a:lnTo>
                                  <a:lnTo>
                                    <a:pt x="204" y="24"/>
                                  </a:lnTo>
                                  <a:lnTo>
                                    <a:pt x="204" y="30"/>
                                  </a:lnTo>
                                  <a:lnTo>
                                    <a:pt x="204" y="36"/>
                                  </a:lnTo>
                                  <a:lnTo>
                                    <a:pt x="204" y="48"/>
                                  </a:lnTo>
                                  <a:lnTo>
                                    <a:pt x="210" y="60"/>
                                  </a:lnTo>
                                  <a:lnTo>
                                    <a:pt x="210" y="72"/>
                                  </a:lnTo>
                                  <a:lnTo>
                                    <a:pt x="222" y="102"/>
                                  </a:lnTo>
                                  <a:lnTo>
                                    <a:pt x="222" y="108"/>
                                  </a:lnTo>
                                  <a:lnTo>
                                    <a:pt x="228" y="126"/>
                                  </a:lnTo>
                                  <a:lnTo>
                                    <a:pt x="222" y="126"/>
                                  </a:lnTo>
                                  <a:lnTo>
                                    <a:pt x="222" y="132"/>
                                  </a:lnTo>
                                  <a:lnTo>
                                    <a:pt x="222" y="138"/>
                                  </a:lnTo>
                                  <a:lnTo>
                                    <a:pt x="222" y="144"/>
                                  </a:lnTo>
                                  <a:lnTo>
                                    <a:pt x="222" y="150"/>
                                  </a:lnTo>
                                  <a:lnTo>
                                    <a:pt x="222" y="156"/>
                                  </a:lnTo>
                                  <a:lnTo>
                                    <a:pt x="228" y="156"/>
                                  </a:lnTo>
                                  <a:lnTo>
                                    <a:pt x="228" y="162"/>
                                  </a:lnTo>
                                  <a:lnTo>
                                    <a:pt x="222" y="162"/>
                                  </a:lnTo>
                                  <a:lnTo>
                                    <a:pt x="222" y="168"/>
                                  </a:lnTo>
                                  <a:lnTo>
                                    <a:pt x="222" y="174"/>
                                  </a:lnTo>
                                  <a:lnTo>
                                    <a:pt x="222" y="180"/>
                                  </a:lnTo>
                                  <a:lnTo>
                                    <a:pt x="216" y="180"/>
                                  </a:lnTo>
                                  <a:lnTo>
                                    <a:pt x="216" y="186"/>
                                  </a:lnTo>
                                  <a:lnTo>
                                    <a:pt x="210" y="192"/>
                                  </a:lnTo>
                                  <a:lnTo>
                                    <a:pt x="216" y="192"/>
                                  </a:lnTo>
                                  <a:lnTo>
                                    <a:pt x="210" y="192"/>
                                  </a:lnTo>
                                  <a:lnTo>
                                    <a:pt x="210" y="216"/>
                                  </a:lnTo>
                                  <a:lnTo>
                                    <a:pt x="204" y="222"/>
                                  </a:lnTo>
                                  <a:lnTo>
                                    <a:pt x="198" y="240"/>
                                  </a:lnTo>
                                  <a:lnTo>
                                    <a:pt x="186" y="240"/>
                                  </a:lnTo>
                                  <a:lnTo>
                                    <a:pt x="186" y="234"/>
                                  </a:lnTo>
                                  <a:lnTo>
                                    <a:pt x="192" y="222"/>
                                  </a:lnTo>
                                  <a:lnTo>
                                    <a:pt x="198" y="222"/>
                                  </a:lnTo>
                                  <a:lnTo>
                                    <a:pt x="198" y="228"/>
                                  </a:lnTo>
                                  <a:lnTo>
                                    <a:pt x="204" y="222"/>
                                  </a:lnTo>
                                  <a:lnTo>
                                    <a:pt x="204" y="210"/>
                                  </a:lnTo>
                                  <a:lnTo>
                                    <a:pt x="210" y="198"/>
                                  </a:lnTo>
                                  <a:lnTo>
                                    <a:pt x="210" y="192"/>
                                  </a:lnTo>
                                  <a:lnTo>
                                    <a:pt x="204" y="192"/>
                                  </a:lnTo>
                                  <a:lnTo>
                                    <a:pt x="204" y="198"/>
                                  </a:lnTo>
                                  <a:lnTo>
                                    <a:pt x="198" y="204"/>
                                  </a:lnTo>
                                  <a:lnTo>
                                    <a:pt x="198" y="210"/>
                                  </a:lnTo>
                                  <a:lnTo>
                                    <a:pt x="198" y="216"/>
                                  </a:lnTo>
                                  <a:lnTo>
                                    <a:pt x="192" y="210"/>
                                  </a:lnTo>
                                  <a:lnTo>
                                    <a:pt x="186" y="204"/>
                                  </a:lnTo>
                                  <a:lnTo>
                                    <a:pt x="180" y="204"/>
                                  </a:lnTo>
                                  <a:lnTo>
                                    <a:pt x="174" y="204"/>
                                  </a:lnTo>
                                  <a:lnTo>
                                    <a:pt x="180" y="198"/>
                                  </a:lnTo>
                                  <a:lnTo>
                                    <a:pt x="174" y="198"/>
                                  </a:lnTo>
                                  <a:lnTo>
                                    <a:pt x="168" y="192"/>
                                  </a:lnTo>
                                  <a:lnTo>
                                    <a:pt x="168" y="186"/>
                                  </a:lnTo>
                                  <a:lnTo>
                                    <a:pt x="168" y="180"/>
                                  </a:lnTo>
                                  <a:lnTo>
                                    <a:pt x="162" y="186"/>
                                  </a:lnTo>
                                  <a:lnTo>
                                    <a:pt x="150" y="180"/>
                                  </a:lnTo>
                                  <a:lnTo>
                                    <a:pt x="150" y="186"/>
                                  </a:lnTo>
                                  <a:lnTo>
                                    <a:pt x="150" y="192"/>
                                  </a:lnTo>
                                  <a:lnTo>
                                    <a:pt x="156" y="192"/>
                                  </a:lnTo>
                                  <a:lnTo>
                                    <a:pt x="156" y="198"/>
                                  </a:lnTo>
                                  <a:lnTo>
                                    <a:pt x="162" y="204"/>
                                  </a:lnTo>
                                  <a:lnTo>
                                    <a:pt x="162" y="210"/>
                                  </a:lnTo>
                                  <a:lnTo>
                                    <a:pt x="156" y="216"/>
                                  </a:lnTo>
                                  <a:lnTo>
                                    <a:pt x="156" y="222"/>
                                  </a:lnTo>
                                  <a:lnTo>
                                    <a:pt x="150" y="222"/>
                                  </a:lnTo>
                                  <a:lnTo>
                                    <a:pt x="150" y="234"/>
                                  </a:lnTo>
                                  <a:lnTo>
                                    <a:pt x="144" y="240"/>
                                  </a:lnTo>
                                  <a:lnTo>
                                    <a:pt x="138" y="234"/>
                                  </a:lnTo>
                                  <a:lnTo>
                                    <a:pt x="132" y="234"/>
                                  </a:lnTo>
                                  <a:lnTo>
                                    <a:pt x="126" y="234"/>
                                  </a:lnTo>
                                  <a:lnTo>
                                    <a:pt x="114" y="234"/>
                                  </a:lnTo>
                                  <a:lnTo>
                                    <a:pt x="108" y="234"/>
                                  </a:lnTo>
                                  <a:lnTo>
                                    <a:pt x="102" y="240"/>
                                  </a:lnTo>
                                  <a:lnTo>
                                    <a:pt x="102" y="246"/>
                                  </a:lnTo>
                                  <a:lnTo>
                                    <a:pt x="96" y="246"/>
                                  </a:lnTo>
                                  <a:lnTo>
                                    <a:pt x="84" y="252"/>
                                  </a:lnTo>
                                  <a:lnTo>
                                    <a:pt x="78" y="258"/>
                                  </a:lnTo>
                                  <a:lnTo>
                                    <a:pt x="78" y="264"/>
                                  </a:lnTo>
                                  <a:lnTo>
                                    <a:pt x="72" y="270"/>
                                  </a:lnTo>
                                  <a:lnTo>
                                    <a:pt x="72" y="276"/>
                                  </a:lnTo>
                                  <a:lnTo>
                                    <a:pt x="72" y="282"/>
                                  </a:lnTo>
                                  <a:lnTo>
                                    <a:pt x="78" y="288"/>
                                  </a:lnTo>
                                  <a:lnTo>
                                    <a:pt x="72" y="294"/>
                                  </a:lnTo>
                                  <a:lnTo>
                                    <a:pt x="66" y="300"/>
                                  </a:lnTo>
                                  <a:lnTo>
                                    <a:pt x="66" y="288"/>
                                  </a:lnTo>
                                  <a:lnTo>
                                    <a:pt x="66" y="282"/>
                                  </a:lnTo>
                                  <a:lnTo>
                                    <a:pt x="66" y="276"/>
                                  </a:lnTo>
                                  <a:lnTo>
                                    <a:pt x="72" y="270"/>
                                  </a:lnTo>
                                  <a:lnTo>
                                    <a:pt x="66" y="270"/>
                                  </a:lnTo>
                                  <a:lnTo>
                                    <a:pt x="66" y="264"/>
                                  </a:lnTo>
                                  <a:lnTo>
                                    <a:pt x="72" y="258"/>
                                  </a:lnTo>
                                  <a:lnTo>
                                    <a:pt x="72" y="252"/>
                                  </a:lnTo>
                                  <a:lnTo>
                                    <a:pt x="78" y="246"/>
                                  </a:lnTo>
                                  <a:lnTo>
                                    <a:pt x="84" y="240"/>
                                  </a:lnTo>
                                  <a:lnTo>
                                    <a:pt x="90" y="234"/>
                                  </a:lnTo>
                                  <a:lnTo>
                                    <a:pt x="96" y="234"/>
                                  </a:lnTo>
                                  <a:lnTo>
                                    <a:pt x="96" y="228"/>
                                  </a:lnTo>
                                  <a:lnTo>
                                    <a:pt x="102" y="222"/>
                                  </a:lnTo>
                                  <a:lnTo>
                                    <a:pt x="102" y="216"/>
                                  </a:lnTo>
                                  <a:lnTo>
                                    <a:pt x="96" y="216"/>
                                  </a:lnTo>
                                  <a:lnTo>
                                    <a:pt x="96" y="222"/>
                                  </a:lnTo>
                                  <a:lnTo>
                                    <a:pt x="90" y="228"/>
                                  </a:lnTo>
                                  <a:lnTo>
                                    <a:pt x="84" y="228"/>
                                  </a:lnTo>
                                  <a:lnTo>
                                    <a:pt x="84" y="234"/>
                                  </a:lnTo>
                                  <a:lnTo>
                                    <a:pt x="78" y="240"/>
                                  </a:lnTo>
                                  <a:lnTo>
                                    <a:pt x="72" y="240"/>
                                  </a:lnTo>
                                  <a:lnTo>
                                    <a:pt x="66" y="240"/>
                                  </a:lnTo>
                                  <a:lnTo>
                                    <a:pt x="66" y="246"/>
                                  </a:lnTo>
                                  <a:lnTo>
                                    <a:pt x="60" y="252"/>
                                  </a:lnTo>
                                  <a:lnTo>
                                    <a:pt x="66" y="252"/>
                                  </a:lnTo>
                                  <a:lnTo>
                                    <a:pt x="66" y="258"/>
                                  </a:lnTo>
                                  <a:lnTo>
                                    <a:pt x="60" y="258"/>
                                  </a:lnTo>
                                  <a:lnTo>
                                    <a:pt x="54" y="264"/>
                                  </a:lnTo>
                                  <a:lnTo>
                                    <a:pt x="54" y="270"/>
                                  </a:lnTo>
                                  <a:lnTo>
                                    <a:pt x="54" y="276"/>
                                  </a:lnTo>
                                  <a:lnTo>
                                    <a:pt x="48" y="282"/>
                                  </a:lnTo>
                                  <a:lnTo>
                                    <a:pt x="42" y="288"/>
                                  </a:lnTo>
                                  <a:lnTo>
                                    <a:pt x="42" y="294"/>
                                  </a:lnTo>
                                  <a:lnTo>
                                    <a:pt x="30" y="294"/>
                                  </a:lnTo>
                                  <a:lnTo>
                                    <a:pt x="24" y="288"/>
                                  </a:lnTo>
                                  <a:lnTo>
                                    <a:pt x="24" y="294"/>
                                  </a:lnTo>
                                  <a:lnTo>
                                    <a:pt x="24" y="288"/>
                                  </a:lnTo>
                                  <a:lnTo>
                                    <a:pt x="18" y="288"/>
                                  </a:lnTo>
                                  <a:lnTo>
                                    <a:pt x="18" y="282"/>
                                  </a:lnTo>
                                  <a:lnTo>
                                    <a:pt x="24" y="282"/>
                                  </a:lnTo>
                                  <a:lnTo>
                                    <a:pt x="24" y="276"/>
                                  </a:lnTo>
                                  <a:lnTo>
                                    <a:pt x="24" y="270"/>
                                  </a:lnTo>
                                  <a:lnTo>
                                    <a:pt x="24" y="264"/>
                                  </a:lnTo>
                                  <a:lnTo>
                                    <a:pt x="24" y="258"/>
                                  </a:lnTo>
                                  <a:lnTo>
                                    <a:pt x="18" y="258"/>
                                  </a:lnTo>
                                  <a:lnTo>
                                    <a:pt x="12" y="258"/>
                                  </a:lnTo>
                                  <a:lnTo>
                                    <a:pt x="12" y="252"/>
                                  </a:lnTo>
                                  <a:lnTo>
                                    <a:pt x="18" y="252"/>
                                  </a:lnTo>
                                  <a:lnTo>
                                    <a:pt x="18" y="246"/>
                                  </a:lnTo>
                                  <a:lnTo>
                                    <a:pt x="24" y="240"/>
                                  </a:lnTo>
                                  <a:lnTo>
                                    <a:pt x="30" y="240"/>
                                  </a:lnTo>
                                  <a:lnTo>
                                    <a:pt x="30" y="234"/>
                                  </a:lnTo>
                                  <a:lnTo>
                                    <a:pt x="36" y="234"/>
                                  </a:lnTo>
                                  <a:lnTo>
                                    <a:pt x="36" y="228"/>
                                  </a:lnTo>
                                  <a:lnTo>
                                    <a:pt x="36" y="222"/>
                                  </a:lnTo>
                                  <a:lnTo>
                                    <a:pt x="42" y="222"/>
                                  </a:lnTo>
                                  <a:lnTo>
                                    <a:pt x="36" y="222"/>
                                  </a:lnTo>
                                  <a:lnTo>
                                    <a:pt x="42" y="222"/>
                                  </a:lnTo>
                                  <a:lnTo>
                                    <a:pt x="42" y="216"/>
                                  </a:lnTo>
                                  <a:lnTo>
                                    <a:pt x="48" y="216"/>
                                  </a:lnTo>
                                  <a:lnTo>
                                    <a:pt x="48" y="210"/>
                                  </a:lnTo>
                                  <a:lnTo>
                                    <a:pt x="54" y="204"/>
                                  </a:lnTo>
                                  <a:lnTo>
                                    <a:pt x="48" y="204"/>
                                  </a:lnTo>
                                  <a:lnTo>
                                    <a:pt x="48" y="198"/>
                                  </a:lnTo>
                                  <a:lnTo>
                                    <a:pt x="48" y="204"/>
                                  </a:lnTo>
                                  <a:lnTo>
                                    <a:pt x="42" y="204"/>
                                  </a:lnTo>
                                  <a:lnTo>
                                    <a:pt x="48" y="198"/>
                                  </a:lnTo>
                                  <a:lnTo>
                                    <a:pt x="42" y="198"/>
                                  </a:lnTo>
                                  <a:lnTo>
                                    <a:pt x="42" y="204"/>
                                  </a:lnTo>
                                  <a:lnTo>
                                    <a:pt x="36" y="204"/>
                                  </a:lnTo>
                                  <a:lnTo>
                                    <a:pt x="42" y="204"/>
                                  </a:lnTo>
                                  <a:lnTo>
                                    <a:pt x="36" y="204"/>
                                  </a:lnTo>
                                  <a:lnTo>
                                    <a:pt x="36" y="198"/>
                                  </a:lnTo>
                                  <a:lnTo>
                                    <a:pt x="42" y="198"/>
                                  </a:lnTo>
                                  <a:lnTo>
                                    <a:pt x="42" y="192"/>
                                  </a:lnTo>
                                  <a:lnTo>
                                    <a:pt x="42" y="186"/>
                                  </a:lnTo>
                                  <a:lnTo>
                                    <a:pt x="48" y="186"/>
                                  </a:lnTo>
                                  <a:lnTo>
                                    <a:pt x="54" y="180"/>
                                  </a:lnTo>
                                  <a:lnTo>
                                    <a:pt x="48" y="180"/>
                                  </a:lnTo>
                                  <a:lnTo>
                                    <a:pt x="54" y="180"/>
                                  </a:lnTo>
                                  <a:lnTo>
                                    <a:pt x="54" y="174"/>
                                  </a:lnTo>
                                  <a:lnTo>
                                    <a:pt x="60" y="174"/>
                                  </a:lnTo>
                                  <a:lnTo>
                                    <a:pt x="60" y="168"/>
                                  </a:lnTo>
                                  <a:lnTo>
                                    <a:pt x="60" y="162"/>
                                  </a:lnTo>
                                  <a:lnTo>
                                    <a:pt x="66" y="162"/>
                                  </a:lnTo>
                                  <a:lnTo>
                                    <a:pt x="66" y="156"/>
                                  </a:lnTo>
                                  <a:lnTo>
                                    <a:pt x="60" y="156"/>
                                  </a:lnTo>
                                  <a:lnTo>
                                    <a:pt x="60" y="150"/>
                                  </a:lnTo>
                                  <a:lnTo>
                                    <a:pt x="60" y="144"/>
                                  </a:lnTo>
                                  <a:lnTo>
                                    <a:pt x="60" y="138"/>
                                  </a:lnTo>
                                  <a:lnTo>
                                    <a:pt x="60" y="108"/>
                                  </a:lnTo>
                                  <a:lnTo>
                                    <a:pt x="60" y="102"/>
                                  </a:lnTo>
                                  <a:lnTo>
                                    <a:pt x="54" y="102"/>
                                  </a:lnTo>
                                  <a:lnTo>
                                    <a:pt x="54" y="96"/>
                                  </a:lnTo>
                                  <a:lnTo>
                                    <a:pt x="48" y="84"/>
                                  </a:lnTo>
                                  <a:lnTo>
                                    <a:pt x="42" y="78"/>
                                  </a:lnTo>
                                  <a:lnTo>
                                    <a:pt x="36" y="66"/>
                                  </a:lnTo>
                                  <a:lnTo>
                                    <a:pt x="30" y="60"/>
                                  </a:lnTo>
                                  <a:lnTo>
                                    <a:pt x="24" y="54"/>
                                  </a:lnTo>
                                  <a:lnTo>
                                    <a:pt x="18" y="48"/>
                                  </a:lnTo>
                                  <a:lnTo>
                                    <a:pt x="18" y="42"/>
                                  </a:lnTo>
                                  <a:lnTo>
                                    <a:pt x="12" y="36"/>
                                  </a:lnTo>
                                  <a:lnTo>
                                    <a:pt x="12" y="30"/>
                                  </a:lnTo>
                                  <a:lnTo>
                                    <a:pt x="6" y="30"/>
                                  </a:lnTo>
                                  <a:lnTo>
                                    <a:pt x="6" y="18"/>
                                  </a:lnTo>
                                  <a:lnTo>
                                    <a:pt x="0" y="18"/>
                                  </a:lnTo>
                                  <a:lnTo>
                                    <a:pt x="0" y="12"/>
                                  </a:lnTo>
                                  <a:close/>
                                </a:path>
                              </a:pathLst>
                            </a:custGeom>
                            <a:solidFill>
                              <a:srgbClr val="FF33CC"/>
                            </a:solidFill>
                            <a:ln w="9525">
                              <a:solidFill>
                                <a:schemeClr val="tx1"/>
                              </a:solidFill>
                              <a:prstDash val="solid"/>
                              <a:round/>
                              <a:headEnd/>
                              <a:tailEnd/>
                            </a:ln>
                          </wps:spPr>
                          <wps:bodyPr/>
                        </wps:wsp>
                        <wps:wsp>
                          <wps:cNvPr id="646" name="Freeform 189"/>
                          <wps:cNvSpPr>
                            <a:spLocks/>
                          </wps:cNvSpPr>
                          <wps:spPr bwMode="auto">
                            <a:xfrm>
                              <a:off x="4051774" y="10167296"/>
                              <a:ext cx="975688" cy="1164659"/>
                            </a:xfrm>
                            <a:custGeom>
                              <a:avLst/>
                              <a:gdLst>
                                <a:gd name="T0" fmla="*/ 2147483647 w 270"/>
                                <a:gd name="T1" fmla="*/ 2147483647 h 330"/>
                                <a:gd name="T2" fmla="*/ 2147483647 w 270"/>
                                <a:gd name="T3" fmla="*/ 2147483647 h 330"/>
                                <a:gd name="T4" fmla="*/ 2147483647 w 270"/>
                                <a:gd name="T5" fmla="*/ 2147483647 h 330"/>
                                <a:gd name="T6" fmla="*/ 2147483647 w 270"/>
                                <a:gd name="T7" fmla="*/ 2147483647 h 330"/>
                                <a:gd name="T8" fmla="*/ 2147483647 w 270"/>
                                <a:gd name="T9" fmla="*/ 2147483647 h 330"/>
                                <a:gd name="T10" fmla="*/ 2147483647 w 270"/>
                                <a:gd name="T11" fmla="*/ 2147483647 h 330"/>
                                <a:gd name="T12" fmla="*/ 2147483647 w 270"/>
                                <a:gd name="T13" fmla="*/ 2147483647 h 330"/>
                                <a:gd name="T14" fmla="*/ 2147483647 w 270"/>
                                <a:gd name="T15" fmla="*/ 2147483647 h 330"/>
                                <a:gd name="T16" fmla="*/ 2147483647 w 270"/>
                                <a:gd name="T17" fmla="*/ 0 h 330"/>
                                <a:gd name="T18" fmla="*/ 2147483647 w 270"/>
                                <a:gd name="T19" fmla="*/ 2147483647 h 330"/>
                                <a:gd name="T20" fmla="*/ 2147483647 w 270"/>
                                <a:gd name="T21" fmla="*/ 2147483647 h 330"/>
                                <a:gd name="T22" fmla="*/ 2147483647 w 270"/>
                                <a:gd name="T23" fmla="*/ 2147483647 h 330"/>
                                <a:gd name="T24" fmla="*/ 2147483647 w 270"/>
                                <a:gd name="T25" fmla="*/ 2147483647 h 330"/>
                                <a:gd name="T26" fmla="*/ 2147483647 w 270"/>
                                <a:gd name="T27" fmla="*/ 2147483647 h 330"/>
                                <a:gd name="T28" fmla="*/ 2147483647 w 270"/>
                                <a:gd name="T29" fmla="*/ 2147483647 h 330"/>
                                <a:gd name="T30" fmla="*/ 2147483647 w 270"/>
                                <a:gd name="T31" fmla="*/ 2147483647 h 330"/>
                                <a:gd name="T32" fmla="*/ 2147483647 w 270"/>
                                <a:gd name="T33" fmla="*/ 2147483647 h 330"/>
                                <a:gd name="T34" fmla="*/ 2147483647 w 270"/>
                                <a:gd name="T35" fmla="*/ 2147483647 h 330"/>
                                <a:gd name="T36" fmla="*/ 2147483647 w 270"/>
                                <a:gd name="T37" fmla="*/ 2147483647 h 330"/>
                                <a:gd name="T38" fmla="*/ 2147483647 w 270"/>
                                <a:gd name="T39" fmla="*/ 2147483647 h 330"/>
                                <a:gd name="T40" fmla="*/ 2147483647 w 270"/>
                                <a:gd name="T41" fmla="*/ 2147483647 h 330"/>
                                <a:gd name="T42" fmla="*/ 2147483647 w 270"/>
                                <a:gd name="T43" fmla="*/ 2147483647 h 330"/>
                                <a:gd name="T44" fmla="*/ 2147483647 w 270"/>
                                <a:gd name="T45" fmla="*/ 2147483647 h 330"/>
                                <a:gd name="T46" fmla="*/ 2147483647 w 270"/>
                                <a:gd name="T47" fmla="*/ 2147483647 h 330"/>
                                <a:gd name="T48" fmla="*/ 2147483647 w 270"/>
                                <a:gd name="T49" fmla="*/ 2147483647 h 330"/>
                                <a:gd name="T50" fmla="*/ 2147483647 w 270"/>
                                <a:gd name="T51" fmla="*/ 2147483647 h 330"/>
                                <a:gd name="T52" fmla="*/ 2147483647 w 270"/>
                                <a:gd name="T53" fmla="*/ 2147483647 h 330"/>
                                <a:gd name="T54" fmla="*/ 2147483647 w 270"/>
                                <a:gd name="T55" fmla="*/ 2147483647 h 330"/>
                                <a:gd name="T56" fmla="*/ 2147483647 w 270"/>
                                <a:gd name="T57" fmla="*/ 2147483647 h 330"/>
                                <a:gd name="T58" fmla="*/ 2147483647 w 270"/>
                                <a:gd name="T59" fmla="*/ 2147483647 h 330"/>
                                <a:gd name="T60" fmla="*/ 2147483647 w 270"/>
                                <a:gd name="T61" fmla="*/ 2147483647 h 330"/>
                                <a:gd name="T62" fmla="*/ 2147483647 w 270"/>
                                <a:gd name="T63" fmla="*/ 2147483647 h 330"/>
                                <a:gd name="T64" fmla="*/ 2147483647 w 270"/>
                                <a:gd name="T65" fmla="*/ 2147483647 h 330"/>
                                <a:gd name="T66" fmla="*/ 2147483647 w 270"/>
                                <a:gd name="T67" fmla="*/ 2147483647 h 330"/>
                                <a:gd name="T68" fmla="*/ 2147483647 w 270"/>
                                <a:gd name="T69" fmla="*/ 2147483647 h 330"/>
                                <a:gd name="T70" fmla="*/ 2147483647 w 270"/>
                                <a:gd name="T71" fmla="*/ 2147483647 h 330"/>
                                <a:gd name="T72" fmla="*/ 2147483647 w 270"/>
                                <a:gd name="T73" fmla="*/ 2147483647 h 330"/>
                                <a:gd name="T74" fmla="*/ 2147483647 w 270"/>
                                <a:gd name="T75" fmla="*/ 2147483647 h 330"/>
                                <a:gd name="T76" fmla="*/ 2147483647 w 270"/>
                                <a:gd name="T77" fmla="*/ 2147483647 h 330"/>
                                <a:gd name="T78" fmla="*/ 2147483647 w 270"/>
                                <a:gd name="T79" fmla="*/ 2147483647 h 330"/>
                                <a:gd name="T80" fmla="*/ 2147483647 w 270"/>
                                <a:gd name="T81" fmla="*/ 2147483647 h 330"/>
                                <a:gd name="T82" fmla="*/ 2147483647 w 270"/>
                                <a:gd name="T83" fmla="*/ 2147483647 h 330"/>
                                <a:gd name="T84" fmla="*/ 2147483647 w 270"/>
                                <a:gd name="T85" fmla="*/ 2147483647 h 330"/>
                                <a:gd name="T86" fmla="*/ 2147483647 w 270"/>
                                <a:gd name="T87" fmla="*/ 2147483647 h 330"/>
                                <a:gd name="T88" fmla="*/ 2147483647 w 270"/>
                                <a:gd name="T89" fmla="*/ 2147483647 h 330"/>
                                <a:gd name="T90" fmla="*/ 2147483647 w 270"/>
                                <a:gd name="T91" fmla="*/ 2147483647 h 330"/>
                                <a:gd name="T92" fmla="*/ 2147483647 w 270"/>
                                <a:gd name="T93" fmla="*/ 2147483647 h 330"/>
                                <a:gd name="T94" fmla="*/ 2147483647 w 270"/>
                                <a:gd name="T95" fmla="*/ 2147483647 h 330"/>
                                <a:gd name="T96" fmla="*/ 2147483647 w 270"/>
                                <a:gd name="T97" fmla="*/ 2147483647 h 330"/>
                                <a:gd name="T98" fmla="*/ 2147483647 w 270"/>
                                <a:gd name="T99" fmla="*/ 2147483647 h 330"/>
                                <a:gd name="T100" fmla="*/ 2147483647 w 270"/>
                                <a:gd name="T101" fmla="*/ 2147483647 h 330"/>
                                <a:gd name="T102" fmla="*/ 2147483647 w 270"/>
                                <a:gd name="T103" fmla="*/ 2147483647 h 330"/>
                                <a:gd name="T104" fmla="*/ 2147483647 w 270"/>
                                <a:gd name="T105" fmla="*/ 2147483647 h 330"/>
                                <a:gd name="T106" fmla="*/ 2147483647 w 270"/>
                                <a:gd name="T107" fmla="*/ 2147483647 h 330"/>
                                <a:gd name="T108" fmla="*/ 2147483647 w 270"/>
                                <a:gd name="T109" fmla="*/ 2147483647 h 330"/>
                                <a:gd name="T110" fmla="*/ 2147483647 w 270"/>
                                <a:gd name="T111" fmla="*/ 2147483647 h 330"/>
                                <a:gd name="T112" fmla="*/ 2147483647 w 270"/>
                                <a:gd name="T113" fmla="*/ 2147483647 h 33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0" h="330">
                                  <a:moveTo>
                                    <a:pt x="0" y="108"/>
                                  </a:moveTo>
                                  <a:lnTo>
                                    <a:pt x="12" y="102"/>
                                  </a:lnTo>
                                  <a:lnTo>
                                    <a:pt x="36" y="84"/>
                                  </a:lnTo>
                                  <a:lnTo>
                                    <a:pt x="42" y="84"/>
                                  </a:lnTo>
                                  <a:lnTo>
                                    <a:pt x="48" y="78"/>
                                  </a:lnTo>
                                  <a:lnTo>
                                    <a:pt x="66" y="72"/>
                                  </a:lnTo>
                                  <a:lnTo>
                                    <a:pt x="78" y="60"/>
                                  </a:lnTo>
                                  <a:lnTo>
                                    <a:pt x="84" y="60"/>
                                  </a:lnTo>
                                  <a:lnTo>
                                    <a:pt x="102" y="48"/>
                                  </a:lnTo>
                                  <a:lnTo>
                                    <a:pt x="108" y="48"/>
                                  </a:lnTo>
                                  <a:lnTo>
                                    <a:pt x="108" y="42"/>
                                  </a:lnTo>
                                  <a:lnTo>
                                    <a:pt x="114" y="42"/>
                                  </a:lnTo>
                                  <a:lnTo>
                                    <a:pt x="120" y="36"/>
                                  </a:lnTo>
                                  <a:lnTo>
                                    <a:pt x="126" y="36"/>
                                  </a:lnTo>
                                  <a:lnTo>
                                    <a:pt x="132" y="30"/>
                                  </a:lnTo>
                                  <a:lnTo>
                                    <a:pt x="144" y="24"/>
                                  </a:lnTo>
                                  <a:lnTo>
                                    <a:pt x="174" y="6"/>
                                  </a:lnTo>
                                  <a:lnTo>
                                    <a:pt x="180" y="0"/>
                                  </a:lnTo>
                                  <a:lnTo>
                                    <a:pt x="192" y="24"/>
                                  </a:lnTo>
                                  <a:lnTo>
                                    <a:pt x="198" y="36"/>
                                  </a:lnTo>
                                  <a:lnTo>
                                    <a:pt x="204" y="48"/>
                                  </a:lnTo>
                                  <a:lnTo>
                                    <a:pt x="204" y="54"/>
                                  </a:lnTo>
                                  <a:lnTo>
                                    <a:pt x="210" y="60"/>
                                  </a:lnTo>
                                  <a:lnTo>
                                    <a:pt x="210" y="72"/>
                                  </a:lnTo>
                                  <a:lnTo>
                                    <a:pt x="216" y="72"/>
                                  </a:lnTo>
                                  <a:lnTo>
                                    <a:pt x="216" y="78"/>
                                  </a:lnTo>
                                  <a:lnTo>
                                    <a:pt x="216" y="84"/>
                                  </a:lnTo>
                                  <a:lnTo>
                                    <a:pt x="210" y="90"/>
                                  </a:lnTo>
                                  <a:lnTo>
                                    <a:pt x="210" y="96"/>
                                  </a:lnTo>
                                  <a:lnTo>
                                    <a:pt x="210" y="102"/>
                                  </a:lnTo>
                                  <a:lnTo>
                                    <a:pt x="210" y="108"/>
                                  </a:lnTo>
                                  <a:lnTo>
                                    <a:pt x="216" y="108"/>
                                  </a:lnTo>
                                  <a:lnTo>
                                    <a:pt x="216" y="114"/>
                                  </a:lnTo>
                                  <a:lnTo>
                                    <a:pt x="222" y="120"/>
                                  </a:lnTo>
                                  <a:lnTo>
                                    <a:pt x="228" y="120"/>
                                  </a:lnTo>
                                  <a:lnTo>
                                    <a:pt x="228" y="126"/>
                                  </a:lnTo>
                                  <a:lnTo>
                                    <a:pt x="228" y="144"/>
                                  </a:lnTo>
                                  <a:lnTo>
                                    <a:pt x="228" y="150"/>
                                  </a:lnTo>
                                  <a:lnTo>
                                    <a:pt x="222" y="156"/>
                                  </a:lnTo>
                                  <a:lnTo>
                                    <a:pt x="222" y="162"/>
                                  </a:lnTo>
                                  <a:lnTo>
                                    <a:pt x="228" y="162"/>
                                  </a:lnTo>
                                  <a:lnTo>
                                    <a:pt x="228" y="168"/>
                                  </a:lnTo>
                                  <a:lnTo>
                                    <a:pt x="234" y="168"/>
                                  </a:lnTo>
                                  <a:lnTo>
                                    <a:pt x="228" y="168"/>
                                  </a:lnTo>
                                  <a:lnTo>
                                    <a:pt x="234" y="168"/>
                                  </a:lnTo>
                                  <a:lnTo>
                                    <a:pt x="234" y="174"/>
                                  </a:lnTo>
                                  <a:lnTo>
                                    <a:pt x="240" y="174"/>
                                  </a:lnTo>
                                  <a:lnTo>
                                    <a:pt x="246" y="174"/>
                                  </a:lnTo>
                                  <a:lnTo>
                                    <a:pt x="252" y="174"/>
                                  </a:lnTo>
                                  <a:lnTo>
                                    <a:pt x="252" y="180"/>
                                  </a:lnTo>
                                  <a:lnTo>
                                    <a:pt x="258" y="180"/>
                                  </a:lnTo>
                                  <a:lnTo>
                                    <a:pt x="264" y="180"/>
                                  </a:lnTo>
                                  <a:lnTo>
                                    <a:pt x="264" y="186"/>
                                  </a:lnTo>
                                  <a:lnTo>
                                    <a:pt x="270" y="186"/>
                                  </a:lnTo>
                                  <a:lnTo>
                                    <a:pt x="270" y="192"/>
                                  </a:lnTo>
                                  <a:lnTo>
                                    <a:pt x="270" y="198"/>
                                  </a:lnTo>
                                  <a:lnTo>
                                    <a:pt x="270" y="210"/>
                                  </a:lnTo>
                                  <a:lnTo>
                                    <a:pt x="258" y="234"/>
                                  </a:lnTo>
                                  <a:lnTo>
                                    <a:pt x="246" y="264"/>
                                  </a:lnTo>
                                  <a:lnTo>
                                    <a:pt x="228" y="294"/>
                                  </a:lnTo>
                                  <a:lnTo>
                                    <a:pt x="222" y="294"/>
                                  </a:lnTo>
                                  <a:lnTo>
                                    <a:pt x="204" y="330"/>
                                  </a:lnTo>
                                  <a:lnTo>
                                    <a:pt x="174" y="330"/>
                                  </a:lnTo>
                                  <a:lnTo>
                                    <a:pt x="168" y="330"/>
                                  </a:lnTo>
                                  <a:lnTo>
                                    <a:pt x="162" y="330"/>
                                  </a:lnTo>
                                  <a:lnTo>
                                    <a:pt x="156" y="330"/>
                                  </a:lnTo>
                                  <a:lnTo>
                                    <a:pt x="150" y="330"/>
                                  </a:lnTo>
                                  <a:lnTo>
                                    <a:pt x="138" y="330"/>
                                  </a:lnTo>
                                  <a:lnTo>
                                    <a:pt x="132" y="330"/>
                                  </a:lnTo>
                                  <a:lnTo>
                                    <a:pt x="102" y="330"/>
                                  </a:lnTo>
                                  <a:lnTo>
                                    <a:pt x="96" y="330"/>
                                  </a:lnTo>
                                  <a:lnTo>
                                    <a:pt x="84" y="330"/>
                                  </a:lnTo>
                                  <a:lnTo>
                                    <a:pt x="78" y="294"/>
                                  </a:lnTo>
                                  <a:lnTo>
                                    <a:pt x="78" y="288"/>
                                  </a:lnTo>
                                  <a:lnTo>
                                    <a:pt x="72" y="270"/>
                                  </a:lnTo>
                                  <a:lnTo>
                                    <a:pt x="72" y="264"/>
                                  </a:lnTo>
                                  <a:lnTo>
                                    <a:pt x="66" y="258"/>
                                  </a:lnTo>
                                  <a:lnTo>
                                    <a:pt x="66" y="252"/>
                                  </a:lnTo>
                                  <a:lnTo>
                                    <a:pt x="66" y="246"/>
                                  </a:lnTo>
                                  <a:lnTo>
                                    <a:pt x="60" y="240"/>
                                  </a:lnTo>
                                  <a:lnTo>
                                    <a:pt x="60" y="234"/>
                                  </a:lnTo>
                                  <a:lnTo>
                                    <a:pt x="60" y="228"/>
                                  </a:lnTo>
                                  <a:lnTo>
                                    <a:pt x="60" y="222"/>
                                  </a:lnTo>
                                  <a:lnTo>
                                    <a:pt x="54" y="222"/>
                                  </a:lnTo>
                                  <a:lnTo>
                                    <a:pt x="54" y="216"/>
                                  </a:lnTo>
                                  <a:lnTo>
                                    <a:pt x="54" y="210"/>
                                  </a:lnTo>
                                  <a:lnTo>
                                    <a:pt x="54" y="204"/>
                                  </a:lnTo>
                                  <a:lnTo>
                                    <a:pt x="54" y="198"/>
                                  </a:lnTo>
                                  <a:lnTo>
                                    <a:pt x="60" y="198"/>
                                  </a:lnTo>
                                  <a:lnTo>
                                    <a:pt x="54" y="198"/>
                                  </a:lnTo>
                                  <a:lnTo>
                                    <a:pt x="54" y="192"/>
                                  </a:lnTo>
                                  <a:lnTo>
                                    <a:pt x="60" y="192"/>
                                  </a:lnTo>
                                  <a:lnTo>
                                    <a:pt x="54" y="192"/>
                                  </a:lnTo>
                                  <a:lnTo>
                                    <a:pt x="54" y="186"/>
                                  </a:lnTo>
                                  <a:lnTo>
                                    <a:pt x="48" y="186"/>
                                  </a:lnTo>
                                  <a:lnTo>
                                    <a:pt x="48" y="180"/>
                                  </a:lnTo>
                                  <a:lnTo>
                                    <a:pt x="42" y="180"/>
                                  </a:lnTo>
                                  <a:lnTo>
                                    <a:pt x="42" y="174"/>
                                  </a:lnTo>
                                  <a:lnTo>
                                    <a:pt x="36" y="174"/>
                                  </a:lnTo>
                                  <a:lnTo>
                                    <a:pt x="36" y="168"/>
                                  </a:lnTo>
                                  <a:lnTo>
                                    <a:pt x="36" y="162"/>
                                  </a:lnTo>
                                  <a:lnTo>
                                    <a:pt x="30" y="162"/>
                                  </a:lnTo>
                                  <a:lnTo>
                                    <a:pt x="30" y="156"/>
                                  </a:lnTo>
                                  <a:lnTo>
                                    <a:pt x="24" y="156"/>
                                  </a:lnTo>
                                  <a:lnTo>
                                    <a:pt x="24" y="150"/>
                                  </a:lnTo>
                                  <a:lnTo>
                                    <a:pt x="18" y="150"/>
                                  </a:lnTo>
                                  <a:lnTo>
                                    <a:pt x="12" y="144"/>
                                  </a:lnTo>
                                  <a:lnTo>
                                    <a:pt x="12" y="138"/>
                                  </a:lnTo>
                                  <a:lnTo>
                                    <a:pt x="6" y="138"/>
                                  </a:lnTo>
                                  <a:lnTo>
                                    <a:pt x="6" y="132"/>
                                  </a:lnTo>
                                  <a:lnTo>
                                    <a:pt x="6" y="126"/>
                                  </a:lnTo>
                                  <a:lnTo>
                                    <a:pt x="6" y="120"/>
                                  </a:lnTo>
                                  <a:lnTo>
                                    <a:pt x="6" y="114"/>
                                  </a:lnTo>
                                  <a:lnTo>
                                    <a:pt x="6" y="108"/>
                                  </a:lnTo>
                                  <a:lnTo>
                                    <a:pt x="0" y="108"/>
                                  </a:lnTo>
                                  <a:close/>
                                </a:path>
                              </a:pathLst>
                            </a:custGeom>
                            <a:solidFill>
                              <a:srgbClr val="00FFFF"/>
                            </a:solidFill>
                            <a:ln w="9525">
                              <a:solidFill>
                                <a:schemeClr val="tx1"/>
                              </a:solidFill>
                              <a:prstDash val="solid"/>
                              <a:round/>
                              <a:headEnd/>
                              <a:tailEnd/>
                            </a:ln>
                          </wps:spPr>
                          <wps:bodyPr/>
                        </wps:wsp>
                        <wps:wsp>
                          <wps:cNvPr id="647" name="Freeform 190"/>
                          <wps:cNvSpPr>
                            <a:spLocks/>
                          </wps:cNvSpPr>
                          <wps:spPr bwMode="auto">
                            <a:xfrm>
                              <a:off x="5569511" y="10379052"/>
                              <a:ext cx="845596" cy="1207011"/>
                            </a:xfrm>
                            <a:custGeom>
                              <a:avLst/>
                              <a:gdLst>
                                <a:gd name="T0" fmla="*/ 2147483647 w 234"/>
                                <a:gd name="T1" fmla="*/ 2147483647 h 342"/>
                                <a:gd name="T2" fmla="*/ 2147483647 w 234"/>
                                <a:gd name="T3" fmla="*/ 2147483647 h 342"/>
                                <a:gd name="T4" fmla="*/ 2147483647 w 234"/>
                                <a:gd name="T5" fmla="*/ 2147483647 h 342"/>
                                <a:gd name="T6" fmla="*/ 2147483647 w 234"/>
                                <a:gd name="T7" fmla="*/ 2147483647 h 342"/>
                                <a:gd name="T8" fmla="*/ 2147483647 w 234"/>
                                <a:gd name="T9" fmla="*/ 2147483647 h 342"/>
                                <a:gd name="T10" fmla="*/ 2147483647 w 234"/>
                                <a:gd name="T11" fmla="*/ 2147483647 h 342"/>
                                <a:gd name="T12" fmla="*/ 2147483647 w 234"/>
                                <a:gd name="T13" fmla="*/ 2147483647 h 342"/>
                                <a:gd name="T14" fmla="*/ 2147483647 w 234"/>
                                <a:gd name="T15" fmla="*/ 2147483647 h 342"/>
                                <a:gd name="T16" fmla="*/ 2147483647 w 234"/>
                                <a:gd name="T17" fmla="*/ 2147483647 h 342"/>
                                <a:gd name="T18" fmla="*/ 2147483647 w 234"/>
                                <a:gd name="T19" fmla="*/ 2147483647 h 342"/>
                                <a:gd name="T20" fmla="*/ 2147483647 w 234"/>
                                <a:gd name="T21" fmla="*/ 2147483647 h 342"/>
                                <a:gd name="T22" fmla="*/ 2147483647 w 234"/>
                                <a:gd name="T23" fmla="*/ 2147483647 h 342"/>
                                <a:gd name="T24" fmla="*/ 2147483647 w 234"/>
                                <a:gd name="T25" fmla="*/ 2147483647 h 342"/>
                                <a:gd name="T26" fmla="*/ 2147483647 w 234"/>
                                <a:gd name="T27" fmla="*/ 2147483647 h 342"/>
                                <a:gd name="T28" fmla="*/ 2147483647 w 234"/>
                                <a:gd name="T29" fmla="*/ 2147483647 h 342"/>
                                <a:gd name="T30" fmla="*/ 2147483647 w 234"/>
                                <a:gd name="T31" fmla="*/ 2147483647 h 342"/>
                                <a:gd name="T32" fmla="*/ 2147483647 w 234"/>
                                <a:gd name="T33" fmla="*/ 2147483647 h 342"/>
                                <a:gd name="T34" fmla="*/ 2147483647 w 234"/>
                                <a:gd name="T35" fmla="*/ 2147483647 h 342"/>
                                <a:gd name="T36" fmla="*/ 2147483647 w 234"/>
                                <a:gd name="T37" fmla="*/ 2147483647 h 342"/>
                                <a:gd name="T38" fmla="*/ 2147483647 w 234"/>
                                <a:gd name="T39" fmla="*/ 2147483647 h 342"/>
                                <a:gd name="T40" fmla="*/ 2147483647 w 234"/>
                                <a:gd name="T41" fmla="*/ 2147483647 h 342"/>
                                <a:gd name="T42" fmla="*/ 2147483647 w 234"/>
                                <a:gd name="T43" fmla="*/ 2147483647 h 342"/>
                                <a:gd name="T44" fmla="*/ 2147483647 w 234"/>
                                <a:gd name="T45" fmla="*/ 2147483647 h 342"/>
                                <a:gd name="T46" fmla="*/ 2147483647 w 234"/>
                                <a:gd name="T47" fmla="*/ 2147483647 h 342"/>
                                <a:gd name="T48" fmla="*/ 2147483647 w 234"/>
                                <a:gd name="T49" fmla="*/ 2147483647 h 342"/>
                                <a:gd name="T50" fmla="*/ 2147483647 w 234"/>
                                <a:gd name="T51" fmla="*/ 2147483647 h 342"/>
                                <a:gd name="T52" fmla="*/ 2147483647 w 234"/>
                                <a:gd name="T53" fmla="*/ 2147483647 h 342"/>
                                <a:gd name="T54" fmla="*/ 2147483647 w 234"/>
                                <a:gd name="T55" fmla="*/ 2147483647 h 342"/>
                                <a:gd name="T56" fmla="*/ 2147483647 w 234"/>
                                <a:gd name="T57" fmla="*/ 2147483647 h 342"/>
                                <a:gd name="T58" fmla="*/ 2147483647 w 234"/>
                                <a:gd name="T59" fmla="*/ 2147483647 h 342"/>
                                <a:gd name="T60" fmla="*/ 2147483647 w 234"/>
                                <a:gd name="T61" fmla="*/ 2147483647 h 342"/>
                                <a:gd name="T62" fmla="*/ 2147483647 w 234"/>
                                <a:gd name="T63" fmla="*/ 2147483647 h 342"/>
                                <a:gd name="T64" fmla="*/ 2147483647 w 234"/>
                                <a:gd name="T65" fmla="*/ 2147483647 h 342"/>
                                <a:gd name="T66" fmla="*/ 2147483647 w 234"/>
                                <a:gd name="T67" fmla="*/ 2147483647 h 342"/>
                                <a:gd name="T68" fmla="*/ 2147483647 w 234"/>
                                <a:gd name="T69" fmla="*/ 2147483647 h 342"/>
                                <a:gd name="T70" fmla="*/ 2147483647 w 234"/>
                                <a:gd name="T71" fmla="*/ 2147483647 h 342"/>
                                <a:gd name="T72" fmla="*/ 2147483647 w 234"/>
                                <a:gd name="T73" fmla="*/ 2147483647 h 342"/>
                                <a:gd name="T74" fmla="*/ 2147483647 w 234"/>
                                <a:gd name="T75" fmla="*/ 2147483647 h 342"/>
                                <a:gd name="T76" fmla="*/ 2147483647 w 234"/>
                                <a:gd name="T77" fmla="*/ 2147483647 h 342"/>
                                <a:gd name="T78" fmla="*/ 2147483647 w 234"/>
                                <a:gd name="T79" fmla="*/ 2147483647 h 342"/>
                                <a:gd name="T80" fmla="*/ 2147483647 w 234"/>
                                <a:gd name="T81" fmla="*/ 2147483647 h 342"/>
                                <a:gd name="T82" fmla="*/ 2147483647 w 234"/>
                                <a:gd name="T83" fmla="*/ 2147483647 h 342"/>
                                <a:gd name="T84" fmla="*/ 2147483647 w 234"/>
                                <a:gd name="T85" fmla="*/ 2147483647 h 342"/>
                                <a:gd name="T86" fmla="*/ 2147483647 w 234"/>
                                <a:gd name="T87" fmla="*/ 2147483647 h 342"/>
                                <a:gd name="T88" fmla="*/ 2147483647 w 234"/>
                                <a:gd name="T89" fmla="*/ 2147483647 h 342"/>
                                <a:gd name="T90" fmla="*/ 2147483647 w 234"/>
                                <a:gd name="T91" fmla="*/ 2147483647 h 342"/>
                                <a:gd name="T92" fmla="*/ 2147483647 w 234"/>
                                <a:gd name="T93" fmla="*/ 2147483647 h 342"/>
                                <a:gd name="T94" fmla="*/ 2147483647 w 234"/>
                                <a:gd name="T95" fmla="*/ 2147483647 h 342"/>
                                <a:gd name="T96" fmla="*/ 2147483647 w 234"/>
                                <a:gd name="T97" fmla="*/ 2147483647 h 342"/>
                                <a:gd name="T98" fmla="*/ 2147483647 w 234"/>
                                <a:gd name="T99" fmla="*/ 2147483647 h 342"/>
                                <a:gd name="T100" fmla="*/ 2147483647 w 234"/>
                                <a:gd name="T101" fmla="*/ 2147483647 h 342"/>
                                <a:gd name="T102" fmla="*/ 2147483647 w 234"/>
                                <a:gd name="T103" fmla="*/ 2147483647 h 342"/>
                                <a:gd name="T104" fmla="*/ 2147483647 w 234"/>
                                <a:gd name="T105" fmla="*/ 2147483647 h 342"/>
                                <a:gd name="T106" fmla="*/ 2147483647 w 234"/>
                                <a:gd name="T107" fmla="*/ 2147483647 h 342"/>
                                <a:gd name="T108" fmla="*/ 2147483647 w 234"/>
                                <a:gd name="T109" fmla="*/ 2147483647 h 342"/>
                                <a:gd name="T110" fmla="*/ 2147483647 w 234"/>
                                <a:gd name="T111" fmla="*/ 2147483647 h 342"/>
                                <a:gd name="T112" fmla="*/ 2147483647 w 234"/>
                                <a:gd name="T113" fmla="*/ 2147483647 h 342"/>
                                <a:gd name="T114" fmla="*/ 2147483647 w 234"/>
                                <a:gd name="T115" fmla="*/ 2147483647 h 342"/>
                                <a:gd name="T116" fmla="*/ 2147483647 w 234"/>
                                <a:gd name="T117" fmla="*/ 2147483647 h 342"/>
                                <a:gd name="T118" fmla="*/ 2147483647 w 234"/>
                                <a:gd name="T119" fmla="*/ 2147483647 h 342"/>
                                <a:gd name="T120" fmla="*/ 2147483647 w 234"/>
                                <a:gd name="T121" fmla="*/ 0 h 34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34" h="342">
                                  <a:moveTo>
                                    <a:pt x="132" y="6"/>
                                  </a:moveTo>
                                  <a:lnTo>
                                    <a:pt x="132" y="12"/>
                                  </a:lnTo>
                                  <a:lnTo>
                                    <a:pt x="138" y="12"/>
                                  </a:lnTo>
                                  <a:lnTo>
                                    <a:pt x="138" y="18"/>
                                  </a:lnTo>
                                  <a:lnTo>
                                    <a:pt x="144" y="24"/>
                                  </a:lnTo>
                                  <a:lnTo>
                                    <a:pt x="144" y="30"/>
                                  </a:lnTo>
                                  <a:lnTo>
                                    <a:pt x="144" y="36"/>
                                  </a:lnTo>
                                  <a:lnTo>
                                    <a:pt x="150" y="36"/>
                                  </a:lnTo>
                                  <a:lnTo>
                                    <a:pt x="150" y="42"/>
                                  </a:lnTo>
                                  <a:lnTo>
                                    <a:pt x="156" y="42"/>
                                  </a:lnTo>
                                  <a:lnTo>
                                    <a:pt x="156" y="48"/>
                                  </a:lnTo>
                                  <a:lnTo>
                                    <a:pt x="156" y="54"/>
                                  </a:lnTo>
                                  <a:lnTo>
                                    <a:pt x="162" y="60"/>
                                  </a:lnTo>
                                  <a:lnTo>
                                    <a:pt x="168" y="66"/>
                                  </a:lnTo>
                                  <a:lnTo>
                                    <a:pt x="174" y="78"/>
                                  </a:lnTo>
                                  <a:lnTo>
                                    <a:pt x="174" y="84"/>
                                  </a:lnTo>
                                  <a:lnTo>
                                    <a:pt x="186" y="102"/>
                                  </a:lnTo>
                                  <a:lnTo>
                                    <a:pt x="198" y="126"/>
                                  </a:lnTo>
                                  <a:lnTo>
                                    <a:pt x="204" y="144"/>
                                  </a:lnTo>
                                  <a:lnTo>
                                    <a:pt x="210" y="144"/>
                                  </a:lnTo>
                                  <a:lnTo>
                                    <a:pt x="216" y="144"/>
                                  </a:lnTo>
                                  <a:lnTo>
                                    <a:pt x="216" y="150"/>
                                  </a:lnTo>
                                  <a:lnTo>
                                    <a:pt x="216" y="156"/>
                                  </a:lnTo>
                                  <a:lnTo>
                                    <a:pt x="210" y="156"/>
                                  </a:lnTo>
                                  <a:lnTo>
                                    <a:pt x="216" y="156"/>
                                  </a:lnTo>
                                  <a:lnTo>
                                    <a:pt x="216" y="162"/>
                                  </a:lnTo>
                                  <a:lnTo>
                                    <a:pt x="216" y="168"/>
                                  </a:lnTo>
                                  <a:lnTo>
                                    <a:pt x="222" y="168"/>
                                  </a:lnTo>
                                  <a:lnTo>
                                    <a:pt x="228" y="168"/>
                                  </a:lnTo>
                                  <a:lnTo>
                                    <a:pt x="228" y="174"/>
                                  </a:lnTo>
                                  <a:lnTo>
                                    <a:pt x="234" y="174"/>
                                  </a:lnTo>
                                  <a:lnTo>
                                    <a:pt x="234" y="180"/>
                                  </a:lnTo>
                                  <a:lnTo>
                                    <a:pt x="228" y="180"/>
                                  </a:lnTo>
                                  <a:lnTo>
                                    <a:pt x="228" y="186"/>
                                  </a:lnTo>
                                  <a:lnTo>
                                    <a:pt x="228" y="192"/>
                                  </a:lnTo>
                                  <a:lnTo>
                                    <a:pt x="234" y="192"/>
                                  </a:lnTo>
                                  <a:lnTo>
                                    <a:pt x="234" y="198"/>
                                  </a:lnTo>
                                  <a:lnTo>
                                    <a:pt x="234" y="204"/>
                                  </a:lnTo>
                                  <a:lnTo>
                                    <a:pt x="234" y="210"/>
                                  </a:lnTo>
                                  <a:lnTo>
                                    <a:pt x="234" y="216"/>
                                  </a:lnTo>
                                  <a:lnTo>
                                    <a:pt x="234" y="222"/>
                                  </a:lnTo>
                                  <a:lnTo>
                                    <a:pt x="234" y="228"/>
                                  </a:lnTo>
                                  <a:lnTo>
                                    <a:pt x="234" y="234"/>
                                  </a:lnTo>
                                  <a:lnTo>
                                    <a:pt x="228" y="234"/>
                                  </a:lnTo>
                                  <a:lnTo>
                                    <a:pt x="228" y="240"/>
                                  </a:lnTo>
                                  <a:lnTo>
                                    <a:pt x="234" y="246"/>
                                  </a:lnTo>
                                  <a:lnTo>
                                    <a:pt x="234" y="252"/>
                                  </a:lnTo>
                                  <a:lnTo>
                                    <a:pt x="228" y="258"/>
                                  </a:lnTo>
                                  <a:lnTo>
                                    <a:pt x="216" y="258"/>
                                  </a:lnTo>
                                  <a:lnTo>
                                    <a:pt x="216" y="264"/>
                                  </a:lnTo>
                                  <a:lnTo>
                                    <a:pt x="210" y="270"/>
                                  </a:lnTo>
                                  <a:lnTo>
                                    <a:pt x="204" y="270"/>
                                  </a:lnTo>
                                  <a:lnTo>
                                    <a:pt x="198" y="264"/>
                                  </a:lnTo>
                                  <a:lnTo>
                                    <a:pt x="186" y="264"/>
                                  </a:lnTo>
                                  <a:lnTo>
                                    <a:pt x="180" y="264"/>
                                  </a:lnTo>
                                  <a:lnTo>
                                    <a:pt x="174" y="270"/>
                                  </a:lnTo>
                                  <a:lnTo>
                                    <a:pt x="168" y="270"/>
                                  </a:lnTo>
                                  <a:lnTo>
                                    <a:pt x="162" y="270"/>
                                  </a:lnTo>
                                  <a:lnTo>
                                    <a:pt x="156" y="276"/>
                                  </a:lnTo>
                                  <a:lnTo>
                                    <a:pt x="150" y="282"/>
                                  </a:lnTo>
                                  <a:lnTo>
                                    <a:pt x="144" y="276"/>
                                  </a:lnTo>
                                  <a:lnTo>
                                    <a:pt x="138" y="282"/>
                                  </a:lnTo>
                                  <a:lnTo>
                                    <a:pt x="132" y="282"/>
                                  </a:lnTo>
                                  <a:lnTo>
                                    <a:pt x="126" y="276"/>
                                  </a:lnTo>
                                  <a:lnTo>
                                    <a:pt x="120" y="270"/>
                                  </a:lnTo>
                                  <a:lnTo>
                                    <a:pt x="126" y="264"/>
                                  </a:lnTo>
                                  <a:lnTo>
                                    <a:pt x="132" y="264"/>
                                  </a:lnTo>
                                  <a:lnTo>
                                    <a:pt x="138" y="258"/>
                                  </a:lnTo>
                                  <a:lnTo>
                                    <a:pt x="138" y="252"/>
                                  </a:lnTo>
                                  <a:lnTo>
                                    <a:pt x="138" y="246"/>
                                  </a:lnTo>
                                  <a:lnTo>
                                    <a:pt x="132" y="252"/>
                                  </a:lnTo>
                                  <a:lnTo>
                                    <a:pt x="132" y="246"/>
                                  </a:lnTo>
                                  <a:lnTo>
                                    <a:pt x="126" y="246"/>
                                  </a:lnTo>
                                  <a:lnTo>
                                    <a:pt x="126" y="252"/>
                                  </a:lnTo>
                                  <a:lnTo>
                                    <a:pt x="120" y="258"/>
                                  </a:lnTo>
                                  <a:lnTo>
                                    <a:pt x="120" y="264"/>
                                  </a:lnTo>
                                  <a:lnTo>
                                    <a:pt x="114" y="258"/>
                                  </a:lnTo>
                                  <a:lnTo>
                                    <a:pt x="114" y="270"/>
                                  </a:lnTo>
                                  <a:lnTo>
                                    <a:pt x="114" y="276"/>
                                  </a:lnTo>
                                  <a:lnTo>
                                    <a:pt x="114" y="282"/>
                                  </a:lnTo>
                                  <a:lnTo>
                                    <a:pt x="114" y="288"/>
                                  </a:lnTo>
                                  <a:lnTo>
                                    <a:pt x="108" y="294"/>
                                  </a:lnTo>
                                  <a:lnTo>
                                    <a:pt x="102" y="294"/>
                                  </a:lnTo>
                                  <a:lnTo>
                                    <a:pt x="96" y="300"/>
                                  </a:lnTo>
                                  <a:lnTo>
                                    <a:pt x="96" y="306"/>
                                  </a:lnTo>
                                  <a:lnTo>
                                    <a:pt x="96" y="312"/>
                                  </a:lnTo>
                                  <a:lnTo>
                                    <a:pt x="90" y="306"/>
                                  </a:lnTo>
                                  <a:lnTo>
                                    <a:pt x="84" y="306"/>
                                  </a:lnTo>
                                  <a:lnTo>
                                    <a:pt x="90" y="300"/>
                                  </a:lnTo>
                                  <a:lnTo>
                                    <a:pt x="90" y="294"/>
                                  </a:lnTo>
                                  <a:lnTo>
                                    <a:pt x="84" y="294"/>
                                  </a:lnTo>
                                  <a:lnTo>
                                    <a:pt x="78" y="294"/>
                                  </a:lnTo>
                                  <a:lnTo>
                                    <a:pt x="72" y="294"/>
                                  </a:lnTo>
                                  <a:lnTo>
                                    <a:pt x="78" y="288"/>
                                  </a:lnTo>
                                  <a:lnTo>
                                    <a:pt x="78" y="282"/>
                                  </a:lnTo>
                                  <a:lnTo>
                                    <a:pt x="72" y="288"/>
                                  </a:lnTo>
                                  <a:lnTo>
                                    <a:pt x="66" y="288"/>
                                  </a:lnTo>
                                  <a:lnTo>
                                    <a:pt x="60" y="294"/>
                                  </a:lnTo>
                                  <a:lnTo>
                                    <a:pt x="54" y="294"/>
                                  </a:lnTo>
                                  <a:lnTo>
                                    <a:pt x="54" y="288"/>
                                  </a:lnTo>
                                  <a:lnTo>
                                    <a:pt x="54" y="282"/>
                                  </a:lnTo>
                                  <a:lnTo>
                                    <a:pt x="48" y="276"/>
                                  </a:lnTo>
                                  <a:lnTo>
                                    <a:pt x="54" y="264"/>
                                  </a:lnTo>
                                  <a:lnTo>
                                    <a:pt x="54" y="258"/>
                                  </a:lnTo>
                                  <a:lnTo>
                                    <a:pt x="54" y="252"/>
                                  </a:lnTo>
                                  <a:lnTo>
                                    <a:pt x="54" y="258"/>
                                  </a:lnTo>
                                  <a:lnTo>
                                    <a:pt x="48" y="264"/>
                                  </a:lnTo>
                                  <a:lnTo>
                                    <a:pt x="48" y="270"/>
                                  </a:lnTo>
                                  <a:lnTo>
                                    <a:pt x="48" y="276"/>
                                  </a:lnTo>
                                  <a:lnTo>
                                    <a:pt x="42" y="270"/>
                                  </a:lnTo>
                                  <a:lnTo>
                                    <a:pt x="36" y="276"/>
                                  </a:lnTo>
                                  <a:lnTo>
                                    <a:pt x="36" y="282"/>
                                  </a:lnTo>
                                  <a:lnTo>
                                    <a:pt x="30" y="288"/>
                                  </a:lnTo>
                                  <a:lnTo>
                                    <a:pt x="30" y="294"/>
                                  </a:lnTo>
                                  <a:lnTo>
                                    <a:pt x="30" y="300"/>
                                  </a:lnTo>
                                  <a:lnTo>
                                    <a:pt x="24" y="300"/>
                                  </a:lnTo>
                                  <a:lnTo>
                                    <a:pt x="18" y="306"/>
                                  </a:lnTo>
                                  <a:lnTo>
                                    <a:pt x="24" y="306"/>
                                  </a:lnTo>
                                  <a:lnTo>
                                    <a:pt x="30" y="306"/>
                                  </a:lnTo>
                                  <a:lnTo>
                                    <a:pt x="36" y="312"/>
                                  </a:lnTo>
                                  <a:lnTo>
                                    <a:pt x="42" y="318"/>
                                  </a:lnTo>
                                  <a:lnTo>
                                    <a:pt x="48" y="318"/>
                                  </a:lnTo>
                                  <a:lnTo>
                                    <a:pt x="54" y="324"/>
                                  </a:lnTo>
                                  <a:lnTo>
                                    <a:pt x="54" y="318"/>
                                  </a:lnTo>
                                  <a:lnTo>
                                    <a:pt x="60" y="318"/>
                                  </a:lnTo>
                                  <a:lnTo>
                                    <a:pt x="60" y="324"/>
                                  </a:lnTo>
                                  <a:lnTo>
                                    <a:pt x="54" y="330"/>
                                  </a:lnTo>
                                  <a:lnTo>
                                    <a:pt x="48" y="336"/>
                                  </a:lnTo>
                                  <a:lnTo>
                                    <a:pt x="42" y="336"/>
                                  </a:lnTo>
                                  <a:lnTo>
                                    <a:pt x="42" y="330"/>
                                  </a:lnTo>
                                  <a:lnTo>
                                    <a:pt x="30" y="330"/>
                                  </a:lnTo>
                                  <a:lnTo>
                                    <a:pt x="24" y="330"/>
                                  </a:lnTo>
                                  <a:lnTo>
                                    <a:pt x="18" y="324"/>
                                  </a:lnTo>
                                  <a:lnTo>
                                    <a:pt x="18" y="330"/>
                                  </a:lnTo>
                                  <a:lnTo>
                                    <a:pt x="12" y="342"/>
                                  </a:lnTo>
                                  <a:lnTo>
                                    <a:pt x="12" y="336"/>
                                  </a:lnTo>
                                  <a:lnTo>
                                    <a:pt x="18" y="324"/>
                                  </a:lnTo>
                                  <a:lnTo>
                                    <a:pt x="24" y="324"/>
                                  </a:lnTo>
                                  <a:lnTo>
                                    <a:pt x="36" y="324"/>
                                  </a:lnTo>
                                  <a:lnTo>
                                    <a:pt x="30" y="318"/>
                                  </a:lnTo>
                                  <a:lnTo>
                                    <a:pt x="24" y="312"/>
                                  </a:lnTo>
                                  <a:lnTo>
                                    <a:pt x="18" y="312"/>
                                  </a:lnTo>
                                  <a:lnTo>
                                    <a:pt x="12" y="318"/>
                                  </a:lnTo>
                                  <a:lnTo>
                                    <a:pt x="12" y="324"/>
                                  </a:lnTo>
                                  <a:lnTo>
                                    <a:pt x="12" y="312"/>
                                  </a:lnTo>
                                  <a:lnTo>
                                    <a:pt x="12" y="306"/>
                                  </a:lnTo>
                                  <a:lnTo>
                                    <a:pt x="12" y="300"/>
                                  </a:lnTo>
                                  <a:lnTo>
                                    <a:pt x="12" y="294"/>
                                  </a:lnTo>
                                  <a:lnTo>
                                    <a:pt x="12" y="288"/>
                                  </a:lnTo>
                                  <a:lnTo>
                                    <a:pt x="12" y="282"/>
                                  </a:lnTo>
                                  <a:lnTo>
                                    <a:pt x="24" y="240"/>
                                  </a:lnTo>
                                  <a:lnTo>
                                    <a:pt x="24" y="234"/>
                                  </a:lnTo>
                                  <a:lnTo>
                                    <a:pt x="18" y="192"/>
                                  </a:lnTo>
                                  <a:lnTo>
                                    <a:pt x="18" y="186"/>
                                  </a:lnTo>
                                  <a:lnTo>
                                    <a:pt x="18" y="180"/>
                                  </a:lnTo>
                                  <a:lnTo>
                                    <a:pt x="18" y="174"/>
                                  </a:lnTo>
                                  <a:lnTo>
                                    <a:pt x="12" y="168"/>
                                  </a:lnTo>
                                  <a:lnTo>
                                    <a:pt x="6" y="168"/>
                                  </a:lnTo>
                                  <a:lnTo>
                                    <a:pt x="6" y="162"/>
                                  </a:lnTo>
                                  <a:lnTo>
                                    <a:pt x="6" y="156"/>
                                  </a:lnTo>
                                  <a:lnTo>
                                    <a:pt x="0" y="156"/>
                                  </a:lnTo>
                                  <a:lnTo>
                                    <a:pt x="6" y="108"/>
                                  </a:lnTo>
                                  <a:lnTo>
                                    <a:pt x="6" y="84"/>
                                  </a:lnTo>
                                  <a:lnTo>
                                    <a:pt x="30" y="36"/>
                                  </a:lnTo>
                                  <a:lnTo>
                                    <a:pt x="36" y="48"/>
                                  </a:lnTo>
                                  <a:lnTo>
                                    <a:pt x="36" y="54"/>
                                  </a:lnTo>
                                  <a:lnTo>
                                    <a:pt x="42" y="54"/>
                                  </a:lnTo>
                                  <a:lnTo>
                                    <a:pt x="42" y="60"/>
                                  </a:lnTo>
                                  <a:lnTo>
                                    <a:pt x="42" y="66"/>
                                  </a:lnTo>
                                  <a:lnTo>
                                    <a:pt x="48" y="66"/>
                                  </a:lnTo>
                                  <a:lnTo>
                                    <a:pt x="54" y="60"/>
                                  </a:lnTo>
                                  <a:lnTo>
                                    <a:pt x="66" y="54"/>
                                  </a:lnTo>
                                  <a:lnTo>
                                    <a:pt x="72" y="48"/>
                                  </a:lnTo>
                                  <a:lnTo>
                                    <a:pt x="78" y="42"/>
                                  </a:lnTo>
                                  <a:lnTo>
                                    <a:pt x="84" y="42"/>
                                  </a:lnTo>
                                  <a:lnTo>
                                    <a:pt x="90" y="36"/>
                                  </a:lnTo>
                                  <a:lnTo>
                                    <a:pt x="102" y="24"/>
                                  </a:lnTo>
                                  <a:lnTo>
                                    <a:pt x="108" y="24"/>
                                  </a:lnTo>
                                  <a:lnTo>
                                    <a:pt x="108" y="18"/>
                                  </a:lnTo>
                                  <a:lnTo>
                                    <a:pt x="114" y="18"/>
                                  </a:lnTo>
                                  <a:lnTo>
                                    <a:pt x="114" y="12"/>
                                  </a:lnTo>
                                  <a:lnTo>
                                    <a:pt x="126" y="6"/>
                                  </a:lnTo>
                                  <a:lnTo>
                                    <a:pt x="132" y="0"/>
                                  </a:lnTo>
                                  <a:lnTo>
                                    <a:pt x="132" y="6"/>
                                  </a:lnTo>
                                  <a:close/>
                                </a:path>
                              </a:pathLst>
                            </a:custGeom>
                            <a:solidFill>
                              <a:schemeClr val="accent1">
                                <a:lumMod val="60000"/>
                                <a:lumOff val="40000"/>
                              </a:schemeClr>
                            </a:solidFill>
                            <a:ln w="9525">
                              <a:solidFill>
                                <a:schemeClr val="tx1"/>
                              </a:solidFill>
                              <a:prstDash val="solid"/>
                              <a:round/>
                              <a:headEnd/>
                              <a:tailEnd/>
                            </a:ln>
                          </wps:spPr>
                          <wps:bodyPr/>
                        </wps:wsp>
                        <wps:wsp>
                          <wps:cNvPr id="648" name="Freeform 191"/>
                          <wps:cNvSpPr>
                            <a:spLocks/>
                          </wps:cNvSpPr>
                          <wps:spPr bwMode="auto">
                            <a:xfrm>
                              <a:off x="3336270" y="10548457"/>
                              <a:ext cx="1192508" cy="1926984"/>
                            </a:xfrm>
                            <a:custGeom>
                              <a:avLst/>
                              <a:gdLst>
                                <a:gd name="T0" fmla="*/ 2147483647 w 330"/>
                                <a:gd name="T1" fmla="*/ 2147483647 h 546"/>
                                <a:gd name="T2" fmla="*/ 2147483647 w 330"/>
                                <a:gd name="T3" fmla="*/ 2147483647 h 546"/>
                                <a:gd name="T4" fmla="*/ 2147483647 w 330"/>
                                <a:gd name="T5" fmla="*/ 2147483647 h 546"/>
                                <a:gd name="T6" fmla="*/ 2147483647 w 330"/>
                                <a:gd name="T7" fmla="*/ 0 h 546"/>
                                <a:gd name="T8" fmla="*/ 2147483647 w 330"/>
                                <a:gd name="T9" fmla="*/ 2147483647 h 546"/>
                                <a:gd name="T10" fmla="*/ 2147483647 w 330"/>
                                <a:gd name="T11" fmla="*/ 2147483647 h 546"/>
                                <a:gd name="T12" fmla="*/ 2147483647 w 330"/>
                                <a:gd name="T13" fmla="*/ 2147483647 h 546"/>
                                <a:gd name="T14" fmla="*/ 2147483647 w 330"/>
                                <a:gd name="T15" fmla="*/ 2147483647 h 546"/>
                                <a:gd name="T16" fmla="*/ 2147483647 w 330"/>
                                <a:gd name="T17" fmla="*/ 2147483647 h 546"/>
                                <a:gd name="T18" fmla="*/ 2147483647 w 330"/>
                                <a:gd name="T19" fmla="*/ 2147483647 h 546"/>
                                <a:gd name="T20" fmla="*/ 2147483647 w 330"/>
                                <a:gd name="T21" fmla="*/ 2147483647 h 546"/>
                                <a:gd name="T22" fmla="*/ 2147483647 w 330"/>
                                <a:gd name="T23" fmla="*/ 2147483647 h 546"/>
                                <a:gd name="T24" fmla="*/ 2147483647 w 330"/>
                                <a:gd name="T25" fmla="*/ 2147483647 h 546"/>
                                <a:gd name="T26" fmla="*/ 2147483647 w 330"/>
                                <a:gd name="T27" fmla="*/ 2147483647 h 546"/>
                                <a:gd name="T28" fmla="*/ 2147483647 w 330"/>
                                <a:gd name="T29" fmla="*/ 2147483647 h 546"/>
                                <a:gd name="T30" fmla="*/ 2147483647 w 330"/>
                                <a:gd name="T31" fmla="*/ 2147483647 h 546"/>
                                <a:gd name="T32" fmla="*/ 2147483647 w 330"/>
                                <a:gd name="T33" fmla="*/ 2147483647 h 546"/>
                                <a:gd name="T34" fmla="*/ 2147483647 w 330"/>
                                <a:gd name="T35" fmla="*/ 2147483647 h 546"/>
                                <a:gd name="T36" fmla="*/ 2147483647 w 330"/>
                                <a:gd name="T37" fmla="*/ 2147483647 h 546"/>
                                <a:gd name="T38" fmla="*/ 2147483647 w 330"/>
                                <a:gd name="T39" fmla="*/ 2147483647 h 546"/>
                                <a:gd name="T40" fmla="*/ 2147483647 w 330"/>
                                <a:gd name="T41" fmla="*/ 2147483647 h 546"/>
                                <a:gd name="T42" fmla="*/ 2147483647 w 330"/>
                                <a:gd name="T43" fmla="*/ 2147483647 h 546"/>
                                <a:gd name="T44" fmla="*/ 2147483647 w 330"/>
                                <a:gd name="T45" fmla="*/ 2147483647 h 546"/>
                                <a:gd name="T46" fmla="*/ 2147483647 w 330"/>
                                <a:gd name="T47" fmla="*/ 2147483647 h 546"/>
                                <a:gd name="T48" fmla="*/ 2147483647 w 330"/>
                                <a:gd name="T49" fmla="*/ 2147483647 h 546"/>
                                <a:gd name="T50" fmla="*/ 2147483647 w 330"/>
                                <a:gd name="T51" fmla="*/ 2147483647 h 546"/>
                                <a:gd name="T52" fmla="*/ 2147483647 w 330"/>
                                <a:gd name="T53" fmla="*/ 2147483647 h 546"/>
                                <a:gd name="T54" fmla="*/ 2147483647 w 330"/>
                                <a:gd name="T55" fmla="*/ 2147483647 h 546"/>
                                <a:gd name="T56" fmla="*/ 2147483647 w 330"/>
                                <a:gd name="T57" fmla="*/ 2147483647 h 546"/>
                                <a:gd name="T58" fmla="*/ 2147483647 w 330"/>
                                <a:gd name="T59" fmla="*/ 2147483647 h 546"/>
                                <a:gd name="T60" fmla="*/ 2147483647 w 330"/>
                                <a:gd name="T61" fmla="*/ 2147483647 h 546"/>
                                <a:gd name="T62" fmla="*/ 2147483647 w 330"/>
                                <a:gd name="T63" fmla="*/ 2147483647 h 546"/>
                                <a:gd name="T64" fmla="*/ 2147483647 w 330"/>
                                <a:gd name="T65" fmla="*/ 2147483647 h 546"/>
                                <a:gd name="T66" fmla="*/ 2147483647 w 330"/>
                                <a:gd name="T67" fmla="*/ 2147483647 h 546"/>
                                <a:gd name="T68" fmla="*/ 2147483647 w 330"/>
                                <a:gd name="T69" fmla="*/ 2147483647 h 546"/>
                                <a:gd name="T70" fmla="*/ 2147483647 w 330"/>
                                <a:gd name="T71" fmla="*/ 2147483647 h 546"/>
                                <a:gd name="T72" fmla="*/ 2147483647 w 330"/>
                                <a:gd name="T73" fmla="*/ 2147483647 h 546"/>
                                <a:gd name="T74" fmla="*/ 2147483647 w 330"/>
                                <a:gd name="T75" fmla="*/ 2147483647 h 546"/>
                                <a:gd name="T76" fmla="*/ 2147483647 w 330"/>
                                <a:gd name="T77" fmla="*/ 2147483647 h 546"/>
                                <a:gd name="T78" fmla="*/ 2147483647 w 330"/>
                                <a:gd name="T79" fmla="*/ 2147483647 h 546"/>
                                <a:gd name="T80" fmla="*/ 2147483647 w 330"/>
                                <a:gd name="T81" fmla="*/ 2147483647 h 546"/>
                                <a:gd name="T82" fmla="*/ 2147483647 w 330"/>
                                <a:gd name="T83" fmla="*/ 2147483647 h 546"/>
                                <a:gd name="T84" fmla="*/ 2147483647 w 330"/>
                                <a:gd name="T85" fmla="*/ 2147483647 h 546"/>
                                <a:gd name="T86" fmla="*/ 2147483647 w 330"/>
                                <a:gd name="T87" fmla="*/ 2147483647 h 546"/>
                                <a:gd name="T88" fmla="*/ 2147483647 w 330"/>
                                <a:gd name="T89" fmla="*/ 2147483647 h 546"/>
                                <a:gd name="T90" fmla="*/ 2147483647 w 330"/>
                                <a:gd name="T91" fmla="*/ 2147483647 h 546"/>
                                <a:gd name="T92" fmla="*/ 2147483647 w 330"/>
                                <a:gd name="T93" fmla="*/ 2147483647 h 546"/>
                                <a:gd name="T94" fmla="*/ 2147483647 w 330"/>
                                <a:gd name="T95" fmla="*/ 2147483647 h 546"/>
                                <a:gd name="T96" fmla="*/ 2147483647 w 330"/>
                                <a:gd name="T97" fmla="*/ 2147483647 h 546"/>
                                <a:gd name="T98" fmla="*/ 2147483647 w 330"/>
                                <a:gd name="T99" fmla="*/ 2147483647 h 546"/>
                                <a:gd name="T100" fmla="*/ 2147483647 w 330"/>
                                <a:gd name="T101" fmla="*/ 2147483647 h 546"/>
                                <a:gd name="T102" fmla="*/ 2147483647 w 330"/>
                                <a:gd name="T103" fmla="*/ 2147483647 h 54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30" h="546">
                                  <a:moveTo>
                                    <a:pt x="0" y="120"/>
                                  </a:moveTo>
                                  <a:lnTo>
                                    <a:pt x="6" y="114"/>
                                  </a:lnTo>
                                  <a:lnTo>
                                    <a:pt x="12" y="108"/>
                                  </a:lnTo>
                                  <a:lnTo>
                                    <a:pt x="24" y="102"/>
                                  </a:lnTo>
                                  <a:lnTo>
                                    <a:pt x="48" y="90"/>
                                  </a:lnTo>
                                  <a:lnTo>
                                    <a:pt x="66" y="78"/>
                                  </a:lnTo>
                                  <a:lnTo>
                                    <a:pt x="72" y="78"/>
                                  </a:lnTo>
                                  <a:lnTo>
                                    <a:pt x="84" y="72"/>
                                  </a:lnTo>
                                  <a:lnTo>
                                    <a:pt x="90" y="66"/>
                                  </a:lnTo>
                                  <a:lnTo>
                                    <a:pt x="90" y="60"/>
                                  </a:lnTo>
                                  <a:lnTo>
                                    <a:pt x="96" y="60"/>
                                  </a:lnTo>
                                  <a:lnTo>
                                    <a:pt x="120" y="48"/>
                                  </a:lnTo>
                                  <a:lnTo>
                                    <a:pt x="126" y="42"/>
                                  </a:lnTo>
                                  <a:lnTo>
                                    <a:pt x="138" y="36"/>
                                  </a:lnTo>
                                  <a:lnTo>
                                    <a:pt x="150" y="30"/>
                                  </a:lnTo>
                                  <a:lnTo>
                                    <a:pt x="174" y="18"/>
                                  </a:lnTo>
                                  <a:lnTo>
                                    <a:pt x="174" y="12"/>
                                  </a:lnTo>
                                  <a:lnTo>
                                    <a:pt x="186" y="12"/>
                                  </a:lnTo>
                                  <a:lnTo>
                                    <a:pt x="198" y="0"/>
                                  </a:lnTo>
                                  <a:lnTo>
                                    <a:pt x="204" y="0"/>
                                  </a:lnTo>
                                  <a:lnTo>
                                    <a:pt x="204" y="6"/>
                                  </a:lnTo>
                                  <a:lnTo>
                                    <a:pt x="204" y="12"/>
                                  </a:lnTo>
                                  <a:lnTo>
                                    <a:pt x="204" y="18"/>
                                  </a:lnTo>
                                  <a:lnTo>
                                    <a:pt x="204" y="24"/>
                                  </a:lnTo>
                                  <a:lnTo>
                                    <a:pt x="204" y="30"/>
                                  </a:lnTo>
                                  <a:lnTo>
                                    <a:pt x="210" y="30"/>
                                  </a:lnTo>
                                  <a:lnTo>
                                    <a:pt x="210" y="36"/>
                                  </a:lnTo>
                                  <a:lnTo>
                                    <a:pt x="216" y="42"/>
                                  </a:lnTo>
                                  <a:lnTo>
                                    <a:pt x="222" y="42"/>
                                  </a:lnTo>
                                  <a:lnTo>
                                    <a:pt x="222" y="48"/>
                                  </a:lnTo>
                                  <a:lnTo>
                                    <a:pt x="228" y="48"/>
                                  </a:lnTo>
                                  <a:lnTo>
                                    <a:pt x="228" y="54"/>
                                  </a:lnTo>
                                  <a:lnTo>
                                    <a:pt x="234" y="54"/>
                                  </a:lnTo>
                                  <a:lnTo>
                                    <a:pt x="234" y="60"/>
                                  </a:lnTo>
                                  <a:lnTo>
                                    <a:pt x="234" y="66"/>
                                  </a:lnTo>
                                  <a:lnTo>
                                    <a:pt x="240" y="66"/>
                                  </a:lnTo>
                                  <a:lnTo>
                                    <a:pt x="240" y="72"/>
                                  </a:lnTo>
                                  <a:lnTo>
                                    <a:pt x="246" y="72"/>
                                  </a:lnTo>
                                  <a:lnTo>
                                    <a:pt x="246" y="78"/>
                                  </a:lnTo>
                                  <a:lnTo>
                                    <a:pt x="252" y="78"/>
                                  </a:lnTo>
                                  <a:lnTo>
                                    <a:pt x="252" y="84"/>
                                  </a:lnTo>
                                  <a:lnTo>
                                    <a:pt x="258" y="84"/>
                                  </a:lnTo>
                                  <a:lnTo>
                                    <a:pt x="252" y="84"/>
                                  </a:lnTo>
                                  <a:lnTo>
                                    <a:pt x="252" y="90"/>
                                  </a:lnTo>
                                  <a:lnTo>
                                    <a:pt x="258" y="90"/>
                                  </a:lnTo>
                                  <a:lnTo>
                                    <a:pt x="252" y="90"/>
                                  </a:lnTo>
                                  <a:lnTo>
                                    <a:pt x="252" y="96"/>
                                  </a:lnTo>
                                  <a:lnTo>
                                    <a:pt x="252" y="102"/>
                                  </a:lnTo>
                                  <a:lnTo>
                                    <a:pt x="252" y="108"/>
                                  </a:lnTo>
                                  <a:lnTo>
                                    <a:pt x="252" y="114"/>
                                  </a:lnTo>
                                  <a:lnTo>
                                    <a:pt x="258" y="114"/>
                                  </a:lnTo>
                                  <a:lnTo>
                                    <a:pt x="258" y="120"/>
                                  </a:lnTo>
                                  <a:lnTo>
                                    <a:pt x="258" y="126"/>
                                  </a:lnTo>
                                  <a:lnTo>
                                    <a:pt x="258" y="132"/>
                                  </a:lnTo>
                                  <a:lnTo>
                                    <a:pt x="264" y="138"/>
                                  </a:lnTo>
                                  <a:lnTo>
                                    <a:pt x="264" y="144"/>
                                  </a:lnTo>
                                  <a:lnTo>
                                    <a:pt x="264" y="150"/>
                                  </a:lnTo>
                                  <a:lnTo>
                                    <a:pt x="270" y="156"/>
                                  </a:lnTo>
                                  <a:lnTo>
                                    <a:pt x="270" y="162"/>
                                  </a:lnTo>
                                  <a:lnTo>
                                    <a:pt x="276" y="180"/>
                                  </a:lnTo>
                                  <a:lnTo>
                                    <a:pt x="276" y="186"/>
                                  </a:lnTo>
                                  <a:lnTo>
                                    <a:pt x="282" y="222"/>
                                  </a:lnTo>
                                  <a:lnTo>
                                    <a:pt x="294" y="222"/>
                                  </a:lnTo>
                                  <a:lnTo>
                                    <a:pt x="300" y="222"/>
                                  </a:lnTo>
                                  <a:lnTo>
                                    <a:pt x="330" y="222"/>
                                  </a:lnTo>
                                  <a:lnTo>
                                    <a:pt x="330" y="228"/>
                                  </a:lnTo>
                                  <a:lnTo>
                                    <a:pt x="324" y="228"/>
                                  </a:lnTo>
                                  <a:lnTo>
                                    <a:pt x="324" y="234"/>
                                  </a:lnTo>
                                  <a:lnTo>
                                    <a:pt x="318" y="234"/>
                                  </a:lnTo>
                                  <a:lnTo>
                                    <a:pt x="318" y="240"/>
                                  </a:lnTo>
                                  <a:lnTo>
                                    <a:pt x="318" y="234"/>
                                  </a:lnTo>
                                  <a:lnTo>
                                    <a:pt x="312" y="234"/>
                                  </a:lnTo>
                                  <a:lnTo>
                                    <a:pt x="312" y="240"/>
                                  </a:lnTo>
                                  <a:lnTo>
                                    <a:pt x="306" y="240"/>
                                  </a:lnTo>
                                  <a:lnTo>
                                    <a:pt x="306" y="246"/>
                                  </a:lnTo>
                                  <a:lnTo>
                                    <a:pt x="306" y="252"/>
                                  </a:lnTo>
                                  <a:lnTo>
                                    <a:pt x="312" y="252"/>
                                  </a:lnTo>
                                  <a:lnTo>
                                    <a:pt x="312" y="258"/>
                                  </a:lnTo>
                                  <a:lnTo>
                                    <a:pt x="312" y="264"/>
                                  </a:lnTo>
                                  <a:lnTo>
                                    <a:pt x="306" y="264"/>
                                  </a:lnTo>
                                  <a:lnTo>
                                    <a:pt x="306" y="270"/>
                                  </a:lnTo>
                                  <a:lnTo>
                                    <a:pt x="306" y="276"/>
                                  </a:lnTo>
                                  <a:lnTo>
                                    <a:pt x="300" y="276"/>
                                  </a:lnTo>
                                  <a:lnTo>
                                    <a:pt x="300" y="282"/>
                                  </a:lnTo>
                                  <a:lnTo>
                                    <a:pt x="300" y="288"/>
                                  </a:lnTo>
                                  <a:lnTo>
                                    <a:pt x="300" y="294"/>
                                  </a:lnTo>
                                  <a:lnTo>
                                    <a:pt x="300" y="300"/>
                                  </a:lnTo>
                                  <a:lnTo>
                                    <a:pt x="294" y="306"/>
                                  </a:lnTo>
                                  <a:lnTo>
                                    <a:pt x="300" y="306"/>
                                  </a:lnTo>
                                  <a:lnTo>
                                    <a:pt x="300" y="312"/>
                                  </a:lnTo>
                                  <a:lnTo>
                                    <a:pt x="300" y="318"/>
                                  </a:lnTo>
                                  <a:lnTo>
                                    <a:pt x="294" y="318"/>
                                  </a:lnTo>
                                  <a:lnTo>
                                    <a:pt x="294" y="324"/>
                                  </a:lnTo>
                                  <a:lnTo>
                                    <a:pt x="294" y="330"/>
                                  </a:lnTo>
                                  <a:lnTo>
                                    <a:pt x="294" y="336"/>
                                  </a:lnTo>
                                  <a:lnTo>
                                    <a:pt x="288" y="336"/>
                                  </a:lnTo>
                                  <a:lnTo>
                                    <a:pt x="294" y="336"/>
                                  </a:lnTo>
                                  <a:lnTo>
                                    <a:pt x="294" y="342"/>
                                  </a:lnTo>
                                  <a:lnTo>
                                    <a:pt x="288" y="348"/>
                                  </a:lnTo>
                                  <a:lnTo>
                                    <a:pt x="294" y="348"/>
                                  </a:lnTo>
                                  <a:lnTo>
                                    <a:pt x="294" y="354"/>
                                  </a:lnTo>
                                  <a:lnTo>
                                    <a:pt x="294" y="348"/>
                                  </a:lnTo>
                                  <a:lnTo>
                                    <a:pt x="300" y="354"/>
                                  </a:lnTo>
                                  <a:lnTo>
                                    <a:pt x="300" y="360"/>
                                  </a:lnTo>
                                  <a:lnTo>
                                    <a:pt x="306" y="360"/>
                                  </a:lnTo>
                                  <a:lnTo>
                                    <a:pt x="306" y="366"/>
                                  </a:lnTo>
                                  <a:lnTo>
                                    <a:pt x="312" y="366"/>
                                  </a:lnTo>
                                  <a:lnTo>
                                    <a:pt x="312" y="372"/>
                                  </a:lnTo>
                                  <a:lnTo>
                                    <a:pt x="312" y="378"/>
                                  </a:lnTo>
                                  <a:lnTo>
                                    <a:pt x="312" y="384"/>
                                  </a:lnTo>
                                  <a:lnTo>
                                    <a:pt x="312" y="390"/>
                                  </a:lnTo>
                                  <a:lnTo>
                                    <a:pt x="312" y="396"/>
                                  </a:lnTo>
                                  <a:lnTo>
                                    <a:pt x="318" y="396"/>
                                  </a:lnTo>
                                  <a:lnTo>
                                    <a:pt x="318" y="402"/>
                                  </a:lnTo>
                                  <a:lnTo>
                                    <a:pt x="318" y="408"/>
                                  </a:lnTo>
                                  <a:lnTo>
                                    <a:pt x="324" y="408"/>
                                  </a:lnTo>
                                  <a:lnTo>
                                    <a:pt x="324" y="414"/>
                                  </a:lnTo>
                                  <a:lnTo>
                                    <a:pt x="330" y="420"/>
                                  </a:lnTo>
                                  <a:lnTo>
                                    <a:pt x="330" y="426"/>
                                  </a:lnTo>
                                  <a:lnTo>
                                    <a:pt x="324" y="432"/>
                                  </a:lnTo>
                                  <a:lnTo>
                                    <a:pt x="330" y="432"/>
                                  </a:lnTo>
                                  <a:lnTo>
                                    <a:pt x="330" y="438"/>
                                  </a:lnTo>
                                  <a:lnTo>
                                    <a:pt x="330" y="444"/>
                                  </a:lnTo>
                                  <a:lnTo>
                                    <a:pt x="324" y="456"/>
                                  </a:lnTo>
                                  <a:lnTo>
                                    <a:pt x="324" y="462"/>
                                  </a:lnTo>
                                  <a:lnTo>
                                    <a:pt x="318" y="468"/>
                                  </a:lnTo>
                                  <a:lnTo>
                                    <a:pt x="318" y="474"/>
                                  </a:lnTo>
                                  <a:lnTo>
                                    <a:pt x="312" y="468"/>
                                  </a:lnTo>
                                  <a:lnTo>
                                    <a:pt x="306" y="468"/>
                                  </a:lnTo>
                                  <a:lnTo>
                                    <a:pt x="306" y="474"/>
                                  </a:lnTo>
                                  <a:lnTo>
                                    <a:pt x="300" y="474"/>
                                  </a:lnTo>
                                  <a:lnTo>
                                    <a:pt x="288" y="474"/>
                                  </a:lnTo>
                                  <a:lnTo>
                                    <a:pt x="282" y="474"/>
                                  </a:lnTo>
                                  <a:lnTo>
                                    <a:pt x="282" y="468"/>
                                  </a:lnTo>
                                  <a:lnTo>
                                    <a:pt x="288" y="468"/>
                                  </a:lnTo>
                                  <a:lnTo>
                                    <a:pt x="282" y="462"/>
                                  </a:lnTo>
                                  <a:lnTo>
                                    <a:pt x="282" y="468"/>
                                  </a:lnTo>
                                  <a:lnTo>
                                    <a:pt x="282" y="474"/>
                                  </a:lnTo>
                                  <a:lnTo>
                                    <a:pt x="282" y="480"/>
                                  </a:lnTo>
                                  <a:lnTo>
                                    <a:pt x="282" y="492"/>
                                  </a:lnTo>
                                  <a:lnTo>
                                    <a:pt x="282" y="498"/>
                                  </a:lnTo>
                                  <a:lnTo>
                                    <a:pt x="288" y="498"/>
                                  </a:lnTo>
                                  <a:lnTo>
                                    <a:pt x="288" y="504"/>
                                  </a:lnTo>
                                  <a:lnTo>
                                    <a:pt x="294" y="510"/>
                                  </a:lnTo>
                                  <a:lnTo>
                                    <a:pt x="288" y="516"/>
                                  </a:lnTo>
                                  <a:lnTo>
                                    <a:pt x="288" y="522"/>
                                  </a:lnTo>
                                  <a:lnTo>
                                    <a:pt x="288" y="528"/>
                                  </a:lnTo>
                                  <a:lnTo>
                                    <a:pt x="282" y="528"/>
                                  </a:lnTo>
                                  <a:lnTo>
                                    <a:pt x="282" y="534"/>
                                  </a:lnTo>
                                  <a:lnTo>
                                    <a:pt x="276" y="534"/>
                                  </a:lnTo>
                                  <a:lnTo>
                                    <a:pt x="270" y="540"/>
                                  </a:lnTo>
                                  <a:lnTo>
                                    <a:pt x="264" y="540"/>
                                  </a:lnTo>
                                  <a:lnTo>
                                    <a:pt x="264" y="546"/>
                                  </a:lnTo>
                                  <a:lnTo>
                                    <a:pt x="258" y="540"/>
                                  </a:lnTo>
                                  <a:lnTo>
                                    <a:pt x="258" y="534"/>
                                  </a:lnTo>
                                  <a:lnTo>
                                    <a:pt x="258" y="528"/>
                                  </a:lnTo>
                                  <a:lnTo>
                                    <a:pt x="258" y="522"/>
                                  </a:lnTo>
                                  <a:lnTo>
                                    <a:pt x="258" y="516"/>
                                  </a:lnTo>
                                  <a:lnTo>
                                    <a:pt x="258" y="510"/>
                                  </a:lnTo>
                                  <a:lnTo>
                                    <a:pt x="258" y="504"/>
                                  </a:lnTo>
                                  <a:lnTo>
                                    <a:pt x="258" y="498"/>
                                  </a:lnTo>
                                  <a:lnTo>
                                    <a:pt x="258" y="492"/>
                                  </a:lnTo>
                                  <a:lnTo>
                                    <a:pt x="258" y="486"/>
                                  </a:lnTo>
                                  <a:lnTo>
                                    <a:pt x="252" y="486"/>
                                  </a:lnTo>
                                  <a:lnTo>
                                    <a:pt x="252" y="492"/>
                                  </a:lnTo>
                                  <a:lnTo>
                                    <a:pt x="246" y="492"/>
                                  </a:lnTo>
                                  <a:lnTo>
                                    <a:pt x="246" y="486"/>
                                  </a:lnTo>
                                  <a:lnTo>
                                    <a:pt x="252" y="486"/>
                                  </a:lnTo>
                                  <a:lnTo>
                                    <a:pt x="258" y="480"/>
                                  </a:lnTo>
                                  <a:lnTo>
                                    <a:pt x="258" y="474"/>
                                  </a:lnTo>
                                  <a:lnTo>
                                    <a:pt x="258" y="468"/>
                                  </a:lnTo>
                                  <a:lnTo>
                                    <a:pt x="264" y="468"/>
                                  </a:lnTo>
                                  <a:lnTo>
                                    <a:pt x="264" y="462"/>
                                  </a:lnTo>
                                  <a:lnTo>
                                    <a:pt x="258" y="456"/>
                                  </a:lnTo>
                                  <a:lnTo>
                                    <a:pt x="258" y="450"/>
                                  </a:lnTo>
                                  <a:lnTo>
                                    <a:pt x="258" y="444"/>
                                  </a:lnTo>
                                  <a:lnTo>
                                    <a:pt x="252" y="444"/>
                                  </a:lnTo>
                                  <a:lnTo>
                                    <a:pt x="252" y="438"/>
                                  </a:lnTo>
                                  <a:lnTo>
                                    <a:pt x="252" y="444"/>
                                  </a:lnTo>
                                  <a:lnTo>
                                    <a:pt x="252" y="450"/>
                                  </a:lnTo>
                                  <a:lnTo>
                                    <a:pt x="258" y="456"/>
                                  </a:lnTo>
                                  <a:lnTo>
                                    <a:pt x="258" y="462"/>
                                  </a:lnTo>
                                  <a:lnTo>
                                    <a:pt x="258" y="468"/>
                                  </a:lnTo>
                                  <a:lnTo>
                                    <a:pt x="252" y="468"/>
                                  </a:lnTo>
                                  <a:lnTo>
                                    <a:pt x="252" y="474"/>
                                  </a:lnTo>
                                  <a:lnTo>
                                    <a:pt x="246" y="474"/>
                                  </a:lnTo>
                                  <a:lnTo>
                                    <a:pt x="246" y="480"/>
                                  </a:lnTo>
                                  <a:lnTo>
                                    <a:pt x="240" y="480"/>
                                  </a:lnTo>
                                  <a:lnTo>
                                    <a:pt x="240" y="486"/>
                                  </a:lnTo>
                                  <a:lnTo>
                                    <a:pt x="240" y="492"/>
                                  </a:lnTo>
                                  <a:lnTo>
                                    <a:pt x="234" y="492"/>
                                  </a:lnTo>
                                  <a:lnTo>
                                    <a:pt x="234" y="486"/>
                                  </a:lnTo>
                                  <a:lnTo>
                                    <a:pt x="234" y="492"/>
                                  </a:lnTo>
                                  <a:lnTo>
                                    <a:pt x="228" y="492"/>
                                  </a:lnTo>
                                  <a:lnTo>
                                    <a:pt x="228" y="486"/>
                                  </a:lnTo>
                                  <a:lnTo>
                                    <a:pt x="228" y="480"/>
                                  </a:lnTo>
                                  <a:lnTo>
                                    <a:pt x="222" y="474"/>
                                  </a:lnTo>
                                  <a:lnTo>
                                    <a:pt x="222" y="468"/>
                                  </a:lnTo>
                                  <a:lnTo>
                                    <a:pt x="228" y="468"/>
                                  </a:lnTo>
                                  <a:lnTo>
                                    <a:pt x="228" y="462"/>
                                  </a:lnTo>
                                  <a:lnTo>
                                    <a:pt x="222" y="456"/>
                                  </a:lnTo>
                                  <a:lnTo>
                                    <a:pt x="222" y="462"/>
                                  </a:lnTo>
                                  <a:lnTo>
                                    <a:pt x="222" y="468"/>
                                  </a:lnTo>
                                  <a:lnTo>
                                    <a:pt x="222" y="474"/>
                                  </a:lnTo>
                                  <a:lnTo>
                                    <a:pt x="222" y="486"/>
                                  </a:lnTo>
                                  <a:lnTo>
                                    <a:pt x="228" y="486"/>
                                  </a:lnTo>
                                  <a:lnTo>
                                    <a:pt x="222" y="486"/>
                                  </a:lnTo>
                                  <a:lnTo>
                                    <a:pt x="222" y="492"/>
                                  </a:lnTo>
                                  <a:lnTo>
                                    <a:pt x="228" y="498"/>
                                  </a:lnTo>
                                  <a:lnTo>
                                    <a:pt x="228" y="504"/>
                                  </a:lnTo>
                                  <a:lnTo>
                                    <a:pt x="222" y="510"/>
                                  </a:lnTo>
                                  <a:lnTo>
                                    <a:pt x="222" y="516"/>
                                  </a:lnTo>
                                  <a:lnTo>
                                    <a:pt x="216" y="516"/>
                                  </a:lnTo>
                                  <a:lnTo>
                                    <a:pt x="216" y="522"/>
                                  </a:lnTo>
                                  <a:lnTo>
                                    <a:pt x="210" y="516"/>
                                  </a:lnTo>
                                  <a:lnTo>
                                    <a:pt x="216" y="510"/>
                                  </a:lnTo>
                                  <a:lnTo>
                                    <a:pt x="216" y="504"/>
                                  </a:lnTo>
                                  <a:lnTo>
                                    <a:pt x="210" y="504"/>
                                  </a:lnTo>
                                  <a:lnTo>
                                    <a:pt x="210" y="510"/>
                                  </a:lnTo>
                                  <a:lnTo>
                                    <a:pt x="210" y="516"/>
                                  </a:lnTo>
                                  <a:lnTo>
                                    <a:pt x="204" y="516"/>
                                  </a:lnTo>
                                  <a:lnTo>
                                    <a:pt x="198" y="516"/>
                                  </a:lnTo>
                                  <a:lnTo>
                                    <a:pt x="198" y="522"/>
                                  </a:lnTo>
                                  <a:lnTo>
                                    <a:pt x="192" y="522"/>
                                  </a:lnTo>
                                  <a:lnTo>
                                    <a:pt x="192" y="516"/>
                                  </a:lnTo>
                                  <a:lnTo>
                                    <a:pt x="198" y="516"/>
                                  </a:lnTo>
                                  <a:lnTo>
                                    <a:pt x="192" y="516"/>
                                  </a:lnTo>
                                  <a:lnTo>
                                    <a:pt x="192" y="510"/>
                                  </a:lnTo>
                                  <a:lnTo>
                                    <a:pt x="192" y="504"/>
                                  </a:lnTo>
                                  <a:lnTo>
                                    <a:pt x="186" y="498"/>
                                  </a:lnTo>
                                  <a:lnTo>
                                    <a:pt x="186" y="492"/>
                                  </a:lnTo>
                                  <a:lnTo>
                                    <a:pt x="186" y="486"/>
                                  </a:lnTo>
                                  <a:lnTo>
                                    <a:pt x="180" y="486"/>
                                  </a:lnTo>
                                  <a:lnTo>
                                    <a:pt x="174" y="468"/>
                                  </a:lnTo>
                                  <a:lnTo>
                                    <a:pt x="174" y="462"/>
                                  </a:lnTo>
                                  <a:lnTo>
                                    <a:pt x="168" y="438"/>
                                  </a:lnTo>
                                  <a:lnTo>
                                    <a:pt x="168" y="432"/>
                                  </a:lnTo>
                                  <a:lnTo>
                                    <a:pt x="168" y="420"/>
                                  </a:lnTo>
                                  <a:lnTo>
                                    <a:pt x="162" y="414"/>
                                  </a:lnTo>
                                  <a:lnTo>
                                    <a:pt x="162" y="402"/>
                                  </a:lnTo>
                                  <a:lnTo>
                                    <a:pt x="162" y="396"/>
                                  </a:lnTo>
                                  <a:lnTo>
                                    <a:pt x="150" y="384"/>
                                  </a:lnTo>
                                  <a:lnTo>
                                    <a:pt x="150" y="378"/>
                                  </a:lnTo>
                                  <a:lnTo>
                                    <a:pt x="144" y="366"/>
                                  </a:lnTo>
                                  <a:lnTo>
                                    <a:pt x="138" y="366"/>
                                  </a:lnTo>
                                  <a:lnTo>
                                    <a:pt x="138" y="360"/>
                                  </a:lnTo>
                                  <a:lnTo>
                                    <a:pt x="96" y="294"/>
                                  </a:lnTo>
                                  <a:lnTo>
                                    <a:pt x="90" y="282"/>
                                  </a:lnTo>
                                  <a:lnTo>
                                    <a:pt x="90" y="276"/>
                                  </a:lnTo>
                                  <a:lnTo>
                                    <a:pt x="66" y="234"/>
                                  </a:lnTo>
                                  <a:lnTo>
                                    <a:pt x="54" y="210"/>
                                  </a:lnTo>
                                  <a:lnTo>
                                    <a:pt x="48" y="198"/>
                                  </a:lnTo>
                                  <a:lnTo>
                                    <a:pt x="42" y="192"/>
                                  </a:lnTo>
                                  <a:lnTo>
                                    <a:pt x="36" y="180"/>
                                  </a:lnTo>
                                  <a:lnTo>
                                    <a:pt x="30" y="168"/>
                                  </a:lnTo>
                                  <a:lnTo>
                                    <a:pt x="24" y="162"/>
                                  </a:lnTo>
                                  <a:lnTo>
                                    <a:pt x="24" y="156"/>
                                  </a:lnTo>
                                  <a:lnTo>
                                    <a:pt x="18" y="150"/>
                                  </a:lnTo>
                                  <a:lnTo>
                                    <a:pt x="12" y="144"/>
                                  </a:lnTo>
                                  <a:lnTo>
                                    <a:pt x="12" y="138"/>
                                  </a:lnTo>
                                  <a:lnTo>
                                    <a:pt x="6" y="132"/>
                                  </a:lnTo>
                                  <a:lnTo>
                                    <a:pt x="6" y="126"/>
                                  </a:lnTo>
                                  <a:lnTo>
                                    <a:pt x="0" y="126"/>
                                  </a:lnTo>
                                  <a:lnTo>
                                    <a:pt x="0" y="120"/>
                                  </a:lnTo>
                                  <a:close/>
                                </a:path>
                              </a:pathLst>
                            </a:custGeom>
                            <a:solidFill>
                              <a:srgbClr val="BF95DF"/>
                            </a:solidFill>
                            <a:ln w="9525">
                              <a:solidFill>
                                <a:schemeClr val="tx1"/>
                              </a:solidFill>
                              <a:prstDash val="solid"/>
                              <a:round/>
                              <a:headEnd/>
                              <a:tailEnd/>
                            </a:ln>
                          </wps:spPr>
                          <wps:bodyPr/>
                        </wps:wsp>
                        <wps:wsp>
                          <wps:cNvPr id="649" name="Freeform 192"/>
                          <wps:cNvSpPr>
                            <a:spLocks/>
                          </wps:cNvSpPr>
                          <wps:spPr bwMode="auto">
                            <a:xfrm>
                              <a:off x="4788960" y="10654335"/>
                              <a:ext cx="867278" cy="1355240"/>
                            </a:xfrm>
                            <a:custGeom>
                              <a:avLst/>
                              <a:gdLst>
                                <a:gd name="T0" fmla="*/ 2147483647 w 240"/>
                                <a:gd name="T1" fmla="*/ 2147483647 h 384"/>
                                <a:gd name="T2" fmla="*/ 2147483647 w 240"/>
                                <a:gd name="T3" fmla="*/ 2147483647 h 384"/>
                                <a:gd name="T4" fmla="*/ 2147483647 w 240"/>
                                <a:gd name="T5" fmla="*/ 0 h 384"/>
                                <a:gd name="T6" fmla="*/ 2147483647 w 240"/>
                                <a:gd name="T7" fmla="*/ 2147483647 h 384"/>
                                <a:gd name="T8" fmla="*/ 2147483647 w 240"/>
                                <a:gd name="T9" fmla="*/ 2147483647 h 384"/>
                                <a:gd name="T10" fmla="*/ 2147483647 w 240"/>
                                <a:gd name="T11" fmla="*/ 2147483647 h 384"/>
                                <a:gd name="T12" fmla="*/ 2147483647 w 240"/>
                                <a:gd name="T13" fmla="*/ 2147483647 h 384"/>
                                <a:gd name="T14" fmla="*/ 2147483647 w 240"/>
                                <a:gd name="T15" fmla="*/ 2147483647 h 384"/>
                                <a:gd name="T16" fmla="*/ 2147483647 w 240"/>
                                <a:gd name="T17" fmla="*/ 2147483647 h 384"/>
                                <a:gd name="T18" fmla="*/ 2147483647 w 240"/>
                                <a:gd name="T19" fmla="*/ 2147483647 h 384"/>
                                <a:gd name="T20" fmla="*/ 2147483647 w 240"/>
                                <a:gd name="T21" fmla="*/ 2147483647 h 384"/>
                                <a:gd name="T22" fmla="*/ 2147483647 w 240"/>
                                <a:gd name="T23" fmla="*/ 2147483647 h 384"/>
                                <a:gd name="T24" fmla="*/ 2147483647 w 240"/>
                                <a:gd name="T25" fmla="*/ 2147483647 h 384"/>
                                <a:gd name="T26" fmla="*/ 2147483647 w 240"/>
                                <a:gd name="T27" fmla="*/ 2147483647 h 384"/>
                                <a:gd name="T28" fmla="*/ 2147483647 w 240"/>
                                <a:gd name="T29" fmla="*/ 2147483647 h 384"/>
                                <a:gd name="T30" fmla="*/ 2147483647 w 240"/>
                                <a:gd name="T31" fmla="*/ 2147483647 h 384"/>
                                <a:gd name="T32" fmla="*/ 2147483647 w 240"/>
                                <a:gd name="T33" fmla="*/ 2147483647 h 384"/>
                                <a:gd name="T34" fmla="*/ 2147483647 w 240"/>
                                <a:gd name="T35" fmla="*/ 2147483647 h 384"/>
                                <a:gd name="T36" fmla="*/ 2147483647 w 240"/>
                                <a:gd name="T37" fmla="*/ 2147483647 h 384"/>
                                <a:gd name="T38" fmla="*/ 2147483647 w 240"/>
                                <a:gd name="T39" fmla="*/ 2147483647 h 384"/>
                                <a:gd name="T40" fmla="*/ 2147483647 w 240"/>
                                <a:gd name="T41" fmla="*/ 2147483647 h 384"/>
                                <a:gd name="T42" fmla="*/ 2147483647 w 240"/>
                                <a:gd name="T43" fmla="*/ 2147483647 h 384"/>
                                <a:gd name="T44" fmla="*/ 2147483647 w 240"/>
                                <a:gd name="T45" fmla="*/ 2147483647 h 384"/>
                                <a:gd name="T46" fmla="*/ 2147483647 w 240"/>
                                <a:gd name="T47" fmla="*/ 2147483647 h 384"/>
                                <a:gd name="T48" fmla="*/ 2147483647 w 240"/>
                                <a:gd name="T49" fmla="*/ 2147483647 h 384"/>
                                <a:gd name="T50" fmla="*/ 2147483647 w 240"/>
                                <a:gd name="T51" fmla="*/ 2147483647 h 384"/>
                                <a:gd name="T52" fmla="*/ 2147483647 w 240"/>
                                <a:gd name="T53" fmla="*/ 2147483647 h 384"/>
                                <a:gd name="T54" fmla="*/ 2147483647 w 240"/>
                                <a:gd name="T55" fmla="*/ 2147483647 h 384"/>
                                <a:gd name="T56" fmla="*/ 2147483647 w 240"/>
                                <a:gd name="T57" fmla="*/ 2147483647 h 384"/>
                                <a:gd name="T58" fmla="*/ 2147483647 w 240"/>
                                <a:gd name="T59" fmla="*/ 2147483647 h 384"/>
                                <a:gd name="T60" fmla="*/ 2147483647 w 240"/>
                                <a:gd name="T61" fmla="*/ 2147483647 h 384"/>
                                <a:gd name="T62" fmla="*/ 2147483647 w 240"/>
                                <a:gd name="T63" fmla="*/ 2147483647 h 384"/>
                                <a:gd name="T64" fmla="*/ 2147483647 w 240"/>
                                <a:gd name="T65" fmla="*/ 2147483647 h 384"/>
                                <a:gd name="T66" fmla="*/ 2147483647 w 240"/>
                                <a:gd name="T67" fmla="*/ 2147483647 h 384"/>
                                <a:gd name="T68" fmla="*/ 2147483647 w 240"/>
                                <a:gd name="T69" fmla="*/ 2147483647 h 384"/>
                                <a:gd name="T70" fmla="*/ 2147483647 w 240"/>
                                <a:gd name="T71" fmla="*/ 2147483647 h 384"/>
                                <a:gd name="T72" fmla="*/ 2147483647 w 240"/>
                                <a:gd name="T73" fmla="*/ 2147483647 h 384"/>
                                <a:gd name="T74" fmla="*/ 2147483647 w 240"/>
                                <a:gd name="T75" fmla="*/ 2147483647 h 384"/>
                                <a:gd name="T76" fmla="*/ 2147483647 w 240"/>
                                <a:gd name="T77" fmla="*/ 2147483647 h 384"/>
                                <a:gd name="T78" fmla="*/ 2147483647 w 240"/>
                                <a:gd name="T79" fmla="*/ 2147483647 h 384"/>
                                <a:gd name="T80" fmla="*/ 2147483647 w 240"/>
                                <a:gd name="T81" fmla="*/ 2147483647 h 384"/>
                                <a:gd name="T82" fmla="*/ 2147483647 w 240"/>
                                <a:gd name="T83" fmla="*/ 2147483647 h 384"/>
                                <a:gd name="T84" fmla="*/ 2147483647 w 240"/>
                                <a:gd name="T85" fmla="*/ 2147483647 h 384"/>
                                <a:gd name="T86" fmla="*/ 2147483647 w 240"/>
                                <a:gd name="T87" fmla="*/ 2147483647 h 384"/>
                                <a:gd name="T88" fmla="*/ 2147483647 w 240"/>
                                <a:gd name="T89" fmla="*/ 2147483647 h 384"/>
                                <a:gd name="T90" fmla="*/ 2147483647 w 240"/>
                                <a:gd name="T91" fmla="*/ 2147483647 h 384"/>
                                <a:gd name="T92" fmla="*/ 2147483647 w 240"/>
                                <a:gd name="T93" fmla="*/ 2147483647 h 384"/>
                                <a:gd name="T94" fmla="*/ 2147483647 w 240"/>
                                <a:gd name="T95" fmla="*/ 2147483647 h 384"/>
                                <a:gd name="T96" fmla="*/ 2147483647 w 240"/>
                                <a:gd name="T97" fmla="*/ 2147483647 h 384"/>
                                <a:gd name="T98" fmla="*/ 2147483647 w 240"/>
                                <a:gd name="T99" fmla="*/ 2147483647 h 384"/>
                                <a:gd name="T100" fmla="*/ 0 w 240"/>
                                <a:gd name="T101" fmla="*/ 2147483647 h 384"/>
                                <a:gd name="T102" fmla="*/ 2147483647 w 240"/>
                                <a:gd name="T103" fmla="*/ 2147483647 h 384"/>
                                <a:gd name="T104" fmla="*/ 2147483647 w 240"/>
                                <a:gd name="T105" fmla="*/ 2147483647 h 38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40" h="384">
                                  <a:moveTo>
                                    <a:pt x="66" y="60"/>
                                  </a:moveTo>
                                  <a:lnTo>
                                    <a:pt x="108" y="48"/>
                                  </a:lnTo>
                                  <a:lnTo>
                                    <a:pt x="126" y="42"/>
                                  </a:lnTo>
                                  <a:lnTo>
                                    <a:pt x="138" y="36"/>
                                  </a:lnTo>
                                  <a:lnTo>
                                    <a:pt x="144" y="36"/>
                                  </a:lnTo>
                                  <a:lnTo>
                                    <a:pt x="162" y="24"/>
                                  </a:lnTo>
                                  <a:lnTo>
                                    <a:pt x="198" y="6"/>
                                  </a:lnTo>
                                  <a:lnTo>
                                    <a:pt x="204" y="0"/>
                                  </a:lnTo>
                                  <a:lnTo>
                                    <a:pt x="210" y="0"/>
                                  </a:lnTo>
                                  <a:lnTo>
                                    <a:pt x="216" y="6"/>
                                  </a:lnTo>
                                  <a:lnTo>
                                    <a:pt x="222" y="6"/>
                                  </a:lnTo>
                                  <a:lnTo>
                                    <a:pt x="222" y="30"/>
                                  </a:lnTo>
                                  <a:lnTo>
                                    <a:pt x="216" y="78"/>
                                  </a:lnTo>
                                  <a:lnTo>
                                    <a:pt x="222" y="78"/>
                                  </a:lnTo>
                                  <a:lnTo>
                                    <a:pt x="222" y="84"/>
                                  </a:lnTo>
                                  <a:lnTo>
                                    <a:pt x="222" y="90"/>
                                  </a:lnTo>
                                  <a:lnTo>
                                    <a:pt x="228" y="90"/>
                                  </a:lnTo>
                                  <a:lnTo>
                                    <a:pt x="234" y="96"/>
                                  </a:lnTo>
                                  <a:lnTo>
                                    <a:pt x="234" y="102"/>
                                  </a:lnTo>
                                  <a:lnTo>
                                    <a:pt x="234" y="108"/>
                                  </a:lnTo>
                                  <a:lnTo>
                                    <a:pt x="234" y="114"/>
                                  </a:lnTo>
                                  <a:lnTo>
                                    <a:pt x="240" y="156"/>
                                  </a:lnTo>
                                  <a:lnTo>
                                    <a:pt x="240" y="162"/>
                                  </a:lnTo>
                                  <a:lnTo>
                                    <a:pt x="228" y="204"/>
                                  </a:lnTo>
                                  <a:lnTo>
                                    <a:pt x="228" y="210"/>
                                  </a:lnTo>
                                  <a:lnTo>
                                    <a:pt x="228" y="216"/>
                                  </a:lnTo>
                                  <a:lnTo>
                                    <a:pt x="228" y="222"/>
                                  </a:lnTo>
                                  <a:lnTo>
                                    <a:pt x="228" y="228"/>
                                  </a:lnTo>
                                  <a:lnTo>
                                    <a:pt x="228" y="234"/>
                                  </a:lnTo>
                                  <a:lnTo>
                                    <a:pt x="228" y="246"/>
                                  </a:lnTo>
                                  <a:lnTo>
                                    <a:pt x="222" y="252"/>
                                  </a:lnTo>
                                  <a:lnTo>
                                    <a:pt x="222" y="258"/>
                                  </a:lnTo>
                                  <a:lnTo>
                                    <a:pt x="216" y="258"/>
                                  </a:lnTo>
                                  <a:lnTo>
                                    <a:pt x="216" y="264"/>
                                  </a:lnTo>
                                  <a:lnTo>
                                    <a:pt x="222" y="264"/>
                                  </a:lnTo>
                                  <a:lnTo>
                                    <a:pt x="228" y="264"/>
                                  </a:lnTo>
                                  <a:lnTo>
                                    <a:pt x="222" y="270"/>
                                  </a:lnTo>
                                  <a:lnTo>
                                    <a:pt x="216" y="276"/>
                                  </a:lnTo>
                                  <a:lnTo>
                                    <a:pt x="210" y="276"/>
                                  </a:lnTo>
                                  <a:lnTo>
                                    <a:pt x="210" y="282"/>
                                  </a:lnTo>
                                  <a:lnTo>
                                    <a:pt x="210" y="294"/>
                                  </a:lnTo>
                                  <a:lnTo>
                                    <a:pt x="210" y="300"/>
                                  </a:lnTo>
                                  <a:lnTo>
                                    <a:pt x="204" y="300"/>
                                  </a:lnTo>
                                  <a:lnTo>
                                    <a:pt x="198" y="300"/>
                                  </a:lnTo>
                                  <a:lnTo>
                                    <a:pt x="192" y="294"/>
                                  </a:lnTo>
                                  <a:lnTo>
                                    <a:pt x="198" y="288"/>
                                  </a:lnTo>
                                  <a:lnTo>
                                    <a:pt x="198" y="282"/>
                                  </a:lnTo>
                                  <a:lnTo>
                                    <a:pt x="198" y="276"/>
                                  </a:lnTo>
                                  <a:lnTo>
                                    <a:pt x="198" y="270"/>
                                  </a:lnTo>
                                  <a:lnTo>
                                    <a:pt x="198" y="264"/>
                                  </a:lnTo>
                                  <a:lnTo>
                                    <a:pt x="192" y="270"/>
                                  </a:lnTo>
                                  <a:lnTo>
                                    <a:pt x="192" y="276"/>
                                  </a:lnTo>
                                  <a:lnTo>
                                    <a:pt x="192" y="282"/>
                                  </a:lnTo>
                                  <a:lnTo>
                                    <a:pt x="186" y="288"/>
                                  </a:lnTo>
                                  <a:lnTo>
                                    <a:pt x="186" y="276"/>
                                  </a:lnTo>
                                  <a:lnTo>
                                    <a:pt x="186" y="270"/>
                                  </a:lnTo>
                                  <a:lnTo>
                                    <a:pt x="186" y="264"/>
                                  </a:lnTo>
                                  <a:lnTo>
                                    <a:pt x="180" y="264"/>
                                  </a:lnTo>
                                  <a:lnTo>
                                    <a:pt x="180" y="252"/>
                                  </a:lnTo>
                                  <a:lnTo>
                                    <a:pt x="174" y="252"/>
                                  </a:lnTo>
                                  <a:lnTo>
                                    <a:pt x="174" y="246"/>
                                  </a:lnTo>
                                  <a:lnTo>
                                    <a:pt x="174" y="252"/>
                                  </a:lnTo>
                                  <a:lnTo>
                                    <a:pt x="162" y="252"/>
                                  </a:lnTo>
                                  <a:lnTo>
                                    <a:pt x="156" y="246"/>
                                  </a:lnTo>
                                  <a:lnTo>
                                    <a:pt x="156" y="252"/>
                                  </a:lnTo>
                                  <a:lnTo>
                                    <a:pt x="162" y="258"/>
                                  </a:lnTo>
                                  <a:lnTo>
                                    <a:pt x="162" y="264"/>
                                  </a:lnTo>
                                  <a:lnTo>
                                    <a:pt x="168" y="270"/>
                                  </a:lnTo>
                                  <a:lnTo>
                                    <a:pt x="162" y="270"/>
                                  </a:lnTo>
                                  <a:lnTo>
                                    <a:pt x="162" y="282"/>
                                  </a:lnTo>
                                  <a:lnTo>
                                    <a:pt x="162" y="288"/>
                                  </a:lnTo>
                                  <a:lnTo>
                                    <a:pt x="168" y="294"/>
                                  </a:lnTo>
                                  <a:lnTo>
                                    <a:pt x="168" y="300"/>
                                  </a:lnTo>
                                  <a:lnTo>
                                    <a:pt x="168" y="306"/>
                                  </a:lnTo>
                                  <a:lnTo>
                                    <a:pt x="168" y="312"/>
                                  </a:lnTo>
                                  <a:lnTo>
                                    <a:pt x="174" y="318"/>
                                  </a:lnTo>
                                  <a:lnTo>
                                    <a:pt x="168" y="324"/>
                                  </a:lnTo>
                                  <a:lnTo>
                                    <a:pt x="168" y="330"/>
                                  </a:lnTo>
                                  <a:lnTo>
                                    <a:pt x="162" y="336"/>
                                  </a:lnTo>
                                  <a:lnTo>
                                    <a:pt x="156" y="336"/>
                                  </a:lnTo>
                                  <a:lnTo>
                                    <a:pt x="156" y="330"/>
                                  </a:lnTo>
                                  <a:lnTo>
                                    <a:pt x="150" y="324"/>
                                  </a:lnTo>
                                  <a:lnTo>
                                    <a:pt x="150" y="318"/>
                                  </a:lnTo>
                                  <a:lnTo>
                                    <a:pt x="150" y="312"/>
                                  </a:lnTo>
                                  <a:lnTo>
                                    <a:pt x="144" y="318"/>
                                  </a:lnTo>
                                  <a:lnTo>
                                    <a:pt x="138" y="318"/>
                                  </a:lnTo>
                                  <a:lnTo>
                                    <a:pt x="138" y="312"/>
                                  </a:lnTo>
                                  <a:lnTo>
                                    <a:pt x="132" y="306"/>
                                  </a:lnTo>
                                  <a:lnTo>
                                    <a:pt x="132" y="312"/>
                                  </a:lnTo>
                                  <a:lnTo>
                                    <a:pt x="132" y="318"/>
                                  </a:lnTo>
                                  <a:lnTo>
                                    <a:pt x="138" y="324"/>
                                  </a:lnTo>
                                  <a:lnTo>
                                    <a:pt x="132" y="330"/>
                                  </a:lnTo>
                                  <a:lnTo>
                                    <a:pt x="126" y="336"/>
                                  </a:lnTo>
                                  <a:lnTo>
                                    <a:pt x="126" y="342"/>
                                  </a:lnTo>
                                  <a:lnTo>
                                    <a:pt x="126" y="348"/>
                                  </a:lnTo>
                                  <a:lnTo>
                                    <a:pt x="126" y="354"/>
                                  </a:lnTo>
                                  <a:lnTo>
                                    <a:pt x="120" y="354"/>
                                  </a:lnTo>
                                  <a:lnTo>
                                    <a:pt x="114" y="360"/>
                                  </a:lnTo>
                                  <a:lnTo>
                                    <a:pt x="114" y="354"/>
                                  </a:lnTo>
                                  <a:lnTo>
                                    <a:pt x="114" y="348"/>
                                  </a:lnTo>
                                  <a:lnTo>
                                    <a:pt x="108" y="342"/>
                                  </a:lnTo>
                                  <a:lnTo>
                                    <a:pt x="108" y="348"/>
                                  </a:lnTo>
                                  <a:lnTo>
                                    <a:pt x="108" y="354"/>
                                  </a:lnTo>
                                  <a:lnTo>
                                    <a:pt x="102" y="360"/>
                                  </a:lnTo>
                                  <a:lnTo>
                                    <a:pt x="96" y="366"/>
                                  </a:lnTo>
                                  <a:lnTo>
                                    <a:pt x="90" y="366"/>
                                  </a:lnTo>
                                  <a:lnTo>
                                    <a:pt x="90" y="372"/>
                                  </a:lnTo>
                                  <a:lnTo>
                                    <a:pt x="96" y="372"/>
                                  </a:lnTo>
                                  <a:lnTo>
                                    <a:pt x="96" y="378"/>
                                  </a:lnTo>
                                  <a:lnTo>
                                    <a:pt x="96" y="372"/>
                                  </a:lnTo>
                                  <a:lnTo>
                                    <a:pt x="102" y="372"/>
                                  </a:lnTo>
                                  <a:lnTo>
                                    <a:pt x="102" y="378"/>
                                  </a:lnTo>
                                  <a:lnTo>
                                    <a:pt x="108" y="378"/>
                                  </a:lnTo>
                                  <a:lnTo>
                                    <a:pt x="108" y="384"/>
                                  </a:lnTo>
                                  <a:lnTo>
                                    <a:pt x="102" y="384"/>
                                  </a:lnTo>
                                  <a:lnTo>
                                    <a:pt x="96" y="384"/>
                                  </a:lnTo>
                                  <a:lnTo>
                                    <a:pt x="90" y="384"/>
                                  </a:lnTo>
                                  <a:lnTo>
                                    <a:pt x="84" y="384"/>
                                  </a:lnTo>
                                  <a:lnTo>
                                    <a:pt x="78" y="378"/>
                                  </a:lnTo>
                                  <a:lnTo>
                                    <a:pt x="72" y="378"/>
                                  </a:lnTo>
                                  <a:lnTo>
                                    <a:pt x="66" y="372"/>
                                  </a:lnTo>
                                  <a:lnTo>
                                    <a:pt x="72" y="366"/>
                                  </a:lnTo>
                                  <a:lnTo>
                                    <a:pt x="72" y="360"/>
                                  </a:lnTo>
                                  <a:lnTo>
                                    <a:pt x="72" y="354"/>
                                  </a:lnTo>
                                  <a:lnTo>
                                    <a:pt x="72" y="348"/>
                                  </a:lnTo>
                                  <a:lnTo>
                                    <a:pt x="72" y="342"/>
                                  </a:lnTo>
                                  <a:lnTo>
                                    <a:pt x="72" y="336"/>
                                  </a:lnTo>
                                  <a:lnTo>
                                    <a:pt x="66" y="336"/>
                                  </a:lnTo>
                                  <a:lnTo>
                                    <a:pt x="66" y="330"/>
                                  </a:lnTo>
                                  <a:lnTo>
                                    <a:pt x="66" y="324"/>
                                  </a:lnTo>
                                  <a:lnTo>
                                    <a:pt x="72" y="318"/>
                                  </a:lnTo>
                                  <a:lnTo>
                                    <a:pt x="72" y="312"/>
                                  </a:lnTo>
                                  <a:lnTo>
                                    <a:pt x="72" y="306"/>
                                  </a:lnTo>
                                  <a:lnTo>
                                    <a:pt x="66" y="306"/>
                                  </a:lnTo>
                                  <a:lnTo>
                                    <a:pt x="66" y="300"/>
                                  </a:lnTo>
                                  <a:lnTo>
                                    <a:pt x="66" y="294"/>
                                  </a:lnTo>
                                  <a:lnTo>
                                    <a:pt x="66" y="288"/>
                                  </a:lnTo>
                                  <a:lnTo>
                                    <a:pt x="60" y="288"/>
                                  </a:lnTo>
                                  <a:lnTo>
                                    <a:pt x="60" y="282"/>
                                  </a:lnTo>
                                  <a:lnTo>
                                    <a:pt x="60" y="276"/>
                                  </a:lnTo>
                                  <a:lnTo>
                                    <a:pt x="54" y="276"/>
                                  </a:lnTo>
                                  <a:lnTo>
                                    <a:pt x="54" y="282"/>
                                  </a:lnTo>
                                  <a:lnTo>
                                    <a:pt x="54" y="276"/>
                                  </a:lnTo>
                                  <a:lnTo>
                                    <a:pt x="54" y="270"/>
                                  </a:lnTo>
                                  <a:lnTo>
                                    <a:pt x="48" y="258"/>
                                  </a:lnTo>
                                  <a:lnTo>
                                    <a:pt x="36" y="246"/>
                                  </a:lnTo>
                                  <a:lnTo>
                                    <a:pt x="36" y="240"/>
                                  </a:lnTo>
                                  <a:lnTo>
                                    <a:pt x="18" y="216"/>
                                  </a:lnTo>
                                  <a:lnTo>
                                    <a:pt x="18" y="210"/>
                                  </a:lnTo>
                                  <a:lnTo>
                                    <a:pt x="12" y="210"/>
                                  </a:lnTo>
                                  <a:lnTo>
                                    <a:pt x="12" y="204"/>
                                  </a:lnTo>
                                  <a:lnTo>
                                    <a:pt x="6" y="198"/>
                                  </a:lnTo>
                                  <a:lnTo>
                                    <a:pt x="0" y="192"/>
                                  </a:lnTo>
                                  <a:lnTo>
                                    <a:pt x="18" y="156"/>
                                  </a:lnTo>
                                  <a:lnTo>
                                    <a:pt x="24" y="156"/>
                                  </a:lnTo>
                                  <a:lnTo>
                                    <a:pt x="42" y="126"/>
                                  </a:lnTo>
                                  <a:lnTo>
                                    <a:pt x="54" y="96"/>
                                  </a:lnTo>
                                  <a:lnTo>
                                    <a:pt x="66" y="72"/>
                                  </a:lnTo>
                                  <a:lnTo>
                                    <a:pt x="66" y="60"/>
                                  </a:lnTo>
                                  <a:close/>
                                </a:path>
                              </a:pathLst>
                            </a:custGeom>
                            <a:solidFill>
                              <a:srgbClr val="00FFFF"/>
                            </a:solidFill>
                            <a:ln w="9525">
                              <a:solidFill>
                                <a:schemeClr val="tx1"/>
                              </a:solidFill>
                              <a:prstDash val="solid"/>
                              <a:round/>
                              <a:headEnd/>
                              <a:tailEnd/>
                            </a:ln>
                          </wps:spPr>
                          <wps:bodyPr/>
                        </wps:wsp>
                        <wps:wsp>
                          <wps:cNvPr id="650" name="Freeform 193"/>
                          <wps:cNvSpPr>
                            <a:spLocks/>
                          </wps:cNvSpPr>
                          <wps:spPr bwMode="auto">
                            <a:xfrm>
                              <a:off x="2468991" y="10971970"/>
                              <a:ext cx="1582783" cy="1821104"/>
                            </a:xfrm>
                            <a:custGeom>
                              <a:avLst/>
                              <a:gdLst>
                                <a:gd name="T0" fmla="*/ 2147483647 w 438"/>
                                <a:gd name="T1" fmla="*/ 2147483647 h 516"/>
                                <a:gd name="T2" fmla="*/ 2147483647 w 438"/>
                                <a:gd name="T3" fmla="*/ 2147483647 h 516"/>
                                <a:gd name="T4" fmla="*/ 2147483647 w 438"/>
                                <a:gd name="T5" fmla="*/ 2147483647 h 516"/>
                                <a:gd name="T6" fmla="*/ 2147483647 w 438"/>
                                <a:gd name="T7" fmla="*/ 2147483647 h 516"/>
                                <a:gd name="T8" fmla="*/ 2147483647 w 438"/>
                                <a:gd name="T9" fmla="*/ 2147483647 h 516"/>
                                <a:gd name="T10" fmla="*/ 2147483647 w 438"/>
                                <a:gd name="T11" fmla="*/ 2147483647 h 516"/>
                                <a:gd name="T12" fmla="*/ 2147483647 w 438"/>
                                <a:gd name="T13" fmla="*/ 2147483647 h 516"/>
                                <a:gd name="T14" fmla="*/ 2147483647 w 438"/>
                                <a:gd name="T15" fmla="*/ 2147483647 h 516"/>
                                <a:gd name="T16" fmla="*/ 2147483647 w 438"/>
                                <a:gd name="T17" fmla="*/ 2147483647 h 516"/>
                                <a:gd name="T18" fmla="*/ 2147483647 w 438"/>
                                <a:gd name="T19" fmla="*/ 2147483647 h 516"/>
                                <a:gd name="T20" fmla="*/ 2147483647 w 438"/>
                                <a:gd name="T21" fmla="*/ 2147483647 h 516"/>
                                <a:gd name="T22" fmla="*/ 2147483647 w 438"/>
                                <a:gd name="T23" fmla="*/ 2147483647 h 516"/>
                                <a:gd name="T24" fmla="*/ 2147483647 w 438"/>
                                <a:gd name="T25" fmla="*/ 2147483647 h 516"/>
                                <a:gd name="T26" fmla="*/ 2147483647 w 438"/>
                                <a:gd name="T27" fmla="*/ 2147483647 h 516"/>
                                <a:gd name="T28" fmla="*/ 2147483647 w 438"/>
                                <a:gd name="T29" fmla="*/ 2147483647 h 516"/>
                                <a:gd name="T30" fmla="*/ 2147483647 w 438"/>
                                <a:gd name="T31" fmla="*/ 2147483647 h 516"/>
                                <a:gd name="T32" fmla="*/ 2147483647 w 438"/>
                                <a:gd name="T33" fmla="*/ 2147483647 h 516"/>
                                <a:gd name="T34" fmla="*/ 2147483647 w 438"/>
                                <a:gd name="T35" fmla="*/ 2147483647 h 516"/>
                                <a:gd name="T36" fmla="*/ 2147483647 w 438"/>
                                <a:gd name="T37" fmla="*/ 2147483647 h 516"/>
                                <a:gd name="T38" fmla="*/ 2147483647 w 438"/>
                                <a:gd name="T39" fmla="*/ 2147483647 h 516"/>
                                <a:gd name="T40" fmla="*/ 2147483647 w 438"/>
                                <a:gd name="T41" fmla="*/ 2147483647 h 516"/>
                                <a:gd name="T42" fmla="*/ 2147483647 w 438"/>
                                <a:gd name="T43" fmla="*/ 2147483647 h 516"/>
                                <a:gd name="T44" fmla="*/ 2147483647 w 438"/>
                                <a:gd name="T45" fmla="*/ 2147483647 h 516"/>
                                <a:gd name="T46" fmla="*/ 2147483647 w 438"/>
                                <a:gd name="T47" fmla="*/ 2147483647 h 516"/>
                                <a:gd name="T48" fmla="*/ 2147483647 w 438"/>
                                <a:gd name="T49" fmla="*/ 2147483647 h 516"/>
                                <a:gd name="T50" fmla="*/ 2147483647 w 438"/>
                                <a:gd name="T51" fmla="*/ 2147483647 h 516"/>
                                <a:gd name="T52" fmla="*/ 2147483647 w 438"/>
                                <a:gd name="T53" fmla="*/ 2147483647 h 516"/>
                                <a:gd name="T54" fmla="*/ 2147483647 w 438"/>
                                <a:gd name="T55" fmla="*/ 2147483647 h 516"/>
                                <a:gd name="T56" fmla="*/ 2147483647 w 438"/>
                                <a:gd name="T57" fmla="*/ 2147483647 h 516"/>
                                <a:gd name="T58" fmla="*/ 2147483647 w 438"/>
                                <a:gd name="T59" fmla="*/ 2147483647 h 516"/>
                                <a:gd name="T60" fmla="*/ 2147483647 w 438"/>
                                <a:gd name="T61" fmla="*/ 2147483647 h 516"/>
                                <a:gd name="T62" fmla="*/ 2147483647 w 438"/>
                                <a:gd name="T63" fmla="*/ 2147483647 h 516"/>
                                <a:gd name="T64" fmla="*/ 2147483647 w 438"/>
                                <a:gd name="T65" fmla="*/ 2147483647 h 516"/>
                                <a:gd name="T66" fmla="*/ 2147483647 w 438"/>
                                <a:gd name="T67" fmla="*/ 2147483647 h 516"/>
                                <a:gd name="T68" fmla="*/ 2147483647 w 438"/>
                                <a:gd name="T69" fmla="*/ 2147483647 h 516"/>
                                <a:gd name="T70" fmla="*/ 2147483647 w 438"/>
                                <a:gd name="T71" fmla="*/ 2147483647 h 516"/>
                                <a:gd name="T72" fmla="*/ 2147483647 w 438"/>
                                <a:gd name="T73" fmla="*/ 2147483647 h 516"/>
                                <a:gd name="T74" fmla="*/ 2147483647 w 438"/>
                                <a:gd name="T75" fmla="*/ 2147483647 h 516"/>
                                <a:gd name="T76" fmla="*/ 2147483647 w 438"/>
                                <a:gd name="T77" fmla="*/ 2147483647 h 516"/>
                                <a:gd name="T78" fmla="*/ 2147483647 w 438"/>
                                <a:gd name="T79" fmla="*/ 2147483647 h 516"/>
                                <a:gd name="T80" fmla="*/ 2147483647 w 438"/>
                                <a:gd name="T81" fmla="*/ 2147483647 h 516"/>
                                <a:gd name="T82" fmla="*/ 2147483647 w 438"/>
                                <a:gd name="T83" fmla="*/ 2147483647 h 516"/>
                                <a:gd name="T84" fmla="*/ 2147483647 w 438"/>
                                <a:gd name="T85" fmla="*/ 2147483647 h 516"/>
                                <a:gd name="T86" fmla="*/ 2147483647 w 438"/>
                                <a:gd name="T87" fmla="*/ 2147483647 h 516"/>
                                <a:gd name="T88" fmla="*/ 2147483647 w 438"/>
                                <a:gd name="T89" fmla="*/ 2147483647 h 516"/>
                                <a:gd name="T90" fmla="*/ 2147483647 w 438"/>
                                <a:gd name="T91" fmla="*/ 2147483647 h 516"/>
                                <a:gd name="T92" fmla="*/ 2147483647 w 438"/>
                                <a:gd name="T93" fmla="*/ 2147483647 h 516"/>
                                <a:gd name="T94" fmla="*/ 2147483647 w 438"/>
                                <a:gd name="T95" fmla="*/ 2147483647 h 516"/>
                                <a:gd name="T96" fmla="*/ 2147483647 w 438"/>
                                <a:gd name="T97" fmla="*/ 2147483647 h 516"/>
                                <a:gd name="T98" fmla="*/ 0 w 438"/>
                                <a:gd name="T99" fmla="*/ 2147483647 h 516"/>
                                <a:gd name="T100" fmla="*/ 2147483647 w 438"/>
                                <a:gd name="T101" fmla="*/ 2147483647 h 516"/>
                                <a:gd name="T102" fmla="*/ 2147483647 w 438"/>
                                <a:gd name="T103" fmla="*/ 2147483647 h 516"/>
                                <a:gd name="T104" fmla="*/ 2147483647 w 438"/>
                                <a:gd name="T105" fmla="*/ 2147483647 h 51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38" h="516">
                                  <a:moveTo>
                                    <a:pt x="240" y="0"/>
                                  </a:moveTo>
                                  <a:lnTo>
                                    <a:pt x="240" y="6"/>
                                  </a:lnTo>
                                  <a:lnTo>
                                    <a:pt x="246" y="6"/>
                                  </a:lnTo>
                                  <a:lnTo>
                                    <a:pt x="246" y="12"/>
                                  </a:lnTo>
                                  <a:lnTo>
                                    <a:pt x="252" y="18"/>
                                  </a:lnTo>
                                  <a:lnTo>
                                    <a:pt x="252" y="24"/>
                                  </a:lnTo>
                                  <a:lnTo>
                                    <a:pt x="258" y="30"/>
                                  </a:lnTo>
                                  <a:lnTo>
                                    <a:pt x="264" y="36"/>
                                  </a:lnTo>
                                  <a:lnTo>
                                    <a:pt x="264" y="42"/>
                                  </a:lnTo>
                                  <a:lnTo>
                                    <a:pt x="270" y="48"/>
                                  </a:lnTo>
                                  <a:lnTo>
                                    <a:pt x="276" y="60"/>
                                  </a:lnTo>
                                  <a:lnTo>
                                    <a:pt x="282" y="72"/>
                                  </a:lnTo>
                                  <a:lnTo>
                                    <a:pt x="288" y="78"/>
                                  </a:lnTo>
                                  <a:lnTo>
                                    <a:pt x="294" y="90"/>
                                  </a:lnTo>
                                  <a:lnTo>
                                    <a:pt x="306" y="114"/>
                                  </a:lnTo>
                                  <a:lnTo>
                                    <a:pt x="330" y="156"/>
                                  </a:lnTo>
                                  <a:lnTo>
                                    <a:pt x="330" y="162"/>
                                  </a:lnTo>
                                  <a:lnTo>
                                    <a:pt x="336" y="174"/>
                                  </a:lnTo>
                                  <a:lnTo>
                                    <a:pt x="378" y="240"/>
                                  </a:lnTo>
                                  <a:lnTo>
                                    <a:pt x="378" y="246"/>
                                  </a:lnTo>
                                  <a:lnTo>
                                    <a:pt x="384" y="246"/>
                                  </a:lnTo>
                                  <a:lnTo>
                                    <a:pt x="390" y="258"/>
                                  </a:lnTo>
                                  <a:lnTo>
                                    <a:pt x="390" y="264"/>
                                  </a:lnTo>
                                  <a:lnTo>
                                    <a:pt x="402" y="276"/>
                                  </a:lnTo>
                                  <a:lnTo>
                                    <a:pt x="402" y="282"/>
                                  </a:lnTo>
                                  <a:lnTo>
                                    <a:pt x="402" y="294"/>
                                  </a:lnTo>
                                  <a:lnTo>
                                    <a:pt x="408" y="300"/>
                                  </a:lnTo>
                                  <a:lnTo>
                                    <a:pt x="408" y="312"/>
                                  </a:lnTo>
                                  <a:lnTo>
                                    <a:pt x="408" y="318"/>
                                  </a:lnTo>
                                  <a:lnTo>
                                    <a:pt x="414" y="342"/>
                                  </a:lnTo>
                                  <a:lnTo>
                                    <a:pt x="414" y="348"/>
                                  </a:lnTo>
                                  <a:lnTo>
                                    <a:pt x="420" y="366"/>
                                  </a:lnTo>
                                  <a:lnTo>
                                    <a:pt x="426" y="366"/>
                                  </a:lnTo>
                                  <a:lnTo>
                                    <a:pt x="426" y="372"/>
                                  </a:lnTo>
                                  <a:lnTo>
                                    <a:pt x="426" y="378"/>
                                  </a:lnTo>
                                  <a:lnTo>
                                    <a:pt x="432" y="384"/>
                                  </a:lnTo>
                                  <a:lnTo>
                                    <a:pt x="432" y="390"/>
                                  </a:lnTo>
                                  <a:lnTo>
                                    <a:pt x="432" y="396"/>
                                  </a:lnTo>
                                  <a:lnTo>
                                    <a:pt x="438" y="396"/>
                                  </a:lnTo>
                                  <a:lnTo>
                                    <a:pt x="432" y="396"/>
                                  </a:lnTo>
                                  <a:lnTo>
                                    <a:pt x="432" y="402"/>
                                  </a:lnTo>
                                  <a:lnTo>
                                    <a:pt x="438" y="402"/>
                                  </a:lnTo>
                                  <a:lnTo>
                                    <a:pt x="438" y="408"/>
                                  </a:lnTo>
                                  <a:lnTo>
                                    <a:pt x="432" y="414"/>
                                  </a:lnTo>
                                  <a:lnTo>
                                    <a:pt x="432" y="420"/>
                                  </a:lnTo>
                                  <a:lnTo>
                                    <a:pt x="432" y="426"/>
                                  </a:lnTo>
                                  <a:lnTo>
                                    <a:pt x="426" y="426"/>
                                  </a:lnTo>
                                  <a:lnTo>
                                    <a:pt x="420" y="426"/>
                                  </a:lnTo>
                                  <a:lnTo>
                                    <a:pt x="414" y="426"/>
                                  </a:lnTo>
                                  <a:lnTo>
                                    <a:pt x="414" y="432"/>
                                  </a:lnTo>
                                  <a:lnTo>
                                    <a:pt x="414" y="438"/>
                                  </a:lnTo>
                                  <a:lnTo>
                                    <a:pt x="408" y="432"/>
                                  </a:lnTo>
                                  <a:lnTo>
                                    <a:pt x="402" y="438"/>
                                  </a:lnTo>
                                  <a:lnTo>
                                    <a:pt x="402" y="444"/>
                                  </a:lnTo>
                                  <a:lnTo>
                                    <a:pt x="396" y="450"/>
                                  </a:lnTo>
                                  <a:lnTo>
                                    <a:pt x="396" y="456"/>
                                  </a:lnTo>
                                  <a:lnTo>
                                    <a:pt x="396" y="462"/>
                                  </a:lnTo>
                                  <a:lnTo>
                                    <a:pt x="396" y="468"/>
                                  </a:lnTo>
                                  <a:lnTo>
                                    <a:pt x="396" y="474"/>
                                  </a:lnTo>
                                  <a:lnTo>
                                    <a:pt x="390" y="474"/>
                                  </a:lnTo>
                                  <a:lnTo>
                                    <a:pt x="384" y="474"/>
                                  </a:lnTo>
                                  <a:lnTo>
                                    <a:pt x="378" y="474"/>
                                  </a:lnTo>
                                  <a:lnTo>
                                    <a:pt x="372" y="480"/>
                                  </a:lnTo>
                                  <a:lnTo>
                                    <a:pt x="366" y="480"/>
                                  </a:lnTo>
                                  <a:lnTo>
                                    <a:pt x="360" y="474"/>
                                  </a:lnTo>
                                  <a:lnTo>
                                    <a:pt x="354" y="474"/>
                                  </a:lnTo>
                                  <a:lnTo>
                                    <a:pt x="354" y="468"/>
                                  </a:lnTo>
                                  <a:lnTo>
                                    <a:pt x="360" y="462"/>
                                  </a:lnTo>
                                  <a:lnTo>
                                    <a:pt x="360" y="456"/>
                                  </a:lnTo>
                                  <a:lnTo>
                                    <a:pt x="366" y="456"/>
                                  </a:lnTo>
                                  <a:lnTo>
                                    <a:pt x="366" y="462"/>
                                  </a:lnTo>
                                  <a:lnTo>
                                    <a:pt x="372" y="462"/>
                                  </a:lnTo>
                                  <a:lnTo>
                                    <a:pt x="372" y="468"/>
                                  </a:lnTo>
                                  <a:lnTo>
                                    <a:pt x="378" y="468"/>
                                  </a:lnTo>
                                  <a:lnTo>
                                    <a:pt x="384" y="468"/>
                                  </a:lnTo>
                                  <a:lnTo>
                                    <a:pt x="384" y="462"/>
                                  </a:lnTo>
                                  <a:lnTo>
                                    <a:pt x="390" y="456"/>
                                  </a:lnTo>
                                  <a:lnTo>
                                    <a:pt x="396" y="450"/>
                                  </a:lnTo>
                                  <a:lnTo>
                                    <a:pt x="396" y="438"/>
                                  </a:lnTo>
                                  <a:lnTo>
                                    <a:pt x="396" y="432"/>
                                  </a:lnTo>
                                  <a:lnTo>
                                    <a:pt x="396" y="426"/>
                                  </a:lnTo>
                                  <a:lnTo>
                                    <a:pt x="402" y="426"/>
                                  </a:lnTo>
                                  <a:lnTo>
                                    <a:pt x="408" y="420"/>
                                  </a:lnTo>
                                  <a:lnTo>
                                    <a:pt x="402" y="420"/>
                                  </a:lnTo>
                                  <a:lnTo>
                                    <a:pt x="396" y="414"/>
                                  </a:lnTo>
                                  <a:lnTo>
                                    <a:pt x="402" y="414"/>
                                  </a:lnTo>
                                  <a:lnTo>
                                    <a:pt x="402" y="408"/>
                                  </a:lnTo>
                                  <a:lnTo>
                                    <a:pt x="402" y="402"/>
                                  </a:lnTo>
                                  <a:lnTo>
                                    <a:pt x="396" y="402"/>
                                  </a:lnTo>
                                  <a:lnTo>
                                    <a:pt x="396" y="408"/>
                                  </a:lnTo>
                                  <a:lnTo>
                                    <a:pt x="390" y="408"/>
                                  </a:lnTo>
                                  <a:lnTo>
                                    <a:pt x="390" y="402"/>
                                  </a:lnTo>
                                  <a:lnTo>
                                    <a:pt x="390" y="396"/>
                                  </a:lnTo>
                                  <a:lnTo>
                                    <a:pt x="384" y="402"/>
                                  </a:lnTo>
                                  <a:lnTo>
                                    <a:pt x="390" y="408"/>
                                  </a:lnTo>
                                  <a:lnTo>
                                    <a:pt x="384" y="414"/>
                                  </a:lnTo>
                                  <a:lnTo>
                                    <a:pt x="378" y="414"/>
                                  </a:lnTo>
                                  <a:lnTo>
                                    <a:pt x="378" y="420"/>
                                  </a:lnTo>
                                  <a:lnTo>
                                    <a:pt x="378" y="426"/>
                                  </a:lnTo>
                                  <a:lnTo>
                                    <a:pt x="372" y="426"/>
                                  </a:lnTo>
                                  <a:lnTo>
                                    <a:pt x="372" y="420"/>
                                  </a:lnTo>
                                  <a:lnTo>
                                    <a:pt x="378" y="414"/>
                                  </a:lnTo>
                                  <a:lnTo>
                                    <a:pt x="372" y="414"/>
                                  </a:lnTo>
                                  <a:lnTo>
                                    <a:pt x="372" y="420"/>
                                  </a:lnTo>
                                  <a:lnTo>
                                    <a:pt x="366" y="420"/>
                                  </a:lnTo>
                                  <a:lnTo>
                                    <a:pt x="366" y="426"/>
                                  </a:lnTo>
                                  <a:lnTo>
                                    <a:pt x="366" y="432"/>
                                  </a:lnTo>
                                  <a:lnTo>
                                    <a:pt x="360" y="432"/>
                                  </a:lnTo>
                                  <a:lnTo>
                                    <a:pt x="354" y="432"/>
                                  </a:lnTo>
                                  <a:lnTo>
                                    <a:pt x="354" y="438"/>
                                  </a:lnTo>
                                  <a:lnTo>
                                    <a:pt x="354" y="444"/>
                                  </a:lnTo>
                                  <a:lnTo>
                                    <a:pt x="348" y="438"/>
                                  </a:lnTo>
                                  <a:lnTo>
                                    <a:pt x="342" y="444"/>
                                  </a:lnTo>
                                  <a:lnTo>
                                    <a:pt x="336" y="438"/>
                                  </a:lnTo>
                                  <a:lnTo>
                                    <a:pt x="336" y="432"/>
                                  </a:lnTo>
                                  <a:lnTo>
                                    <a:pt x="330" y="432"/>
                                  </a:lnTo>
                                  <a:lnTo>
                                    <a:pt x="336" y="432"/>
                                  </a:lnTo>
                                  <a:lnTo>
                                    <a:pt x="336" y="426"/>
                                  </a:lnTo>
                                  <a:lnTo>
                                    <a:pt x="336" y="420"/>
                                  </a:lnTo>
                                  <a:lnTo>
                                    <a:pt x="342" y="420"/>
                                  </a:lnTo>
                                  <a:lnTo>
                                    <a:pt x="348" y="420"/>
                                  </a:lnTo>
                                  <a:lnTo>
                                    <a:pt x="348" y="402"/>
                                  </a:lnTo>
                                  <a:lnTo>
                                    <a:pt x="348" y="408"/>
                                  </a:lnTo>
                                  <a:lnTo>
                                    <a:pt x="342" y="408"/>
                                  </a:lnTo>
                                  <a:lnTo>
                                    <a:pt x="342" y="402"/>
                                  </a:lnTo>
                                  <a:lnTo>
                                    <a:pt x="336" y="396"/>
                                  </a:lnTo>
                                  <a:lnTo>
                                    <a:pt x="336" y="390"/>
                                  </a:lnTo>
                                  <a:lnTo>
                                    <a:pt x="342" y="384"/>
                                  </a:lnTo>
                                  <a:lnTo>
                                    <a:pt x="342" y="378"/>
                                  </a:lnTo>
                                  <a:lnTo>
                                    <a:pt x="336" y="378"/>
                                  </a:lnTo>
                                  <a:lnTo>
                                    <a:pt x="336" y="384"/>
                                  </a:lnTo>
                                  <a:lnTo>
                                    <a:pt x="330" y="384"/>
                                  </a:lnTo>
                                  <a:lnTo>
                                    <a:pt x="330" y="390"/>
                                  </a:lnTo>
                                  <a:lnTo>
                                    <a:pt x="324" y="390"/>
                                  </a:lnTo>
                                  <a:lnTo>
                                    <a:pt x="318" y="396"/>
                                  </a:lnTo>
                                  <a:lnTo>
                                    <a:pt x="324" y="396"/>
                                  </a:lnTo>
                                  <a:lnTo>
                                    <a:pt x="324" y="402"/>
                                  </a:lnTo>
                                  <a:lnTo>
                                    <a:pt x="318" y="402"/>
                                  </a:lnTo>
                                  <a:lnTo>
                                    <a:pt x="318" y="408"/>
                                  </a:lnTo>
                                  <a:lnTo>
                                    <a:pt x="318" y="414"/>
                                  </a:lnTo>
                                  <a:lnTo>
                                    <a:pt x="318" y="420"/>
                                  </a:lnTo>
                                  <a:lnTo>
                                    <a:pt x="312" y="420"/>
                                  </a:lnTo>
                                  <a:lnTo>
                                    <a:pt x="312" y="426"/>
                                  </a:lnTo>
                                  <a:lnTo>
                                    <a:pt x="306" y="426"/>
                                  </a:lnTo>
                                  <a:lnTo>
                                    <a:pt x="306" y="432"/>
                                  </a:lnTo>
                                  <a:lnTo>
                                    <a:pt x="306" y="438"/>
                                  </a:lnTo>
                                  <a:lnTo>
                                    <a:pt x="300" y="444"/>
                                  </a:lnTo>
                                  <a:lnTo>
                                    <a:pt x="300" y="438"/>
                                  </a:lnTo>
                                  <a:lnTo>
                                    <a:pt x="294" y="444"/>
                                  </a:lnTo>
                                  <a:lnTo>
                                    <a:pt x="288" y="444"/>
                                  </a:lnTo>
                                  <a:lnTo>
                                    <a:pt x="288" y="450"/>
                                  </a:lnTo>
                                  <a:lnTo>
                                    <a:pt x="282" y="444"/>
                                  </a:lnTo>
                                  <a:lnTo>
                                    <a:pt x="282" y="438"/>
                                  </a:lnTo>
                                  <a:lnTo>
                                    <a:pt x="288" y="438"/>
                                  </a:lnTo>
                                  <a:lnTo>
                                    <a:pt x="288" y="432"/>
                                  </a:lnTo>
                                  <a:lnTo>
                                    <a:pt x="288" y="426"/>
                                  </a:lnTo>
                                  <a:lnTo>
                                    <a:pt x="294" y="426"/>
                                  </a:lnTo>
                                  <a:lnTo>
                                    <a:pt x="294" y="414"/>
                                  </a:lnTo>
                                  <a:lnTo>
                                    <a:pt x="288" y="414"/>
                                  </a:lnTo>
                                  <a:lnTo>
                                    <a:pt x="288" y="420"/>
                                  </a:lnTo>
                                  <a:lnTo>
                                    <a:pt x="282" y="420"/>
                                  </a:lnTo>
                                  <a:lnTo>
                                    <a:pt x="282" y="426"/>
                                  </a:lnTo>
                                  <a:lnTo>
                                    <a:pt x="276" y="432"/>
                                  </a:lnTo>
                                  <a:lnTo>
                                    <a:pt x="276" y="438"/>
                                  </a:lnTo>
                                  <a:lnTo>
                                    <a:pt x="276" y="444"/>
                                  </a:lnTo>
                                  <a:lnTo>
                                    <a:pt x="270" y="444"/>
                                  </a:lnTo>
                                  <a:lnTo>
                                    <a:pt x="270" y="438"/>
                                  </a:lnTo>
                                  <a:lnTo>
                                    <a:pt x="270" y="432"/>
                                  </a:lnTo>
                                  <a:lnTo>
                                    <a:pt x="270" y="426"/>
                                  </a:lnTo>
                                  <a:lnTo>
                                    <a:pt x="264" y="432"/>
                                  </a:lnTo>
                                  <a:lnTo>
                                    <a:pt x="270" y="432"/>
                                  </a:lnTo>
                                  <a:lnTo>
                                    <a:pt x="264" y="438"/>
                                  </a:lnTo>
                                  <a:lnTo>
                                    <a:pt x="264" y="444"/>
                                  </a:lnTo>
                                  <a:lnTo>
                                    <a:pt x="264" y="450"/>
                                  </a:lnTo>
                                  <a:lnTo>
                                    <a:pt x="258" y="450"/>
                                  </a:lnTo>
                                  <a:lnTo>
                                    <a:pt x="258" y="456"/>
                                  </a:lnTo>
                                  <a:lnTo>
                                    <a:pt x="258" y="462"/>
                                  </a:lnTo>
                                  <a:lnTo>
                                    <a:pt x="258" y="468"/>
                                  </a:lnTo>
                                  <a:lnTo>
                                    <a:pt x="252" y="468"/>
                                  </a:lnTo>
                                  <a:lnTo>
                                    <a:pt x="252" y="474"/>
                                  </a:lnTo>
                                  <a:lnTo>
                                    <a:pt x="246" y="474"/>
                                  </a:lnTo>
                                  <a:lnTo>
                                    <a:pt x="246" y="468"/>
                                  </a:lnTo>
                                  <a:lnTo>
                                    <a:pt x="240" y="468"/>
                                  </a:lnTo>
                                  <a:lnTo>
                                    <a:pt x="234" y="468"/>
                                  </a:lnTo>
                                  <a:lnTo>
                                    <a:pt x="228" y="474"/>
                                  </a:lnTo>
                                  <a:lnTo>
                                    <a:pt x="228" y="468"/>
                                  </a:lnTo>
                                  <a:lnTo>
                                    <a:pt x="222" y="468"/>
                                  </a:lnTo>
                                  <a:lnTo>
                                    <a:pt x="222" y="462"/>
                                  </a:lnTo>
                                  <a:lnTo>
                                    <a:pt x="216" y="456"/>
                                  </a:lnTo>
                                  <a:lnTo>
                                    <a:pt x="216" y="450"/>
                                  </a:lnTo>
                                  <a:lnTo>
                                    <a:pt x="210" y="450"/>
                                  </a:lnTo>
                                  <a:lnTo>
                                    <a:pt x="210" y="456"/>
                                  </a:lnTo>
                                  <a:lnTo>
                                    <a:pt x="210" y="462"/>
                                  </a:lnTo>
                                  <a:lnTo>
                                    <a:pt x="204" y="468"/>
                                  </a:lnTo>
                                  <a:lnTo>
                                    <a:pt x="204" y="474"/>
                                  </a:lnTo>
                                  <a:lnTo>
                                    <a:pt x="210" y="474"/>
                                  </a:lnTo>
                                  <a:lnTo>
                                    <a:pt x="204" y="474"/>
                                  </a:lnTo>
                                  <a:lnTo>
                                    <a:pt x="204" y="480"/>
                                  </a:lnTo>
                                  <a:lnTo>
                                    <a:pt x="198" y="480"/>
                                  </a:lnTo>
                                  <a:lnTo>
                                    <a:pt x="198" y="486"/>
                                  </a:lnTo>
                                  <a:lnTo>
                                    <a:pt x="192" y="486"/>
                                  </a:lnTo>
                                  <a:lnTo>
                                    <a:pt x="192" y="492"/>
                                  </a:lnTo>
                                  <a:lnTo>
                                    <a:pt x="186" y="492"/>
                                  </a:lnTo>
                                  <a:lnTo>
                                    <a:pt x="186" y="498"/>
                                  </a:lnTo>
                                  <a:lnTo>
                                    <a:pt x="186" y="504"/>
                                  </a:lnTo>
                                  <a:lnTo>
                                    <a:pt x="180" y="510"/>
                                  </a:lnTo>
                                  <a:lnTo>
                                    <a:pt x="180" y="516"/>
                                  </a:lnTo>
                                  <a:lnTo>
                                    <a:pt x="174" y="516"/>
                                  </a:lnTo>
                                  <a:lnTo>
                                    <a:pt x="174" y="510"/>
                                  </a:lnTo>
                                  <a:lnTo>
                                    <a:pt x="174" y="504"/>
                                  </a:lnTo>
                                  <a:lnTo>
                                    <a:pt x="168" y="504"/>
                                  </a:lnTo>
                                  <a:lnTo>
                                    <a:pt x="168" y="498"/>
                                  </a:lnTo>
                                  <a:lnTo>
                                    <a:pt x="168" y="492"/>
                                  </a:lnTo>
                                  <a:lnTo>
                                    <a:pt x="168" y="486"/>
                                  </a:lnTo>
                                  <a:lnTo>
                                    <a:pt x="168" y="480"/>
                                  </a:lnTo>
                                  <a:lnTo>
                                    <a:pt x="168" y="474"/>
                                  </a:lnTo>
                                  <a:lnTo>
                                    <a:pt x="174" y="462"/>
                                  </a:lnTo>
                                  <a:lnTo>
                                    <a:pt x="174" y="456"/>
                                  </a:lnTo>
                                  <a:lnTo>
                                    <a:pt x="180" y="450"/>
                                  </a:lnTo>
                                  <a:lnTo>
                                    <a:pt x="180" y="444"/>
                                  </a:lnTo>
                                  <a:lnTo>
                                    <a:pt x="180" y="438"/>
                                  </a:lnTo>
                                  <a:lnTo>
                                    <a:pt x="168" y="420"/>
                                  </a:lnTo>
                                  <a:lnTo>
                                    <a:pt x="168" y="414"/>
                                  </a:lnTo>
                                  <a:lnTo>
                                    <a:pt x="162" y="408"/>
                                  </a:lnTo>
                                  <a:lnTo>
                                    <a:pt x="156" y="402"/>
                                  </a:lnTo>
                                  <a:lnTo>
                                    <a:pt x="156" y="396"/>
                                  </a:lnTo>
                                  <a:lnTo>
                                    <a:pt x="150" y="396"/>
                                  </a:lnTo>
                                  <a:lnTo>
                                    <a:pt x="144" y="378"/>
                                  </a:lnTo>
                                  <a:lnTo>
                                    <a:pt x="138" y="366"/>
                                  </a:lnTo>
                                  <a:lnTo>
                                    <a:pt x="132" y="360"/>
                                  </a:lnTo>
                                  <a:lnTo>
                                    <a:pt x="126" y="354"/>
                                  </a:lnTo>
                                  <a:lnTo>
                                    <a:pt x="126" y="348"/>
                                  </a:lnTo>
                                  <a:lnTo>
                                    <a:pt x="120" y="336"/>
                                  </a:lnTo>
                                  <a:lnTo>
                                    <a:pt x="114" y="330"/>
                                  </a:lnTo>
                                  <a:lnTo>
                                    <a:pt x="108" y="324"/>
                                  </a:lnTo>
                                  <a:lnTo>
                                    <a:pt x="102" y="306"/>
                                  </a:lnTo>
                                  <a:lnTo>
                                    <a:pt x="96" y="306"/>
                                  </a:lnTo>
                                  <a:lnTo>
                                    <a:pt x="96" y="300"/>
                                  </a:lnTo>
                                  <a:lnTo>
                                    <a:pt x="90" y="294"/>
                                  </a:lnTo>
                                  <a:lnTo>
                                    <a:pt x="90" y="288"/>
                                  </a:lnTo>
                                  <a:lnTo>
                                    <a:pt x="78" y="276"/>
                                  </a:lnTo>
                                  <a:lnTo>
                                    <a:pt x="54" y="234"/>
                                  </a:lnTo>
                                  <a:lnTo>
                                    <a:pt x="54" y="228"/>
                                  </a:lnTo>
                                  <a:lnTo>
                                    <a:pt x="42" y="216"/>
                                  </a:lnTo>
                                  <a:lnTo>
                                    <a:pt x="36" y="204"/>
                                  </a:lnTo>
                                  <a:lnTo>
                                    <a:pt x="24" y="186"/>
                                  </a:lnTo>
                                  <a:lnTo>
                                    <a:pt x="24" y="180"/>
                                  </a:lnTo>
                                  <a:lnTo>
                                    <a:pt x="18" y="180"/>
                                  </a:lnTo>
                                  <a:lnTo>
                                    <a:pt x="6" y="150"/>
                                  </a:lnTo>
                                  <a:lnTo>
                                    <a:pt x="0" y="144"/>
                                  </a:lnTo>
                                  <a:lnTo>
                                    <a:pt x="0" y="138"/>
                                  </a:lnTo>
                                  <a:lnTo>
                                    <a:pt x="18" y="132"/>
                                  </a:lnTo>
                                  <a:lnTo>
                                    <a:pt x="48" y="108"/>
                                  </a:lnTo>
                                  <a:lnTo>
                                    <a:pt x="84" y="90"/>
                                  </a:lnTo>
                                  <a:lnTo>
                                    <a:pt x="108" y="78"/>
                                  </a:lnTo>
                                  <a:lnTo>
                                    <a:pt x="132" y="66"/>
                                  </a:lnTo>
                                  <a:lnTo>
                                    <a:pt x="132" y="60"/>
                                  </a:lnTo>
                                  <a:lnTo>
                                    <a:pt x="150" y="54"/>
                                  </a:lnTo>
                                  <a:lnTo>
                                    <a:pt x="156" y="48"/>
                                  </a:lnTo>
                                  <a:lnTo>
                                    <a:pt x="162" y="42"/>
                                  </a:lnTo>
                                  <a:lnTo>
                                    <a:pt x="186" y="30"/>
                                  </a:lnTo>
                                  <a:lnTo>
                                    <a:pt x="198" y="24"/>
                                  </a:lnTo>
                                  <a:lnTo>
                                    <a:pt x="216" y="12"/>
                                  </a:lnTo>
                                  <a:lnTo>
                                    <a:pt x="222" y="12"/>
                                  </a:lnTo>
                                  <a:lnTo>
                                    <a:pt x="222" y="6"/>
                                  </a:lnTo>
                                  <a:lnTo>
                                    <a:pt x="234" y="0"/>
                                  </a:lnTo>
                                  <a:lnTo>
                                    <a:pt x="240" y="0"/>
                                  </a:lnTo>
                                  <a:close/>
                                </a:path>
                              </a:pathLst>
                            </a:custGeom>
                            <a:solidFill>
                              <a:srgbClr val="00FFFF"/>
                            </a:solidFill>
                            <a:ln w="9525">
                              <a:solidFill>
                                <a:schemeClr val="tx1"/>
                              </a:solidFill>
                              <a:prstDash val="solid"/>
                              <a:round/>
                              <a:headEnd/>
                              <a:tailEnd/>
                            </a:ln>
                          </wps:spPr>
                          <wps:bodyPr/>
                        </wps:wsp>
                        <wps:wsp>
                          <wps:cNvPr id="651" name="Freeform 194"/>
                          <wps:cNvSpPr>
                            <a:spLocks/>
                          </wps:cNvSpPr>
                          <wps:spPr bwMode="auto">
                            <a:xfrm>
                              <a:off x="4377004" y="11331956"/>
                              <a:ext cx="672141" cy="910552"/>
                            </a:xfrm>
                            <a:custGeom>
                              <a:avLst/>
                              <a:gdLst>
                                <a:gd name="T0" fmla="*/ 2147483647 w 186"/>
                                <a:gd name="T1" fmla="*/ 0 h 258"/>
                                <a:gd name="T2" fmla="*/ 2147483647 w 186"/>
                                <a:gd name="T3" fmla="*/ 0 h 258"/>
                                <a:gd name="T4" fmla="*/ 2147483647 w 186"/>
                                <a:gd name="T5" fmla="*/ 2147483647 h 258"/>
                                <a:gd name="T6" fmla="*/ 2147483647 w 186"/>
                                <a:gd name="T7" fmla="*/ 2147483647 h 258"/>
                                <a:gd name="T8" fmla="*/ 2147483647 w 186"/>
                                <a:gd name="T9" fmla="*/ 2147483647 h 258"/>
                                <a:gd name="T10" fmla="*/ 2147483647 w 186"/>
                                <a:gd name="T11" fmla="*/ 2147483647 h 258"/>
                                <a:gd name="T12" fmla="*/ 2147483647 w 186"/>
                                <a:gd name="T13" fmla="*/ 2147483647 h 258"/>
                                <a:gd name="T14" fmla="*/ 2147483647 w 186"/>
                                <a:gd name="T15" fmla="*/ 2147483647 h 258"/>
                                <a:gd name="T16" fmla="*/ 2147483647 w 186"/>
                                <a:gd name="T17" fmla="*/ 2147483647 h 258"/>
                                <a:gd name="T18" fmla="*/ 2147483647 w 186"/>
                                <a:gd name="T19" fmla="*/ 2147483647 h 258"/>
                                <a:gd name="T20" fmla="*/ 2147483647 w 186"/>
                                <a:gd name="T21" fmla="*/ 2147483647 h 258"/>
                                <a:gd name="T22" fmla="*/ 2147483647 w 186"/>
                                <a:gd name="T23" fmla="*/ 2147483647 h 258"/>
                                <a:gd name="T24" fmla="*/ 2147483647 w 186"/>
                                <a:gd name="T25" fmla="*/ 2147483647 h 258"/>
                                <a:gd name="T26" fmla="*/ 2147483647 w 186"/>
                                <a:gd name="T27" fmla="*/ 2147483647 h 258"/>
                                <a:gd name="T28" fmla="*/ 2147483647 w 186"/>
                                <a:gd name="T29" fmla="*/ 2147483647 h 258"/>
                                <a:gd name="T30" fmla="*/ 2147483647 w 186"/>
                                <a:gd name="T31" fmla="*/ 2147483647 h 258"/>
                                <a:gd name="T32" fmla="*/ 2147483647 w 186"/>
                                <a:gd name="T33" fmla="*/ 2147483647 h 258"/>
                                <a:gd name="T34" fmla="*/ 2147483647 w 186"/>
                                <a:gd name="T35" fmla="*/ 2147483647 h 258"/>
                                <a:gd name="T36" fmla="*/ 2147483647 w 186"/>
                                <a:gd name="T37" fmla="*/ 2147483647 h 258"/>
                                <a:gd name="T38" fmla="*/ 2147483647 w 186"/>
                                <a:gd name="T39" fmla="*/ 2147483647 h 258"/>
                                <a:gd name="T40" fmla="*/ 2147483647 w 186"/>
                                <a:gd name="T41" fmla="*/ 2147483647 h 258"/>
                                <a:gd name="T42" fmla="*/ 2147483647 w 186"/>
                                <a:gd name="T43" fmla="*/ 2147483647 h 258"/>
                                <a:gd name="T44" fmla="*/ 2147483647 w 186"/>
                                <a:gd name="T45" fmla="*/ 2147483647 h 258"/>
                                <a:gd name="T46" fmla="*/ 2147483647 w 186"/>
                                <a:gd name="T47" fmla="*/ 2147483647 h 258"/>
                                <a:gd name="T48" fmla="*/ 2147483647 w 186"/>
                                <a:gd name="T49" fmla="*/ 2147483647 h 258"/>
                                <a:gd name="T50" fmla="*/ 2147483647 w 186"/>
                                <a:gd name="T51" fmla="*/ 2147483647 h 258"/>
                                <a:gd name="T52" fmla="*/ 2147483647 w 186"/>
                                <a:gd name="T53" fmla="*/ 2147483647 h 258"/>
                                <a:gd name="T54" fmla="*/ 2147483647 w 186"/>
                                <a:gd name="T55" fmla="*/ 2147483647 h 258"/>
                                <a:gd name="T56" fmla="*/ 2147483647 w 186"/>
                                <a:gd name="T57" fmla="*/ 2147483647 h 258"/>
                                <a:gd name="T58" fmla="*/ 2147483647 w 186"/>
                                <a:gd name="T59" fmla="*/ 2147483647 h 258"/>
                                <a:gd name="T60" fmla="*/ 2147483647 w 186"/>
                                <a:gd name="T61" fmla="*/ 2147483647 h 258"/>
                                <a:gd name="T62" fmla="*/ 2147483647 w 186"/>
                                <a:gd name="T63" fmla="*/ 2147483647 h 258"/>
                                <a:gd name="T64" fmla="*/ 2147483647 w 186"/>
                                <a:gd name="T65" fmla="*/ 2147483647 h 258"/>
                                <a:gd name="T66" fmla="*/ 2147483647 w 186"/>
                                <a:gd name="T67" fmla="*/ 2147483647 h 258"/>
                                <a:gd name="T68" fmla="*/ 2147483647 w 186"/>
                                <a:gd name="T69" fmla="*/ 2147483647 h 258"/>
                                <a:gd name="T70" fmla="*/ 2147483647 w 186"/>
                                <a:gd name="T71" fmla="*/ 2147483647 h 258"/>
                                <a:gd name="T72" fmla="*/ 2147483647 w 186"/>
                                <a:gd name="T73" fmla="*/ 2147483647 h 258"/>
                                <a:gd name="T74" fmla="*/ 2147483647 w 186"/>
                                <a:gd name="T75" fmla="*/ 2147483647 h 258"/>
                                <a:gd name="T76" fmla="*/ 2147483647 w 186"/>
                                <a:gd name="T77" fmla="*/ 2147483647 h 258"/>
                                <a:gd name="T78" fmla="*/ 2147483647 w 186"/>
                                <a:gd name="T79" fmla="*/ 2147483647 h 258"/>
                                <a:gd name="T80" fmla="*/ 2147483647 w 186"/>
                                <a:gd name="T81" fmla="*/ 2147483647 h 258"/>
                                <a:gd name="T82" fmla="*/ 2147483647 w 186"/>
                                <a:gd name="T83" fmla="*/ 2147483647 h 258"/>
                                <a:gd name="T84" fmla="*/ 2147483647 w 186"/>
                                <a:gd name="T85" fmla="*/ 2147483647 h 258"/>
                                <a:gd name="T86" fmla="*/ 2147483647 w 186"/>
                                <a:gd name="T87" fmla="*/ 2147483647 h 258"/>
                                <a:gd name="T88" fmla="*/ 2147483647 w 186"/>
                                <a:gd name="T89" fmla="*/ 2147483647 h 258"/>
                                <a:gd name="T90" fmla="*/ 2147483647 w 186"/>
                                <a:gd name="T91" fmla="*/ 2147483647 h 258"/>
                                <a:gd name="T92" fmla="*/ 2147483647 w 186"/>
                                <a:gd name="T93" fmla="*/ 2147483647 h 258"/>
                                <a:gd name="T94" fmla="*/ 2147483647 w 186"/>
                                <a:gd name="T95" fmla="*/ 2147483647 h 258"/>
                                <a:gd name="T96" fmla="*/ 2147483647 w 186"/>
                                <a:gd name="T97" fmla="*/ 2147483647 h 258"/>
                                <a:gd name="T98" fmla="*/ 0 w 186"/>
                                <a:gd name="T99" fmla="*/ 2147483647 h 258"/>
                                <a:gd name="T100" fmla="*/ 0 w 186"/>
                                <a:gd name="T101" fmla="*/ 2147483647 h 258"/>
                                <a:gd name="T102" fmla="*/ 2147483647 w 186"/>
                                <a:gd name="T103" fmla="*/ 2147483647 h 258"/>
                                <a:gd name="T104" fmla="*/ 2147483647 w 186"/>
                                <a:gd name="T105" fmla="*/ 2147483647 h 258"/>
                                <a:gd name="T106" fmla="*/ 2147483647 w 186"/>
                                <a:gd name="T107" fmla="*/ 2147483647 h 258"/>
                                <a:gd name="T108" fmla="*/ 2147483647 w 186"/>
                                <a:gd name="T109" fmla="*/ 2147483647 h 258"/>
                                <a:gd name="T110" fmla="*/ 2147483647 w 186"/>
                                <a:gd name="T111" fmla="*/ 2147483647 h 258"/>
                                <a:gd name="T112" fmla="*/ 2147483647 w 186"/>
                                <a:gd name="T113" fmla="*/ 2147483647 h 258"/>
                                <a:gd name="T114" fmla="*/ 2147483647 w 186"/>
                                <a:gd name="T115" fmla="*/ 2147483647 h 258"/>
                                <a:gd name="T116" fmla="*/ 2147483647 w 186"/>
                                <a:gd name="T117" fmla="*/ 2147483647 h 258"/>
                                <a:gd name="T118" fmla="*/ 2147483647 w 186"/>
                                <a:gd name="T119" fmla="*/ 2147483647 h 258"/>
                                <a:gd name="T120" fmla="*/ 2147483647 w 186"/>
                                <a:gd name="T121" fmla="*/ 2147483647 h 25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86" h="258">
                                  <a:moveTo>
                                    <a:pt x="42" y="0"/>
                                  </a:moveTo>
                                  <a:lnTo>
                                    <a:pt x="48" y="0"/>
                                  </a:lnTo>
                                  <a:lnTo>
                                    <a:pt x="60" y="0"/>
                                  </a:lnTo>
                                  <a:lnTo>
                                    <a:pt x="66" y="0"/>
                                  </a:lnTo>
                                  <a:lnTo>
                                    <a:pt x="72" y="0"/>
                                  </a:lnTo>
                                  <a:lnTo>
                                    <a:pt x="78" y="0"/>
                                  </a:lnTo>
                                  <a:lnTo>
                                    <a:pt x="84" y="0"/>
                                  </a:lnTo>
                                  <a:lnTo>
                                    <a:pt x="114" y="0"/>
                                  </a:lnTo>
                                  <a:lnTo>
                                    <a:pt x="120" y="6"/>
                                  </a:lnTo>
                                  <a:lnTo>
                                    <a:pt x="126" y="12"/>
                                  </a:lnTo>
                                  <a:lnTo>
                                    <a:pt x="126" y="18"/>
                                  </a:lnTo>
                                  <a:lnTo>
                                    <a:pt x="132" y="18"/>
                                  </a:lnTo>
                                  <a:lnTo>
                                    <a:pt x="132" y="24"/>
                                  </a:lnTo>
                                  <a:lnTo>
                                    <a:pt x="150" y="48"/>
                                  </a:lnTo>
                                  <a:lnTo>
                                    <a:pt x="150" y="54"/>
                                  </a:lnTo>
                                  <a:lnTo>
                                    <a:pt x="162" y="66"/>
                                  </a:lnTo>
                                  <a:lnTo>
                                    <a:pt x="168" y="78"/>
                                  </a:lnTo>
                                  <a:lnTo>
                                    <a:pt x="168" y="84"/>
                                  </a:lnTo>
                                  <a:lnTo>
                                    <a:pt x="168" y="90"/>
                                  </a:lnTo>
                                  <a:lnTo>
                                    <a:pt x="168" y="84"/>
                                  </a:lnTo>
                                  <a:lnTo>
                                    <a:pt x="174" y="84"/>
                                  </a:lnTo>
                                  <a:lnTo>
                                    <a:pt x="174" y="90"/>
                                  </a:lnTo>
                                  <a:lnTo>
                                    <a:pt x="174" y="96"/>
                                  </a:lnTo>
                                  <a:lnTo>
                                    <a:pt x="180" y="96"/>
                                  </a:lnTo>
                                  <a:lnTo>
                                    <a:pt x="180" y="102"/>
                                  </a:lnTo>
                                  <a:lnTo>
                                    <a:pt x="180" y="108"/>
                                  </a:lnTo>
                                  <a:lnTo>
                                    <a:pt x="180" y="114"/>
                                  </a:lnTo>
                                  <a:lnTo>
                                    <a:pt x="186" y="114"/>
                                  </a:lnTo>
                                  <a:lnTo>
                                    <a:pt x="186" y="120"/>
                                  </a:lnTo>
                                  <a:lnTo>
                                    <a:pt x="186" y="126"/>
                                  </a:lnTo>
                                  <a:lnTo>
                                    <a:pt x="180" y="132"/>
                                  </a:lnTo>
                                  <a:lnTo>
                                    <a:pt x="180" y="138"/>
                                  </a:lnTo>
                                  <a:lnTo>
                                    <a:pt x="180" y="144"/>
                                  </a:lnTo>
                                  <a:lnTo>
                                    <a:pt x="186" y="144"/>
                                  </a:lnTo>
                                  <a:lnTo>
                                    <a:pt x="186" y="150"/>
                                  </a:lnTo>
                                  <a:lnTo>
                                    <a:pt x="186" y="156"/>
                                  </a:lnTo>
                                  <a:lnTo>
                                    <a:pt x="186" y="162"/>
                                  </a:lnTo>
                                  <a:lnTo>
                                    <a:pt x="186" y="168"/>
                                  </a:lnTo>
                                  <a:lnTo>
                                    <a:pt x="186" y="174"/>
                                  </a:lnTo>
                                  <a:lnTo>
                                    <a:pt x="180" y="180"/>
                                  </a:lnTo>
                                  <a:lnTo>
                                    <a:pt x="186" y="186"/>
                                  </a:lnTo>
                                  <a:lnTo>
                                    <a:pt x="180" y="186"/>
                                  </a:lnTo>
                                  <a:lnTo>
                                    <a:pt x="174" y="192"/>
                                  </a:lnTo>
                                  <a:lnTo>
                                    <a:pt x="168" y="192"/>
                                  </a:lnTo>
                                  <a:lnTo>
                                    <a:pt x="168" y="198"/>
                                  </a:lnTo>
                                  <a:lnTo>
                                    <a:pt x="162" y="198"/>
                                  </a:lnTo>
                                  <a:lnTo>
                                    <a:pt x="162" y="204"/>
                                  </a:lnTo>
                                  <a:lnTo>
                                    <a:pt x="156" y="204"/>
                                  </a:lnTo>
                                  <a:lnTo>
                                    <a:pt x="150" y="204"/>
                                  </a:lnTo>
                                  <a:lnTo>
                                    <a:pt x="150" y="198"/>
                                  </a:lnTo>
                                  <a:lnTo>
                                    <a:pt x="156" y="192"/>
                                  </a:lnTo>
                                  <a:lnTo>
                                    <a:pt x="162" y="186"/>
                                  </a:lnTo>
                                  <a:lnTo>
                                    <a:pt x="156" y="186"/>
                                  </a:lnTo>
                                  <a:lnTo>
                                    <a:pt x="162" y="186"/>
                                  </a:lnTo>
                                  <a:lnTo>
                                    <a:pt x="162" y="180"/>
                                  </a:lnTo>
                                  <a:lnTo>
                                    <a:pt x="168" y="174"/>
                                  </a:lnTo>
                                  <a:lnTo>
                                    <a:pt x="156" y="180"/>
                                  </a:lnTo>
                                  <a:lnTo>
                                    <a:pt x="150" y="180"/>
                                  </a:lnTo>
                                  <a:lnTo>
                                    <a:pt x="144" y="180"/>
                                  </a:lnTo>
                                  <a:lnTo>
                                    <a:pt x="144" y="186"/>
                                  </a:lnTo>
                                  <a:lnTo>
                                    <a:pt x="138" y="186"/>
                                  </a:lnTo>
                                  <a:lnTo>
                                    <a:pt x="138" y="180"/>
                                  </a:lnTo>
                                  <a:lnTo>
                                    <a:pt x="132" y="180"/>
                                  </a:lnTo>
                                  <a:lnTo>
                                    <a:pt x="126" y="180"/>
                                  </a:lnTo>
                                  <a:lnTo>
                                    <a:pt x="126" y="186"/>
                                  </a:lnTo>
                                  <a:lnTo>
                                    <a:pt x="126" y="192"/>
                                  </a:lnTo>
                                  <a:lnTo>
                                    <a:pt x="126" y="198"/>
                                  </a:lnTo>
                                  <a:lnTo>
                                    <a:pt x="120" y="198"/>
                                  </a:lnTo>
                                  <a:lnTo>
                                    <a:pt x="126" y="198"/>
                                  </a:lnTo>
                                  <a:lnTo>
                                    <a:pt x="132" y="198"/>
                                  </a:lnTo>
                                  <a:lnTo>
                                    <a:pt x="132" y="210"/>
                                  </a:lnTo>
                                  <a:lnTo>
                                    <a:pt x="126" y="210"/>
                                  </a:lnTo>
                                  <a:lnTo>
                                    <a:pt x="120" y="210"/>
                                  </a:lnTo>
                                  <a:lnTo>
                                    <a:pt x="114" y="210"/>
                                  </a:lnTo>
                                  <a:lnTo>
                                    <a:pt x="114" y="216"/>
                                  </a:lnTo>
                                  <a:lnTo>
                                    <a:pt x="108" y="216"/>
                                  </a:lnTo>
                                  <a:lnTo>
                                    <a:pt x="108" y="222"/>
                                  </a:lnTo>
                                  <a:lnTo>
                                    <a:pt x="114" y="228"/>
                                  </a:lnTo>
                                  <a:lnTo>
                                    <a:pt x="114" y="222"/>
                                  </a:lnTo>
                                  <a:lnTo>
                                    <a:pt x="120" y="222"/>
                                  </a:lnTo>
                                  <a:lnTo>
                                    <a:pt x="126" y="222"/>
                                  </a:lnTo>
                                  <a:lnTo>
                                    <a:pt x="120" y="228"/>
                                  </a:lnTo>
                                  <a:lnTo>
                                    <a:pt x="114" y="228"/>
                                  </a:lnTo>
                                  <a:lnTo>
                                    <a:pt x="114" y="234"/>
                                  </a:lnTo>
                                  <a:lnTo>
                                    <a:pt x="108" y="234"/>
                                  </a:lnTo>
                                  <a:lnTo>
                                    <a:pt x="108" y="240"/>
                                  </a:lnTo>
                                  <a:lnTo>
                                    <a:pt x="108" y="246"/>
                                  </a:lnTo>
                                  <a:lnTo>
                                    <a:pt x="102" y="258"/>
                                  </a:lnTo>
                                  <a:lnTo>
                                    <a:pt x="102" y="252"/>
                                  </a:lnTo>
                                  <a:lnTo>
                                    <a:pt x="102" y="246"/>
                                  </a:lnTo>
                                  <a:lnTo>
                                    <a:pt x="102" y="240"/>
                                  </a:lnTo>
                                  <a:lnTo>
                                    <a:pt x="96" y="240"/>
                                  </a:lnTo>
                                  <a:lnTo>
                                    <a:pt x="96" y="234"/>
                                  </a:lnTo>
                                  <a:lnTo>
                                    <a:pt x="96" y="228"/>
                                  </a:lnTo>
                                  <a:lnTo>
                                    <a:pt x="96" y="222"/>
                                  </a:lnTo>
                                  <a:lnTo>
                                    <a:pt x="96" y="216"/>
                                  </a:lnTo>
                                  <a:lnTo>
                                    <a:pt x="96" y="210"/>
                                  </a:lnTo>
                                  <a:lnTo>
                                    <a:pt x="102" y="204"/>
                                  </a:lnTo>
                                  <a:lnTo>
                                    <a:pt x="102" y="198"/>
                                  </a:lnTo>
                                  <a:lnTo>
                                    <a:pt x="96" y="198"/>
                                  </a:lnTo>
                                  <a:lnTo>
                                    <a:pt x="90" y="204"/>
                                  </a:lnTo>
                                  <a:lnTo>
                                    <a:pt x="90" y="210"/>
                                  </a:lnTo>
                                  <a:lnTo>
                                    <a:pt x="96" y="210"/>
                                  </a:lnTo>
                                  <a:lnTo>
                                    <a:pt x="90" y="216"/>
                                  </a:lnTo>
                                  <a:lnTo>
                                    <a:pt x="90" y="222"/>
                                  </a:lnTo>
                                  <a:lnTo>
                                    <a:pt x="90" y="228"/>
                                  </a:lnTo>
                                  <a:lnTo>
                                    <a:pt x="84" y="228"/>
                                  </a:lnTo>
                                  <a:lnTo>
                                    <a:pt x="78" y="234"/>
                                  </a:lnTo>
                                  <a:lnTo>
                                    <a:pt x="78" y="240"/>
                                  </a:lnTo>
                                  <a:lnTo>
                                    <a:pt x="84" y="240"/>
                                  </a:lnTo>
                                  <a:lnTo>
                                    <a:pt x="78" y="246"/>
                                  </a:lnTo>
                                  <a:lnTo>
                                    <a:pt x="72" y="240"/>
                                  </a:lnTo>
                                  <a:lnTo>
                                    <a:pt x="72" y="234"/>
                                  </a:lnTo>
                                  <a:lnTo>
                                    <a:pt x="72" y="228"/>
                                  </a:lnTo>
                                  <a:lnTo>
                                    <a:pt x="66" y="222"/>
                                  </a:lnTo>
                                  <a:lnTo>
                                    <a:pt x="66" y="216"/>
                                  </a:lnTo>
                                  <a:lnTo>
                                    <a:pt x="60" y="210"/>
                                  </a:lnTo>
                                  <a:lnTo>
                                    <a:pt x="66" y="210"/>
                                  </a:lnTo>
                                  <a:lnTo>
                                    <a:pt x="72" y="210"/>
                                  </a:lnTo>
                                  <a:lnTo>
                                    <a:pt x="72" y="204"/>
                                  </a:lnTo>
                                  <a:lnTo>
                                    <a:pt x="72" y="198"/>
                                  </a:lnTo>
                                  <a:lnTo>
                                    <a:pt x="66" y="198"/>
                                  </a:lnTo>
                                  <a:lnTo>
                                    <a:pt x="60" y="198"/>
                                  </a:lnTo>
                                  <a:lnTo>
                                    <a:pt x="60" y="192"/>
                                  </a:lnTo>
                                  <a:lnTo>
                                    <a:pt x="54" y="192"/>
                                  </a:lnTo>
                                  <a:lnTo>
                                    <a:pt x="54" y="186"/>
                                  </a:lnTo>
                                  <a:lnTo>
                                    <a:pt x="42" y="192"/>
                                  </a:lnTo>
                                  <a:lnTo>
                                    <a:pt x="42" y="186"/>
                                  </a:lnTo>
                                  <a:lnTo>
                                    <a:pt x="36" y="186"/>
                                  </a:lnTo>
                                  <a:lnTo>
                                    <a:pt x="36" y="180"/>
                                  </a:lnTo>
                                  <a:lnTo>
                                    <a:pt x="30" y="180"/>
                                  </a:lnTo>
                                  <a:lnTo>
                                    <a:pt x="30" y="186"/>
                                  </a:lnTo>
                                  <a:lnTo>
                                    <a:pt x="36" y="186"/>
                                  </a:lnTo>
                                  <a:lnTo>
                                    <a:pt x="30" y="186"/>
                                  </a:lnTo>
                                  <a:lnTo>
                                    <a:pt x="30" y="180"/>
                                  </a:lnTo>
                                  <a:lnTo>
                                    <a:pt x="30" y="174"/>
                                  </a:lnTo>
                                  <a:lnTo>
                                    <a:pt x="24" y="174"/>
                                  </a:lnTo>
                                  <a:lnTo>
                                    <a:pt x="24" y="168"/>
                                  </a:lnTo>
                                  <a:lnTo>
                                    <a:pt x="24" y="162"/>
                                  </a:lnTo>
                                  <a:lnTo>
                                    <a:pt x="24" y="156"/>
                                  </a:lnTo>
                                  <a:lnTo>
                                    <a:pt x="24" y="150"/>
                                  </a:lnTo>
                                  <a:lnTo>
                                    <a:pt x="24" y="144"/>
                                  </a:lnTo>
                                  <a:lnTo>
                                    <a:pt x="18" y="144"/>
                                  </a:lnTo>
                                  <a:lnTo>
                                    <a:pt x="18" y="138"/>
                                  </a:lnTo>
                                  <a:lnTo>
                                    <a:pt x="12" y="138"/>
                                  </a:lnTo>
                                  <a:lnTo>
                                    <a:pt x="12" y="132"/>
                                  </a:lnTo>
                                  <a:lnTo>
                                    <a:pt x="6" y="126"/>
                                  </a:lnTo>
                                  <a:lnTo>
                                    <a:pt x="6" y="132"/>
                                  </a:lnTo>
                                  <a:lnTo>
                                    <a:pt x="6" y="126"/>
                                  </a:lnTo>
                                  <a:lnTo>
                                    <a:pt x="0" y="126"/>
                                  </a:lnTo>
                                  <a:lnTo>
                                    <a:pt x="6" y="120"/>
                                  </a:lnTo>
                                  <a:lnTo>
                                    <a:pt x="6" y="114"/>
                                  </a:lnTo>
                                  <a:lnTo>
                                    <a:pt x="0" y="114"/>
                                  </a:lnTo>
                                  <a:lnTo>
                                    <a:pt x="6" y="114"/>
                                  </a:lnTo>
                                  <a:lnTo>
                                    <a:pt x="6" y="108"/>
                                  </a:lnTo>
                                  <a:lnTo>
                                    <a:pt x="6" y="102"/>
                                  </a:lnTo>
                                  <a:lnTo>
                                    <a:pt x="6" y="96"/>
                                  </a:lnTo>
                                  <a:lnTo>
                                    <a:pt x="12" y="96"/>
                                  </a:lnTo>
                                  <a:lnTo>
                                    <a:pt x="12" y="90"/>
                                  </a:lnTo>
                                  <a:lnTo>
                                    <a:pt x="12" y="84"/>
                                  </a:lnTo>
                                  <a:lnTo>
                                    <a:pt x="6" y="84"/>
                                  </a:lnTo>
                                  <a:lnTo>
                                    <a:pt x="12" y="78"/>
                                  </a:lnTo>
                                  <a:lnTo>
                                    <a:pt x="12" y="72"/>
                                  </a:lnTo>
                                  <a:lnTo>
                                    <a:pt x="12" y="66"/>
                                  </a:lnTo>
                                  <a:lnTo>
                                    <a:pt x="12" y="60"/>
                                  </a:lnTo>
                                  <a:lnTo>
                                    <a:pt x="12" y="54"/>
                                  </a:lnTo>
                                  <a:lnTo>
                                    <a:pt x="18" y="54"/>
                                  </a:lnTo>
                                  <a:lnTo>
                                    <a:pt x="18" y="48"/>
                                  </a:lnTo>
                                  <a:lnTo>
                                    <a:pt x="18" y="42"/>
                                  </a:lnTo>
                                  <a:lnTo>
                                    <a:pt x="24" y="42"/>
                                  </a:lnTo>
                                  <a:lnTo>
                                    <a:pt x="24" y="36"/>
                                  </a:lnTo>
                                  <a:lnTo>
                                    <a:pt x="24" y="30"/>
                                  </a:lnTo>
                                  <a:lnTo>
                                    <a:pt x="18" y="30"/>
                                  </a:lnTo>
                                  <a:lnTo>
                                    <a:pt x="18" y="24"/>
                                  </a:lnTo>
                                  <a:lnTo>
                                    <a:pt x="18" y="18"/>
                                  </a:lnTo>
                                  <a:lnTo>
                                    <a:pt x="24" y="18"/>
                                  </a:lnTo>
                                  <a:lnTo>
                                    <a:pt x="24" y="12"/>
                                  </a:lnTo>
                                  <a:lnTo>
                                    <a:pt x="30" y="12"/>
                                  </a:lnTo>
                                  <a:lnTo>
                                    <a:pt x="30" y="18"/>
                                  </a:lnTo>
                                  <a:lnTo>
                                    <a:pt x="30" y="12"/>
                                  </a:lnTo>
                                  <a:lnTo>
                                    <a:pt x="36" y="12"/>
                                  </a:lnTo>
                                  <a:lnTo>
                                    <a:pt x="36" y="6"/>
                                  </a:lnTo>
                                  <a:lnTo>
                                    <a:pt x="42" y="6"/>
                                  </a:lnTo>
                                  <a:lnTo>
                                    <a:pt x="42" y="0"/>
                                  </a:lnTo>
                                  <a:close/>
                                </a:path>
                              </a:pathLst>
                            </a:custGeom>
                            <a:solidFill>
                              <a:srgbClr val="FFC000"/>
                            </a:solidFill>
                            <a:ln w="9525">
                              <a:solidFill>
                                <a:schemeClr val="tx1"/>
                              </a:solidFill>
                              <a:prstDash val="solid"/>
                              <a:round/>
                              <a:headEnd/>
                              <a:tailEnd/>
                            </a:ln>
                          </wps:spPr>
                          <wps:bodyPr/>
                        </wps:wsp>
                        <wps:wsp>
                          <wps:cNvPr id="652" name="Freeform 196"/>
                          <wps:cNvSpPr>
                            <a:spLocks/>
                          </wps:cNvSpPr>
                          <wps:spPr bwMode="auto">
                            <a:xfrm>
                              <a:off x="4452516" y="4753923"/>
                              <a:ext cx="4123188" cy="5989178"/>
                            </a:xfrm>
                            <a:custGeom>
                              <a:avLst/>
                              <a:gdLst>
                                <a:gd name="T0" fmla="*/ 0 w 1141"/>
                                <a:gd name="T1" fmla="*/ 2147483647 h 1697"/>
                                <a:gd name="T2" fmla="*/ 2147483647 w 1141"/>
                                <a:gd name="T3" fmla="*/ 2147483647 h 1697"/>
                                <a:gd name="T4" fmla="*/ 2147483647 w 1141"/>
                                <a:gd name="T5" fmla="*/ 2147483647 h 1697"/>
                                <a:gd name="T6" fmla="*/ 2147483647 w 1141"/>
                                <a:gd name="T7" fmla="*/ 2147483647 h 1697"/>
                                <a:gd name="T8" fmla="*/ 2147483647 w 1141"/>
                                <a:gd name="T9" fmla="*/ 2147483647 h 1697"/>
                                <a:gd name="T10" fmla="*/ 2147483647 w 1141"/>
                                <a:gd name="T11" fmla="*/ 2147483647 h 1697"/>
                                <a:gd name="T12" fmla="*/ 2147483647 w 1141"/>
                                <a:gd name="T13" fmla="*/ 2147483647 h 1697"/>
                                <a:gd name="T14" fmla="*/ 2147483647 w 1141"/>
                                <a:gd name="T15" fmla="*/ 2147483647 h 1697"/>
                                <a:gd name="T16" fmla="*/ 2147483647 w 1141"/>
                                <a:gd name="T17" fmla="*/ 2147483647 h 1697"/>
                                <a:gd name="T18" fmla="*/ 2147483647 w 1141"/>
                                <a:gd name="T19" fmla="*/ 2147483647 h 1697"/>
                                <a:gd name="T20" fmla="*/ 2147483647 w 1141"/>
                                <a:gd name="T21" fmla="*/ 2147483647 h 1697"/>
                                <a:gd name="T22" fmla="*/ 2147483647 w 1141"/>
                                <a:gd name="T23" fmla="*/ 2147483647 h 1697"/>
                                <a:gd name="T24" fmla="*/ 2147483647 w 1141"/>
                                <a:gd name="T25" fmla="*/ 2147483647 h 1697"/>
                                <a:gd name="T26" fmla="*/ 2147483647 w 1141"/>
                                <a:gd name="T27" fmla="*/ 2147483647 h 1697"/>
                                <a:gd name="T28" fmla="*/ 2147483647 w 1141"/>
                                <a:gd name="T29" fmla="*/ 2147483647 h 1697"/>
                                <a:gd name="T30" fmla="*/ 2147483647 w 1141"/>
                                <a:gd name="T31" fmla="*/ 2147483647 h 1697"/>
                                <a:gd name="T32" fmla="*/ 2147483647 w 1141"/>
                                <a:gd name="T33" fmla="*/ 2147483647 h 1697"/>
                                <a:gd name="T34" fmla="*/ 2147483647 w 1141"/>
                                <a:gd name="T35" fmla="*/ 2147483647 h 1697"/>
                                <a:gd name="T36" fmla="*/ 2147483647 w 1141"/>
                                <a:gd name="T37" fmla="*/ 2147483647 h 1697"/>
                                <a:gd name="T38" fmla="*/ 2147483647 w 1141"/>
                                <a:gd name="T39" fmla="*/ 2147483647 h 1697"/>
                                <a:gd name="T40" fmla="*/ 2147483647 w 1141"/>
                                <a:gd name="T41" fmla="*/ 2147483647 h 1697"/>
                                <a:gd name="T42" fmla="*/ 2147483647 w 1141"/>
                                <a:gd name="T43" fmla="*/ 2147483647 h 1697"/>
                                <a:gd name="T44" fmla="*/ 2147483647 w 1141"/>
                                <a:gd name="T45" fmla="*/ 2147483647 h 1697"/>
                                <a:gd name="T46" fmla="*/ 2147483647 w 1141"/>
                                <a:gd name="T47" fmla="*/ 2147483647 h 1697"/>
                                <a:gd name="T48" fmla="*/ 2147483647 w 1141"/>
                                <a:gd name="T49" fmla="*/ 2147483647 h 1697"/>
                                <a:gd name="T50" fmla="*/ 2147483647 w 1141"/>
                                <a:gd name="T51" fmla="*/ 2147483647 h 1697"/>
                                <a:gd name="T52" fmla="*/ 2147483647 w 1141"/>
                                <a:gd name="T53" fmla="*/ 2147483647 h 1697"/>
                                <a:gd name="T54" fmla="*/ 2147483647 w 1141"/>
                                <a:gd name="T55" fmla="*/ 2147483647 h 1697"/>
                                <a:gd name="T56" fmla="*/ 2147483647 w 1141"/>
                                <a:gd name="T57" fmla="*/ 2147483647 h 1697"/>
                                <a:gd name="T58" fmla="*/ 2147483647 w 1141"/>
                                <a:gd name="T59" fmla="*/ 2147483647 h 1697"/>
                                <a:gd name="T60" fmla="*/ 2147483647 w 1141"/>
                                <a:gd name="T61" fmla="*/ 2147483647 h 1697"/>
                                <a:gd name="T62" fmla="*/ 2147483647 w 1141"/>
                                <a:gd name="T63" fmla="*/ 2147483647 h 1697"/>
                                <a:gd name="T64" fmla="*/ 2147483647 w 1141"/>
                                <a:gd name="T65" fmla="*/ 2147483647 h 1697"/>
                                <a:gd name="T66" fmla="*/ 2147483647 w 1141"/>
                                <a:gd name="T67" fmla="*/ 2147483647 h 1697"/>
                                <a:gd name="T68" fmla="*/ 2147483647 w 1141"/>
                                <a:gd name="T69" fmla="*/ 2147483647 h 1697"/>
                                <a:gd name="T70" fmla="*/ 2147483647 w 1141"/>
                                <a:gd name="T71" fmla="*/ 2147483647 h 1697"/>
                                <a:gd name="T72" fmla="*/ 2147483647 w 1141"/>
                                <a:gd name="T73" fmla="*/ 2147483647 h 1697"/>
                                <a:gd name="T74" fmla="*/ 2147483647 w 1141"/>
                                <a:gd name="T75" fmla="*/ 2147483647 h 1697"/>
                                <a:gd name="T76" fmla="*/ 2147483647 w 1141"/>
                                <a:gd name="T77" fmla="*/ 2147483647 h 1697"/>
                                <a:gd name="T78" fmla="*/ 2147483647 w 1141"/>
                                <a:gd name="T79" fmla="*/ 2147483647 h 1697"/>
                                <a:gd name="T80" fmla="*/ 2147483647 w 1141"/>
                                <a:gd name="T81" fmla="*/ 2147483647 h 1697"/>
                                <a:gd name="T82" fmla="*/ 2147483647 w 1141"/>
                                <a:gd name="T83" fmla="*/ 2147483647 h 169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141" h="1697">
                                  <a:moveTo>
                                    <a:pt x="0" y="6"/>
                                  </a:moveTo>
                                  <a:cubicBezTo>
                                    <a:pt x="18" y="0"/>
                                    <a:pt x="22" y="3"/>
                                    <a:pt x="32" y="18"/>
                                  </a:cubicBezTo>
                                  <a:cubicBezTo>
                                    <a:pt x="38" y="42"/>
                                    <a:pt x="44" y="39"/>
                                    <a:pt x="68" y="34"/>
                                  </a:cubicBezTo>
                                  <a:cubicBezTo>
                                    <a:pt x="72" y="62"/>
                                    <a:pt x="75" y="72"/>
                                    <a:pt x="60" y="94"/>
                                  </a:cubicBezTo>
                                  <a:cubicBezTo>
                                    <a:pt x="63" y="154"/>
                                    <a:pt x="63" y="204"/>
                                    <a:pt x="96" y="254"/>
                                  </a:cubicBezTo>
                                  <a:cubicBezTo>
                                    <a:pt x="106" y="295"/>
                                    <a:pt x="123" y="334"/>
                                    <a:pt x="136" y="374"/>
                                  </a:cubicBezTo>
                                  <a:cubicBezTo>
                                    <a:pt x="141" y="388"/>
                                    <a:pt x="144" y="410"/>
                                    <a:pt x="152" y="422"/>
                                  </a:cubicBezTo>
                                  <a:cubicBezTo>
                                    <a:pt x="163" y="438"/>
                                    <a:pt x="167" y="455"/>
                                    <a:pt x="172" y="474"/>
                                  </a:cubicBezTo>
                                  <a:cubicBezTo>
                                    <a:pt x="179" y="541"/>
                                    <a:pt x="169" y="493"/>
                                    <a:pt x="184" y="530"/>
                                  </a:cubicBezTo>
                                  <a:cubicBezTo>
                                    <a:pt x="187" y="538"/>
                                    <a:pt x="192" y="554"/>
                                    <a:pt x="192" y="554"/>
                                  </a:cubicBezTo>
                                  <a:cubicBezTo>
                                    <a:pt x="193" y="567"/>
                                    <a:pt x="183" y="591"/>
                                    <a:pt x="196" y="594"/>
                                  </a:cubicBezTo>
                                  <a:cubicBezTo>
                                    <a:pt x="198" y="594"/>
                                    <a:pt x="242" y="548"/>
                                    <a:pt x="252" y="542"/>
                                  </a:cubicBezTo>
                                  <a:cubicBezTo>
                                    <a:pt x="272" y="531"/>
                                    <a:pt x="298" y="529"/>
                                    <a:pt x="320" y="522"/>
                                  </a:cubicBezTo>
                                  <a:cubicBezTo>
                                    <a:pt x="324" y="544"/>
                                    <a:pt x="335" y="551"/>
                                    <a:pt x="344" y="570"/>
                                  </a:cubicBezTo>
                                  <a:cubicBezTo>
                                    <a:pt x="357" y="600"/>
                                    <a:pt x="349" y="602"/>
                                    <a:pt x="384" y="614"/>
                                  </a:cubicBezTo>
                                  <a:cubicBezTo>
                                    <a:pt x="416" y="646"/>
                                    <a:pt x="397" y="635"/>
                                    <a:pt x="440" y="646"/>
                                  </a:cubicBezTo>
                                  <a:cubicBezTo>
                                    <a:pt x="460" y="651"/>
                                    <a:pt x="477" y="669"/>
                                    <a:pt x="496" y="678"/>
                                  </a:cubicBezTo>
                                  <a:cubicBezTo>
                                    <a:pt x="514" y="674"/>
                                    <a:pt x="527" y="664"/>
                                    <a:pt x="544" y="670"/>
                                  </a:cubicBezTo>
                                  <a:cubicBezTo>
                                    <a:pt x="551" y="696"/>
                                    <a:pt x="545" y="723"/>
                                    <a:pt x="560" y="746"/>
                                  </a:cubicBezTo>
                                  <a:cubicBezTo>
                                    <a:pt x="589" y="736"/>
                                    <a:pt x="564" y="727"/>
                                    <a:pt x="600" y="734"/>
                                  </a:cubicBezTo>
                                  <a:cubicBezTo>
                                    <a:pt x="624" y="750"/>
                                    <a:pt x="631" y="777"/>
                                    <a:pt x="656" y="794"/>
                                  </a:cubicBezTo>
                                  <a:cubicBezTo>
                                    <a:pt x="694" y="786"/>
                                    <a:pt x="688" y="777"/>
                                    <a:pt x="696" y="818"/>
                                  </a:cubicBezTo>
                                  <a:cubicBezTo>
                                    <a:pt x="707" y="817"/>
                                    <a:pt x="717" y="816"/>
                                    <a:pt x="728" y="814"/>
                                  </a:cubicBezTo>
                                  <a:cubicBezTo>
                                    <a:pt x="733" y="813"/>
                                    <a:pt x="739" y="808"/>
                                    <a:pt x="744" y="810"/>
                                  </a:cubicBezTo>
                                  <a:cubicBezTo>
                                    <a:pt x="756" y="814"/>
                                    <a:pt x="759" y="830"/>
                                    <a:pt x="768" y="838"/>
                                  </a:cubicBezTo>
                                  <a:cubicBezTo>
                                    <a:pt x="790" y="857"/>
                                    <a:pt x="816" y="877"/>
                                    <a:pt x="832" y="902"/>
                                  </a:cubicBezTo>
                                  <a:cubicBezTo>
                                    <a:pt x="833" y="914"/>
                                    <a:pt x="832" y="927"/>
                                    <a:pt x="836" y="938"/>
                                  </a:cubicBezTo>
                                  <a:cubicBezTo>
                                    <a:pt x="839" y="945"/>
                                    <a:pt x="855" y="947"/>
                                    <a:pt x="860" y="950"/>
                                  </a:cubicBezTo>
                                  <a:cubicBezTo>
                                    <a:pt x="879" y="961"/>
                                    <a:pt x="893" y="968"/>
                                    <a:pt x="912" y="978"/>
                                  </a:cubicBezTo>
                                  <a:cubicBezTo>
                                    <a:pt x="927" y="1001"/>
                                    <a:pt x="939" y="1028"/>
                                    <a:pt x="948" y="1054"/>
                                  </a:cubicBezTo>
                                  <a:cubicBezTo>
                                    <a:pt x="955" y="1075"/>
                                    <a:pt x="975" y="1093"/>
                                    <a:pt x="988" y="1110"/>
                                  </a:cubicBezTo>
                                  <a:cubicBezTo>
                                    <a:pt x="999" y="1153"/>
                                    <a:pt x="1042" y="1172"/>
                                    <a:pt x="1076" y="1194"/>
                                  </a:cubicBezTo>
                                  <a:cubicBezTo>
                                    <a:pt x="1092" y="1218"/>
                                    <a:pt x="1097" y="1233"/>
                                    <a:pt x="1124" y="1242"/>
                                  </a:cubicBezTo>
                                  <a:cubicBezTo>
                                    <a:pt x="1141" y="1267"/>
                                    <a:pt x="1121" y="1273"/>
                                    <a:pt x="1104" y="1290"/>
                                  </a:cubicBezTo>
                                  <a:cubicBezTo>
                                    <a:pt x="1103" y="1294"/>
                                    <a:pt x="1102" y="1298"/>
                                    <a:pt x="1100" y="1302"/>
                                  </a:cubicBezTo>
                                  <a:cubicBezTo>
                                    <a:pt x="1098" y="1306"/>
                                    <a:pt x="1094" y="1310"/>
                                    <a:pt x="1092" y="1314"/>
                                  </a:cubicBezTo>
                                  <a:cubicBezTo>
                                    <a:pt x="1089" y="1322"/>
                                    <a:pt x="1084" y="1338"/>
                                    <a:pt x="1084" y="1338"/>
                                  </a:cubicBezTo>
                                  <a:cubicBezTo>
                                    <a:pt x="1083" y="1348"/>
                                    <a:pt x="1080" y="1420"/>
                                    <a:pt x="1072" y="1434"/>
                                  </a:cubicBezTo>
                                  <a:cubicBezTo>
                                    <a:pt x="1069" y="1439"/>
                                    <a:pt x="1036" y="1462"/>
                                    <a:pt x="1028" y="1474"/>
                                  </a:cubicBezTo>
                                  <a:cubicBezTo>
                                    <a:pt x="1025" y="1488"/>
                                    <a:pt x="1016" y="1514"/>
                                    <a:pt x="1016" y="1514"/>
                                  </a:cubicBezTo>
                                  <a:cubicBezTo>
                                    <a:pt x="1012" y="1601"/>
                                    <a:pt x="1010" y="1577"/>
                                    <a:pt x="996" y="1634"/>
                                  </a:cubicBezTo>
                                  <a:cubicBezTo>
                                    <a:pt x="1004" y="1697"/>
                                    <a:pt x="996" y="1642"/>
                                    <a:pt x="1032" y="1678"/>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3" name="Freeform 197"/>
                          <wps:cNvSpPr>
                            <a:spLocks/>
                          </wps:cNvSpPr>
                          <wps:spPr bwMode="auto">
                            <a:xfrm>
                              <a:off x="8894080" y="405327"/>
                              <a:ext cx="1315372" cy="4849220"/>
                            </a:xfrm>
                            <a:custGeom>
                              <a:avLst/>
                              <a:gdLst>
                                <a:gd name="T0" fmla="*/ 2147483647 w 364"/>
                                <a:gd name="T1" fmla="*/ 0 h 1374"/>
                                <a:gd name="T2" fmla="*/ 2147483647 w 364"/>
                                <a:gd name="T3" fmla="*/ 2147483647 h 1374"/>
                                <a:gd name="T4" fmla="*/ 2147483647 w 364"/>
                                <a:gd name="T5" fmla="*/ 2147483647 h 1374"/>
                                <a:gd name="T6" fmla="*/ 2147483647 w 364"/>
                                <a:gd name="T7" fmla="*/ 2147483647 h 1374"/>
                                <a:gd name="T8" fmla="*/ 2147483647 w 364"/>
                                <a:gd name="T9" fmla="*/ 2147483647 h 1374"/>
                                <a:gd name="T10" fmla="*/ 2147483647 w 364"/>
                                <a:gd name="T11" fmla="*/ 2147483647 h 1374"/>
                                <a:gd name="T12" fmla="*/ 2147483647 w 364"/>
                                <a:gd name="T13" fmla="*/ 2147483647 h 1374"/>
                                <a:gd name="T14" fmla="*/ 2147483647 w 364"/>
                                <a:gd name="T15" fmla="*/ 2147483647 h 1374"/>
                                <a:gd name="T16" fmla="*/ 2147483647 w 364"/>
                                <a:gd name="T17" fmla="*/ 2147483647 h 1374"/>
                                <a:gd name="T18" fmla="*/ 2147483647 w 364"/>
                                <a:gd name="T19" fmla="*/ 2147483647 h 1374"/>
                                <a:gd name="T20" fmla="*/ 2147483647 w 364"/>
                                <a:gd name="T21" fmla="*/ 2147483647 h 1374"/>
                                <a:gd name="T22" fmla="*/ 2147483647 w 364"/>
                                <a:gd name="T23" fmla="*/ 2147483647 h 1374"/>
                                <a:gd name="T24" fmla="*/ 2147483647 w 364"/>
                                <a:gd name="T25" fmla="*/ 2147483647 h 1374"/>
                                <a:gd name="T26" fmla="*/ 2147483647 w 364"/>
                                <a:gd name="T27" fmla="*/ 2147483647 h 1374"/>
                                <a:gd name="T28" fmla="*/ 2147483647 w 364"/>
                                <a:gd name="T29" fmla="*/ 2147483647 h 1374"/>
                                <a:gd name="T30" fmla="*/ 2147483647 w 364"/>
                                <a:gd name="T31" fmla="*/ 2147483647 h 1374"/>
                                <a:gd name="T32" fmla="*/ 2147483647 w 364"/>
                                <a:gd name="T33" fmla="*/ 2147483647 h 1374"/>
                                <a:gd name="T34" fmla="*/ 2147483647 w 364"/>
                                <a:gd name="T35" fmla="*/ 2147483647 h 1374"/>
                                <a:gd name="T36" fmla="*/ 2147483647 w 364"/>
                                <a:gd name="T37" fmla="*/ 2147483647 h 1374"/>
                                <a:gd name="T38" fmla="*/ 2147483647 w 364"/>
                                <a:gd name="T39" fmla="*/ 2147483647 h 1374"/>
                                <a:gd name="T40" fmla="*/ 2147483647 w 364"/>
                                <a:gd name="T41" fmla="*/ 2147483647 h 1374"/>
                                <a:gd name="T42" fmla="*/ 2147483647 w 364"/>
                                <a:gd name="T43" fmla="*/ 2147483647 h 1374"/>
                                <a:gd name="T44" fmla="*/ 2147483647 w 364"/>
                                <a:gd name="T45" fmla="*/ 2147483647 h 1374"/>
                                <a:gd name="T46" fmla="*/ 2147483647 w 364"/>
                                <a:gd name="T47" fmla="*/ 2147483647 h 1374"/>
                                <a:gd name="T48" fmla="*/ 2147483647 w 364"/>
                                <a:gd name="T49" fmla="*/ 2147483647 h 137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64" h="1374">
                                  <a:moveTo>
                                    <a:pt x="54" y="0"/>
                                  </a:moveTo>
                                  <a:cubicBezTo>
                                    <a:pt x="39" y="44"/>
                                    <a:pt x="27" y="78"/>
                                    <a:pt x="18" y="124"/>
                                  </a:cubicBezTo>
                                  <a:cubicBezTo>
                                    <a:pt x="16" y="159"/>
                                    <a:pt x="12" y="186"/>
                                    <a:pt x="2" y="216"/>
                                  </a:cubicBezTo>
                                  <a:cubicBezTo>
                                    <a:pt x="3" y="228"/>
                                    <a:pt x="0" y="242"/>
                                    <a:pt x="6" y="252"/>
                                  </a:cubicBezTo>
                                  <a:cubicBezTo>
                                    <a:pt x="8" y="256"/>
                                    <a:pt x="51" y="238"/>
                                    <a:pt x="58" y="236"/>
                                  </a:cubicBezTo>
                                  <a:cubicBezTo>
                                    <a:pt x="116" y="217"/>
                                    <a:pt x="181" y="233"/>
                                    <a:pt x="242" y="232"/>
                                  </a:cubicBezTo>
                                  <a:cubicBezTo>
                                    <a:pt x="288" y="221"/>
                                    <a:pt x="295" y="218"/>
                                    <a:pt x="350" y="224"/>
                                  </a:cubicBezTo>
                                  <a:cubicBezTo>
                                    <a:pt x="342" y="247"/>
                                    <a:pt x="364" y="234"/>
                                    <a:pt x="346" y="252"/>
                                  </a:cubicBezTo>
                                  <a:cubicBezTo>
                                    <a:pt x="336" y="262"/>
                                    <a:pt x="334" y="276"/>
                                    <a:pt x="330" y="288"/>
                                  </a:cubicBezTo>
                                  <a:cubicBezTo>
                                    <a:pt x="327" y="296"/>
                                    <a:pt x="322" y="312"/>
                                    <a:pt x="322" y="312"/>
                                  </a:cubicBezTo>
                                  <a:cubicBezTo>
                                    <a:pt x="316" y="367"/>
                                    <a:pt x="304" y="427"/>
                                    <a:pt x="286" y="480"/>
                                  </a:cubicBezTo>
                                  <a:cubicBezTo>
                                    <a:pt x="281" y="494"/>
                                    <a:pt x="257" y="483"/>
                                    <a:pt x="242" y="484"/>
                                  </a:cubicBezTo>
                                  <a:cubicBezTo>
                                    <a:pt x="206" y="491"/>
                                    <a:pt x="232" y="479"/>
                                    <a:pt x="218" y="516"/>
                                  </a:cubicBezTo>
                                  <a:cubicBezTo>
                                    <a:pt x="215" y="525"/>
                                    <a:pt x="202" y="540"/>
                                    <a:pt x="202" y="540"/>
                                  </a:cubicBezTo>
                                  <a:cubicBezTo>
                                    <a:pt x="197" y="572"/>
                                    <a:pt x="192" y="604"/>
                                    <a:pt x="186" y="636"/>
                                  </a:cubicBezTo>
                                  <a:cubicBezTo>
                                    <a:pt x="192" y="687"/>
                                    <a:pt x="185" y="665"/>
                                    <a:pt x="222" y="672"/>
                                  </a:cubicBezTo>
                                  <a:cubicBezTo>
                                    <a:pt x="223" y="676"/>
                                    <a:pt x="226" y="680"/>
                                    <a:pt x="226" y="684"/>
                                  </a:cubicBezTo>
                                  <a:cubicBezTo>
                                    <a:pt x="226" y="713"/>
                                    <a:pt x="213" y="744"/>
                                    <a:pt x="206" y="772"/>
                                  </a:cubicBezTo>
                                  <a:cubicBezTo>
                                    <a:pt x="205" y="776"/>
                                    <a:pt x="206" y="782"/>
                                    <a:pt x="202" y="784"/>
                                  </a:cubicBezTo>
                                  <a:cubicBezTo>
                                    <a:pt x="195" y="788"/>
                                    <a:pt x="186" y="786"/>
                                    <a:pt x="178" y="788"/>
                                  </a:cubicBezTo>
                                  <a:cubicBezTo>
                                    <a:pt x="132" y="799"/>
                                    <a:pt x="86" y="807"/>
                                    <a:pt x="38" y="812"/>
                                  </a:cubicBezTo>
                                  <a:cubicBezTo>
                                    <a:pt x="18" y="828"/>
                                    <a:pt x="26" y="899"/>
                                    <a:pt x="54" y="936"/>
                                  </a:cubicBezTo>
                                  <a:cubicBezTo>
                                    <a:pt x="72" y="1007"/>
                                    <a:pt x="71" y="1082"/>
                                    <a:pt x="94" y="1152"/>
                                  </a:cubicBezTo>
                                  <a:cubicBezTo>
                                    <a:pt x="96" y="1178"/>
                                    <a:pt x="103" y="1259"/>
                                    <a:pt x="106" y="1276"/>
                                  </a:cubicBezTo>
                                  <a:cubicBezTo>
                                    <a:pt x="108" y="1285"/>
                                    <a:pt x="118" y="1374"/>
                                    <a:pt x="118" y="1336"/>
                                  </a:cubicBezTo>
                                </a:path>
                              </a:pathLst>
                            </a:custGeom>
                            <a:solidFill>
                              <a:srgbClr val="FFFFCC"/>
                            </a:solidFill>
                            <a:ln w="76200" cap="flat" cmpd="sng">
                              <a:solidFill>
                                <a:schemeClr val="tx1"/>
                              </a:solidFill>
                              <a:prstDash val="solid"/>
                              <a:round/>
                              <a:headEnd type="none" w="sm" len="sm"/>
                              <a:tailEnd type="none" w="sm" len="sm"/>
                            </a:ln>
                          </wps:spPr>
                          <wps:bodyPr/>
                        </wps:wsp>
                        <wps:wsp>
                          <wps:cNvPr id="654" name="Freeform 198"/>
                          <wps:cNvSpPr>
                            <a:spLocks/>
                          </wps:cNvSpPr>
                          <wps:spPr bwMode="auto">
                            <a:xfrm>
                              <a:off x="6169379" y="5134552"/>
                              <a:ext cx="3151113" cy="1990509"/>
                            </a:xfrm>
                            <a:custGeom>
                              <a:avLst/>
                              <a:gdLst>
                                <a:gd name="T0" fmla="*/ 2147483647 w 872"/>
                                <a:gd name="T1" fmla="*/ 0 h 564"/>
                                <a:gd name="T2" fmla="*/ 2147483647 w 872"/>
                                <a:gd name="T3" fmla="*/ 2147483647 h 564"/>
                                <a:gd name="T4" fmla="*/ 2147483647 w 872"/>
                                <a:gd name="T5" fmla="*/ 2147483647 h 564"/>
                                <a:gd name="T6" fmla="*/ 2147483647 w 872"/>
                                <a:gd name="T7" fmla="*/ 2147483647 h 564"/>
                                <a:gd name="T8" fmla="*/ 2147483647 w 872"/>
                                <a:gd name="T9" fmla="*/ 2147483647 h 564"/>
                                <a:gd name="T10" fmla="*/ 2147483647 w 872"/>
                                <a:gd name="T11" fmla="*/ 2147483647 h 564"/>
                                <a:gd name="T12" fmla="*/ 2147483647 w 872"/>
                                <a:gd name="T13" fmla="*/ 2147483647 h 564"/>
                                <a:gd name="T14" fmla="*/ 2147483647 w 872"/>
                                <a:gd name="T15" fmla="*/ 2147483647 h 564"/>
                                <a:gd name="T16" fmla="*/ 2147483647 w 872"/>
                                <a:gd name="T17" fmla="*/ 2147483647 h 564"/>
                                <a:gd name="T18" fmla="*/ 2147483647 w 872"/>
                                <a:gd name="T19" fmla="*/ 2147483647 h 564"/>
                                <a:gd name="T20" fmla="*/ 2147483647 w 872"/>
                                <a:gd name="T21" fmla="*/ 2147483647 h 564"/>
                                <a:gd name="T22" fmla="*/ 2147483647 w 872"/>
                                <a:gd name="T23" fmla="*/ 2147483647 h 564"/>
                                <a:gd name="T24" fmla="*/ 2147483647 w 872"/>
                                <a:gd name="T25" fmla="*/ 2147483647 h 564"/>
                                <a:gd name="T26" fmla="*/ 2147483647 w 872"/>
                                <a:gd name="T27" fmla="*/ 2147483647 h 564"/>
                                <a:gd name="T28" fmla="*/ 2147483647 w 872"/>
                                <a:gd name="T29" fmla="*/ 2147483647 h 564"/>
                                <a:gd name="T30" fmla="*/ 2147483647 w 872"/>
                                <a:gd name="T31" fmla="*/ 2147483647 h 564"/>
                                <a:gd name="T32" fmla="*/ 2147483647 w 872"/>
                                <a:gd name="T33" fmla="*/ 2147483647 h 564"/>
                                <a:gd name="T34" fmla="*/ 0 w 872"/>
                                <a:gd name="T35" fmla="*/ 2147483647 h 564"/>
                                <a:gd name="T36" fmla="*/ 2147483647 w 872"/>
                                <a:gd name="T37" fmla="*/ 2147483647 h 564"/>
                                <a:gd name="T38" fmla="*/ 2147483647 w 872"/>
                                <a:gd name="T39" fmla="*/ 2147483647 h 56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72" h="564">
                                  <a:moveTo>
                                    <a:pt x="872" y="0"/>
                                  </a:moveTo>
                                  <a:cubicBezTo>
                                    <a:pt x="864" y="6"/>
                                    <a:pt x="836" y="32"/>
                                    <a:pt x="828" y="36"/>
                                  </a:cubicBezTo>
                                  <a:cubicBezTo>
                                    <a:pt x="820" y="39"/>
                                    <a:pt x="804" y="44"/>
                                    <a:pt x="804" y="44"/>
                                  </a:cubicBezTo>
                                  <a:cubicBezTo>
                                    <a:pt x="768" y="35"/>
                                    <a:pt x="769" y="26"/>
                                    <a:pt x="776" y="48"/>
                                  </a:cubicBezTo>
                                  <a:cubicBezTo>
                                    <a:pt x="770" y="78"/>
                                    <a:pt x="785" y="95"/>
                                    <a:pt x="748" y="88"/>
                                  </a:cubicBezTo>
                                  <a:cubicBezTo>
                                    <a:pt x="709" y="92"/>
                                    <a:pt x="707" y="96"/>
                                    <a:pt x="676" y="104"/>
                                  </a:cubicBezTo>
                                  <a:cubicBezTo>
                                    <a:pt x="646" y="195"/>
                                    <a:pt x="714" y="180"/>
                                    <a:pt x="616" y="188"/>
                                  </a:cubicBezTo>
                                  <a:cubicBezTo>
                                    <a:pt x="608" y="204"/>
                                    <a:pt x="607" y="222"/>
                                    <a:pt x="596" y="236"/>
                                  </a:cubicBezTo>
                                  <a:cubicBezTo>
                                    <a:pt x="585" y="250"/>
                                    <a:pt x="532" y="246"/>
                                    <a:pt x="508" y="252"/>
                                  </a:cubicBezTo>
                                  <a:cubicBezTo>
                                    <a:pt x="483" y="269"/>
                                    <a:pt x="458" y="269"/>
                                    <a:pt x="428" y="272"/>
                                  </a:cubicBezTo>
                                  <a:cubicBezTo>
                                    <a:pt x="390" y="282"/>
                                    <a:pt x="420" y="311"/>
                                    <a:pt x="412" y="344"/>
                                  </a:cubicBezTo>
                                  <a:cubicBezTo>
                                    <a:pt x="413" y="351"/>
                                    <a:pt x="422" y="365"/>
                                    <a:pt x="424" y="372"/>
                                  </a:cubicBezTo>
                                  <a:cubicBezTo>
                                    <a:pt x="426" y="380"/>
                                    <a:pt x="432" y="396"/>
                                    <a:pt x="432" y="396"/>
                                  </a:cubicBezTo>
                                  <a:cubicBezTo>
                                    <a:pt x="431" y="404"/>
                                    <a:pt x="434" y="419"/>
                                    <a:pt x="428" y="424"/>
                                  </a:cubicBezTo>
                                  <a:cubicBezTo>
                                    <a:pt x="420" y="431"/>
                                    <a:pt x="380" y="432"/>
                                    <a:pt x="380" y="432"/>
                                  </a:cubicBezTo>
                                  <a:cubicBezTo>
                                    <a:pt x="247" y="429"/>
                                    <a:pt x="199" y="424"/>
                                    <a:pt x="88" y="440"/>
                                  </a:cubicBezTo>
                                  <a:cubicBezTo>
                                    <a:pt x="63" y="448"/>
                                    <a:pt x="44" y="449"/>
                                    <a:pt x="16" y="452"/>
                                  </a:cubicBezTo>
                                  <a:cubicBezTo>
                                    <a:pt x="9" y="473"/>
                                    <a:pt x="4" y="494"/>
                                    <a:pt x="0" y="516"/>
                                  </a:cubicBezTo>
                                  <a:cubicBezTo>
                                    <a:pt x="5" y="538"/>
                                    <a:pt x="12" y="530"/>
                                    <a:pt x="24" y="548"/>
                                  </a:cubicBezTo>
                                  <a:cubicBezTo>
                                    <a:pt x="25" y="553"/>
                                    <a:pt x="28" y="564"/>
                                    <a:pt x="28" y="564"/>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5" name="Freeform 199"/>
                          <wps:cNvSpPr>
                            <a:spLocks/>
                          </wps:cNvSpPr>
                          <wps:spPr bwMode="auto">
                            <a:xfrm>
                              <a:off x="9334947" y="5092201"/>
                              <a:ext cx="2052558" cy="1185837"/>
                            </a:xfrm>
                            <a:custGeom>
                              <a:avLst/>
                              <a:gdLst>
                                <a:gd name="T0" fmla="*/ 0 w 568"/>
                                <a:gd name="T1" fmla="*/ 2147483647 h 336"/>
                                <a:gd name="T2" fmla="*/ 2147483647 w 568"/>
                                <a:gd name="T3" fmla="*/ 2147483647 h 336"/>
                                <a:gd name="T4" fmla="*/ 2147483647 w 568"/>
                                <a:gd name="T5" fmla="*/ 0 h 336"/>
                                <a:gd name="T6" fmla="*/ 2147483647 w 568"/>
                                <a:gd name="T7" fmla="*/ 2147483647 h 336"/>
                                <a:gd name="T8" fmla="*/ 2147483647 w 568"/>
                                <a:gd name="T9" fmla="*/ 2147483647 h 336"/>
                                <a:gd name="T10" fmla="*/ 2147483647 w 568"/>
                                <a:gd name="T11" fmla="*/ 2147483647 h 336"/>
                                <a:gd name="T12" fmla="*/ 2147483647 w 568"/>
                                <a:gd name="T13" fmla="*/ 2147483647 h 336"/>
                                <a:gd name="T14" fmla="*/ 2147483647 w 568"/>
                                <a:gd name="T15" fmla="*/ 2147483647 h 336"/>
                                <a:gd name="T16" fmla="*/ 2147483647 w 568"/>
                                <a:gd name="T17" fmla="*/ 2147483647 h 336"/>
                                <a:gd name="T18" fmla="*/ 2147483647 w 568"/>
                                <a:gd name="T19" fmla="*/ 2147483647 h 336"/>
                                <a:gd name="T20" fmla="*/ 2147483647 w 568"/>
                                <a:gd name="T21" fmla="*/ 2147483647 h 336"/>
                                <a:gd name="T22" fmla="*/ 2147483647 w 568"/>
                                <a:gd name="T23" fmla="*/ 2147483647 h 336"/>
                                <a:gd name="T24" fmla="*/ 2147483647 w 568"/>
                                <a:gd name="T25" fmla="*/ 2147483647 h 336"/>
                                <a:gd name="T26" fmla="*/ 2147483647 w 568"/>
                                <a:gd name="T27" fmla="*/ 2147483647 h 336"/>
                                <a:gd name="T28" fmla="*/ 2147483647 w 568"/>
                                <a:gd name="T29" fmla="*/ 2147483647 h 336"/>
                                <a:gd name="T30" fmla="*/ 2147483647 w 568"/>
                                <a:gd name="T31" fmla="*/ 2147483647 h 3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68" h="336">
                                  <a:moveTo>
                                    <a:pt x="0" y="8"/>
                                  </a:moveTo>
                                  <a:cubicBezTo>
                                    <a:pt x="31" y="12"/>
                                    <a:pt x="33" y="15"/>
                                    <a:pt x="64" y="8"/>
                                  </a:cubicBezTo>
                                  <a:cubicBezTo>
                                    <a:pt x="72" y="6"/>
                                    <a:pt x="88" y="0"/>
                                    <a:pt x="88" y="0"/>
                                  </a:cubicBezTo>
                                  <a:cubicBezTo>
                                    <a:pt x="104" y="11"/>
                                    <a:pt x="104" y="21"/>
                                    <a:pt x="112" y="40"/>
                                  </a:cubicBezTo>
                                  <a:cubicBezTo>
                                    <a:pt x="111" y="91"/>
                                    <a:pt x="111" y="141"/>
                                    <a:pt x="108" y="192"/>
                                  </a:cubicBezTo>
                                  <a:cubicBezTo>
                                    <a:pt x="107" y="200"/>
                                    <a:pt x="100" y="216"/>
                                    <a:pt x="100" y="216"/>
                                  </a:cubicBezTo>
                                  <a:cubicBezTo>
                                    <a:pt x="97" y="242"/>
                                    <a:pt x="96" y="260"/>
                                    <a:pt x="88" y="284"/>
                                  </a:cubicBezTo>
                                  <a:cubicBezTo>
                                    <a:pt x="105" y="296"/>
                                    <a:pt x="108" y="285"/>
                                    <a:pt x="128" y="280"/>
                                  </a:cubicBezTo>
                                  <a:cubicBezTo>
                                    <a:pt x="172" y="281"/>
                                    <a:pt x="208" y="267"/>
                                    <a:pt x="252" y="272"/>
                                  </a:cubicBezTo>
                                  <a:cubicBezTo>
                                    <a:pt x="253" y="272"/>
                                    <a:pt x="288" y="315"/>
                                    <a:pt x="296" y="320"/>
                                  </a:cubicBezTo>
                                  <a:cubicBezTo>
                                    <a:pt x="301" y="323"/>
                                    <a:pt x="320" y="327"/>
                                    <a:pt x="324" y="328"/>
                                  </a:cubicBezTo>
                                  <a:cubicBezTo>
                                    <a:pt x="332" y="330"/>
                                    <a:pt x="348" y="336"/>
                                    <a:pt x="348" y="336"/>
                                  </a:cubicBezTo>
                                  <a:cubicBezTo>
                                    <a:pt x="316" y="288"/>
                                    <a:pt x="327" y="259"/>
                                    <a:pt x="372" y="248"/>
                                  </a:cubicBezTo>
                                  <a:cubicBezTo>
                                    <a:pt x="385" y="268"/>
                                    <a:pt x="372" y="292"/>
                                    <a:pt x="396" y="300"/>
                                  </a:cubicBezTo>
                                  <a:cubicBezTo>
                                    <a:pt x="416" y="296"/>
                                    <a:pt x="425" y="297"/>
                                    <a:pt x="436" y="280"/>
                                  </a:cubicBezTo>
                                  <a:cubicBezTo>
                                    <a:pt x="449" y="227"/>
                                    <a:pt x="522" y="220"/>
                                    <a:pt x="568" y="220"/>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6" name="Freeform 200"/>
                          <wps:cNvSpPr>
                            <a:spLocks/>
                          </wps:cNvSpPr>
                          <wps:spPr bwMode="auto">
                            <a:xfrm>
                              <a:off x="11387505" y="5868642"/>
                              <a:ext cx="2048947" cy="3857497"/>
                            </a:xfrm>
                            <a:custGeom>
                              <a:avLst/>
                              <a:gdLst>
                                <a:gd name="T0" fmla="*/ 0 w 567"/>
                                <a:gd name="T1" fmla="*/ 0 h 1093"/>
                                <a:gd name="T2" fmla="*/ 2147483647 w 567"/>
                                <a:gd name="T3" fmla="*/ 2147483647 h 1093"/>
                                <a:gd name="T4" fmla="*/ 2147483647 w 567"/>
                                <a:gd name="T5" fmla="*/ 2147483647 h 1093"/>
                                <a:gd name="T6" fmla="*/ 2147483647 w 567"/>
                                <a:gd name="T7" fmla="*/ 2147483647 h 1093"/>
                                <a:gd name="T8" fmla="*/ 2147483647 w 567"/>
                                <a:gd name="T9" fmla="*/ 2147483647 h 1093"/>
                                <a:gd name="T10" fmla="*/ 2147483647 w 567"/>
                                <a:gd name="T11" fmla="*/ 2147483647 h 1093"/>
                                <a:gd name="T12" fmla="*/ 2147483647 w 567"/>
                                <a:gd name="T13" fmla="*/ 2147483647 h 1093"/>
                                <a:gd name="T14" fmla="*/ 2147483647 w 567"/>
                                <a:gd name="T15" fmla="*/ 2147483647 h 1093"/>
                                <a:gd name="T16" fmla="*/ 2147483647 w 567"/>
                                <a:gd name="T17" fmla="*/ 2147483647 h 1093"/>
                                <a:gd name="T18" fmla="*/ 2147483647 w 567"/>
                                <a:gd name="T19" fmla="*/ 2147483647 h 1093"/>
                                <a:gd name="T20" fmla="*/ 2147483647 w 567"/>
                                <a:gd name="T21" fmla="*/ 2147483647 h 1093"/>
                                <a:gd name="T22" fmla="*/ 2147483647 w 567"/>
                                <a:gd name="T23" fmla="*/ 2147483647 h 1093"/>
                                <a:gd name="T24" fmla="*/ 2147483647 w 567"/>
                                <a:gd name="T25" fmla="*/ 2147483647 h 1093"/>
                                <a:gd name="T26" fmla="*/ 2147483647 w 567"/>
                                <a:gd name="T27" fmla="*/ 2147483647 h 1093"/>
                                <a:gd name="T28" fmla="*/ 2147483647 w 567"/>
                                <a:gd name="T29" fmla="*/ 2147483647 h 1093"/>
                                <a:gd name="T30" fmla="*/ 2147483647 w 567"/>
                                <a:gd name="T31" fmla="*/ 2147483647 h 1093"/>
                                <a:gd name="T32" fmla="*/ 2147483647 w 567"/>
                                <a:gd name="T33" fmla="*/ 2147483647 h 1093"/>
                                <a:gd name="T34" fmla="*/ 2147483647 w 567"/>
                                <a:gd name="T35" fmla="*/ 2147483647 h 1093"/>
                                <a:gd name="T36" fmla="*/ 2147483647 w 567"/>
                                <a:gd name="T37" fmla="*/ 2147483647 h 1093"/>
                                <a:gd name="T38" fmla="*/ 2147483647 w 567"/>
                                <a:gd name="T39" fmla="*/ 2147483647 h 1093"/>
                                <a:gd name="T40" fmla="*/ 2147483647 w 567"/>
                                <a:gd name="T41" fmla="*/ 2147483647 h 1093"/>
                                <a:gd name="T42" fmla="*/ 2147483647 w 567"/>
                                <a:gd name="T43" fmla="*/ 2147483647 h 1093"/>
                                <a:gd name="T44" fmla="*/ 2147483647 w 567"/>
                                <a:gd name="T45" fmla="*/ 2147483647 h 1093"/>
                                <a:gd name="T46" fmla="*/ 2147483647 w 567"/>
                                <a:gd name="T47" fmla="*/ 2147483647 h 1093"/>
                                <a:gd name="T48" fmla="*/ 2147483647 w 567"/>
                                <a:gd name="T49" fmla="*/ 2147483647 h 1093"/>
                                <a:gd name="T50" fmla="*/ 2147483647 w 567"/>
                                <a:gd name="T51" fmla="*/ 2147483647 h 1093"/>
                                <a:gd name="T52" fmla="*/ 2147483647 w 567"/>
                                <a:gd name="T53" fmla="*/ 2147483647 h 1093"/>
                                <a:gd name="T54" fmla="*/ 2147483647 w 567"/>
                                <a:gd name="T55" fmla="*/ 2147483647 h 1093"/>
                                <a:gd name="T56" fmla="*/ 2147483647 w 567"/>
                                <a:gd name="T57" fmla="*/ 2147483647 h 109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67" h="1093">
                                  <a:moveTo>
                                    <a:pt x="0" y="0"/>
                                  </a:moveTo>
                                  <a:cubicBezTo>
                                    <a:pt x="4" y="67"/>
                                    <a:pt x="7" y="134"/>
                                    <a:pt x="20" y="200"/>
                                  </a:cubicBezTo>
                                  <a:cubicBezTo>
                                    <a:pt x="21" y="224"/>
                                    <a:pt x="11" y="302"/>
                                    <a:pt x="44" y="324"/>
                                  </a:cubicBezTo>
                                  <a:cubicBezTo>
                                    <a:pt x="44" y="324"/>
                                    <a:pt x="52" y="327"/>
                                    <a:pt x="56" y="328"/>
                                  </a:cubicBezTo>
                                  <a:cubicBezTo>
                                    <a:pt x="52" y="343"/>
                                    <a:pt x="45" y="353"/>
                                    <a:pt x="40" y="368"/>
                                  </a:cubicBezTo>
                                  <a:cubicBezTo>
                                    <a:pt x="39" y="408"/>
                                    <a:pt x="39" y="448"/>
                                    <a:pt x="36" y="488"/>
                                  </a:cubicBezTo>
                                  <a:cubicBezTo>
                                    <a:pt x="35" y="496"/>
                                    <a:pt x="31" y="504"/>
                                    <a:pt x="28" y="512"/>
                                  </a:cubicBezTo>
                                  <a:cubicBezTo>
                                    <a:pt x="26" y="517"/>
                                    <a:pt x="57" y="504"/>
                                    <a:pt x="60" y="504"/>
                                  </a:cubicBezTo>
                                  <a:cubicBezTo>
                                    <a:pt x="79" y="502"/>
                                    <a:pt x="97" y="501"/>
                                    <a:pt x="116" y="500"/>
                                  </a:cubicBezTo>
                                  <a:cubicBezTo>
                                    <a:pt x="128" y="498"/>
                                    <a:pt x="142" y="500"/>
                                    <a:pt x="152" y="492"/>
                                  </a:cubicBezTo>
                                  <a:cubicBezTo>
                                    <a:pt x="155" y="489"/>
                                    <a:pt x="152" y="481"/>
                                    <a:pt x="156" y="480"/>
                                  </a:cubicBezTo>
                                  <a:cubicBezTo>
                                    <a:pt x="182" y="475"/>
                                    <a:pt x="209" y="477"/>
                                    <a:pt x="236" y="476"/>
                                  </a:cubicBezTo>
                                  <a:cubicBezTo>
                                    <a:pt x="259" y="468"/>
                                    <a:pt x="263" y="489"/>
                                    <a:pt x="280" y="500"/>
                                  </a:cubicBezTo>
                                  <a:cubicBezTo>
                                    <a:pt x="274" y="524"/>
                                    <a:pt x="266" y="512"/>
                                    <a:pt x="260" y="536"/>
                                  </a:cubicBezTo>
                                  <a:cubicBezTo>
                                    <a:pt x="277" y="547"/>
                                    <a:pt x="292" y="553"/>
                                    <a:pt x="308" y="564"/>
                                  </a:cubicBezTo>
                                  <a:cubicBezTo>
                                    <a:pt x="314" y="582"/>
                                    <a:pt x="308" y="597"/>
                                    <a:pt x="328" y="604"/>
                                  </a:cubicBezTo>
                                  <a:cubicBezTo>
                                    <a:pt x="336" y="621"/>
                                    <a:pt x="337" y="630"/>
                                    <a:pt x="352" y="640"/>
                                  </a:cubicBezTo>
                                  <a:cubicBezTo>
                                    <a:pt x="359" y="660"/>
                                    <a:pt x="361" y="680"/>
                                    <a:pt x="368" y="700"/>
                                  </a:cubicBezTo>
                                  <a:cubicBezTo>
                                    <a:pt x="366" y="710"/>
                                    <a:pt x="357" y="718"/>
                                    <a:pt x="356" y="728"/>
                                  </a:cubicBezTo>
                                  <a:cubicBezTo>
                                    <a:pt x="355" y="735"/>
                                    <a:pt x="362" y="767"/>
                                    <a:pt x="364" y="776"/>
                                  </a:cubicBezTo>
                                  <a:cubicBezTo>
                                    <a:pt x="359" y="803"/>
                                    <a:pt x="356" y="816"/>
                                    <a:pt x="360" y="844"/>
                                  </a:cubicBezTo>
                                  <a:cubicBezTo>
                                    <a:pt x="371" y="843"/>
                                    <a:pt x="381" y="838"/>
                                    <a:pt x="392" y="840"/>
                                  </a:cubicBezTo>
                                  <a:cubicBezTo>
                                    <a:pt x="401" y="842"/>
                                    <a:pt x="416" y="856"/>
                                    <a:pt x="416" y="856"/>
                                  </a:cubicBezTo>
                                  <a:cubicBezTo>
                                    <a:pt x="434" y="883"/>
                                    <a:pt x="416" y="852"/>
                                    <a:pt x="428" y="908"/>
                                  </a:cubicBezTo>
                                  <a:cubicBezTo>
                                    <a:pt x="432" y="929"/>
                                    <a:pt x="451" y="931"/>
                                    <a:pt x="464" y="944"/>
                                  </a:cubicBezTo>
                                  <a:cubicBezTo>
                                    <a:pt x="483" y="963"/>
                                    <a:pt x="485" y="989"/>
                                    <a:pt x="508" y="1004"/>
                                  </a:cubicBezTo>
                                  <a:cubicBezTo>
                                    <a:pt x="527" y="998"/>
                                    <a:pt x="527" y="1008"/>
                                    <a:pt x="532" y="1024"/>
                                  </a:cubicBezTo>
                                  <a:cubicBezTo>
                                    <a:pt x="525" y="1034"/>
                                    <a:pt x="519" y="1059"/>
                                    <a:pt x="532" y="1068"/>
                                  </a:cubicBezTo>
                                  <a:cubicBezTo>
                                    <a:pt x="567" y="1093"/>
                                    <a:pt x="549" y="1063"/>
                                    <a:pt x="560" y="1084"/>
                                  </a:cubicBezTo>
                                </a:path>
                              </a:pathLst>
                            </a:custGeom>
                            <a:noFill/>
                            <a:ln w="5715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7" name="Freeform 201"/>
                          <wps:cNvSpPr>
                            <a:spLocks/>
                          </wps:cNvSpPr>
                          <wps:spPr bwMode="auto">
                            <a:xfrm>
                              <a:off x="11401960" y="5063966"/>
                              <a:ext cx="4076210" cy="3981019"/>
                            </a:xfrm>
                            <a:custGeom>
                              <a:avLst/>
                              <a:gdLst>
                                <a:gd name="T0" fmla="*/ 0 w 1128"/>
                                <a:gd name="T1" fmla="*/ 2147483647 h 1128"/>
                                <a:gd name="T2" fmla="*/ 2147483647 w 1128"/>
                                <a:gd name="T3" fmla="*/ 2147483647 h 1128"/>
                                <a:gd name="T4" fmla="*/ 2147483647 w 1128"/>
                                <a:gd name="T5" fmla="*/ 2147483647 h 1128"/>
                                <a:gd name="T6" fmla="*/ 2147483647 w 1128"/>
                                <a:gd name="T7" fmla="*/ 2147483647 h 1128"/>
                                <a:gd name="T8" fmla="*/ 2147483647 w 1128"/>
                                <a:gd name="T9" fmla="*/ 2147483647 h 1128"/>
                                <a:gd name="T10" fmla="*/ 2147483647 w 1128"/>
                                <a:gd name="T11" fmla="*/ 2147483647 h 1128"/>
                                <a:gd name="T12" fmla="*/ 2147483647 w 1128"/>
                                <a:gd name="T13" fmla="*/ 2147483647 h 1128"/>
                                <a:gd name="T14" fmla="*/ 2147483647 w 1128"/>
                                <a:gd name="T15" fmla="*/ 2147483647 h 1128"/>
                                <a:gd name="T16" fmla="*/ 2147483647 w 1128"/>
                                <a:gd name="T17" fmla="*/ 2147483647 h 1128"/>
                                <a:gd name="T18" fmla="*/ 2147483647 w 1128"/>
                                <a:gd name="T19" fmla="*/ 2147483647 h 1128"/>
                                <a:gd name="T20" fmla="*/ 2147483647 w 1128"/>
                                <a:gd name="T21" fmla="*/ 2147483647 h 1128"/>
                                <a:gd name="T22" fmla="*/ 2147483647 w 1128"/>
                                <a:gd name="T23" fmla="*/ 0 h 1128"/>
                                <a:gd name="T24" fmla="*/ 2147483647 w 1128"/>
                                <a:gd name="T25" fmla="*/ 2147483647 h 1128"/>
                                <a:gd name="T26" fmla="*/ 2147483647 w 1128"/>
                                <a:gd name="T27" fmla="*/ 2147483647 h 1128"/>
                                <a:gd name="T28" fmla="*/ 2147483647 w 1128"/>
                                <a:gd name="T29" fmla="*/ 2147483647 h 1128"/>
                                <a:gd name="T30" fmla="*/ 2147483647 w 1128"/>
                                <a:gd name="T31" fmla="*/ 2147483647 h 1128"/>
                                <a:gd name="T32" fmla="*/ 2147483647 w 1128"/>
                                <a:gd name="T33" fmla="*/ 2147483647 h 1128"/>
                                <a:gd name="T34" fmla="*/ 2147483647 w 1128"/>
                                <a:gd name="T35" fmla="*/ 2147483647 h 1128"/>
                                <a:gd name="T36" fmla="*/ 2147483647 w 1128"/>
                                <a:gd name="T37" fmla="*/ 2147483647 h 1128"/>
                                <a:gd name="T38" fmla="*/ 2147483647 w 1128"/>
                                <a:gd name="T39" fmla="*/ 2147483647 h 1128"/>
                                <a:gd name="T40" fmla="*/ 2147483647 w 1128"/>
                                <a:gd name="T41" fmla="*/ 2147483647 h 1128"/>
                                <a:gd name="T42" fmla="*/ 2147483647 w 1128"/>
                                <a:gd name="T43" fmla="*/ 2147483647 h 1128"/>
                                <a:gd name="T44" fmla="*/ 2147483647 w 1128"/>
                                <a:gd name="T45" fmla="*/ 2147483647 h 1128"/>
                                <a:gd name="T46" fmla="*/ 2147483647 w 1128"/>
                                <a:gd name="T47" fmla="*/ 2147483647 h 1128"/>
                                <a:gd name="T48" fmla="*/ 2147483647 w 1128"/>
                                <a:gd name="T49" fmla="*/ 2147483647 h 1128"/>
                                <a:gd name="T50" fmla="*/ 2147483647 w 1128"/>
                                <a:gd name="T51" fmla="*/ 2147483647 h 1128"/>
                                <a:gd name="T52" fmla="*/ 2147483647 w 1128"/>
                                <a:gd name="T53" fmla="*/ 2147483647 h 1128"/>
                                <a:gd name="T54" fmla="*/ 2147483647 w 1128"/>
                                <a:gd name="T55" fmla="*/ 2147483647 h 1128"/>
                                <a:gd name="T56" fmla="*/ 2147483647 w 1128"/>
                                <a:gd name="T57" fmla="*/ 2147483647 h 1128"/>
                                <a:gd name="T58" fmla="*/ 2147483647 w 1128"/>
                                <a:gd name="T59" fmla="*/ 2147483647 h 1128"/>
                                <a:gd name="T60" fmla="*/ 2147483647 w 1128"/>
                                <a:gd name="T61" fmla="*/ 2147483647 h 1128"/>
                                <a:gd name="T62" fmla="*/ 2147483647 w 1128"/>
                                <a:gd name="T63" fmla="*/ 2147483647 h 1128"/>
                                <a:gd name="T64" fmla="*/ 2147483647 w 1128"/>
                                <a:gd name="T65" fmla="*/ 2147483647 h 1128"/>
                                <a:gd name="T66" fmla="*/ 2147483647 w 1128"/>
                                <a:gd name="T67" fmla="*/ 2147483647 h 1128"/>
                                <a:gd name="T68" fmla="*/ 2147483647 w 1128"/>
                                <a:gd name="T69" fmla="*/ 2147483647 h 112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28" h="1128">
                                  <a:moveTo>
                                    <a:pt x="0" y="232"/>
                                  </a:moveTo>
                                  <a:cubicBezTo>
                                    <a:pt x="5" y="189"/>
                                    <a:pt x="1" y="179"/>
                                    <a:pt x="44" y="172"/>
                                  </a:cubicBezTo>
                                  <a:cubicBezTo>
                                    <a:pt x="47" y="164"/>
                                    <a:pt x="44" y="151"/>
                                    <a:pt x="52" y="148"/>
                                  </a:cubicBezTo>
                                  <a:cubicBezTo>
                                    <a:pt x="60" y="145"/>
                                    <a:pt x="68" y="143"/>
                                    <a:pt x="76" y="140"/>
                                  </a:cubicBezTo>
                                  <a:cubicBezTo>
                                    <a:pt x="80" y="139"/>
                                    <a:pt x="88" y="136"/>
                                    <a:pt x="88" y="136"/>
                                  </a:cubicBezTo>
                                  <a:cubicBezTo>
                                    <a:pt x="98" y="115"/>
                                    <a:pt x="97" y="95"/>
                                    <a:pt x="92" y="72"/>
                                  </a:cubicBezTo>
                                  <a:cubicBezTo>
                                    <a:pt x="131" y="33"/>
                                    <a:pt x="152" y="48"/>
                                    <a:pt x="208" y="44"/>
                                  </a:cubicBezTo>
                                  <a:cubicBezTo>
                                    <a:pt x="233" y="36"/>
                                    <a:pt x="258" y="31"/>
                                    <a:pt x="284" y="28"/>
                                  </a:cubicBezTo>
                                  <a:cubicBezTo>
                                    <a:pt x="307" y="20"/>
                                    <a:pt x="286" y="23"/>
                                    <a:pt x="304" y="36"/>
                                  </a:cubicBezTo>
                                  <a:cubicBezTo>
                                    <a:pt x="310" y="40"/>
                                    <a:pt x="317" y="41"/>
                                    <a:pt x="324" y="44"/>
                                  </a:cubicBezTo>
                                  <a:cubicBezTo>
                                    <a:pt x="378" y="39"/>
                                    <a:pt x="420" y="27"/>
                                    <a:pt x="476" y="24"/>
                                  </a:cubicBezTo>
                                  <a:cubicBezTo>
                                    <a:pt x="522" y="15"/>
                                    <a:pt x="579" y="15"/>
                                    <a:pt x="624" y="0"/>
                                  </a:cubicBezTo>
                                  <a:cubicBezTo>
                                    <a:pt x="635" y="28"/>
                                    <a:pt x="640" y="56"/>
                                    <a:pt x="652" y="84"/>
                                  </a:cubicBezTo>
                                  <a:cubicBezTo>
                                    <a:pt x="657" y="97"/>
                                    <a:pt x="666" y="108"/>
                                    <a:pt x="672" y="120"/>
                                  </a:cubicBezTo>
                                  <a:cubicBezTo>
                                    <a:pt x="679" y="134"/>
                                    <a:pt x="685" y="146"/>
                                    <a:pt x="692" y="160"/>
                                  </a:cubicBezTo>
                                  <a:cubicBezTo>
                                    <a:pt x="705" y="186"/>
                                    <a:pt x="716" y="220"/>
                                    <a:pt x="732" y="244"/>
                                  </a:cubicBezTo>
                                  <a:cubicBezTo>
                                    <a:pt x="745" y="295"/>
                                    <a:pt x="779" y="333"/>
                                    <a:pt x="800" y="380"/>
                                  </a:cubicBezTo>
                                  <a:cubicBezTo>
                                    <a:pt x="812" y="407"/>
                                    <a:pt x="801" y="401"/>
                                    <a:pt x="828" y="408"/>
                                  </a:cubicBezTo>
                                  <a:cubicBezTo>
                                    <a:pt x="861" y="403"/>
                                    <a:pt x="895" y="399"/>
                                    <a:pt x="928" y="396"/>
                                  </a:cubicBezTo>
                                  <a:cubicBezTo>
                                    <a:pt x="969" y="392"/>
                                    <a:pt x="1048" y="376"/>
                                    <a:pt x="1048" y="376"/>
                                  </a:cubicBezTo>
                                  <a:cubicBezTo>
                                    <a:pt x="1053" y="375"/>
                                    <a:pt x="1079" y="363"/>
                                    <a:pt x="1084" y="372"/>
                                  </a:cubicBezTo>
                                  <a:cubicBezTo>
                                    <a:pt x="1093" y="390"/>
                                    <a:pt x="1095" y="477"/>
                                    <a:pt x="1100" y="500"/>
                                  </a:cubicBezTo>
                                  <a:cubicBezTo>
                                    <a:pt x="1103" y="550"/>
                                    <a:pt x="1113" y="595"/>
                                    <a:pt x="1120" y="644"/>
                                  </a:cubicBezTo>
                                  <a:cubicBezTo>
                                    <a:pt x="1123" y="663"/>
                                    <a:pt x="1128" y="700"/>
                                    <a:pt x="1128" y="700"/>
                                  </a:cubicBezTo>
                                  <a:cubicBezTo>
                                    <a:pt x="1090" y="725"/>
                                    <a:pt x="1014" y="722"/>
                                    <a:pt x="976" y="724"/>
                                  </a:cubicBezTo>
                                  <a:cubicBezTo>
                                    <a:pt x="919" y="738"/>
                                    <a:pt x="867" y="745"/>
                                    <a:pt x="808" y="752"/>
                                  </a:cubicBezTo>
                                  <a:cubicBezTo>
                                    <a:pt x="817" y="765"/>
                                    <a:pt x="819" y="777"/>
                                    <a:pt x="824" y="792"/>
                                  </a:cubicBezTo>
                                  <a:cubicBezTo>
                                    <a:pt x="822" y="804"/>
                                    <a:pt x="816" y="816"/>
                                    <a:pt x="816" y="828"/>
                                  </a:cubicBezTo>
                                  <a:cubicBezTo>
                                    <a:pt x="816" y="856"/>
                                    <a:pt x="866" y="857"/>
                                    <a:pt x="884" y="860"/>
                                  </a:cubicBezTo>
                                  <a:cubicBezTo>
                                    <a:pt x="903" y="866"/>
                                    <a:pt x="916" y="870"/>
                                    <a:pt x="932" y="880"/>
                                  </a:cubicBezTo>
                                  <a:cubicBezTo>
                                    <a:pt x="941" y="899"/>
                                    <a:pt x="944" y="911"/>
                                    <a:pt x="948" y="932"/>
                                  </a:cubicBezTo>
                                  <a:cubicBezTo>
                                    <a:pt x="946" y="949"/>
                                    <a:pt x="935" y="994"/>
                                    <a:pt x="944" y="1012"/>
                                  </a:cubicBezTo>
                                  <a:cubicBezTo>
                                    <a:pt x="946" y="1016"/>
                                    <a:pt x="952" y="1014"/>
                                    <a:pt x="956" y="1016"/>
                                  </a:cubicBezTo>
                                  <a:cubicBezTo>
                                    <a:pt x="970" y="1023"/>
                                    <a:pt x="979" y="1035"/>
                                    <a:pt x="992" y="1044"/>
                                  </a:cubicBezTo>
                                  <a:cubicBezTo>
                                    <a:pt x="1007" y="1066"/>
                                    <a:pt x="1020" y="1102"/>
                                    <a:pt x="1020" y="1128"/>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8" name="Freeform 203"/>
                          <wps:cNvSpPr>
                            <a:spLocks/>
                          </wps:cNvSpPr>
                          <wps:spPr bwMode="auto">
                            <a:xfrm>
                              <a:off x="15911809" y="532381"/>
                              <a:ext cx="1402100" cy="3712794"/>
                            </a:xfrm>
                            <a:custGeom>
                              <a:avLst/>
                              <a:gdLst>
                                <a:gd name="T0" fmla="*/ 2147483647 w 388"/>
                                <a:gd name="T1" fmla="*/ 0 h 1052"/>
                                <a:gd name="T2" fmla="*/ 2147483647 w 388"/>
                                <a:gd name="T3" fmla="*/ 2147483647 h 1052"/>
                                <a:gd name="T4" fmla="*/ 2147483647 w 388"/>
                                <a:gd name="T5" fmla="*/ 2147483647 h 1052"/>
                                <a:gd name="T6" fmla="*/ 2147483647 w 388"/>
                                <a:gd name="T7" fmla="*/ 2147483647 h 1052"/>
                                <a:gd name="T8" fmla="*/ 2147483647 w 388"/>
                                <a:gd name="T9" fmla="*/ 2147483647 h 1052"/>
                                <a:gd name="T10" fmla="*/ 2147483647 w 388"/>
                                <a:gd name="T11" fmla="*/ 2147483647 h 1052"/>
                                <a:gd name="T12" fmla="*/ 2147483647 w 388"/>
                                <a:gd name="T13" fmla="*/ 2147483647 h 1052"/>
                                <a:gd name="T14" fmla="*/ 2147483647 w 388"/>
                                <a:gd name="T15" fmla="*/ 2147483647 h 1052"/>
                                <a:gd name="T16" fmla="*/ 2147483647 w 388"/>
                                <a:gd name="T17" fmla="*/ 2147483647 h 1052"/>
                                <a:gd name="T18" fmla="*/ 2147483647 w 388"/>
                                <a:gd name="T19" fmla="*/ 2147483647 h 1052"/>
                                <a:gd name="T20" fmla="*/ 2147483647 w 388"/>
                                <a:gd name="T21" fmla="*/ 2147483647 h 1052"/>
                                <a:gd name="T22" fmla="*/ 2147483647 w 388"/>
                                <a:gd name="T23" fmla="*/ 2147483647 h 1052"/>
                                <a:gd name="T24" fmla="*/ 2147483647 w 388"/>
                                <a:gd name="T25" fmla="*/ 2147483647 h 1052"/>
                                <a:gd name="T26" fmla="*/ 2147483647 w 388"/>
                                <a:gd name="T27" fmla="*/ 2147483647 h 1052"/>
                                <a:gd name="T28" fmla="*/ 2147483647 w 388"/>
                                <a:gd name="T29" fmla="*/ 2147483647 h 1052"/>
                                <a:gd name="T30" fmla="*/ 2147483647 w 388"/>
                                <a:gd name="T31" fmla="*/ 2147483647 h 1052"/>
                                <a:gd name="T32" fmla="*/ 2147483647 w 388"/>
                                <a:gd name="T33" fmla="*/ 2147483647 h 1052"/>
                                <a:gd name="T34" fmla="*/ 2147483647 w 388"/>
                                <a:gd name="T35" fmla="*/ 2147483647 h 1052"/>
                                <a:gd name="T36" fmla="*/ 2147483647 w 388"/>
                                <a:gd name="T37" fmla="*/ 2147483647 h 1052"/>
                                <a:gd name="T38" fmla="*/ 2147483647 w 388"/>
                                <a:gd name="T39" fmla="*/ 2147483647 h 1052"/>
                                <a:gd name="T40" fmla="*/ 0 w 388"/>
                                <a:gd name="T41" fmla="*/ 2147483647 h 1052"/>
                                <a:gd name="T42" fmla="*/ 2147483647 w 388"/>
                                <a:gd name="T43" fmla="*/ 2147483647 h 10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88" h="1052">
                                  <a:moveTo>
                                    <a:pt x="376" y="0"/>
                                  </a:moveTo>
                                  <a:cubicBezTo>
                                    <a:pt x="387" y="32"/>
                                    <a:pt x="388" y="205"/>
                                    <a:pt x="388" y="212"/>
                                  </a:cubicBezTo>
                                  <a:cubicBezTo>
                                    <a:pt x="376" y="256"/>
                                    <a:pt x="347" y="225"/>
                                    <a:pt x="308" y="228"/>
                                  </a:cubicBezTo>
                                  <a:cubicBezTo>
                                    <a:pt x="269" y="231"/>
                                    <a:pt x="188" y="227"/>
                                    <a:pt x="152" y="228"/>
                                  </a:cubicBezTo>
                                  <a:cubicBezTo>
                                    <a:pt x="140" y="229"/>
                                    <a:pt x="104" y="229"/>
                                    <a:pt x="92" y="232"/>
                                  </a:cubicBezTo>
                                  <a:cubicBezTo>
                                    <a:pt x="74" y="236"/>
                                    <a:pt x="105" y="262"/>
                                    <a:pt x="96" y="276"/>
                                  </a:cubicBezTo>
                                  <a:cubicBezTo>
                                    <a:pt x="94" y="330"/>
                                    <a:pt x="98" y="493"/>
                                    <a:pt x="96" y="556"/>
                                  </a:cubicBezTo>
                                  <a:cubicBezTo>
                                    <a:pt x="96" y="612"/>
                                    <a:pt x="95" y="597"/>
                                    <a:pt x="96" y="612"/>
                                  </a:cubicBezTo>
                                  <a:cubicBezTo>
                                    <a:pt x="97" y="627"/>
                                    <a:pt x="78" y="641"/>
                                    <a:pt x="100" y="648"/>
                                  </a:cubicBezTo>
                                  <a:cubicBezTo>
                                    <a:pt x="120" y="662"/>
                                    <a:pt x="205" y="644"/>
                                    <a:pt x="228" y="656"/>
                                  </a:cubicBezTo>
                                  <a:cubicBezTo>
                                    <a:pt x="250" y="665"/>
                                    <a:pt x="220" y="652"/>
                                    <a:pt x="232" y="700"/>
                                  </a:cubicBezTo>
                                  <a:cubicBezTo>
                                    <a:pt x="234" y="757"/>
                                    <a:pt x="248" y="835"/>
                                    <a:pt x="248" y="892"/>
                                  </a:cubicBezTo>
                                  <a:cubicBezTo>
                                    <a:pt x="248" y="901"/>
                                    <a:pt x="249" y="912"/>
                                    <a:pt x="244" y="920"/>
                                  </a:cubicBezTo>
                                  <a:cubicBezTo>
                                    <a:pt x="239" y="928"/>
                                    <a:pt x="220" y="936"/>
                                    <a:pt x="220" y="936"/>
                                  </a:cubicBezTo>
                                  <a:cubicBezTo>
                                    <a:pt x="209" y="933"/>
                                    <a:pt x="198" y="933"/>
                                    <a:pt x="188" y="928"/>
                                  </a:cubicBezTo>
                                  <a:cubicBezTo>
                                    <a:pt x="162" y="914"/>
                                    <a:pt x="220" y="909"/>
                                    <a:pt x="164" y="920"/>
                                  </a:cubicBezTo>
                                  <a:cubicBezTo>
                                    <a:pt x="163" y="929"/>
                                    <a:pt x="162" y="939"/>
                                    <a:pt x="160" y="948"/>
                                  </a:cubicBezTo>
                                  <a:cubicBezTo>
                                    <a:pt x="158" y="956"/>
                                    <a:pt x="152" y="972"/>
                                    <a:pt x="152" y="972"/>
                                  </a:cubicBezTo>
                                  <a:cubicBezTo>
                                    <a:pt x="154" y="975"/>
                                    <a:pt x="166" y="991"/>
                                    <a:pt x="164" y="996"/>
                                  </a:cubicBezTo>
                                  <a:cubicBezTo>
                                    <a:pt x="161" y="1003"/>
                                    <a:pt x="120" y="1008"/>
                                    <a:pt x="120" y="1008"/>
                                  </a:cubicBezTo>
                                  <a:cubicBezTo>
                                    <a:pt x="88" y="1012"/>
                                    <a:pt x="39" y="1005"/>
                                    <a:pt x="0" y="1008"/>
                                  </a:cubicBezTo>
                                  <a:cubicBezTo>
                                    <a:pt x="18" y="1035"/>
                                    <a:pt x="21" y="1037"/>
                                    <a:pt x="36" y="1052"/>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9" name="Freeform 202"/>
                          <wps:cNvSpPr>
                            <a:spLocks/>
                          </wps:cNvSpPr>
                          <wps:spPr bwMode="auto">
                            <a:xfrm>
                              <a:off x="14003797" y="4245175"/>
                              <a:ext cx="6172132" cy="1588172"/>
                            </a:xfrm>
                            <a:custGeom>
                              <a:avLst/>
                              <a:gdLst>
                                <a:gd name="T0" fmla="*/ 0 w 1708"/>
                                <a:gd name="T1" fmla="*/ 2147483647 h 450"/>
                                <a:gd name="T2" fmla="*/ 2147483647 w 1708"/>
                                <a:gd name="T3" fmla="*/ 2147483647 h 450"/>
                                <a:gd name="T4" fmla="*/ 2147483647 w 1708"/>
                                <a:gd name="T5" fmla="*/ 2147483647 h 450"/>
                                <a:gd name="T6" fmla="*/ 2147483647 w 1708"/>
                                <a:gd name="T7" fmla="*/ 2147483647 h 450"/>
                                <a:gd name="T8" fmla="*/ 2147483647 w 1708"/>
                                <a:gd name="T9" fmla="*/ 2147483647 h 450"/>
                                <a:gd name="T10" fmla="*/ 2147483647 w 1708"/>
                                <a:gd name="T11" fmla="*/ 2147483647 h 450"/>
                                <a:gd name="T12" fmla="*/ 2147483647 w 1708"/>
                                <a:gd name="T13" fmla="*/ 2147483647 h 450"/>
                                <a:gd name="T14" fmla="*/ 2147483647 w 1708"/>
                                <a:gd name="T15" fmla="*/ 2147483647 h 450"/>
                                <a:gd name="T16" fmla="*/ 2147483647 w 1708"/>
                                <a:gd name="T17" fmla="*/ 2147483647 h 450"/>
                                <a:gd name="T18" fmla="*/ 2147483647 w 1708"/>
                                <a:gd name="T19" fmla="*/ 2147483647 h 450"/>
                                <a:gd name="T20" fmla="*/ 2147483647 w 1708"/>
                                <a:gd name="T21" fmla="*/ 2147483647 h 450"/>
                                <a:gd name="T22" fmla="*/ 2147483647 w 1708"/>
                                <a:gd name="T23" fmla="*/ 2147483647 h 450"/>
                                <a:gd name="T24" fmla="*/ 2147483647 w 1708"/>
                                <a:gd name="T25" fmla="*/ 2147483647 h 450"/>
                                <a:gd name="T26" fmla="*/ 2147483647 w 1708"/>
                                <a:gd name="T27" fmla="*/ 2147483647 h 450"/>
                                <a:gd name="T28" fmla="*/ 2147483647 w 1708"/>
                                <a:gd name="T29" fmla="*/ 2147483647 h 450"/>
                                <a:gd name="T30" fmla="*/ 2147483647 w 1708"/>
                                <a:gd name="T31" fmla="*/ 2147483647 h 450"/>
                                <a:gd name="T32" fmla="*/ 2147483647 w 1708"/>
                                <a:gd name="T33" fmla="*/ 2147483647 h 450"/>
                                <a:gd name="T34" fmla="*/ 2147483647 w 1708"/>
                                <a:gd name="T35" fmla="*/ 2147483647 h 450"/>
                                <a:gd name="T36" fmla="*/ 2147483647 w 1708"/>
                                <a:gd name="T37" fmla="*/ 2147483647 h 450"/>
                                <a:gd name="T38" fmla="*/ 2147483647 w 1708"/>
                                <a:gd name="T39" fmla="*/ 2147483647 h 450"/>
                                <a:gd name="T40" fmla="*/ 2147483647 w 1708"/>
                                <a:gd name="T41" fmla="*/ 2147483647 h 450"/>
                                <a:gd name="T42" fmla="*/ 2147483647 w 1708"/>
                                <a:gd name="T43" fmla="*/ 0 h 450"/>
                                <a:gd name="T44" fmla="*/ 2147483647 w 1708"/>
                                <a:gd name="T45" fmla="*/ 2147483647 h 450"/>
                                <a:gd name="T46" fmla="*/ 2147483647 w 1708"/>
                                <a:gd name="T47" fmla="*/ 2147483647 h 450"/>
                                <a:gd name="T48" fmla="*/ 2147483647 w 1708"/>
                                <a:gd name="T49" fmla="*/ 2147483647 h 450"/>
                                <a:gd name="T50" fmla="*/ 2147483647 w 1708"/>
                                <a:gd name="T51" fmla="*/ 2147483647 h 450"/>
                                <a:gd name="T52" fmla="*/ 2147483647 w 1708"/>
                                <a:gd name="T53" fmla="*/ 2147483647 h 450"/>
                                <a:gd name="T54" fmla="*/ 2147483647 w 1708"/>
                                <a:gd name="T55" fmla="*/ 2147483647 h 450"/>
                                <a:gd name="T56" fmla="*/ 2147483647 w 1708"/>
                                <a:gd name="T57" fmla="*/ 2147483647 h 450"/>
                                <a:gd name="T58" fmla="*/ 2147483647 w 1708"/>
                                <a:gd name="T59" fmla="*/ 2147483647 h 450"/>
                                <a:gd name="T60" fmla="*/ 2147483647 w 1708"/>
                                <a:gd name="T61" fmla="*/ 2147483647 h 450"/>
                                <a:gd name="T62" fmla="*/ 2147483647 w 1708"/>
                                <a:gd name="T63" fmla="*/ 2147483647 h 450"/>
                                <a:gd name="T64" fmla="*/ 2147483647 w 1708"/>
                                <a:gd name="T65" fmla="*/ 2147483647 h 450"/>
                                <a:gd name="T66" fmla="*/ 2147483647 w 1708"/>
                                <a:gd name="T67" fmla="*/ 2147483647 h 450"/>
                                <a:gd name="T68" fmla="*/ 2147483647 w 1708"/>
                                <a:gd name="T69" fmla="*/ 2147483647 h 45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708" h="450">
                                  <a:moveTo>
                                    <a:pt x="0" y="440"/>
                                  </a:moveTo>
                                  <a:cubicBezTo>
                                    <a:pt x="30" y="450"/>
                                    <a:pt x="53" y="439"/>
                                    <a:pt x="80" y="428"/>
                                  </a:cubicBezTo>
                                  <a:cubicBezTo>
                                    <a:pt x="88" y="425"/>
                                    <a:pt x="96" y="423"/>
                                    <a:pt x="104" y="420"/>
                                  </a:cubicBezTo>
                                  <a:cubicBezTo>
                                    <a:pt x="108" y="419"/>
                                    <a:pt x="116" y="416"/>
                                    <a:pt x="116" y="416"/>
                                  </a:cubicBezTo>
                                  <a:cubicBezTo>
                                    <a:pt x="124" y="408"/>
                                    <a:pt x="135" y="378"/>
                                    <a:pt x="144" y="384"/>
                                  </a:cubicBezTo>
                                  <a:cubicBezTo>
                                    <a:pt x="173" y="403"/>
                                    <a:pt x="155" y="406"/>
                                    <a:pt x="180" y="412"/>
                                  </a:cubicBezTo>
                                  <a:cubicBezTo>
                                    <a:pt x="196" y="423"/>
                                    <a:pt x="199" y="427"/>
                                    <a:pt x="216" y="416"/>
                                  </a:cubicBezTo>
                                  <a:cubicBezTo>
                                    <a:pt x="226" y="386"/>
                                    <a:pt x="215" y="390"/>
                                    <a:pt x="240" y="388"/>
                                  </a:cubicBezTo>
                                  <a:cubicBezTo>
                                    <a:pt x="265" y="382"/>
                                    <a:pt x="307" y="387"/>
                                    <a:pt x="336" y="368"/>
                                  </a:cubicBezTo>
                                  <a:cubicBezTo>
                                    <a:pt x="340" y="365"/>
                                    <a:pt x="348" y="360"/>
                                    <a:pt x="348" y="360"/>
                                  </a:cubicBezTo>
                                  <a:cubicBezTo>
                                    <a:pt x="353" y="327"/>
                                    <a:pt x="364" y="294"/>
                                    <a:pt x="344" y="264"/>
                                  </a:cubicBezTo>
                                  <a:cubicBezTo>
                                    <a:pt x="345" y="255"/>
                                    <a:pt x="344" y="244"/>
                                    <a:pt x="348" y="236"/>
                                  </a:cubicBezTo>
                                  <a:cubicBezTo>
                                    <a:pt x="350" y="232"/>
                                    <a:pt x="356" y="234"/>
                                    <a:pt x="360" y="232"/>
                                  </a:cubicBezTo>
                                  <a:cubicBezTo>
                                    <a:pt x="373" y="224"/>
                                    <a:pt x="383" y="212"/>
                                    <a:pt x="396" y="204"/>
                                  </a:cubicBezTo>
                                  <a:cubicBezTo>
                                    <a:pt x="423" y="186"/>
                                    <a:pt x="463" y="150"/>
                                    <a:pt x="492" y="140"/>
                                  </a:cubicBezTo>
                                  <a:cubicBezTo>
                                    <a:pt x="500" y="129"/>
                                    <a:pt x="502" y="104"/>
                                    <a:pt x="492" y="92"/>
                                  </a:cubicBezTo>
                                  <a:cubicBezTo>
                                    <a:pt x="488" y="88"/>
                                    <a:pt x="481" y="89"/>
                                    <a:pt x="476" y="88"/>
                                  </a:cubicBezTo>
                                  <a:cubicBezTo>
                                    <a:pt x="477" y="84"/>
                                    <a:pt x="476" y="78"/>
                                    <a:pt x="480" y="76"/>
                                  </a:cubicBezTo>
                                  <a:cubicBezTo>
                                    <a:pt x="491" y="71"/>
                                    <a:pt x="504" y="72"/>
                                    <a:pt x="516" y="68"/>
                                  </a:cubicBezTo>
                                  <a:cubicBezTo>
                                    <a:pt x="521" y="66"/>
                                    <a:pt x="532" y="50"/>
                                    <a:pt x="536" y="48"/>
                                  </a:cubicBezTo>
                                  <a:cubicBezTo>
                                    <a:pt x="541" y="46"/>
                                    <a:pt x="539" y="57"/>
                                    <a:pt x="544" y="56"/>
                                  </a:cubicBezTo>
                                  <a:cubicBezTo>
                                    <a:pt x="551" y="36"/>
                                    <a:pt x="549" y="8"/>
                                    <a:pt x="572" y="0"/>
                                  </a:cubicBezTo>
                                  <a:cubicBezTo>
                                    <a:pt x="586" y="14"/>
                                    <a:pt x="586" y="30"/>
                                    <a:pt x="604" y="36"/>
                                  </a:cubicBezTo>
                                  <a:cubicBezTo>
                                    <a:pt x="619" y="60"/>
                                    <a:pt x="637" y="71"/>
                                    <a:pt x="664" y="80"/>
                                  </a:cubicBezTo>
                                  <a:cubicBezTo>
                                    <a:pt x="675" y="113"/>
                                    <a:pt x="706" y="126"/>
                                    <a:pt x="728" y="148"/>
                                  </a:cubicBezTo>
                                  <a:cubicBezTo>
                                    <a:pt x="745" y="165"/>
                                    <a:pt x="748" y="180"/>
                                    <a:pt x="772" y="188"/>
                                  </a:cubicBezTo>
                                  <a:cubicBezTo>
                                    <a:pt x="777" y="170"/>
                                    <a:pt x="788" y="175"/>
                                    <a:pt x="804" y="164"/>
                                  </a:cubicBezTo>
                                  <a:cubicBezTo>
                                    <a:pt x="856" y="168"/>
                                    <a:pt x="900" y="186"/>
                                    <a:pt x="952" y="192"/>
                                  </a:cubicBezTo>
                                  <a:cubicBezTo>
                                    <a:pt x="1002" y="209"/>
                                    <a:pt x="1053" y="214"/>
                                    <a:pt x="1104" y="228"/>
                                  </a:cubicBezTo>
                                  <a:cubicBezTo>
                                    <a:pt x="1149" y="240"/>
                                    <a:pt x="1180" y="249"/>
                                    <a:pt x="1228" y="252"/>
                                  </a:cubicBezTo>
                                  <a:cubicBezTo>
                                    <a:pt x="1244" y="255"/>
                                    <a:pt x="1260" y="259"/>
                                    <a:pt x="1276" y="264"/>
                                  </a:cubicBezTo>
                                  <a:cubicBezTo>
                                    <a:pt x="1317" y="261"/>
                                    <a:pt x="1351" y="255"/>
                                    <a:pt x="1392" y="252"/>
                                  </a:cubicBezTo>
                                  <a:cubicBezTo>
                                    <a:pt x="1434" y="242"/>
                                    <a:pt x="1473" y="235"/>
                                    <a:pt x="1516" y="232"/>
                                  </a:cubicBezTo>
                                  <a:cubicBezTo>
                                    <a:pt x="1542" y="225"/>
                                    <a:pt x="1573" y="237"/>
                                    <a:pt x="1600" y="240"/>
                                  </a:cubicBezTo>
                                  <a:cubicBezTo>
                                    <a:pt x="1700" y="236"/>
                                    <a:pt x="1664" y="236"/>
                                    <a:pt x="1708" y="236"/>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0" name="Freeform 226"/>
                          <wps:cNvSpPr>
                            <a:spLocks/>
                          </wps:cNvSpPr>
                          <wps:spPr bwMode="auto">
                            <a:xfrm>
                              <a:off x="13515954" y="490029"/>
                              <a:ext cx="1037118" cy="5152739"/>
                            </a:xfrm>
                            <a:custGeom>
                              <a:avLst/>
                              <a:gdLst>
                                <a:gd name="T0" fmla="*/ 2147483647 w 287"/>
                                <a:gd name="T1" fmla="*/ 0 h 1460"/>
                                <a:gd name="T2" fmla="*/ 2147483647 w 287"/>
                                <a:gd name="T3" fmla="*/ 2147483647 h 1460"/>
                                <a:gd name="T4" fmla="*/ 2147483647 w 287"/>
                                <a:gd name="T5" fmla="*/ 2147483647 h 1460"/>
                                <a:gd name="T6" fmla="*/ 2147483647 w 287"/>
                                <a:gd name="T7" fmla="*/ 2147483647 h 1460"/>
                                <a:gd name="T8" fmla="*/ 2147483647 w 287"/>
                                <a:gd name="T9" fmla="*/ 2147483647 h 1460"/>
                                <a:gd name="T10" fmla="*/ 2147483647 w 287"/>
                                <a:gd name="T11" fmla="*/ 2147483647 h 1460"/>
                                <a:gd name="T12" fmla="*/ 2147483647 w 287"/>
                                <a:gd name="T13" fmla="*/ 2147483647 h 1460"/>
                                <a:gd name="T14" fmla="*/ 2147483647 w 287"/>
                                <a:gd name="T15" fmla="*/ 2147483647 h 1460"/>
                                <a:gd name="T16" fmla="*/ 2147483647 w 287"/>
                                <a:gd name="T17" fmla="*/ 2147483647 h 1460"/>
                                <a:gd name="T18" fmla="*/ 2147483647 w 287"/>
                                <a:gd name="T19" fmla="*/ 2147483647 h 1460"/>
                                <a:gd name="T20" fmla="*/ 2147483647 w 287"/>
                                <a:gd name="T21" fmla="*/ 2147483647 h 1460"/>
                                <a:gd name="T22" fmla="*/ 2147483647 w 287"/>
                                <a:gd name="T23" fmla="*/ 2147483647 h 1460"/>
                                <a:gd name="T24" fmla="*/ 2147483647 w 287"/>
                                <a:gd name="T25" fmla="*/ 2147483647 h 1460"/>
                                <a:gd name="T26" fmla="*/ 2147483647 w 287"/>
                                <a:gd name="T27" fmla="*/ 2147483647 h 1460"/>
                                <a:gd name="T28" fmla="*/ 2147483647 w 287"/>
                                <a:gd name="T29" fmla="*/ 2147483647 h 1460"/>
                                <a:gd name="T30" fmla="*/ 2147483647 w 287"/>
                                <a:gd name="T31" fmla="*/ 2147483647 h 1460"/>
                                <a:gd name="T32" fmla="*/ 2147483647 w 287"/>
                                <a:gd name="T33" fmla="*/ 2147483647 h 1460"/>
                                <a:gd name="T34" fmla="*/ 2147483647 w 287"/>
                                <a:gd name="T35" fmla="*/ 2147483647 h 1460"/>
                                <a:gd name="T36" fmla="*/ 2147483647 w 287"/>
                                <a:gd name="T37" fmla="*/ 2147483647 h 1460"/>
                                <a:gd name="T38" fmla="*/ 2147483647 w 287"/>
                                <a:gd name="T39" fmla="*/ 2147483647 h 1460"/>
                                <a:gd name="T40" fmla="*/ 2147483647 w 287"/>
                                <a:gd name="T41" fmla="*/ 2147483647 h 1460"/>
                                <a:gd name="T42" fmla="*/ 2147483647 w 287"/>
                                <a:gd name="T43" fmla="*/ 2147483647 h 1460"/>
                                <a:gd name="T44" fmla="*/ 2147483647 w 287"/>
                                <a:gd name="T45" fmla="*/ 2147483647 h 1460"/>
                                <a:gd name="T46" fmla="*/ 2147483647 w 287"/>
                                <a:gd name="T47" fmla="*/ 2147483647 h 1460"/>
                                <a:gd name="T48" fmla="*/ 2147483647 w 287"/>
                                <a:gd name="T49" fmla="*/ 2147483647 h 1460"/>
                                <a:gd name="T50" fmla="*/ 2147483647 w 287"/>
                                <a:gd name="T51" fmla="*/ 2147483647 h 1460"/>
                                <a:gd name="T52" fmla="*/ 2147483647 w 287"/>
                                <a:gd name="T53" fmla="*/ 2147483647 h 146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87" h="1460">
                                  <a:moveTo>
                                    <a:pt x="19" y="0"/>
                                  </a:moveTo>
                                  <a:cubicBezTo>
                                    <a:pt x="21" y="29"/>
                                    <a:pt x="22" y="53"/>
                                    <a:pt x="31" y="80"/>
                                  </a:cubicBezTo>
                                  <a:cubicBezTo>
                                    <a:pt x="38" y="147"/>
                                    <a:pt x="41" y="215"/>
                                    <a:pt x="63" y="280"/>
                                  </a:cubicBezTo>
                                  <a:cubicBezTo>
                                    <a:pt x="49" y="289"/>
                                    <a:pt x="34" y="292"/>
                                    <a:pt x="19" y="300"/>
                                  </a:cubicBezTo>
                                  <a:cubicBezTo>
                                    <a:pt x="10" y="335"/>
                                    <a:pt x="12" y="370"/>
                                    <a:pt x="3" y="404"/>
                                  </a:cubicBezTo>
                                  <a:cubicBezTo>
                                    <a:pt x="0" y="432"/>
                                    <a:pt x="7" y="431"/>
                                    <a:pt x="7" y="464"/>
                                  </a:cubicBezTo>
                                  <a:cubicBezTo>
                                    <a:pt x="7" y="497"/>
                                    <a:pt x="3" y="579"/>
                                    <a:pt x="3" y="600"/>
                                  </a:cubicBezTo>
                                  <a:cubicBezTo>
                                    <a:pt x="4" y="604"/>
                                    <a:pt x="4" y="591"/>
                                    <a:pt x="7" y="588"/>
                                  </a:cubicBezTo>
                                  <a:cubicBezTo>
                                    <a:pt x="16" y="579"/>
                                    <a:pt x="31" y="578"/>
                                    <a:pt x="43" y="576"/>
                                  </a:cubicBezTo>
                                  <a:cubicBezTo>
                                    <a:pt x="56" y="595"/>
                                    <a:pt x="58" y="604"/>
                                    <a:pt x="47" y="620"/>
                                  </a:cubicBezTo>
                                  <a:cubicBezTo>
                                    <a:pt x="46" y="643"/>
                                    <a:pt x="33" y="673"/>
                                    <a:pt x="31" y="696"/>
                                  </a:cubicBezTo>
                                  <a:cubicBezTo>
                                    <a:pt x="30" y="709"/>
                                    <a:pt x="29" y="723"/>
                                    <a:pt x="27" y="736"/>
                                  </a:cubicBezTo>
                                  <a:cubicBezTo>
                                    <a:pt x="26" y="741"/>
                                    <a:pt x="20" y="747"/>
                                    <a:pt x="23" y="752"/>
                                  </a:cubicBezTo>
                                  <a:cubicBezTo>
                                    <a:pt x="28" y="760"/>
                                    <a:pt x="42" y="747"/>
                                    <a:pt x="51" y="744"/>
                                  </a:cubicBezTo>
                                  <a:cubicBezTo>
                                    <a:pt x="79" y="736"/>
                                    <a:pt x="43" y="743"/>
                                    <a:pt x="91" y="736"/>
                                  </a:cubicBezTo>
                                  <a:cubicBezTo>
                                    <a:pt x="99" y="737"/>
                                    <a:pt x="109" y="735"/>
                                    <a:pt x="115" y="740"/>
                                  </a:cubicBezTo>
                                  <a:cubicBezTo>
                                    <a:pt x="118" y="743"/>
                                    <a:pt x="111" y="748"/>
                                    <a:pt x="111" y="752"/>
                                  </a:cubicBezTo>
                                  <a:cubicBezTo>
                                    <a:pt x="111" y="777"/>
                                    <a:pt x="113" y="803"/>
                                    <a:pt x="115" y="828"/>
                                  </a:cubicBezTo>
                                  <a:cubicBezTo>
                                    <a:pt x="118" y="871"/>
                                    <a:pt x="133" y="913"/>
                                    <a:pt x="139" y="956"/>
                                  </a:cubicBezTo>
                                  <a:cubicBezTo>
                                    <a:pt x="142" y="1034"/>
                                    <a:pt x="156" y="1069"/>
                                    <a:pt x="163" y="1140"/>
                                  </a:cubicBezTo>
                                  <a:cubicBezTo>
                                    <a:pt x="164" y="1155"/>
                                    <a:pt x="163" y="1167"/>
                                    <a:pt x="171" y="1180"/>
                                  </a:cubicBezTo>
                                  <a:cubicBezTo>
                                    <a:pt x="211" y="1224"/>
                                    <a:pt x="166" y="1178"/>
                                    <a:pt x="183" y="1216"/>
                                  </a:cubicBezTo>
                                  <a:cubicBezTo>
                                    <a:pt x="186" y="1224"/>
                                    <a:pt x="196" y="1219"/>
                                    <a:pt x="203" y="1224"/>
                                  </a:cubicBezTo>
                                  <a:cubicBezTo>
                                    <a:pt x="215" y="1232"/>
                                    <a:pt x="220" y="1247"/>
                                    <a:pt x="231" y="1256"/>
                                  </a:cubicBezTo>
                                  <a:cubicBezTo>
                                    <a:pt x="255" y="1276"/>
                                    <a:pt x="264" y="1307"/>
                                    <a:pt x="271" y="1336"/>
                                  </a:cubicBezTo>
                                  <a:cubicBezTo>
                                    <a:pt x="275" y="1351"/>
                                    <a:pt x="275" y="1380"/>
                                    <a:pt x="275" y="1380"/>
                                  </a:cubicBezTo>
                                  <a:cubicBezTo>
                                    <a:pt x="287" y="1448"/>
                                    <a:pt x="267" y="1432"/>
                                    <a:pt x="267" y="1460"/>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1" name="Line 227"/>
                          <wps:cNvCnPr/>
                          <wps:spPr bwMode="auto">
                            <a:xfrm flipV="1">
                              <a:off x="4449279" y="250039"/>
                              <a:ext cx="318003" cy="4545703"/>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2" name="Line 228"/>
                          <wps:cNvCnPr/>
                          <wps:spPr bwMode="auto">
                            <a:xfrm>
                              <a:off x="4767279" y="250039"/>
                              <a:ext cx="6070951" cy="19763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3" name="Line 229"/>
                          <wps:cNvCnPr/>
                          <wps:spPr bwMode="auto">
                            <a:xfrm>
                              <a:off x="13324427" y="461796"/>
                              <a:ext cx="6678046" cy="84703"/>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4" name="Line 230"/>
                          <wps:cNvCnPr/>
                          <wps:spPr bwMode="auto">
                            <a:xfrm>
                              <a:off x="20016928" y="546497"/>
                              <a:ext cx="144547" cy="451746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5" name="Line 232"/>
                          <wps:cNvCnPr/>
                          <wps:spPr bwMode="auto">
                            <a:xfrm flipH="1">
                              <a:off x="4102366" y="4753390"/>
                              <a:ext cx="346912" cy="4432766"/>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6" name="Line 233"/>
                          <wps:cNvCnPr/>
                          <wps:spPr bwMode="auto">
                            <a:xfrm>
                              <a:off x="4087912" y="9157924"/>
                              <a:ext cx="636005" cy="97407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7" name="Line 234"/>
                          <wps:cNvCnPr/>
                          <wps:spPr bwMode="auto">
                            <a:xfrm flipH="1">
                              <a:off x="2468991" y="10146120"/>
                              <a:ext cx="2254924" cy="131288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8" name="Line 235"/>
                          <wps:cNvCnPr/>
                          <wps:spPr bwMode="auto">
                            <a:xfrm>
                              <a:off x="2468991" y="11462540"/>
                              <a:ext cx="650459" cy="1055252"/>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9" name="Freeform 236"/>
                          <wps:cNvSpPr>
                            <a:spLocks/>
                          </wps:cNvSpPr>
                          <wps:spPr bwMode="auto">
                            <a:xfrm>
                              <a:off x="10794866" y="405327"/>
                              <a:ext cx="2544018" cy="547038"/>
                            </a:xfrm>
                            <a:custGeom>
                              <a:avLst/>
                              <a:gdLst>
                                <a:gd name="T0" fmla="*/ 2147483647 w 704"/>
                                <a:gd name="T1" fmla="*/ 2147483647 h 155"/>
                                <a:gd name="T2" fmla="*/ 2147483647 w 704"/>
                                <a:gd name="T3" fmla="*/ 2147483647 h 155"/>
                                <a:gd name="T4" fmla="*/ 2147483647 w 704"/>
                                <a:gd name="T5" fmla="*/ 2147483647 h 155"/>
                                <a:gd name="T6" fmla="*/ 2147483647 w 704"/>
                                <a:gd name="T7" fmla="*/ 2147483647 h 155"/>
                                <a:gd name="T8" fmla="*/ 2147483647 w 704"/>
                                <a:gd name="T9" fmla="*/ 2147483647 h 155"/>
                                <a:gd name="T10" fmla="*/ 2147483647 w 704"/>
                                <a:gd name="T11" fmla="*/ 2147483647 h 155"/>
                                <a:gd name="T12" fmla="*/ 2147483647 w 704"/>
                                <a:gd name="T13" fmla="*/ 2147483647 h 155"/>
                                <a:gd name="T14" fmla="*/ 2147483647 w 704"/>
                                <a:gd name="T15" fmla="*/ 2147483647 h 155"/>
                                <a:gd name="T16" fmla="*/ 2147483647 w 704"/>
                                <a:gd name="T17" fmla="*/ 2147483647 h 155"/>
                                <a:gd name="T18" fmla="*/ 2147483647 w 704"/>
                                <a:gd name="T19" fmla="*/ 2147483647 h 155"/>
                                <a:gd name="T20" fmla="*/ 2147483647 w 704"/>
                                <a:gd name="T21" fmla="*/ 2147483647 h 155"/>
                                <a:gd name="T22" fmla="*/ 2147483647 w 704"/>
                                <a:gd name="T23" fmla="*/ 2147483647 h 155"/>
                                <a:gd name="T24" fmla="*/ 2147483647 w 704"/>
                                <a:gd name="T25" fmla="*/ 2147483647 h 155"/>
                                <a:gd name="T26" fmla="*/ 2147483647 w 704"/>
                                <a:gd name="T27" fmla="*/ 2147483647 h 155"/>
                                <a:gd name="T28" fmla="*/ 2147483647 w 704"/>
                                <a:gd name="T29" fmla="*/ 2147483647 h 155"/>
                                <a:gd name="T30" fmla="*/ 2147483647 w 704"/>
                                <a:gd name="T31" fmla="*/ 2147483647 h 155"/>
                                <a:gd name="T32" fmla="*/ 2147483647 w 704"/>
                                <a:gd name="T33" fmla="*/ 2147483647 h 155"/>
                                <a:gd name="T34" fmla="*/ 2147483647 w 704"/>
                                <a:gd name="T35" fmla="*/ 2147483647 h 155"/>
                                <a:gd name="T36" fmla="*/ 2147483647 w 704"/>
                                <a:gd name="T37" fmla="*/ 2147483647 h 15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704" h="155">
                                  <a:moveTo>
                                    <a:pt x="20" y="12"/>
                                  </a:moveTo>
                                  <a:cubicBezTo>
                                    <a:pt x="0" y="25"/>
                                    <a:pt x="14" y="52"/>
                                    <a:pt x="16" y="76"/>
                                  </a:cubicBezTo>
                                  <a:cubicBezTo>
                                    <a:pt x="15" y="89"/>
                                    <a:pt x="14" y="103"/>
                                    <a:pt x="12" y="116"/>
                                  </a:cubicBezTo>
                                  <a:cubicBezTo>
                                    <a:pt x="10" y="127"/>
                                    <a:pt x="12" y="136"/>
                                    <a:pt x="8" y="152"/>
                                  </a:cubicBezTo>
                                  <a:cubicBezTo>
                                    <a:pt x="9" y="155"/>
                                    <a:pt x="37" y="129"/>
                                    <a:pt x="40" y="128"/>
                                  </a:cubicBezTo>
                                  <a:cubicBezTo>
                                    <a:pt x="49" y="123"/>
                                    <a:pt x="55" y="133"/>
                                    <a:pt x="68" y="132"/>
                                  </a:cubicBezTo>
                                  <a:cubicBezTo>
                                    <a:pt x="81" y="131"/>
                                    <a:pt x="104" y="123"/>
                                    <a:pt x="116" y="120"/>
                                  </a:cubicBezTo>
                                  <a:cubicBezTo>
                                    <a:pt x="124" y="118"/>
                                    <a:pt x="140" y="112"/>
                                    <a:pt x="140" y="112"/>
                                  </a:cubicBezTo>
                                  <a:cubicBezTo>
                                    <a:pt x="143" y="107"/>
                                    <a:pt x="153" y="95"/>
                                    <a:pt x="152" y="88"/>
                                  </a:cubicBezTo>
                                  <a:cubicBezTo>
                                    <a:pt x="154" y="82"/>
                                    <a:pt x="131" y="79"/>
                                    <a:pt x="132" y="72"/>
                                  </a:cubicBezTo>
                                  <a:cubicBezTo>
                                    <a:pt x="133" y="65"/>
                                    <a:pt x="156" y="58"/>
                                    <a:pt x="160" y="48"/>
                                  </a:cubicBezTo>
                                  <a:cubicBezTo>
                                    <a:pt x="177" y="37"/>
                                    <a:pt x="150" y="30"/>
                                    <a:pt x="156" y="12"/>
                                  </a:cubicBezTo>
                                  <a:cubicBezTo>
                                    <a:pt x="160" y="0"/>
                                    <a:pt x="204" y="12"/>
                                    <a:pt x="200" y="4"/>
                                  </a:cubicBezTo>
                                  <a:cubicBezTo>
                                    <a:pt x="264" y="12"/>
                                    <a:pt x="332" y="17"/>
                                    <a:pt x="400" y="20"/>
                                  </a:cubicBezTo>
                                  <a:cubicBezTo>
                                    <a:pt x="441" y="34"/>
                                    <a:pt x="486" y="25"/>
                                    <a:pt x="528" y="36"/>
                                  </a:cubicBezTo>
                                  <a:cubicBezTo>
                                    <a:pt x="551" y="42"/>
                                    <a:pt x="528" y="46"/>
                                    <a:pt x="540" y="48"/>
                                  </a:cubicBezTo>
                                  <a:cubicBezTo>
                                    <a:pt x="552" y="50"/>
                                    <a:pt x="587" y="51"/>
                                    <a:pt x="600" y="48"/>
                                  </a:cubicBezTo>
                                  <a:cubicBezTo>
                                    <a:pt x="617" y="48"/>
                                    <a:pt x="599" y="33"/>
                                    <a:pt x="616" y="28"/>
                                  </a:cubicBezTo>
                                  <a:cubicBezTo>
                                    <a:pt x="633" y="23"/>
                                    <a:pt x="686" y="22"/>
                                    <a:pt x="704" y="2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0" name="Freeform 238"/>
                          <wps:cNvSpPr>
                            <a:spLocks/>
                          </wps:cNvSpPr>
                          <wps:spPr bwMode="auto">
                            <a:xfrm>
                              <a:off x="3068858" y="11014321"/>
                              <a:ext cx="3942505" cy="1799930"/>
                            </a:xfrm>
                            <a:custGeom>
                              <a:avLst/>
                              <a:gdLst>
                                <a:gd name="T0" fmla="*/ 2147483647 w 1091"/>
                                <a:gd name="T1" fmla="*/ 2147483647 h 510"/>
                                <a:gd name="T2" fmla="*/ 2147483647 w 1091"/>
                                <a:gd name="T3" fmla="*/ 2147483647 h 510"/>
                                <a:gd name="T4" fmla="*/ 2147483647 w 1091"/>
                                <a:gd name="T5" fmla="*/ 2147483647 h 510"/>
                                <a:gd name="T6" fmla="*/ 2147483647 w 1091"/>
                                <a:gd name="T7" fmla="*/ 2147483647 h 510"/>
                                <a:gd name="T8" fmla="*/ 2147483647 w 1091"/>
                                <a:gd name="T9" fmla="*/ 2147483647 h 510"/>
                                <a:gd name="T10" fmla="*/ 2147483647 w 1091"/>
                                <a:gd name="T11" fmla="*/ 2147483647 h 510"/>
                                <a:gd name="T12" fmla="*/ 2147483647 w 1091"/>
                                <a:gd name="T13" fmla="*/ 2147483647 h 510"/>
                                <a:gd name="T14" fmla="*/ 2147483647 w 1091"/>
                                <a:gd name="T15" fmla="*/ 2147483647 h 510"/>
                                <a:gd name="T16" fmla="*/ 2147483647 w 1091"/>
                                <a:gd name="T17" fmla="*/ 2147483647 h 510"/>
                                <a:gd name="T18" fmla="*/ 2147483647 w 1091"/>
                                <a:gd name="T19" fmla="*/ 2147483647 h 510"/>
                                <a:gd name="T20" fmla="*/ 2147483647 w 1091"/>
                                <a:gd name="T21" fmla="*/ 2147483647 h 510"/>
                                <a:gd name="T22" fmla="*/ 2147483647 w 1091"/>
                                <a:gd name="T23" fmla="*/ 2147483647 h 510"/>
                                <a:gd name="T24" fmla="*/ 2147483647 w 1091"/>
                                <a:gd name="T25" fmla="*/ 2147483647 h 510"/>
                                <a:gd name="T26" fmla="*/ 2147483647 w 1091"/>
                                <a:gd name="T27" fmla="*/ 2147483647 h 510"/>
                                <a:gd name="T28" fmla="*/ 2147483647 w 1091"/>
                                <a:gd name="T29" fmla="*/ 2147483647 h 510"/>
                                <a:gd name="T30" fmla="*/ 2147483647 w 1091"/>
                                <a:gd name="T31" fmla="*/ 2147483647 h 510"/>
                                <a:gd name="T32" fmla="*/ 2147483647 w 1091"/>
                                <a:gd name="T33" fmla="*/ 2147483647 h 510"/>
                                <a:gd name="T34" fmla="*/ 2147483647 w 1091"/>
                                <a:gd name="T35" fmla="*/ 2147483647 h 510"/>
                                <a:gd name="T36" fmla="*/ 2147483647 w 1091"/>
                                <a:gd name="T37" fmla="*/ 2147483647 h 510"/>
                                <a:gd name="T38" fmla="*/ 2147483647 w 1091"/>
                                <a:gd name="T39" fmla="*/ 2147483647 h 510"/>
                                <a:gd name="T40" fmla="*/ 2147483647 w 1091"/>
                                <a:gd name="T41" fmla="*/ 2147483647 h 510"/>
                                <a:gd name="T42" fmla="*/ 2147483647 w 1091"/>
                                <a:gd name="T43" fmla="*/ 2147483647 h 510"/>
                                <a:gd name="T44" fmla="*/ 2147483647 w 1091"/>
                                <a:gd name="T45" fmla="*/ 2147483647 h 510"/>
                                <a:gd name="T46" fmla="*/ 2147483647 w 1091"/>
                                <a:gd name="T47" fmla="*/ 2147483647 h 510"/>
                                <a:gd name="T48" fmla="*/ 2147483647 w 1091"/>
                                <a:gd name="T49" fmla="*/ 2147483647 h 510"/>
                                <a:gd name="T50" fmla="*/ 2147483647 w 1091"/>
                                <a:gd name="T51" fmla="*/ 2147483647 h 510"/>
                                <a:gd name="T52" fmla="*/ 2147483647 w 1091"/>
                                <a:gd name="T53" fmla="*/ 2147483647 h 510"/>
                                <a:gd name="T54" fmla="*/ 2147483647 w 1091"/>
                                <a:gd name="T55" fmla="*/ 2147483647 h 510"/>
                                <a:gd name="T56" fmla="*/ 2147483647 w 1091"/>
                                <a:gd name="T57" fmla="*/ 2147483647 h 510"/>
                                <a:gd name="T58" fmla="*/ 2147483647 w 1091"/>
                                <a:gd name="T59" fmla="*/ 2147483647 h 510"/>
                                <a:gd name="T60" fmla="*/ 2147483647 w 1091"/>
                                <a:gd name="T61" fmla="*/ 2147483647 h 510"/>
                                <a:gd name="T62" fmla="*/ 2147483647 w 1091"/>
                                <a:gd name="T63" fmla="*/ 2147483647 h 510"/>
                                <a:gd name="T64" fmla="*/ 2147483647 w 1091"/>
                                <a:gd name="T65" fmla="*/ 2147483647 h 510"/>
                                <a:gd name="T66" fmla="*/ 2147483647 w 1091"/>
                                <a:gd name="T67" fmla="*/ 2147483647 h 51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1091" h="510">
                                  <a:moveTo>
                                    <a:pt x="8" y="429"/>
                                  </a:moveTo>
                                  <a:cubicBezTo>
                                    <a:pt x="12" y="441"/>
                                    <a:pt x="9" y="445"/>
                                    <a:pt x="2" y="456"/>
                                  </a:cubicBezTo>
                                  <a:cubicBezTo>
                                    <a:pt x="4" y="484"/>
                                    <a:pt x="0" y="493"/>
                                    <a:pt x="17" y="510"/>
                                  </a:cubicBezTo>
                                  <a:cubicBezTo>
                                    <a:pt x="13" y="493"/>
                                    <a:pt x="17" y="484"/>
                                    <a:pt x="32" y="474"/>
                                  </a:cubicBezTo>
                                  <a:cubicBezTo>
                                    <a:pt x="40" y="463"/>
                                    <a:pt x="41" y="455"/>
                                    <a:pt x="44" y="441"/>
                                  </a:cubicBezTo>
                                  <a:cubicBezTo>
                                    <a:pt x="47" y="442"/>
                                    <a:pt x="51" y="442"/>
                                    <a:pt x="53" y="444"/>
                                  </a:cubicBezTo>
                                  <a:cubicBezTo>
                                    <a:pt x="56" y="447"/>
                                    <a:pt x="52" y="455"/>
                                    <a:pt x="56" y="456"/>
                                  </a:cubicBezTo>
                                  <a:cubicBezTo>
                                    <a:pt x="67" y="459"/>
                                    <a:pt x="78" y="454"/>
                                    <a:pt x="89" y="453"/>
                                  </a:cubicBezTo>
                                  <a:cubicBezTo>
                                    <a:pt x="96" y="426"/>
                                    <a:pt x="97" y="424"/>
                                    <a:pt x="122" y="432"/>
                                  </a:cubicBezTo>
                                  <a:cubicBezTo>
                                    <a:pt x="148" y="427"/>
                                    <a:pt x="126" y="427"/>
                                    <a:pt x="146" y="420"/>
                                  </a:cubicBezTo>
                                  <a:cubicBezTo>
                                    <a:pt x="142" y="407"/>
                                    <a:pt x="153" y="383"/>
                                    <a:pt x="167" y="378"/>
                                  </a:cubicBezTo>
                                  <a:cubicBezTo>
                                    <a:pt x="170" y="395"/>
                                    <a:pt x="180" y="402"/>
                                    <a:pt x="167" y="411"/>
                                  </a:cubicBezTo>
                                  <a:cubicBezTo>
                                    <a:pt x="171" y="430"/>
                                    <a:pt x="173" y="431"/>
                                    <a:pt x="191" y="426"/>
                                  </a:cubicBezTo>
                                  <a:cubicBezTo>
                                    <a:pt x="198" y="415"/>
                                    <a:pt x="209" y="403"/>
                                    <a:pt x="221" y="399"/>
                                  </a:cubicBezTo>
                                  <a:cubicBezTo>
                                    <a:pt x="256" y="451"/>
                                    <a:pt x="221" y="449"/>
                                    <a:pt x="188" y="456"/>
                                  </a:cubicBezTo>
                                  <a:cubicBezTo>
                                    <a:pt x="200" y="458"/>
                                    <a:pt x="215" y="469"/>
                                    <a:pt x="227" y="462"/>
                                  </a:cubicBezTo>
                                  <a:cubicBezTo>
                                    <a:pt x="234" y="458"/>
                                    <a:pt x="231" y="433"/>
                                    <a:pt x="236" y="426"/>
                                  </a:cubicBezTo>
                                  <a:cubicBezTo>
                                    <a:pt x="244" y="414"/>
                                    <a:pt x="256" y="414"/>
                                    <a:pt x="269" y="411"/>
                                  </a:cubicBezTo>
                                  <a:cubicBezTo>
                                    <a:pt x="264" y="392"/>
                                    <a:pt x="273" y="393"/>
                                    <a:pt x="290" y="390"/>
                                  </a:cubicBezTo>
                                  <a:cubicBezTo>
                                    <a:pt x="297" y="381"/>
                                    <a:pt x="290" y="363"/>
                                    <a:pt x="296" y="354"/>
                                  </a:cubicBezTo>
                                  <a:cubicBezTo>
                                    <a:pt x="300" y="349"/>
                                    <a:pt x="312" y="360"/>
                                    <a:pt x="317" y="357"/>
                                  </a:cubicBezTo>
                                  <a:cubicBezTo>
                                    <a:pt x="322" y="354"/>
                                    <a:pt x="323" y="336"/>
                                    <a:pt x="326" y="336"/>
                                  </a:cubicBezTo>
                                  <a:cubicBezTo>
                                    <a:pt x="329" y="336"/>
                                    <a:pt x="333" y="347"/>
                                    <a:pt x="335" y="360"/>
                                  </a:cubicBezTo>
                                  <a:cubicBezTo>
                                    <a:pt x="336" y="378"/>
                                    <a:pt x="331" y="397"/>
                                    <a:pt x="338" y="414"/>
                                  </a:cubicBezTo>
                                  <a:cubicBezTo>
                                    <a:pt x="341" y="420"/>
                                    <a:pt x="356" y="408"/>
                                    <a:pt x="356" y="408"/>
                                  </a:cubicBezTo>
                                  <a:cubicBezTo>
                                    <a:pt x="366" y="392"/>
                                    <a:pt x="367" y="382"/>
                                    <a:pt x="356" y="366"/>
                                  </a:cubicBezTo>
                                  <a:cubicBezTo>
                                    <a:pt x="360" y="344"/>
                                    <a:pt x="364" y="346"/>
                                    <a:pt x="386" y="342"/>
                                  </a:cubicBezTo>
                                  <a:cubicBezTo>
                                    <a:pt x="405" y="329"/>
                                    <a:pt x="395" y="304"/>
                                    <a:pt x="407" y="285"/>
                                  </a:cubicBezTo>
                                  <a:cubicBezTo>
                                    <a:pt x="429" y="291"/>
                                    <a:pt x="446" y="301"/>
                                    <a:pt x="413" y="309"/>
                                  </a:cubicBezTo>
                                  <a:cubicBezTo>
                                    <a:pt x="417" y="315"/>
                                    <a:pt x="424" y="318"/>
                                    <a:pt x="428" y="324"/>
                                  </a:cubicBezTo>
                                  <a:cubicBezTo>
                                    <a:pt x="432" y="330"/>
                                    <a:pt x="432" y="338"/>
                                    <a:pt x="434" y="345"/>
                                  </a:cubicBezTo>
                                  <a:cubicBezTo>
                                    <a:pt x="443" y="331"/>
                                    <a:pt x="450" y="316"/>
                                    <a:pt x="455" y="300"/>
                                  </a:cubicBezTo>
                                  <a:cubicBezTo>
                                    <a:pt x="463" y="315"/>
                                    <a:pt x="461" y="331"/>
                                    <a:pt x="470" y="345"/>
                                  </a:cubicBezTo>
                                  <a:cubicBezTo>
                                    <a:pt x="477" y="334"/>
                                    <a:pt x="480" y="330"/>
                                    <a:pt x="476" y="318"/>
                                  </a:cubicBezTo>
                                  <a:cubicBezTo>
                                    <a:pt x="480" y="306"/>
                                    <a:pt x="484" y="301"/>
                                    <a:pt x="494" y="294"/>
                                  </a:cubicBezTo>
                                  <a:cubicBezTo>
                                    <a:pt x="483" y="283"/>
                                    <a:pt x="475" y="270"/>
                                    <a:pt x="494" y="264"/>
                                  </a:cubicBezTo>
                                  <a:cubicBezTo>
                                    <a:pt x="496" y="261"/>
                                    <a:pt x="517" y="260"/>
                                    <a:pt x="521" y="264"/>
                                  </a:cubicBezTo>
                                  <a:cubicBezTo>
                                    <a:pt x="525" y="268"/>
                                    <a:pt x="518" y="285"/>
                                    <a:pt x="518" y="288"/>
                                  </a:cubicBezTo>
                                  <a:cubicBezTo>
                                    <a:pt x="517" y="292"/>
                                    <a:pt x="518" y="282"/>
                                    <a:pt x="521" y="285"/>
                                  </a:cubicBezTo>
                                  <a:cubicBezTo>
                                    <a:pt x="522" y="286"/>
                                    <a:pt x="567" y="284"/>
                                    <a:pt x="578" y="282"/>
                                  </a:cubicBezTo>
                                  <a:cubicBezTo>
                                    <a:pt x="582" y="260"/>
                                    <a:pt x="573" y="253"/>
                                    <a:pt x="596" y="249"/>
                                  </a:cubicBezTo>
                                  <a:cubicBezTo>
                                    <a:pt x="603" y="239"/>
                                    <a:pt x="605" y="231"/>
                                    <a:pt x="608" y="219"/>
                                  </a:cubicBezTo>
                                  <a:cubicBezTo>
                                    <a:pt x="627" y="226"/>
                                    <a:pt x="620" y="230"/>
                                    <a:pt x="635" y="240"/>
                                  </a:cubicBezTo>
                                  <a:cubicBezTo>
                                    <a:pt x="657" y="235"/>
                                    <a:pt x="644" y="220"/>
                                    <a:pt x="638" y="204"/>
                                  </a:cubicBezTo>
                                  <a:cubicBezTo>
                                    <a:pt x="640" y="188"/>
                                    <a:pt x="635" y="156"/>
                                    <a:pt x="653" y="150"/>
                                  </a:cubicBezTo>
                                  <a:cubicBezTo>
                                    <a:pt x="663" y="165"/>
                                    <a:pt x="656" y="179"/>
                                    <a:pt x="671" y="189"/>
                                  </a:cubicBezTo>
                                  <a:cubicBezTo>
                                    <a:pt x="673" y="202"/>
                                    <a:pt x="674" y="220"/>
                                    <a:pt x="683" y="213"/>
                                  </a:cubicBezTo>
                                  <a:cubicBezTo>
                                    <a:pt x="695" y="204"/>
                                    <a:pt x="678" y="179"/>
                                    <a:pt x="701" y="171"/>
                                  </a:cubicBezTo>
                                  <a:cubicBezTo>
                                    <a:pt x="705" y="155"/>
                                    <a:pt x="709" y="159"/>
                                    <a:pt x="722" y="150"/>
                                  </a:cubicBezTo>
                                  <a:cubicBezTo>
                                    <a:pt x="729" y="151"/>
                                    <a:pt x="736" y="155"/>
                                    <a:pt x="743" y="153"/>
                                  </a:cubicBezTo>
                                  <a:cubicBezTo>
                                    <a:pt x="747" y="152"/>
                                    <a:pt x="751" y="147"/>
                                    <a:pt x="749" y="144"/>
                                  </a:cubicBezTo>
                                  <a:cubicBezTo>
                                    <a:pt x="743" y="136"/>
                                    <a:pt x="730" y="137"/>
                                    <a:pt x="722" y="132"/>
                                  </a:cubicBezTo>
                                  <a:cubicBezTo>
                                    <a:pt x="717" y="118"/>
                                    <a:pt x="716" y="95"/>
                                    <a:pt x="731" y="90"/>
                                  </a:cubicBezTo>
                                  <a:cubicBezTo>
                                    <a:pt x="761" y="98"/>
                                    <a:pt x="730" y="98"/>
                                    <a:pt x="746" y="114"/>
                                  </a:cubicBezTo>
                                  <a:cubicBezTo>
                                    <a:pt x="756" y="124"/>
                                    <a:pt x="774" y="120"/>
                                    <a:pt x="788" y="123"/>
                                  </a:cubicBezTo>
                                  <a:cubicBezTo>
                                    <a:pt x="790" y="126"/>
                                    <a:pt x="790" y="132"/>
                                    <a:pt x="794" y="132"/>
                                  </a:cubicBezTo>
                                  <a:cubicBezTo>
                                    <a:pt x="800" y="132"/>
                                    <a:pt x="825" y="83"/>
                                    <a:pt x="830" y="78"/>
                                  </a:cubicBezTo>
                                  <a:cubicBezTo>
                                    <a:pt x="832" y="76"/>
                                    <a:pt x="816" y="84"/>
                                    <a:pt x="815" y="87"/>
                                  </a:cubicBezTo>
                                  <a:cubicBezTo>
                                    <a:pt x="818" y="94"/>
                                    <a:pt x="829" y="106"/>
                                    <a:pt x="836" y="108"/>
                                  </a:cubicBezTo>
                                  <a:cubicBezTo>
                                    <a:pt x="839" y="109"/>
                                    <a:pt x="842" y="104"/>
                                    <a:pt x="845" y="102"/>
                                  </a:cubicBezTo>
                                  <a:cubicBezTo>
                                    <a:pt x="861" y="91"/>
                                    <a:pt x="864" y="87"/>
                                    <a:pt x="884" y="84"/>
                                  </a:cubicBezTo>
                                  <a:cubicBezTo>
                                    <a:pt x="903" y="88"/>
                                    <a:pt x="916" y="98"/>
                                    <a:pt x="923" y="78"/>
                                  </a:cubicBezTo>
                                  <a:cubicBezTo>
                                    <a:pt x="932" y="71"/>
                                    <a:pt x="938" y="54"/>
                                    <a:pt x="944" y="48"/>
                                  </a:cubicBezTo>
                                  <a:cubicBezTo>
                                    <a:pt x="950" y="42"/>
                                    <a:pt x="958" y="39"/>
                                    <a:pt x="962" y="39"/>
                                  </a:cubicBezTo>
                                  <a:cubicBezTo>
                                    <a:pt x="977" y="29"/>
                                    <a:pt x="975" y="39"/>
                                    <a:pt x="971" y="51"/>
                                  </a:cubicBezTo>
                                  <a:cubicBezTo>
                                    <a:pt x="978" y="80"/>
                                    <a:pt x="983" y="75"/>
                                    <a:pt x="1016" y="78"/>
                                  </a:cubicBezTo>
                                  <a:cubicBezTo>
                                    <a:pt x="1040" y="94"/>
                                    <a:pt x="1034" y="58"/>
                                    <a:pt x="1055" y="51"/>
                                  </a:cubicBezTo>
                                  <a:cubicBezTo>
                                    <a:pt x="1061" y="45"/>
                                    <a:pt x="1067" y="41"/>
                                    <a:pt x="1070" y="33"/>
                                  </a:cubicBezTo>
                                  <a:cubicBezTo>
                                    <a:pt x="1075" y="23"/>
                                    <a:pt x="1074" y="0"/>
                                    <a:pt x="1091" y="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1" name="Freeform 241"/>
                          <wps:cNvSpPr>
                            <a:spLocks/>
                          </wps:cNvSpPr>
                          <wps:spPr bwMode="auto">
                            <a:xfrm>
                              <a:off x="7000522" y="10622573"/>
                              <a:ext cx="1221418" cy="427040"/>
                            </a:xfrm>
                            <a:custGeom>
                              <a:avLst/>
                              <a:gdLst>
                                <a:gd name="T0" fmla="*/ 2147483647 w 338"/>
                                <a:gd name="T1" fmla="*/ 2147483647 h 121"/>
                                <a:gd name="T2" fmla="*/ 2147483647 w 338"/>
                                <a:gd name="T3" fmla="*/ 2147483647 h 121"/>
                                <a:gd name="T4" fmla="*/ 2147483647 w 338"/>
                                <a:gd name="T5" fmla="*/ 2147483647 h 121"/>
                                <a:gd name="T6" fmla="*/ 2147483647 w 338"/>
                                <a:gd name="T7" fmla="*/ 2147483647 h 121"/>
                                <a:gd name="T8" fmla="*/ 2147483647 w 338"/>
                                <a:gd name="T9" fmla="*/ 2147483647 h 121"/>
                                <a:gd name="T10" fmla="*/ 2147483647 w 338"/>
                                <a:gd name="T11" fmla="*/ 2147483647 h 121"/>
                                <a:gd name="T12" fmla="*/ 2147483647 w 338"/>
                                <a:gd name="T13" fmla="*/ 2147483647 h 121"/>
                                <a:gd name="T14" fmla="*/ 2147483647 w 338"/>
                                <a:gd name="T15" fmla="*/ 0 h 121"/>
                                <a:gd name="T16" fmla="*/ 2147483647 w 338"/>
                                <a:gd name="T17" fmla="*/ 2147483647 h 121"/>
                                <a:gd name="T18" fmla="*/ 2147483647 w 338"/>
                                <a:gd name="T19" fmla="*/ 2147483647 h 121"/>
                                <a:gd name="T20" fmla="*/ 2147483647 w 338"/>
                                <a:gd name="T21" fmla="*/ 2147483647 h 121"/>
                                <a:gd name="T22" fmla="*/ 2147483647 w 338"/>
                                <a:gd name="T23" fmla="*/ 2147483647 h 121"/>
                                <a:gd name="T24" fmla="*/ 2147483647 w 338"/>
                                <a:gd name="T25" fmla="*/ 2147483647 h 121"/>
                                <a:gd name="T26" fmla="*/ 2147483647 w 338"/>
                                <a:gd name="T27" fmla="*/ 2147483647 h 121"/>
                                <a:gd name="T28" fmla="*/ 2147483647 w 338"/>
                                <a:gd name="T29" fmla="*/ 2147483647 h 121"/>
                                <a:gd name="T30" fmla="*/ 2147483647 w 338"/>
                                <a:gd name="T31" fmla="*/ 2147483647 h 121"/>
                                <a:gd name="T32" fmla="*/ 2147483647 w 338"/>
                                <a:gd name="T33" fmla="*/ 2147483647 h 121"/>
                                <a:gd name="T34" fmla="*/ 2147483647 w 338"/>
                                <a:gd name="T35" fmla="*/ 2147483647 h 121"/>
                                <a:gd name="T36" fmla="*/ 0 w 338"/>
                                <a:gd name="T37" fmla="*/ 2147483647 h 121"/>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338" h="121">
                                  <a:moveTo>
                                    <a:pt x="312" y="12"/>
                                  </a:moveTo>
                                  <a:cubicBezTo>
                                    <a:pt x="313" y="24"/>
                                    <a:pt x="317" y="54"/>
                                    <a:pt x="321" y="66"/>
                                  </a:cubicBezTo>
                                  <a:cubicBezTo>
                                    <a:pt x="322" y="69"/>
                                    <a:pt x="329" y="66"/>
                                    <a:pt x="330" y="69"/>
                                  </a:cubicBezTo>
                                  <a:cubicBezTo>
                                    <a:pt x="338" y="84"/>
                                    <a:pt x="293" y="86"/>
                                    <a:pt x="288" y="87"/>
                                  </a:cubicBezTo>
                                  <a:cubicBezTo>
                                    <a:pt x="277" y="121"/>
                                    <a:pt x="227" y="79"/>
                                    <a:pt x="207" y="72"/>
                                  </a:cubicBezTo>
                                  <a:cubicBezTo>
                                    <a:pt x="196" y="68"/>
                                    <a:pt x="177" y="54"/>
                                    <a:pt x="177" y="54"/>
                                  </a:cubicBezTo>
                                  <a:cubicBezTo>
                                    <a:pt x="152" y="71"/>
                                    <a:pt x="178" y="32"/>
                                    <a:pt x="153" y="24"/>
                                  </a:cubicBezTo>
                                  <a:cubicBezTo>
                                    <a:pt x="146" y="13"/>
                                    <a:pt x="146" y="7"/>
                                    <a:pt x="135" y="0"/>
                                  </a:cubicBezTo>
                                  <a:cubicBezTo>
                                    <a:pt x="133" y="3"/>
                                    <a:pt x="129" y="5"/>
                                    <a:pt x="129" y="9"/>
                                  </a:cubicBezTo>
                                  <a:cubicBezTo>
                                    <a:pt x="129" y="17"/>
                                    <a:pt x="135" y="33"/>
                                    <a:pt x="135" y="33"/>
                                  </a:cubicBezTo>
                                  <a:cubicBezTo>
                                    <a:pt x="129" y="45"/>
                                    <a:pt x="128" y="52"/>
                                    <a:pt x="117" y="60"/>
                                  </a:cubicBezTo>
                                  <a:cubicBezTo>
                                    <a:pt x="96" y="55"/>
                                    <a:pt x="87" y="54"/>
                                    <a:pt x="72" y="30"/>
                                  </a:cubicBezTo>
                                  <a:cubicBezTo>
                                    <a:pt x="74" y="33"/>
                                    <a:pt x="67" y="62"/>
                                    <a:pt x="66" y="66"/>
                                  </a:cubicBezTo>
                                  <a:cubicBezTo>
                                    <a:pt x="65" y="70"/>
                                    <a:pt x="41" y="54"/>
                                    <a:pt x="39" y="57"/>
                                  </a:cubicBezTo>
                                  <a:cubicBezTo>
                                    <a:pt x="32" y="66"/>
                                    <a:pt x="49" y="105"/>
                                    <a:pt x="48" y="114"/>
                                  </a:cubicBezTo>
                                  <a:cubicBezTo>
                                    <a:pt x="44" y="113"/>
                                    <a:pt x="39" y="114"/>
                                    <a:pt x="36" y="111"/>
                                  </a:cubicBezTo>
                                  <a:cubicBezTo>
                                    <a:pt x="32" y="106"/>
                                    <a:pt x="30" y="93"/>
                                    <a:pt x="30" y="93"/>
                                  </a:cubicBezTo>
                                  <a:cubicBezTo>
                                    <a:pt x="26" y="105"/>
                                    <a:pt x="24" y="110"/>
                                    <a:pt x="12" y="114"/>
                                  </a:cubicBezTo>
                                  <a:cubicBezTo>
                                    <a:pt x="2" y="111"/>
                                    <a:pt x="6" y="111"/>
                                    <a:pt x="0" y="111"/>
                                  </a:cubicBezTo>
                                </a:path>
                              </a:pathLst>
                            </a:custGeom>
                            <a:solidFill>
                              <a:srgbClr val="FFFFCC"/>
                            </a:solidFill>
                            <a:ln w="28575" cap="flat" cmpd="sng">
                              <a:solidFill>
                                <a:schemeClr val="tx1"/>
                              </a:solidFill>
                              <a:prstDash val="solid"/>
                              <a:round/>
                              <a:headEnd type="none" w="sm" len="sm"/>
                              <a:tailEnd type="none" w="sm" len="sm"/>
                            </a:ln>
                          </wps:spPr>
                          <wps:bodyPr/>
                        </wps:wsp>
                        <wps:wsp>
                          <wps:cNvPr id="672" name="Freeform 243"/>
                          <wps:cNvSpPr>
                            <a:spLocks/>
                          </wps:cNvSpPr>
                          <wps:spPr bwMode="auto">
                            <a:xfrm>
                              <a:off x="8182190" y="9161453"/>
                              <a:ext cx="5214512" cy="1482294"/>
                            </a:xfrm>
                            <a:custGeom>
                              <a:avLst/>
                              <a:gdLst>
                                <a:gd name="T0" fmla="*/ 2147483647 w 1443"/>
                                <a:gd name="T1" fmla="*/ 2147483647 h 420"/>
                                <a:gd name="T2" fmla="*/ 2147483647 w 1443"/>
                                <a:gd name="T3" fmla="*/ 2147483647 h 420"/>
                                <a:gd name="T4" fmla="*/ 2147483647 w 1443"/>
                                <a:gd name="T5" fmla="*/ 2147483647 h 420"/>
                                <a:gd name="T6" fmla="*/ 2147483647 w 1443"/>
                                <a:gd name="T7" fmla="*/ 2147483647 h 420"/>
                                <a:gd name="T8" fmla="*/ 2147483647 w 1443"/>
                                <a:gd name="T9" fmla="*/ 2147483647 h 420"/>
                                <a:gd name="T10" fmla="*/ 2147483647 w 1443"/>
                                <a:gd name="T11" fmla="*/ 2147483647 h 420"/>
                                <a:gd name="T12" fmla="*/ 2147483647 w 1443"/>
                                <a:gd name="T13" fmla="*/ 2147483647 h 420"/>
                                <a:gd name="T14" fmla="*/ 2147483647 w 1443"/>
                                <a:gd name="T15" fmla="*/ 2147483647 h 420"/>
                                <a:gd name="T16" fmla="*/ 2147483647 w 1443"/>
                                <a:gd name="T17" fmla="*/ 2147483647 h 420"/>
                                <a:gd name="T18" fmla="*/ 2147483647 w 1443"/>
                                <a:gd name="T19" fmla="*/ 2147483647 h 420"/>
                                <a:gd name="T20" fmla="*/ 2147483647 w 1443"/>
                                <a:gd name="T21" fmla="*/ 2147483647 h 420"/>
                                <a:gd name="T22" fmla="*/ 2147483647 w 1443"/>
                                <a:gd name="T23" fmla="*/ 2147483647 h 420"/>
                                <a:gd name="T24" fmla="*/ 2147483647 w 1443"/>
                                <a:gd name="T25" fmla="*/ 2147483647 h 420"/>
                                <a:gd name="T26" fmla="*/ 2147483647 w 1443"/>
                                <a:gd name="T27" fmla="*/ 2147483647 h 420"/>
                                <a:gd name="T28" fmla="*/ 2147483647 w 1443"/>
                                <a:gd name="T29" fmla="*/ 0 h 420"/>
                                <a:gd name="T30" fmla="*/ 2147483647 w 1443"/>
                                <a:gd name="T31" fmla="*/ 2147483647 h 420"/>
                                <a:gd name="T32" fmla="*/ 2147483647 w 1443"/>
                                <a:gd name="T33" fmla="*/ 2147483647 h 420"/>
                                <a:gd name="T34" fmla="*/ 2147483647 w 1443"/>
                                <a:gd name="T35" fmla="*/ 2147483647 h 420"/>
                                <a:gd name="T36" fmla="*/ 2147483647 w 1443"/>
                                <a:gd name="T37" fmla="*/ 2147483647 h 420"/>
                                <a:gd name="T38" fmla="*/ 2147483647 w 1443"/>
                                <a:gd name="T39" fmla="*/ 2147483647 h 420"/>
                                <a:gd name="T40" fmla="*/ 2147483647 w 1443"/>
                                <a:gd name="T41" fmla="*/ 2147483647 h 420"/>
                                <a:gd name="T42" fmla="*/ 2147483647 w 1443"/>
                                <a:gd name="T43" fmla="*/ 2147483647 h 420"/>
                                <a:gd name="T44" fmla="*/ 2147483647 w 1443"/>
                                <a:gd name="T45" fmla="*/ 2147483647 h 420"/>
                                <a:gd name="T46" fmla="*/ 2147483647 w 1443"/>
                                <a:gd name="T47" fmla="*/ 2147483647 h 420"/>
                                <a:gd name="T48" fmla="*/ 2147483647 w 1443"/>
                                <a:gd name="T49" fmla="*/ 2147483647 h 420"/>
                                <a:gd name="T50" fmla="*/ 2147483647 w 1443"/>
                                <a:gd name="T51" fmla="*/ 2147483647 h 420"/>
                                <a:gd name="T52" fmla="*/ 2147483647 w 1443"/>
                                <a:gd name="T53" fmla="*/ 2147483647 h 420"/>
                                <a:gd name="T54" fmla="*/ 2147483647 w 1443"/>
                                <a:gd name="T55" fmla="*/ 2147483647 h 420"/>
                                <a:gd name="T56" fmla="*/ 2147483647 w 1443"/>
                                <a:gd name="T57" fmla="*/ 2147483647 h 420"/>
                                <a:gd name="T58" fmla="*/ 2147483647 w 1443"/>
                                <a:gd name="T59" fmla="*/ 2147483647 h 420"/>
                                <a:gd name="T60" fmla="*/ 2147483647 w 1443"/>
                                <a:gd name="T61" fmla="*/ 2147483647 h 420"/>
                                <a:gd name="T62" fmla="*/ 2147483647 w 1443"/>
                                <a:gd name="T63" fmla="*/ 2147483647 h 420"/>
                                <a:gd name="T64" fmla="*/ 2147483647 w 1443"/>
                                <a:gd name="T65" fmla="*/ 2147483647 h 420"/>
                                <a:gd name="T66" fmla="*/ 2147483647 w 1443"/>
                                <a:gd name="T67" fmla="*/ 2147483647 h 420"/>
                                <a:gd name="T68" fmla="*/ 2147483647 w 1443"/>
                                <a:gd name="T69" fmla="*/ 2147483647 h 420"/>
                                <a:gd name="T70" fmla="*/ 2147483647 w 1443"/>
                                <a:gd name="T71" fmla="*/ 2147483647 h 420"/>
                                <a:gd name="T72" fmla="*/ 2147483647 w 1443"/>
                                <a:gd name="T73" fmla="*/ 2147483647 h 42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443" h="420">
                                  <a:moveTo>
                                    <a:pt x="0" y="420"/>
                                  </a:moveTo>
                                  <a:cubicBezTo>
                                    <a:pt x="6" y="418"/>
                                    <a:pt x="12" y="416"/>
                                    <a:pt x="18" y="414"/>
                                  </a:cubicBezTo>
                                  <a:cubicBezTo>
                                    <a:pt x="24" y="412"/>
                                    <a:pt x="19" y="402"/>
                                    <a:pt x="21" y="396"/>
                                  </a:cubicBezTo>
                                  <a:cubicBezTo>
                                    <a:pt x="24" y="387"/>
                                    <a:pt x="29" y="386"/>
                                    <a:pt x="36" y="381"/>
                                  </a:cubicBezTo>
                                  <a:cubicBezTo>
                                    <a:pt x="50" y="360"/>
                                    <a:pt x="68" y="346"/>
                                    <a:pt x="93" y="342"/>
                                  </a:cubicBezTo>
                                  <a:cubicBezTo>
                                    <a:pt x="106" y="329"/>
                                    <a:pt x="99" y="320"/>
                                    <a:pt x="117" y="315"/>
                                  </a:cubicBezTo>
                                  <a:cubicBezTo>
                                    <a:pt x="123" y="311"/>
                                    <a:pt x="124" y="268"/>
                                    <a:pt x="129" y="264"/>
                                  </a:cubicBezTo>
                                  <a:cubicBezTo>
                                    <a:pt x="133" y="257"/>
                                    <a:pt x="140" y="286"/>
                                    <a:pt x="144" y="288"/>
                                  </a:cubicBezTo>
                                  <a:cubicBezTo>
                                    <a:pt x="148" y="290"/>
                                    <a:pt x="151" y="282"/>
                                    <a:pt x="156" y="279"/>
                                  </a:cubicBezTo>
                                  <a:cubicBezTo>
                                    <a:pt x="161" y="274"/>
                                    <a:pt x="174" y="267"/>
                                    <a:pt x="174" y="267"/>
                                  </a:cubicBezTo>
                                  <a:cubicBezTo>
                                    <a:pt x="167" y="278"/>
                                    <a:pt x="168" y="284"/>
                                    <a:pt x="156" y="288"/>
                                  </a:cubicBezTo>
                                  <a:cubicBezTo>
                                    <a:pt x="150" y="307"/>
                                    <a:pt x="156" y="320"/>
                                    <a:pt x="171" y="330"/>
                                  </a:cubicBezTo>
                                  <a:cubicBezTo>
                                    <a:pt x="180" y="321"/>
                                    <a:pt x="180" y="313"/>
                                    <a:pt x="192" y="309"/>
                                  </a:cubicBezTo>
                                  <a:cubicBezTo>
                                    <a:pt x="207" y="313"/>
                                    <a:pt x="207" y="319"/>
                                    <a:pt x="219" y="327"/>
                                  </a:cubicBezTo>
                                  <a:cubicBezTo>
                                    <a:pt x="239" y="320"/>
                                    <a:pt x="231" y="318"/>
                                    <a:pt x="243" y="300"/>
                                  </a:cubicBezTo>
                                  <a:cubicBezTo>
                                    <a:pt x="247" y="294"/>
                                    <a:pt x="251" y="288"/>
                                    <a:pt x="255" y="282"/>
                                  </a:cubicBezTo>
                                  <a:cubicBezTo>
                                    <a:pt x="257" y="279"/>
                                    <a:pt x="261" y="273"/>
                                    <a:pt x="261" y="273"/>
                                  </a:cubicBezTo>
                                  <a:cubicBezTo>
                                    <a:pt x="266" y="248"/>
                                    <a:pt x="282" y="255"/>
                                    <a:pt x="300" y="243"/>
                                  </a:cubicBezTo>
                                  <a:cubicBezTo>
                                    <a:pt x="305" y="210"/>
                                    <a:pt x="295" y="235"/>
                                    <a:pt x="330" y="222"/>
                                  </a:cubicBezTo>
                                  <a:cubicBezTo>
                                    <a:pt x="341" y="218"/>
                                    <a:pt x="335" y="205"/>
                                    <a:pt x="348" y="201"/>
                                  </a:cubicBezTo>
                                  <a:cubicBezTo>
                                    <a:pt x="352" y="188"/>
                                    <a:pt x="363" y="164"/>
                                    <a:pt x="375" y="156"/>
                                  </a:cubicBezTo>
                                  <a:cubicBezTo>
                                    <a:pt x="382" y="152"/>
                                    <a:pt x="397" y="149"/>
                                    <a:pt x="405" y="147"/>
                                  </a:cubicBezTo>
                                  <a:cubicBezTo>
                                    <a:pt x="411" y="145"/>
                                    <a:pt x="423" y="141"/>
                                    <a:pt x="423" y="141"/>
                                  </a:cubicBezTo>
                                  <a:cubicBezTo>
                                    <a:pt x="438" y="119"/>
                                    <a:pt x="436" y="121"/>
                                    <a:pt x="450" y="99"/>
                                  </a:cubicBezTo>
                                  <a:cubicBezTo>
                                    <a:pt x="444" y="121"/>
                                    <a:pt x="436" y="107"/>
                                    <a:pt x="468" y="102"/>
                                  </a:cubicBezTo>
                                  <a:cubicBezTo>
                                    <a:pt x="457" y="98"/>
                                    <a:pt x="452" y="103"/>
                                    <a:pt x="441" y="99"/>
                                  </a:cubicBezTo>
                                  <a:cubicBezTo>
                                    <a:pt x="437" y="86"/>
                                    <a:pt x="416" y="87"/>
                                    <a:pt x="432" y="66"/>
                                  </a:cubicBezTo>
                                  <a:cubicBezTo>
                                    <a:pt x="436" y="61"/>
                                    <a:pt x="450" y="60"/>
                                    <a:pt x="450" y="60"/>
                                  </a:cubicBezTo>
                                  <a:cubicBezTo>
                                    <a:pt x="455" y="44"/>
                                    <a:pt x="457" y="33"/>
                                    <a:pt x="471" y="24"/>
                                  </a:cubicBezTo>
                                  <a:cubicBezTo>
                                    <a:pt x="476" y="9"/>
                                    <a:pt x="488" y="4"/>
                                    <a:pt x="501" y="0"/>
                                  </a:cubicBezTo>
                                  <a:cubicBezTo>
                                    <a:pt x="518" y="6"/>
                                    <a:pt x="502" y="17"/>
                                    <a:pt x="498" y="30"/>
                                  </a:cubicBezTo>
                                  <a:cubicBezTo>
                                    <a:pt x="499" y="45"/>
                                    <a:pt x="505" y="57"/>
                                    <a:pt x="507" y="72"/>
                                  </a:cubicBezTo>
                                  <a:cubicBezTo>
                                    <a:pt x="508" y="78"/>
                                    <a:pt x="507" y="93"/>
                                    <a:pt x="507" y="93"/>
                                  </a:cubicBezTo>
                                  <a:cubicBezTo>
                                    <a:pt x="502" y="109"/>
                                    <a:pt x="521" y="119"/>
                                    <a:pt x="531" y="132"/>
                                  </a:cubicBezTo>
                                  <a:cubicBezTo>
                                    <a:pt x="535" y="145"/>
                                    <a:pt x="495" y="156"/>
                                    <a:pt x="513" y="171"/>
                                  </a:cubicBezTo>
                                  <a:cubicBezTo>
                                    <a:pt x="506" y="192"/>
                                    <a:pt x="508" y="167"/>
                                    <a:pt x="522" y="177"/>
                                  </a:cubicBezTo>
                                  <a:cubicBezTo>
                                    <a:pt x="533" y="193"/>
                                    <a:pt x="541" y="189"/>
                                    <a:pt x="558" y="183"/>
                                  </a:cubicBezTo>
                                  <a:cubicBezTo>
                                    <a:pt x="561" y="185"/>
                                    <a:pt x="563" y="189"/>
                                    <a:pt x="567" y="189"/>
                                  </a:cubicBezTo>
                                  <a:cubicBezTo>
                                    <a:pt x="577" y="189"/>
                                    <a:pt x="614" y="178"/>
                                    <a:pt x="624" y="177"/>
                                  </a:cubicBezTo>
                                  <a:cubicBezTo>
                                    <a:pt x="628" y="165"/>
                                    <a:pt x="633" y="163"/>
                                    <a:pt x="645" y="159"/>
                                  </a:cubicBezTo>
                                  <a:cubicBezTo>
                                    <a:pt x="640" y="152"/>
                                    <a:pt x="634" y="148"/>
                                    <a:pt x="645" y="141"/>
                                  </a:cubicBezTo>
                                  <a:cubicBezTo>
                                    <a:pt x="650" y="138"/>
                                    <a:pt x="663" y="135"/>
                                    <a:pt x="663" y="135"/>
                                  </a:cubicBezTo>
                                  <a:cubicBezTo>
                                    <a:pt x="668" y="150"/>
                                    <a:pt x="668" y="169"/>
                                    <a:pt x="684" y="174"/>
                                  </a:cubicBezTo>
                                  <a:cubicBezTo>
                                    <a:pt x="691" y="176"/>
                                    <a:pt x="680" y="159"/>
                                    <a:pt x="690" y="150"/>
                                  </a:cubicBezTo>
                                  <a:cubicBezTo>
                                    <a:pt x="693" y="144"/>
                                    <a:pt x="692" y="139"/>
                                    <a:pt x="702" y="135"/>
                                  </a:cubicBezTo>
                                  <a:cubicBezTo>
                                    <a:pt x="712" y="131"/>
                                    <a:pt x="747" y="129"/>
                                    <a:pt x="750" y="126"/>
                                  </a:cubicBezTo>
                                  <a:cubicBezTo>
                                    <a:pt x="753" y="127"/>
                                    <a:pt x="717" y="113"/>
                                    <a:pt x="720" y="114"/>
                                  </a:cubicBezTo>
                                  <a:cubicBezTo>
                                    <a:pt x="744" y="108"/>
                                    <a:pt x="715" y="117"/>
                                    <a:pt x="696" y="123"/>
                                  </a:cubicBezTo>
                                  <a:cubicBezTo>
                                    <a:pt x="695" y="127"/>
                                    <a:pt x="727" y="128"/>
                                    <a:pt x="735" y="135"/>
                                  </a:cubicBezTo>
                                  <a:cubicBezTo>
                                    <a:pt x="739" y="140"/>
                                    <a:pt x="719" y="145"/>
                                    <a:pt x="720" y="150"/>
                                  </a:cubicBezTo>
                                  <a:cubicBezTo>
                                    <a:pt x="721" y="155"/>
                                    <a:pt x="731" y="167"/>
                                    <a:pt x="741" y="165"/>
                                  </a:cubicBezTo>
                                  <a:cubicBezTo>
                                    <a:pt x="756" y="155"/>
                                    <a:pt x="767" y="146"/>
                                    <a:pt x="783" y="135"/>
                                  </a:cubicBezTo>
                                  <a:cubicBezTo>
                                    <a:pt x="796" y="127"/>
                                    <a:pt x="820" y="125"/>
                                    <a:pt x="834" y="120"/>
                                  </a:cubicBezTo>
                                  <a:cubicBezTo>
                                    <a:pt x="851" y="114"/>
                                    <a:pt x="888" y="114"/>
                                    <a:pt x="888" y="114"/>
                                  </a:cubicBezTo>
                                  <a:cubicBezTo>
                                    <a:pt x="893" y="122"/>
                                    <a:pt x="900" y="141"/>
                                    <a:pt x="900" y="141"/>
                                  </a:cubicBezTo>
                                  <a:cubicBezTo>
                                    <a:pt x="921" y="137"/>
                                    <a:pt x="912" y="133"/>
                                    <a:pt x="927" y="123"/>
                                  </a:cubicBezTo>
                                  <a:cubicBezTo>
                                    <a:pt x="969" y="137"/>
                                    <a:pt x="909" y="145"/>
                                    <a:pt x="963" y="138"/>
                                  </a:cubicBezTo>
                                  <a:cubicBezTo>
                                    <a:pt x="967" y="136"/>
                                    <a:pt x="971" y="131"/>
                                    <a:pt x="975" y="132"/>
                                  </a:cubicBezTo>
                                  <a:cubicBezTo>
                                    <a:pt x="985" y="133"/>
                                    <a:pt x="989" y="152"/>
                                    <a:pt x="993" y="159"/>
                                  </a:cubicBezTo>
                                  <a:cubicBezTo>
                                    <a:pt x="1003" y="177"/>
                                    <a:pt x="1007" y="181"/>
                                    <a:pt x="1026" y="186"/>
                                  </a:cubicBezTo>
                                  <a:cubicBezTo>
                                    <a:pt x="1031" y="172"/>
                                    <a:pt x="1039" y="174"/>
                                    <a:pt x="1053" y="171"/>
                                  </a:cubicBezTo>
                                  <a:cubicBezTo>
                                    <a:pt x="1060" y="160"/>
                                    <a:pt x="1070" y="154"/>
                                    <a:pt x="1083" y="150"/>
                                  </a:cubicBezTo>
                                  <a:cubicBezTo>
                                    <a:pt x="1092" y="137"/>
                                    <a:pt x="1069" y="128"/>
                                    <a:pt x="1077" y="120"/>
                                  </a:cubicBezTo>
                                  <a:cubicBezTo>
                                    <a:pt x="1083" y="114"/>
                                    <a:pt x="1106" y="107"/>
                                    <a:pt x="1113" y="105"/>
                                  </a:cubicBezTo>
                                  <a:cubicBezTo>
                                    <a:pt x="1124" y="109"/>
                                    <a:pt x="1129" y="116"/>
                                    <a:pt x="1140" y="120"/>
                                  </a:cubicBezTo>
                                  <a:cubicBezTo>
                                    <a:pt x="1155" y="110"/>
                                    <a:pt x="1171" y="113"/>
                                    <a:pt x="1188" y="108"/>
                                  </a:cubicBezTo>
                                  <a:cubicBezTo>
                                    <a:pt x="1194" y="106"/>
                                    <a:pt x="1206" y="102"/>
                                    <a:pt x="1206" y="102"/>
                                  </a:cubicBezTo>
                                  <a:cubicBezTo>
                                    <a:pt x="1213" y="91"/>
                                    <a:pt x="1216" y="85"/>
                                    <a:pt x="1230" y="90"/>
                                  </a:cubicBezTo>
                                  <a:cubicBezTo>
                                    <a:pt x="1250" y="83"/>
                                    <a:pt x="1255" y="99"/>
                                    <a:pt x="1269" y="108"/>
                                  </a:cubicBezTo>
                                  <a:cubicBezTo>
                                    <a:pt x="1287" y="99"/>
                                    <a:pt x="1277" y="103"/>
                                    <a:pt x="1299" y="96"/>
                                  </a:cubicBezTo>
                                  <a:cubicBezTo>
                                    <a:pt x="1302" y="95"/>
                                    <a:pt x="1308" y="93"/>
                                    <a:pt x="1308" y="93"/>
                                  </a:cubicBezTo>
                                  <a:cubicBezTo>
                                    <a:pt x="1320" y="94"/>
                                    <a:pt x="1332" y="93"/>
                                    <a:pt x="1344" y="96"/>
                                  </a:cubicBezTo>
                                  <a:cubicBezTo>
                                    <a:pt x="1350" y="98"/>
                                    <a:pt x="1356" y="110"/>
                                    <a:pt x="1359" y="114"/>
                                  </a:cubicBezTo>
                                  <a:cubicBezTo>
                                    <a:pt x="1376" y="134"/>
                                    <a:pt x="1400" y="157"/>
                                    <a:pt x="1425" y="165"/>
                                  </a:cubicBezTo>
                                  <a:cubicBezTo>
                                    <a:pt x="1436" y="161"/>
                                    <a:pt x="1436" y="157"/>
                                    <a:pt x="1443" y="15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3" name="Freeform 244"/>
                          <wps:cNvSpPr>
                            <a:spLocks/>
                          </wps:cNvSpPr>
                          <wps:spPr bwMode="auto">
                            <a:xfrm>
                              <a:off x="13331656" y="8462658"/>
                              <a:ext cx="4152096" cy="1217597"/>
                            </a:xfrm>
                            <a:custGeom>
                              <a:avLst/>
                              <a:gdLst>
                                <a:gd name="T0" fmla="*/ 2147483647 w 1149"/>
                                <a:gd name="T1" fmla="*/ 2147483647 h 345"/>
                                <a:gd name="T2" fmla="*/ 2147483647 w 1149"/>
                                <a:gd name="T3" fmla="*/ 2147483647 h 345"/>
                                <a:gd name="T4" fmla="*/ 2147483647 w 1149"/>
                                <a:gd name="T5" fmla="*/ 2147483647 h 345"/>
                                <a:gd name="T6" fmla="*/ 2147483647 w 1149"/>
                                <a:gd name="T7" fmla="*/ 2147483647 h 345"/>
                                <a:gd name="T8" fmla="*/ 2147483647 w 1149"/>
                                <a:gd name="T9" fmla="*/ 2147483647 h 345"/>
                                <a:gd name="T10" fmla="*/ 2147483647 w 1149"/>
                                <a:gd name="T11" fmla="*/ 2147483647 h 345"/>
                                <a:gd name="T12" fmla="*/ 2147483647 w 1149"/>
                                <a:gd name="T13" fmla="*/ 2147483647 h 345"/>
                                <a:gd name="T14" fmla="*/ 2147483647 w 1149"/>
                                <a:gd name="T15" fmla="*/ 2147483647 h 345"/>
                                <a:gd name="T16" fmla="*/ 2147483647 w 1149"/>
                                <a:gd name="T17" fmla="*/ 2147483647 h 345"/>
                                <a:gd name="T18" fmla="*/ 2147483647 w 1149"/>
                                <a:gd name="T19" fmla="*/ 2147483647 h 345"/>
                                <a:gd name="T20" fmla="*/ 2147483647 w 1149"/>
                                <a:gd name="T21" fmla="*/ 2147483647 h 345"/>
                                <a:gd name="T22" fmla="*/ 2147483647 w 1149"/>
                                <a:gd name="T23" fmla="*/ 2147483647 h 345"/>
                                <a:gd name="T24" fmla="*/ 2147483647 w 1149"/>
                                <a:gd name="T25" fmla="*/ 2147483647 h 345"/>
                                <a:gd name="T26" fmla="*/ 2147483647 w 1149"/>
                                <a:gd name="T27" fmla="*/ 2147483647 h 345"/>
                                <a:gd name="T28" fmla="*/ 2147483647 w 1149"/>
                                <a:gd name="T29" fmla="*/ 2147483647 h 345"/>
                                <a:gd name="T30" fmla="*/ 2147483647 w 1149"/>
                                <a:gd name="T31" fmla="*/ 2147483647 h 345"/>
                                <a:gd name="T32" fmla="*/ 2147483647 w 1149"/>
                                <a:gd name="T33" fmla="*/ 2147483647 h 345"/>
                                <a:gd name="T34" fmla="*/ 2147483647 w 1149"/>
                                <a:gd name="T35" fmla="*/ 2147483647 h 345"/>
                                <a:gd name="T36" fmla="*/ 2147483647 w 1149"/>
                                <a:gd name="T37" fmla="*/ 2147483647 h 345"/>
                                <a:gd name="T38" fmla="*/ 2147483647 w 1149"/>
                                <a:gd name="T39" fmla="*/ 2147483647 h 345"/>
                                <a:gd name="T40" fmla="*/ 2147483647 w 1149"/>
                                <a:gd name="T41" fmla="*/ 2147483647 h 345"/>
                                <a:gd name="T42" fmla="*/ 2147483647 w 1149"/>
                                <a:gd name="T43" fmla="*/ 2147483647 h 345"/>
                                <a:gd name="T44" fmla="*/ 2147483647 w 1149"/>
                                <a:gd name="T45" fmla="*/ 2147483647 h 345"/>
                                <a:gd name="T46" fmla="*/ 2147483647 w 1149"/>
                                <a:gd name="T47" fmla="*/ 2147483647 h 345"/>
                                <a:gd name="T48" fmla="*/ 2147483647 w 1149"/>
                                <a:gd name="T49" fmla="*/ 2147483647 h 345"/>
                                <a:gd name="T50" fmla="*/ 2147483647 w 1149"/>
                                <a:gd name="T51" fmla="*/ 2147483647 h 345"/>
                                <a:gd name="T52" fmla="*/ 2147483647 w 1149"/>
                                <a:gd name="T53" fmla="*/ 2147483647 h 345"/>
                                <a:gd name="T54" fmla="*/ 2147483647 w 1149"/>
                                <a:gd name="T55" fmla="*/ 2147483647 h 345"/>
                                <a:gd name="T56" fmla="*/ 2147483647 w 1149"/>
                                <a:gd name="T57" fmla="*/ 2147483647 h 345"/>
                                <a:gd name="T58" fmla="*/ 2147483647 w 1149"/>
                                <a:gd name="T59" fmla="*/ 2147483647 h 345"/>
                                <a:gd name="T60" fmla="*/ 2147483647 w 1149"/>
                                <a:gd name="T61" fmla="*/ 2147483647 h 345"/>
                                <a:gd name="T62" fmla="*/ 2147483647 w 1149"/>
                                <a:gd name="T63" fmla="*/ 2147483647 h 345"/>
                                <a:gd name="T64" fmla="*/ 2147483647 w 1149"/>
                                <a:gd name="T65" fmla="*/ 2147483647 h 345"/>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49" h="345">
                                  <a:moveTo>
                                    <a:pt x="0" y="330"/>
                                  </a:moveTo>
                                  <a:cubicBezTo>
                                    <a:pt x="12" y="326"/>
                                    <a:pt x="12" y="319"/>
                                    <a:pt x="24" y="315"/>
                                  </a:cubicBezTo>
                                  <a:cubicBezTo>
                                    <a:pt x="31" y="308"/>
                                    <a:pt x="39" y="288"/>
                                    <a:pt x="39" y="288"/>
                                  </a:cubicBezTo>
                                  <a:cubicBezTo>
                                    <a:pt x="70" y="294"/>
                                    <a:pt x="42" y="303"/>
                                    <a:pt x="60" y="330"/>
                                  </a:cubicBezTo>
                                  <a:cubicBezTo>
                                    <a:pt x="61" y="334"/>
                                    <a:pt x="60" y="340"/>
                                    <a:pt x="63" y="342"/>
                                  </a:cubicBezTo>
                                  <a:cubicBezTo>
                                    <a:pt x="66" y="344"/>
                                    <a:pt x="69" y="339"/>
                                    <a:pt x="72" y="339"/>
                                  </a:cubicBezTo>
                                  <a:cubicBezTo>
                                    <a:pt x="79" y="339"/>
                                    <a:pt x="89" y="343"/>
                                    <a:pt x="96" y="345"/>
                                  </a:cubicBezTo>
                                  <a:cubicBezTo>
                                    <a:pt x="82" y="303"/>
                                    <a:pt x="128" y="299"/>
                                    <a:pt x="156" y="297"/>
                                  </a:cubicBezTo>
                                  <a:cubicBezTo>
                                    <a:pt x="169" y="294"/>
                                    <a:pt x="177" y="290"/>
                                    <a:pt x="189" y="294"/>
                                  </a:cubicBezTo>
                                  <a:cubicBezTo>
                                    <a:pt x="188" y="297"/>
                                    <a:pt x="184" y="301"/>
                                    <a:pt x="186" y="303"/>
                                  </a:cubicBezTo>
                                  <a:cubicBezTo>
                                    <a:pt x="195" y="312"/>
                                    <a:pt x="196" y="293"/>
                                    <a:pt x="198" y="288"/>
                                  </a:cubicBezTo>
                                  <a:cubicBezTo>
                                    <a:pt x="204" y="274"/>
                                    <a:pt x="218" y="268"/>
                                    <a:pt x="231" y="264"/>
                                  </a:cubicBezTo>
                                  <a:cubicBezTo>
                                    <a:pt x="276" y="270"/>
                                    <a:pt x="241" y="264"/>
                                    <a:pt x="264" y="270"/>
                                  </a:cubicBezTo>
                                  <a:cubicBezTo>
                                    <a:pt x="272" y="272"/>
                                    <a:pt x="288" y="276"/>
                                    <a:pt x="288" y="276"/>
                                  </a:cubicBezTo>
                                  <a:cubicBezTo>
                                    <a:pt x="301" y="295"/>
                                    <a:pt x="306" y="275"/>
                                    <a:pt x="321" y="270"/>
                                  </a:cubicBezTo>
                                  <a:cubicBezTo>
                                    <a:pt x="336" y="271"/>
                                    <a:pt x="353" y="266"/>
                                    <a:pt x="366" y="273"/>
                                  </a:cubicBezTo>
                                  <a:cubicBezTo>
                                    <a:pt x="372" y="276"/>
                                    <a:pt x="367" y="287"/>
                                    <a:pt x="369" y="294"/>
                                  </a:cubicBezTo>
                                  <a:cubicBezTo>
                                    <a:pt x="373" y="308"/>
                                    <a:pt x="388" y="315"/>
                                    <a:pt x="393" y="330"/>
                                  </a:cubicBezTo>
                                  <a:cubicBezTo>
                                    <a:pt x="395" y="327"/>
                                    <a:pt x="396" y="323"/>
                                    <a:pt x="399" y="321"/>
                                  </a:cubicBezTo>
                                  <a:cubicBezTo>
                                    <a:pt x="404" y="318"/>
                                    <a:pt x="417" y="315"/>
                                    <a:pt x="417" y="315"/>
                                  </a:cubicBezTo>
                                  <a:cubicBezTo>
                                    <a:pt x="425" y="317"/>
                                    <a:pt x="434" y="325"/>
                                    <a:pt x="441" y="321"/>
                                  </a:cubicBezTo>
                                  <a:cubicBezTo>
                                    <a:pt x="444" y="320"/>
                                    <a:pt x="442" y="314"/>
                                    <a:pt x="444" y="312"/>
                                  </a:cubicBezTo>
                                  <a:cubicBezTo>
                                    <a:pt x="445" y="311"/>
                                    <a:pt x="465" y="306"/>
                                    <a:pt x="465" y="306"/>
                                  </a:cubicBezTo>
                                  <a:cubicBezTo>
                                    <a:pt x="480" y="284"/>
                                    <a:pt x="459" y="309"/>
                                    <a:pt x="501" y="300"/>
                                  </a:cubicBezTo>
                                  <a:cubicBezTo>
                                    <a:pt x="504" y="299"/>
                                    <a:pt x="499" y="294"/>
                                    <a:pt x="498" y="291"/>
                                  </a:cubicBezTo>
                                  <a:cubicBezTo>
                                    <a:pt x="497" y="285"/>
                                    <a:pt x="496" y="279"/>
                                    <a:pt x="495" y="273"/>
                                  </a:cubicBezTo>
                                  <a:cubicBezTo>
                                    <a:pt x="474" y="277"/>
                                    <a:pt x="485" y="274"/>
                                    <a:pt x="462" y="282"/>
                                  </a:cubicBezTo>
                                  <a:cubicBezTo>
                                    <a:pt x="455" y="284"/>
                                    <a:pt x="444" y="294"/>
                                    <a:pt x="444" y="294"/>
                                  </a:cubicBezTo>
                                  <a:cubicBezTo>
                                    <a:pt x="438" y="290"/>
                                    <a:pt x="428" y="291"/>
                                    <a:pt x="426" y="285"/>
                                  </a:cubicBezTo>
                                  <a:cubicBezTo>
                                    <a:pt x="420" y="266"/>
                                    <a:pt x="442" y="260"/>
                                    <a:pt x="456" y="255"/>
                                  </a:cubicBezTo>
                                  <a:cubicBezTo>
                                    <a:pt x="483" y="262"/>
                                    <a:pt x="475" y="268"/>
                                    <a:pt x="486" y="252"/>
                                  </a:cubicBezTo>
                                  <a:cubicBezTo>
                                    <a:pt x="472" y="231"/>
                                    <a:pt x="473" y="234"/>
                                    <a:pt x="444" y="237"/>
                                  </a:cubicBezTo>
                                  <a:cubicBezTo>
                                    <a:pt x="439" y="223"/>
                                    <a:pt x="430" y="222"/>
                                    <a:pt x="444" y="213"/>
                                  </a:cubicBezTo>
                                  <a:cubicBezTo>
                                    <a:pt x="456" y="231"/>
                                    <a:pt x="461" y="230"/>
                                    <a:pt x="468" y="210"/>
                                  </a:cubicBezTo>
                                  <a:cubicBezTo>
                                    <a:pt x="471" y="186"/>
                                    <a:pt x="467" y="167"/>
                                    <a:pt x="492" y="162"/>
                                  </a:cubicBezTo>
                                  <a:cubicBezTo>
                                    <a:pt x="499" y="183"/>
                                    <a:pt x="500" y="215"/>
                                    <a:pt x="519" y="228"/>
                                  </a:cubicBezTo>
                                  <a:cubicBezTo>
                                    <a:pt x="527" y="251"/>
                                    <a:pt x="535" y="253"/>
                                    <a:pt x="552" y="264"/>
                                  </a:cubicBezTo>
                                  <a:cubicBezTo>
                                    <a:pt x="594" y="261"/>
                                    <a:pt x="639" y="261"/>
                                    <a:pt x="684" y="246"/>
                                  </a:cubicBezTo>
                                  <a:cubicBezTo>
                                    <a:pt x="699" y="243"/>
                                    <a:pt x="703" y="244"/>
                                    <a:pt x="717" y="240"/>
                                  </a:cubicBezTo>
                                  <a:cubicBezTo>
                                    <a:pt x="718" y="237"/>
                                    <a:pt x="718" y="233"/>
                                    <a:pt x="720" y="231"/>
                                  </a:cubicBezTo>
                                  <a:cubicBezTo>
                                    <a:pt x="722" y="229"/>
                                    <a:pt x="728" y="231"/>
                                    <a:pt x="729" y="228"/>
                                  </a:cubicBezTo>
                                  <a:cubicBezTo>
                                    <a:pt x="732" y="221"/>
                                    <a:pt x="729" y="211"/>
                                    <a:pt x="732" y="204"/>
                                  </a:cubicBezTo>
                                  <a:cubicBezTo>
                                    <a:pt x="734" y="199"/>
                                    <a:pt x="759" y="192"/>
                                    <a:pt x="759" y="192"/>
                                  </a:cubicBezTo>
                                  <a:cubicBezTo>
                                    <a:pt x="762" y="191"/>
                                    <a:pt x="768" y="189"/>
                                    <a:pt x="768" y="189"/>
                                  </a:cubicBezTo>
                                  <a:cubicBezTo>
                                    <a:pt x="793" y="205"/>
                                    <a:pt x="770" y="196"/>
                                    <a:pt x="801" y="192"/>
                                  </a:cubicBezTo>
                                  <a:cubicBezTo>
                                    <a:pt x="796" y="178"/>
                                    <a:pt x="810" y="172"/>
                                    <a:pt x="822" y="168"/>
                                  </a:cubicBezTo>
                                  <a:cubicBezTo>
                                    <a:pt x="826" y="169"/>
                                    <a:pt x="813" y="189"/>
                                    <a:pt x="816" y="201"/>
                                  </a:cubicBezTo>
                                  <a:cubicBezTo>
                                    <a:pt x="819" y="213"/>
                                    <a:pt x="833" y="238"/>
                                    <a:pt x="840" y="243"/>
                                  </a:cubicBezTo>
                                  <a:cubicBezTo>
                                    <a:pt x="852" y="240"/>
                                    <a:pt x="853" y="243"/>
                                    <a:pt x="858" y="231"/>
                                  </a:cubicBezTo>
                                  <a:cubicBezTo>
                                    <a:pt x="861" y="225"/>
                                    <a:pt x="864" y="213"/>
                                    <a:pt x="864" y="213"/>
                                  </a:cubicBezTo>
                                  <a:cubicBezTo>
                                    <a:pt x="851" y="204"/>
                                    <a:pt x="852" y="198"/>
                                    <a:pt x="849" y="183"/>
                                  </a:cubicBezTo>
                                  <a:cubicBezTo>
                                    <a:pt x="853" y="161"/>
                                    <a:pt x="859" y="156"/>
                                    <a:pt x="852" y="135"/>
                                  </a:cubicBezTo>
                                  <a:cubicBezTo>
                                    <a:pt x="872" y="128"/>
                                    <a:pt x="888" y="115"/>
                                    <a:pt x="909" y="108"/>
                                  </a:cubicBezTo>
                                  <a:cubicBezTo>
                                    <a:pt x="930" y="129"/>
                                    <a:pt x="932" y="160"/>
                                    <a:pt x="957" y="177"/>
                                  </a:cubicBezTo>
                                  <a:cubicBezTo>
                                    <a:pt x="969" y="159"/>
                                    <a:pt x="945" y="148"/>
                                    <a:pt x="972" y="139"/>
                                  </a:cubicBezTo>
                                  <a:cubicBezTo>
                                    <a:pt x="974" y="130"/>
                                    <a:pt x="991" y="100"/>
                                    <a:pt x="998" y="121"/>
                                  </a:cubicBezTo>
                                  <a:cubicBezTo>
                                    <a:pt x="1002" y="162"/>
                                    <a:pt x="994" y="180"/>
                                    <a:pt x="1029" y="192"/>
                                  </a:cubicBezTo>
                                  <a:cubicBezTo>
                                    <a:pt x="1042" y="183"/>
                                    <a:pt x="1053" y="182"/>
                                    <a:pt x="1068" y="186"/>
                                  </a:cubicBezTo>
                                  <a:cubicBezTo>
                                    <a:pt x="1087" y="199"/>
                                    <a:pt x="1083" y="182"/>
                                    <a:pt x="1098" y="177"/>
                                  </a:cubicBezTo>
                                  <a:cubicBezTo>
                                    <a:pt x="1103" y="162"/>
                                    <a:pt x="1114" y="167"/>
                                    <a:pt x="1128" y="162"/>
                                  </a:cubicBezTo>
                                  <a:cubicBezTo>
                                    <a:pt x="1149" y="130"/>
                                    <a:pt x="1123" y="176"/>
                                    <a:pt x="1128" y="144"/>
                                  </a:cubicBezTo>
                                  <a:cubicBezTo>
                                    <a:pt x="1129" y="136"/>
                                    <a:pt x="1139" y="132"/>
                                    <a:pt x="1143" y="126"/>
                                  </a:cubicBezTo>
                                  <a:cubicBezTo>
                                    <a:pt x="1141" y="105"/>
                                    <a:pt x="1145" y="94"/>
                                    <a:pt x="1125" y="87"/>
                                  </a:cubicBezTo>
                                  <a:cubicBezTo>
                                    <a:pt x="1113" y="75"/>
                                    <a:pt x="1114" y="66"/>
                                    <a:pt x="1131" y="60"/>
                                  </a:cubicBezTo>
                                  <a:cubicBezTo>
                                    <a:pt x="1128" y="42"/>
                                    <a:pt x="1114" y="8"/>
                                    <a:pt x="1137" y="0"/>
                                  </a:cubicBezTo>
                                  <a:cubicBezTo>
                                    <a:pt x="1140" y="2"/>
                                    <a:pt x="1146" y="6"/>
                                    <a:pt x="1146" y="6"/>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4" name="Freeform 245"/>
                          <wps:cNvSpPr>
                            <a:spLocks/>
                          </wps:cNvSpPr>
                          <wps:spPr bwMode="auto">
                            <a:xfrm>
                              <a:off x="17462071" y="7700335"/>
                              <a:ext cx="2666882" cy="1344652"/>
                            </a:xfrm>
                            <a:custGeom>
                              <a:avLst/>
                              <a:gdLst>
                                <a:gd name="T0" fmla="*/ 2147483647 w 738"/>
                                <a:gd name="T1" fmla="*/ 2147483647 h 381"/>
                                <a:gd name="T2" fmla="*/ 2147483647 w 738"/>
                                <a:gd name="T3" fmla="*/ 2147483647 h 381"/>
                                <a:gd name="T4" fmla="*/ 2147483647 w 738"/>
                                <a:gd name="T5" fmla="*/ 2147483647 h 381"/>
                                <a:gd name="T6" fmla="*/ 2147483647 w 738"/>
                                <a:gd name="T7" fmla="*/ 2147483647 h 381"/>
                                <a:gd name="T8" fmla="*/ 2147483647 w 738"/>
                                <a:gd name="T9" fmla="*/ 2147483647 h 381"/>
                                <a:gd name="T10" fmla="*/ 2147483647 w 738"/>
                                <a:gd name="T11" fmla="*/ 2147483647 h 381"/>
                                <a:gd name="T12" fmla="*/ 2147483647 w 738"/>
                                <a:gd name="T13" fmla="*/ 2147483647 h 381"/>
                                <a:gd name="T14" fmla="*/ 2147483647 w 738"/>
                                <a:gd name="T15" fmla="*/ 2147483647 h 381"/>
                                <a:gd name="T16" fmla="*/ 2147483647 w 738"/>
                                <a:gd name="T17" fmla="*/ 2147483647 h 381"/>
                                <a:gd name="T18" fmla="*/ 2147483647 w 738"/>
                                <a:gd name="T19" fmla="*/ 2147483647 h 381"/>
                                <a:gd name="T20" fmla="*/ 2147483647 w 738"/>
                                <a:gd name="T21" fmla="*/ 2147483647 h 381"/>
                                <a:gd name="T22" fmla="*/ 2147483647 w 738"/>
                                <a:gd name="T23" fmla="*/ 2147483647 h 381"/>
                                <a:gd name="T24" fmla="*/ 2147483647 w 738"/>
                                <a:gd name="T25" fmla="*/ 2147483647 h 381"/>
                                <a:gd name="T26" fmla="*/ 2147483647 w 738"/>
                                <a:gd name="T27" fmla="*/ 2147483647 h 381"/>
                                <a:gd name="T28" fmla="*/ 2147483647 w 738"/>
                                <a:gd name="T29" fmla="*/ 2147483647 h 381"/>
                                <a:gd name="T30" fmla="*/ 2147483647 w 738"/>
                                <a:gd name="T31" fmla="*/ 2147483647 h 381"/>
                                <a:gd name="T32" fmla="*/ 2147483647 w 738"/>
                                <a:gd name="T33" fmla="*/ 2147483647 h 381"/>
                                <a:gd name="T34" fmla="*/ 2147483647 w 738"/>
                                <a:gd name="T35" fmla="*/ 2147483647 h 381"/>
                                <a:gd name="T36" fmla="*/ 2147483647 w 738"/>
                                <a:gd name="T37" fmla="*/ 2147483647 h 381"/>
                                <a:gd name="T38" fmla="*/ 2147483647 w 738"/>
                                <a:gd name="T39" fmla="*/ 2147483647 h 381"/>
                                <a:gd name="T40" fmla="*/ 2147483647 w 738"/>
                                <a:gd name="T41" fmla="*/ 2147483647 h 381"/>
                                <a:gd name="T42" fmla="*/ 2147483647 w 738"/>
                                <a:gd name="T43" fmla="*/ 2147483647 h 381"/>
                                <a:gd name="T44" fmla="*/ 2147483647 w 738"/>
                                <a:gd name="T45" fmla="*/ 2147483647 h 381"/>
                                <a:gd name="T46" fmla="*/ 2147483647 w 738"/>
                                <a:gd name="T47" fmla="*/ 2147483647 h 381"/>
                                <a:gd name="T48" fmla="*/ 2147483647 w 738"/>
                                <a:gd name="T49" fmla="*/ 2147483647 h 381"/>
                                <a:gd name="T50" fmla="*/ 2147483647 w 738"/>
                                <a:gd name="T51" fmla="*/ 2147483647 h 381"/>
                                <a:gd name="T52" fmla="*/ 2147483647 w 738"/>
                                <a:gd name="T53" fmla="*/ 2147483647 h 381"/>
                                <a:gd name="T54" fmla="*/ 2147483647 w 738"/>
                                <a:gd name="T55" fmla="*/ 2147483647 h 381"/>
                                <a:gd name="T56" fmla="*/ 2147483647 w 738"/>
                                <a:gd name="T57" fmla="*/ 2147483647 h 381"/>
                                <a:gd name="T58" fmla="*/ 2147483647 w 738"/>
                                <a:gd name="T59" fmla="*/ 2147483647 h 381"/>
                                <a:gd name="T60" fmla="*/ 2147483647 w 738"/>
                                <a:gd name="T61" fmla="*/ 2147483647 h 381"/>
                                <a:gd name="T62" fmla="*/ 2147483647 w 738"/>
                                <a:gd name="T63" fmla="*/ 2147483647 h 381"/>
                                <a:gd name="T64" fmla="*/ 2147483647 w 738"/>
                                <a:gd name="T65" fmla="*/ 2147483647 h 381"/>
                                <a:gd name="T66" fmla="*/ 2147483647 w 738"/>
                                <a:gd name="T67" fmla="*/ 2147483647 h 381"/>
                                <a:gd name="T68" fmla="*/ 2147483647 w 738"/>
                                <a:gd name="T69" fmla="*/ 2147483647 h 381"/>
                                <a:gd name="T70" fmla="*/ 2147483647 w 738"/>
                                <a:gd name="T71" fmla="*/ 2147483647 h 381"/>
                                <a:gd name="T72" fmla="*/ 2147483647 w 738"/>
                                <a:gd name="T73" fmla="*/ 2147483647 h 381"/>
                                <a:gd name="T74" fmla="*/ 2147483647 w 738"/>
                                <a:gd name="T75" fmla="*/ 2147483647 h 381"/>
                                <a:gd name="T76" fmla="*/ 2147483647 w 738"/>
                                <a:gd name="T77" fmla="*/ 2147483647 h 381"/>
                                <a:gd name="T78" fmla="*/ 2147483647 w 738"/>
                                <a:gd name="T79" fmla="*/ 2147483647 h 381"/>
                                <a:gd name="T80" fmla="*/ 2147483647 w 738"/>
                                <a:gd name="T81" fmla="*/ 2147483647 h 381"/>
                                <a:gd name="T82" fmla="*/ 2147483647 w 738"/>
                                <a:gd name="T83" fmla="*/ 2147483647 h 381"/>
                                <a:gd name="T84" fmla="*/ 2147483647 w 738"/>
                                <a:gd name="T85" fmla="*/ 2147483647 h 381"/>
                                <a:gd name="T86" fmla="*/ 2147483647 w 738"/>
                                <a:gd name="T87" fmla="*/ 2147483647 h 381"/>
                                <a:gd name="T88" fmla="*/ 2147483647 w 738"/>
                                <a:gd name="T89" fmla="*/ 2147483647 h 381"/>
                                <a:gd name="T90" fmla="*/ 2147483647 w 738"/>
                                <a:gd name="T91" fmla="*/ 2147483647 h 381"/>
                                <a:gd name="T92" fmla="*/ 2147483647 w 738"/>
                                <a:gd name="T93" fmla="*/ 2147483647 h 381"/>
                                <a:gd name="T94" fmla="*/ 2147483647 w 738"/>
                                <a:gd name="T95" fmla="*/ 2147483647 h 381"/>
                                <a:gd name="T96" fmla="*/ 2147483647 w 738"/>
                                <a:gd name="T97" fmla="*/ 2147483647 h 381"/>
                                <a:gd name="T98" fmla="*/ 2147483647 w 738"/>
                                <a:gd name="T99" fmla="*/ 2147483647 h 381"/>
                                <a:gd name="T100" fmla="*/ 2147483647 w 738"/>
                                <a:gd name="T101" fmla="*/ 2147483647 h 381"/>
                                <a:gd name="T102" fmla="*/ 2147483647 w 738"/>
                                <a:gd name="T103" fmla="*/ 2147483647 h 381"/>
                                <a:gd name="T104" fmla="*/ 2147483647 w 738"/>
                                <a:gd name="T105" fmla="*/ 2147483647 h 381"/>
                                <a:gd name="T106" fmla="*/ 2147483647 w 738"/>
                                <a:gd name="T107" fmla="*/ 2147483647 h 381"/>
                                <a:gd name="T108" fmla="*/ 0 w 738"/>
                                <a:gd name="T109" fmla="*/ 2147483647 h 38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38" h="381">
                                  <a:moveTo>
                                    <a:pt x="738" y="3"/>
                                  </a:moveTo>
                                  <a:cubicBezTo>
                                    <a:pt x="733" y="19"/>
                                    <a:pt x="724" y="15"/>
                                    <a:pt x="708" y="12"/>
                                  </a:cubicBezTo>
                                  <a:cubicBezTo>
                                    <a:pt x="701" y="13"/>
                                    <a:pt x="709" y="2"/>
                                    <a:pt x="703" y="1"/>
                                  </a:cubicBezTo>
                                  <a:cubicBezTo>
                                    <a:pt x="697" y="0"/>
                                    <a:pt x="677" y="2"/>
                                    <a:pt x="671" y="5"/>
                                  </a:cubicBezTo>
                                  <a:cubicBezTo>
                                    <a:pt x="665" y="8"/>
                                    <a:pt x="669" y="19"/>
                                    <a:pt x="665" y="21"/>
                                  </a:cubicBezTo>
                                  <a:cubicBezTo>
                                    <a:pt x="661" y="23"/>
                                    <a:pt x="655" y="16"/>
                                    <a:pt x="648" y="18"/>
                                  </a:cubicBezTo>
                                  <a:cubicBezTo>
                                    <a:pt x="637" y="25"/>
                                    <a:pt x="631" y="25"/>
                                    <a:pt x="624" y="36"/>
                                  </a:cubicBezTo>
                                  <a:cubicBezTo>
                                    <a:pt x="617" y="63"/>
                                    <a:pt x="629" y="50"/>
                                    <a:pt x="623" y="67"/>
                                  </a:cubicBezTo>
                                  <a:cubicBezTo>
                                    <a:pt x="630" y="88"/>
                                    <a:pt x="616" y="83"/>
                                    <a:pt x="630" y="93"/>
                                  </a:cubicBezTo>
                                  <a:cubicBezTo>
                                    <a:pt x="633" y="103"/>
                                    <a:pt x="645" y="111"/>
                                    <a:pt x="647" y="121"/>
                                  </a:cubicBezTo>
                                  <a:cubicBezTo>
                                    <a:pt x="651" y="139"/>
                                    <a:pt x="647" y="156"/>
                                    <a:pt x="651" y="174"/>
                                  </a:cubicBezTo>
                                  <a:cubicBezTo>
                                    <a:pt x="640" y="181"/>
                                    <a:pt x="634" y="180"/>
                                    <a:pt x="630" y="192"/>
                                  </a:cubicBezTo>
                                  <a:cubicBezTo>
                                    <a:pt x="628" y="199"/>
                                    <a:pt x="630" y="217"/>
                                    <a:pt x="633" y="223"/>
                                  </a:cubicBezTo>
                                  <a:cubicBezTo>
                                    <a:pt x="636" y="229"/>
                                    <a:pt x="645" y="224"/>
                                    <a:pt x="649" y="227"/>
                                  </a:cubicBezTo>
                                  <a:cubicBezTo>
                                    <a:pt x="653" y="230"/>
                                    <a:pt x="667" y="228"/>
                                    <a:pt x="657" y="243"/>
                                  </a:cubicBezTo>
                                  <a:cubicBezTo>
                                    <a:pt x="649" y="294"/>
                                    <a:pt x="622" y="287"/>
                                    <a:pt x="591" y="318"/>
                                  </a:cubicBezTo>
                                  <a:cubicBezTo>
                                    <a:pt x="587" y="331"/>
                                    <a:pt x="583" y="334"/>
                                    <a:pt x="570" y="330"/>
                                  </a:cubicBezTo>
                                  <a:cubicBezTo>
                                    <a:pt x="565" y="329"/>
                                    <a:pt x="576" y="317"/>
                                    <a:pt x="573" y="311"/>
                                  </a:cubicBezTo>
                                  <a:cubicBezTo>
                                    <a:pt x="570" y="305"/>
                                    <a:pt x="547" y="299"/>
                                    <a:pt x="553" y="293"/>
                                  </a:cubicBezTo>
                                  <a:cubicBezTo>
                                    <a:pt x="562" y="279"/>
                                    <a:pt x="550" y="278"/>
                                    <a:pt x="537" y="282"/>
                                  </a:cubicBezTo>
                                  <a:cubicBezTo>
                                    <a:pt x="533" y="281"/>
                                    <a:pt x="527" y="282"/>
                                    <a:pt x="525" y="279"/>
                                  </a:cubicBezTo>
                                  <a:cubicBezTo>
                                    <a:pt x="522" y="277"/>
                                    <a:pt x="531" y="273"/>
                                    <a:pt x="531" y="269"/>
                                  </a:cubicBezTo>
                                  <a:cubicBezTo>
                                    <a:pt x="531" y="265"/>
                                    <a:pt x="529" y="252"/>
                                    <a:pt x="525" y="252"/>
                                  </a:cubicBezTo>
                                  <a:cubicBezTo>
                                    <a:pt x="523" y="255"/>
                                    <a:pt x="510" y="268"/>
                                    <a:pt x="507" y="270"/>
                                  </a:cubicBezTo>
                                  <a:cubicBezTo>
                                    <a:pt x="505" y="272"/>
                                    <a:pt x="500" y="271"/>
                                    <a:pt x="498" y="273"/>
                                  </a:cubicBezTo>
                                  <a:cubicBezTo>
                                    <a:pt x="496" y="275"/>
                                    <a:pt x="498" y="280"/>
                                    <a:pt x="495" y="282"/>
                                  </a:cubicBezTo>
                                  <a:cubicBezTo>
                                    <a:pt x="490" y="286"/>
                                    <a:pt x="477" y="288"/>
                                    <a:pt x="477" y="288"/>
                                  </a:cubicBezTo>
                                  <a:cubicBezTo>
                                    <a:pt x="465" y="300"/>
                                    <a:pt x="477" y="307"/>
                                    <a:pt x="461" y="303"/>
                                  </a:cubicBezTo>
                                  <a:cubicBezTo>
                                    <a:pt x="456" y="299"/>
                                    <a:pt x="462" y="272"/>
                                    <a:pt x="459" y="263"/>
                                  </a:cubicBezTo>
                                  <a:cubicBezTo>
                                    <a:pt x="456" y="254"/>
                                    <a:pt x="447" y="246"/>
                                    <a:pt x="444" y="246"/>
                                  </a:cubicBezTo>
                                  <a:cubicBezTo>
                                    <a:pt x="439" y="239"/>
                                    <a:pt x="442" y="253"/>
                                    <a:pt x="439" y="263"/>
                                  </a:cubicBezTo>
                                  <a:cubicBezTo>
                                    <a:pt x="436" y="273"/>
                                    <a:pt x="433" y="305"/>
                                    <a:pt x="425" y="309"/>
                                  </a:cubicBezTo>
                                  <a:cubicBezTo>
                                    <a:pt x="405" y="302"/>
                                    <a:pt x="419" y="294"/>
                                    <a:pt x="393" y="289"/>
                                  </a:cubicBezTo>
                                  <a:cubicBezTo>
                                    <a:pt x="385" y="284"/>
                                    <a:pt x="386" y="278"/>
                                    <a:pt x="379" y="277"/>
                                  </a:cubicBezTo>
                                  <a:cubicBezTo>
                                    <a:pt x="371" y="277"/>
                                    <a:pt x="352" y="289"/>
                                    <a:pt x="345" y="289"/>
                                  </a:cubicBezTo>
                                  <a:cubicBezTo>
                                    <a:pt x="343" y="285"/>
                                    <a:pt x="336" y="279"/>
                                    <a:pt x="335" y="275"/>
                                  </a:cubicBezTo>
                                  <a:cubicBezTo>
                                    <a:pt x="334" y="271"/>
                                    <a:pt x="349" y="261"/>
                                    <a:pt x="345" y="261"/>
                                  </a:cubicBezTo>
                                  <a:cubicBezTo>
                                    <a:pt x="334" y="261"/>
                                    <a:pt x="326" y="273"/>
                                    <a:pt x="315" y="276"/>
                                  </a:cubicBezTo>
                                  <a:cubicBezTo>
                                    <a:pt x="322" y="297"/>
                                    <a:pt x="326" y="319"/>
                                    <a:pt x="303" y="327"/>
                                  </a:cubicBezTo>
                                  <a:cubicBezTo>
                                    <a:pt x="299" y="308"/>
                                    <a:pt x="287" y="300"/>
                                    <a:pt x="285" y="279"/>
                                  </a:cubicBezTo>
                                  <a:cubicBezTo>
                                    <a:pt x="278" y="290"/>
                                    <a:pt x="279" y="296"/>
                                    <a:pt x="267" y="300"/>
                                  </a:cubicBezTo>
                                  <a:cubicBezTo>
                                    <a:pt x="262" y="326"/>
                                    <a:pt x="259" y="307"/>
                                    <a:pt x="252" y="327"/>
                                  </a:cubicBezTo>
                                  <a:cubicBezTo>
                                    <a:pt x="250" y="338"/>
                                    <a:pt x="253" y="367"/>
                                    <a:pt x="240" y="348"/>
                                  </a:cubicBezTo>
                                  <a:cubicBezTo>
                                    <a:pt x="235" y="327"/>
                                    <a:pt x="234" y="343"/>
                                    <a:pt x="222" y="351"/>
                                  </a:cubicBezTo>
                                  <a:cubicBezTo>
                                    <a:pt x="213" y="325"/>
                                    <a:pt x="215" y="374"/>
                                    <a:pt x="195" y="381"/>
                                  </a:cubicBezTo>
                                  <a:cubicBezTo>
                                    <a:pt x="191" y="370"/>
                                    <a:pt x="190" y="361"/>
                                    <a:pt x="183" y="351"/>
                                  </a:cubicBezTo>
                                  <a:cubicBezTo>
                                    <a:pt x="187" y="338"/>
                                    <a:pt x="187" y="318"/>
                                    <a:pt x="173" y="313"/>
                                  </a:cubicBezTo>
                                  <a:cubicBezTo>
                                    <a:pt x="169" y="325"/>
                                    <a:pt x="170" y="340"/>
                                    <a:pt x="161" y="349"/>
                                  </a:cubicBezTo>
                                  <a:cubicBezTo>
                                    <a:pt x="156" y="363"/>
                                    <a:pt x="147" y="365"/>
                                    <a:pt x="135" y="357"/>
                                  </a:cubicBezTo>
                                  <a:cubicBezTo>
                                    <a:pt x="132" y="348"/>
                                    <a:pt x="111" y="341"/>
                                    <a:pt x="111" y="341"/>
                                  </a:cubicBezTo>
                                  <a:cubicBezTo>
                                    <a:pt x="89" y="349"/>
                                    <a:pt x="100" y="349"/>
                                    <a:pt x="78" y="345"/>
                                  </a:cubicBezTo>
                                  <a:cubicBezTo>
                                    <a:pt x="64" y="365"/>
                                    <a:pt x="50" y="341"/>
                                    <a:pt x="33" y="335"/>
                                  </a:cubicBezTo>
                                  <a:cubicBezTo>
                                    <a:pt x="31" y="320"/>
                                    <a:pt x="28" y="316"/>
                                    <a:pt x="24" y="303"/>
                                  </a:cubicBezTo>
                                  <a:cubicBezTo>
                                    <a:pt x="22" y="297"/>
                                    <a:pt x="18" y="285"/>
                                    <a:pt x="18" y="285"/>
                                  </a:cubicBezTo>
                                  <a:cubicBezTo>
                                    <a:pt x="20" y="270"/>
                                    <a:pt x="25" y="219"/>
                                    <a:pt x="0" y="219"/>
                                  </a:cubicBezTo>
                                </a:path>
                              </a:pathLst>
                            </a:custGeom>
                            <a:noFill/>
                            <a:ln w="28575" cap="flat" cmpd="sng">
                              <a:solidFill>
                                <a:schemeClr val="tx1"/>
                              </a:solidFill>
                              <a:prstDash val="solid"/>
                              <a:round/>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5" name="Rectangle 675"/>
                          <wps:cNvSpPr>
                            <a:spLocks noChangeArrowheads="1"/>
                          </wps:cNvSpPr>
                          <wps:spPr bwMode="auto">
                            <a:xfrm>
                              <a:off x="611139" y="941941"/>
                              <a:ext cx="491889" cy="550568"/>
                            </a:xfrm>
                            <a:prstGeom prst="rect">
                              <a:avLst/>
                            </a:prstGeom>
                            <a:solidFill>
                              <a:srgbClr val="92D050"/>
                            </a:solidFill>
                            <a:ln w="12700" algn="ctr">
                              <a:solidFill>
                                <a:schemeClr val="tx1"/>
                              </a:solidFill>
                              <a:round/>
                              <a:headEnd type="none" w="sm" len="sm"/>
                              <a:tailEnd type="none" w="sm" len="sm"/>
                            </a:ln>
                          </wps:spPr>
                          <wps:bodyPr/>
                        </wps:wsp>
                        <wps:wsp>
                          <wps:cNvPr id="676" name="TextBox 222"/>
                          <wps:cNvSpPr txBox="1">
                            <a:spLocks noChangeArrowheads="1"/>
                          </wps:cNvSpPr>
                          <wps:spPr bwMode="auto">
                            <a:xfrm>
                              <a:off x="1067027" y="810112"/>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4B2A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2012</w:t>
                                </w:r>
                              </w:p>
                            </w:txbxContent>
                          </wps:txbx>
                          <wps:bodyPr wrap="none">
                            <a:spAutoFit/>
                          </wps:bodyPr>
                        </wps:wsp>
                        <wps:wsp>
                          <wps:cNvPr id="677" name="Rectangle 677"/>
                          <wps:cNvSpPr>
                            <a:spLocks noChangeArrowheads="1"/>
                          </wps:cNvSpPr>
                          <wps:spPr bwMode="auto">
                            <a:xfrm>
                              <a:off x="10029901" y="11384009"/>
                              <a:ext cx="802232" cy="381161"/>
                            </a:xfrm>
                            <a:prstGeom prst="rect">
                              <a:avLst/>
                            </a:prstGeom>
                            <a:noFill/>
                            <a:ln w="38100">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ps:wsp>
                        <wps:wsp>
                          <wps:cNvPr id="678" name="Rectangle 678"/>
                          <wps:cNvSpPr>
                            <a:spLocks noChangeArrowheads="1"/>
                          </wps:cNvSpPr>
                          <wps:spPr bwMode="auto">
                            <a:xfrm>
                              <a:off x="11350102" y="11392080"/>
                              <a:ext cx="2816209" cy="88383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A87295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County Boundary</w:t>
                                </w:r>
                              </w:p>
                            </w:txbxContent>
                          </wps:txbx>
                          <wps:bodyPr wrap="none" lIns="0" tIns="0" rIns="0" bIns="0">
                            <a:spAutoFit/>
                          </wps:bodyPr>
                        </wps:wsp>
                        <wps:wsp>
                          <wps:cNvPr id="679" name="Rectangle 679"/>
                          <wps:cNvSpPr>
                            <a:spLocks noChangeArrowheads="1"/>
                          </wps:cNvSpPr>
                          <wps:spPr bwMode="auto">
                            <a:xfrm>
                              <a:off x="11338671" y="10774979"/>
                              <a:ext cx="2528188" cy="88383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E4A5CB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Town Boundary</w:t>
                                </w:r>
                              </w:p>
                            </w:txbxContent>
                          </wps:txbx>
                          <wps:bodyPr wrap="none" lIns="0" tIns="0" rIns="0" bIns="0">
                            <a:spAutoFit/>
                          </wps:bodyPr>
                        </wps:wsp>
                        <wps:wsp>
                          <wps:cNvPr id="680" name="Rectangle 680"/>
                          <wps:cNvSpPr>
                            <a:spLocks noChangeArrowheads="1"/>
                          </wps:cNvSpPr>
                          <wps:spPr bwMode="auto">
                            <a:xfrm>
                              <a:off x="594666" y="1673388"/>
                              <a:ext cx="491889" cy="550568"/>
                            </a:xfrm>
                            <a:prstGeom prst="rect">
                              <a:avLst/>
                            </a:prstGeom>
                            <a:solidFill>
                              <a:srgbClr val="00B050"/>
                            </a:solidFill>
                            <a:ln w="12700" algn="ctr">
                              <a:solidFill>
                                <a:schemeClr val="tx1"/>
                              </a:solidFill>
                              <a:round/>
                              <a:headEnd type="none" w="sm" len="sm"/>
                              <a:tailEnd type="none" w="sm" len="sm"/>
                            </a:ln>
                          </wps:spPr>
                          <wps:bodyPr/>
                        </wps:wsp>
                        <wps:wsp>
                          <wps:cNvPr id="681" name="TextBox 283"/>
                          <wps:cNvSpPr txBox="1">
                            <a:spLocks noChangeArrowheads="1"/>
                          </wps:cNvSpPr>
                          <wps:spPr bwMode="auto">
                            <a:xfrm>
                              <a:off x="1091053" y="1541370"/>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42F26"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2013</w:t>
                                </w:r>
                              </w:p>
                            </w:txbxContent>
                          </wps:txbx>
                          <wps:bodyPr wrap="none">
                            <a:spAutoFit/>
                          </wps:bodyPr>
                        </wps:wsp>
                        <wps:wsp>
                          <wps:cNvPr id="682" name="Rectangle 682"/>
                          <wps:cNvSpPr>
                            <a:spLocks noChangeArrowheads="1"/>
                          </wps:cNvSpPr>
                          <wps:spPr bwMode="auto">
                            <a:xfrm>
                              <a:off x="575220" y="2404836"/>
                              <a:ext cx="491889" cy="550568"/>
                            </a:xfrm>
                            <a:prstGeom prst="rect">
                              <a:avLst/>
                            </a:prstGeom>
                            <a:solidFill>
                              <a:srgbClr val="FF33CC"/>
                            </a:solidFill>
                            <a:ln w="12700" algn="ctr">
                              <a:solidFill>
                                <a:schemeClr val="tx1"/>
                              </a:solidFill>
                              <a:round/>
                              <a:headEnd type="none" w="sm" len="sm"/>
                              <a:tailEnd type="none" w="sm" len="sm"/>
                            </a:ln>
                          </wps:spPr>
                          <wps:bodyPr/>
                        </wps:wsp>
                        <wps:wsp>
                          <wps:cNvPr id="683" name="TextBox 283"/>
                          <wps:cNvSpPr txBox="1">
                            <a:spLocks noChangeArrowheads="1"/>
                          </wps:cNvSpPr>
                          <wps:spPr bwMode="auto">
                            <a:xfrm>
                              <a:off x="1091055" y="2286379"/>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1AE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2014</w:t>
                                </w:r>
                              </w:p>
                            </w:txbxContent>
                          </wps:txbx>
                          <wps:bodyPr wrap="none">
                            <a:spAutoFit/>
                          </wps:bodyPr>
                        </wps:wsp>
                        <wps:wsp>
                          <wps:cNvPr id="684" name="Line 231"/>
                          <wps:cNvCnPr/>
                          <wps:spPr bwMode="auto">
                            <a:xfrm flipH="1">
                              <a:off x="20132565" y="5078084"/>
                              <a:ext cx="28909" cy="2639896"/>
                            </a:xfrm>
                            <a:prstGeom prst="line">
                              <a:avLst/>
                            </a:prstGeom>
                            <a:noFill/>
                            <a:ln w="381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5" name="Rectangle 685"/>
                          <wps:cNvSpPr>
                            <a:spLocks noChangeArrowheads="1"/>
                          </wps:cNvSpPr>
                          <wps:spPr bwMode="auto">
                            <a:xfrm>
                              <a:off x="575220" y="3082721"/>
                              <a:ext cx="491889" cy="550568"/>
                            </a:xfrm>
                            <a:prstGeom prst="rect">
                              <a:avLst/>
                            </a:prstGeom>
                            <a:solidFill>
                              <a:schemeClr val="accent1">
                                <a:lumMod val="60000"/>
                                <a:lumOff val="40000"/>
                              </a:schemeClr>
                            </a:solidFill>
                            <a:ln w="12700" algn="ctr">
                              <a:solidFill>
                                <a:schemeClr val="tx1"/>
                              </a:solidFill>
                              <a:round/>
                              <a:headEnd type="none" w="sm" len="sm"/>
                              <a:tailEnd type="none" w="sm" len="sm"/>
                            </a:ln>
                          </wps:spPr>
                          <wps:bodyPr/>
                        </wps:wsp>
                        <wps:wsp>
                          <wps:cNvPr id="686" name="TextBox 283"/>
                          <wps:cNvSpPr txBox="1">
                            <a:spLocks noChangeArrowheads="1"/>
                          </wps:cNvSpPr>
                          <wps:spPr bwMode="auto">
                            <a:xfrm>
                              <a:off x="1119525" y="3016571"/>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371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2015</w:t>
                                </w:r>
                              </w:p>
                            </w:txbxContent>
                          </wps:txbx>
                          <wps:bodyPr wrap="none">
                            <a:spAutoFit/>
                          </wps:bodyPr>
                        </wps:wsp>
                        <wps:wsp>
                          <wps:cNvPr id="687" name="Freeform 185"/>
                          <wps:cNvSpPr>
                            <a:spLocks/>
                          </wps:cNvSpPr>
                          <wps:spPr bwMode="auto">
                            <a:xfrm>
                              <a:off x="7629299" y="9532027"/>
                              <a:ext cx="715505" cy="1418769"/>
                            </a:xfrm>
                            <a:custGeom>
                              <a:avLst/>
                              <a:gdLst>
                                <a:gd name="T0" fmla="*/ 2147483647 w 198"/>
                                <a:gd name="T1" fmla="*/ 2147483647 h 402"/>
                                <a:gd name="T2" fmla="*/ 2147483647 w 198"/>
                                <a:gd name="T3" fmla="*/ 2147483647 h 402"/>
                                <a:gd name="T4" fmla="*/ 2147483647 w 198"/>
                                <a:gd name="T5" fmla="*/ 2147483647 h 402"/>
                                <a:gd name="T6" fmla="*/ 2147483647 w 198"/>
                                <a:gd name="T7" fmla="*/ 2147483647 h 402"/>
                                <a:gd name="T8" fmla="*/ 2147483647 w 198"/>
                                <a:gd name="T9" fmla="*/ 2147483647 h 402"/>
                                <a:gd name="T10" fmla="*/ 2147483647 w 198"/>
                                <a:gd name="T11" fmla="*/ 2147483647 h 402"/>
                                <a:gd name="T12" fmla="*/ 2147483647 w 198"/>
                                <a:gd name="T13" fmla="*/ 2147483647 h 402"/>
                                <a:gd name="T14" fmla="*/ 2147483647 w 198"/>
                                <a:gd name="T15" fmla="*/ 2147483647 h 402"/>
                                <a:gd name="T16" fmla="*/ 2147483647 w 198"/>
                                <a:gd name="T17" fmla="*/ 2147483647 h 402"/>
                                <a:gd name="T18" fmla="*/ 2147483647 w 198"/>
                                <a:gd name="T19" fmla="*/ 2147483647 h 402"/>
                                <a:gd name="T20" fmla="*/ 2147483647 w 198"/>
                                <a:gd name="T21" fmla="*/ 2147483647 h 402"/>
                                <a:gd name="T22" fmla="*/ 2147483647 w 198"/>
                                <a:gd name="T23" fmla="*/ 2147483647 h 402"/>
                                <a:gd name="T24" fmla="*/ 2147483647 w 198"/>
                                <a:gd name="T25" fmla="*/ 2147483647 h 402"/>
                                <a:gd name="T26" fmla="*/ 2147483647 w 198"/>
                                <a:gd name="T27" fmla="*/ 2147483647 h 402"/>
                                <a:gd name="T28" fmla="*/ 2147483647 w 198"/>
                                <a:gd name="T29" fmla="*/ 2147483647 h 402"/>
                                <a:gd name="T30" fmla="*/ 2147483647 w 198"/>
                                <a:gd name="T31" fmla="*/ 2147483647 h 402"/>
                                <a:gd name="T32" fmla="*/ 2147483647 w 198"/>
                                <a:gd name="T33" fmla="*/ 2147483647 h 402"/>
                                <a:gd name="T34" fmla="*/ 2147483647 w 198"/>
                                <a:gd name="T35" fmla="*/ 2147483647 h 402"/>
                                <a:gd name="T36" fmla="*/ 2147483647 w 198"/>
                                <a:gd name="T37" fmla="*/ 2147483647 h 402"/>
                                <a:gd name="T38" fmla="*/ 2147483647 w 198"/>
                                <a:gd name="T39" fmla="*/ 2147483647 h 402"/>
                                <a:gd name="T40" fmla="*/ 2147483647 w 198"/>
                                <a:gd name="T41" fmla="*/ 2147483647 h 402"/>
                                <a:gd name="T42" fmla="*/ 2147483647 w 198"/>
                                <a:gd name="T43" fmla="*/ 2147483647 h 402"/>
                                <a:gd name="T44" fmla="*/ 2147483647 w 198"/>
                                <a:gd name="T45" fmla="*/ 2147483647 h 402"/>
                                <a:gd name="T46" fmla="*/ 2147483647 w 198"/>
                                <a:gd name="T47" fmla="*/ 2147483647 h 402"/>
                                <a:gd name="T48" fmla="*/ 2147483647 w 198"/>
                                <a:gd name="T49" fmla="*/ 2147483647 h 402"/>
                                <a:gd name="T50" fmla="*/ 2147483647 w 198"/>
                                <a:gd name="T51" fmla="*/ 2147483647 h 402"/>
                                <a:gd name="T52" fmla="*/ 2147483647 w 198"/>
                                <a:gd name="T53" fmla="*/ 2147483647 h 402"/>
                                <a:gd name="T54" fmla="*/ 2147483647 w 198"/>
                                <a:gd name="T55" fmla="*/ 2147483647 h 402"/>
                                <a:gd name="T56" fmla="*/ 2147483647 w 198"/>
                                <a:gd name="T57" fmla="*/ 2147483647 h 402"/>
                                <a:gd name="T58" fmla="*/ 2147483647 w 198"/>
                                <a:gd name="T59" fmla="*/ 2147483647 h 402"/>
                                <a:gd name="T60" fmla="*/ 2147483647 w 198"/>
                                <a:gd name="T61" fmla="*/ 2147483647 h 402"/>
                                <a:gd name="T62" fmla="*/ 2147483647 w 198"/>
                                <a:gd name="T63" fmla="*/ 2147483647 h 402"/>
                                <a:gd name="T64" fmla="*/ 2147483647 w 198"/>
                                <a:gd name="T65" fmla="*/ 2147483647 h 402"/>
                                <a:gd name="T66" fmla="*/ 2147483647 w 198"/>
                                <a:gd name="T67" fmla="*/ 2147483647 h 402"/>
                                <a:gd name="T68" fmla="*/ 2147483647 w 198"/>
                                <a:gd name="T69" fmla="*/ 2147483647 h 402"/>
                                <a:gd name="T70" fmla="*/ 2147483647 w 198"/>
                                <a:gd name="T71" fmla="*/ 2147483647 h 402"/>
                                <a:gd name="T72" fmla="*/ 2147483647 w 198"/>
                                <a:gd name="T73" fmla="*/ 2147483647 h 402"/>
                                <a:gd name="T74" fmla="*/ 2147483647 w 198"/>
                                <a:gd name="T75" fmla="*/ 2147483647 h 402"/>
                                <a:gd name="T76" fmla="*/ 2147483647 w 198"/>
                                <a:gd name="T77" fmla="*/ 2147483647 h 402"/>
                                <a:gd name="T78" fmla="*/ 2147483647 w 198"/>
                                <a:gd name="T79" fmla="*/ 2147483647 h 402"/>
                                <a:gd name="T80" fmla="*/ 2147483647 w 198"/>
                                <a:gd name="T81" fmla="*/ 2147483647 h 402"/>
                                <a:gd name="T82" fmla="*/ 2147483647 w 198"/>
                                <a:gd name="T83" fmla="*/ 2147483647 h 402"/>
                                <a:gd name="T84" fmla="*/ 2147483647 w 198"/>
                                <a:gd name="T85" fmla="*/ 2147483647 h 402"/>
                                <a:gd name="T86" fmla="*/ 2147483647 w 198"/>
                                <a:gd name="T87" fmla="*/ 2147483647 h 402"/>
                                <a:gd name="T88" fmla="*/ 2147483647 w 198"/>
                                <a:gd name="T89" fmla="*/ 2147483647 h 402"/>
                                <a:gd name="T90" fmla="*/ 2147483647 w 198"/>
                                <a:gd name="T91" fmla="*/ 2147483647 h 402"/>
                                <a:gd name="T92" fmla="*/ 2147483647 w 198"/>
                                <a:gd name="T93" fmla="*/ 2147483647 h 402"/>
                                <a:gd name="T94" fmla="*/ 2147483647 w 198"/>
                                <a:gd name="T95" fmla="*/ 2147483647 h 402"/>
                                <a:gd name="T96" fmla="*/ 2147483647 w 198"/>
                                <a:gd name="T97" fmla="*/ 2147483647 h 402"/>
                                <a:gd name="T98" fmla="*/ 2147483647 w 198"/>
                                <a:gd name="T99" fmla="*/ 2147483647 h 402"/>
                                <a:gd name="T100" fmla="*/ 2147483647 w 198"/>
                                <a:gd name="T101" fmla="*/ 0 h 402"/>
                                <a:gd name="T102" fmla="*/ 2147483647 w 198"/>
                                <a:gd name="T103" fmla="*/ 2147483647 h 402"/>
                                <a:gd name="T104" fmla="*/ 2147483647 w 198"/>
                                <a:gd name="T105" fmla="*/ 2147483647 h 402"/>
                                <a:gd name="T106" fmla="*/ 2147483647 w 198"/>
                                <a:gd name="T107" fmla="*/ 2147483647 h 402"/>
                                <a:gd name="T108" fmla="*/ 2147483647 w 198"/>
                                <a:gd name="T109" fmla="*/ 2147483647 h 402"/>
                                <a:gd name="T110" fmla="*/ 2147483647 w 198"/>
                                <a:gd name="T111" fmla="*/ 2147483647 h 402"/>
                                <a:gd name="T112" fmla="*/ 2147483647 w 198"/>
                                <a:gd name="T113" fmla="*/ 2147483647 h 40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98" h="402">
                                  <a:moveTo>
                                    <a:pt x="198" y="42"/>
                                  </a:moveTo>
                                  <a:lnTo>
                                    <a:pt x="198" y="48"/>
                                  </a:lnTo>
                                  <a:lnTo>
                                    <a:pt x="198" y="54"/>
                                  </a:lnTo>
                                  <a:lnTo>
                                    <a:pt x="192" y="60"/>
                                  </a:lnTo>
                                  <a:lnTo>
                                    <a:pt x="192" y="66"/>
                                  </a:lnTo>
                                  <a:lnTo>
                                    <a:pt x="186" y="72"/>
                                  </a:lnTo>
                                  <a:lnTo>
                                    <a:pt x="186" y="78"/>
                                  </a:lnTo>
                                  <a:lnTo>
                                    <a:pt x="180" y="78"/>
                                  </a:lnTo>
                                  <a:lnTo>
                                    <a:pt x="174" y="84"/>
                                  </a:lnTo>
                                  <a:lnTo>
                                    <a:pt x="174" y="90"/>
                                  </a:lnTo>
                                  <a:lnTo>
                                    <a:pt x="168" y="90"/>
                                  </a:lnTo>
                                  <a:lnTo>
                                    <a:pt x="162" y="96"/>
                                  </a:lnTo>
                                  <a:lnTo>
                                    <a:pt x="156" y="96"/>
                                  </a:lnTo>
                                  <a:lnTo>
                                    <a:pt x="156" y="102"/>
                                  </a:lnTo>
                                  <a:lnTo>
                                    <a:pt x="150" y="108"/>
                                  </a:lnTo>
                                  <a:lnTo>
                                    <a:pt x="150" y="114"/>
                                  </a:lnTo>
                                  <a:lnTo>
                                    <a:pt x="144" y="120"/>
                                  </a:lnTo>
                                  <a:lnTo>
                                    <a:pt x="144" y="126"/>
                                  </a:lnTo>
                                  <a:lnTo>
                                    <a:pt x="138" y="132"/>
                                  </a:lnTo>
                                  <a:lnTo>
                                    <a:pt x="138" y="138"/>
                                  </a:lnTo>
                                  <a:lnTo>
                                    <a:pt x="138" y="144"/>
                                  </a:lnTo>
                                  <a:lnTo>
                                    <a:pt x="138" y="150"/>
                                  </a:lnTo>
                                  <a:lnTo>
                                    <a:pt x="138" y="156"/>
                                  </a:lnTo>
                                  <a:lnTo>
                                    <a:pt x="144" y="162"/>
                                  </a:lnTo>
                                  <a:lnTo>
                                    <a:pt x="144" y="168"/>
                                  </a:lnTo>
                                  <a:lnTo>
                                    <a:pt x="138" y="174"/>
                                  </a:lnTo>
                                  <a:lnTo>
                                    <a:pt x="138" y="180"/>
                                  </a:lnTo>
                                  <a:lnTo>
                                    <a:pt x="138" y="186"/>
                                  </a:lnTo>
                                  <a:lnTo>
                                    <a:pt x="138" y="192"/>
                                  </a:lnTo>
                                  <a:lnTo>
                                    <a:pt x="138" y="198"/>
                                  </a:lnTo>
                                  <a:lnTo>
                                    <a:pt x="138" y="204"/>
                                  </a:lnTo>
                                  <a:lnTo>
                                    <a:pt x="138" y="210"/>
                                  </a:lnTo>
                                  <a:lnTo>
                                    <a:pt x="144" y="216"/>
                                  </a:lnTo>
                                  <a:lnTo>
                                    <a:pt x="138" y="222"/>
                                  </a:lnTo>
                                  <a:lnTo>
                                    <a:pt x="138" y="228"/>
                                  </a:lnTo>
                                  <a:lnTo>
                                    <a:pt x="132" y="234"/>
                                  </a:lnTo>
                                  <a:lnTo>
                                    <a:pt x="126" y="240"/>
                                  </a:lnTo>
                                  <a:lnTo>
                                    <a:pt x="120" y="246"/>
                                  </a:lnTo>
                                  <a:lnTo>
                                    <a:pt x="120" y="252"/>
                                  </a:lnTo>
                                  <a:lnTo>
                                    <a:pt x="114" y="258"/>
                                  </a:lnTo>
                                  <a:lnTo>
                                    <a:pt x="108" y="264"/>
                                  </a:lnTo>
                                  <a:lnTo>
                                    <a:pt x="108" y="270"/>
                                  </a:lnTo>
                                  <a:lnTo>
                                    <a:pt x="108" y="282"/>
                                  </a:lnTo>
                                  <a:lnTo>
                                    <a:pt x="108" y="288"/>
                                  </a:lnTo>
                                  <a:lnTo>
                                    <a:pt x="102" y="294"/>
                                  </a:lnTo>
                                  <a:lnTo>
                                    <a:pt x="108" y="300"/>
                                  </a:lnTo>
                                  <a:lnTo>
                                    <a:pt x="102" y="306"/>
                                  </a:lnTo>
                                  <a:lnTo>
                                    <a:pt x="102" y="318"/>
                                  </a:lnTo>
                                  <a:lnTo>
                                    <a:pt x="108" y="318"/>
                                  </a:lnTo>
                                  <a:lnTo>
                                    <a:pt x="114" y="318"/>
                                  </a:lnTo>
                                  <a:lnTo>
                                    <a:pt x="120" y="318"/>
                                  </a:lnTo>
                                  <a:lnTo>
                                    <a:pt x="126" y="324"/>
                                  </a:lnTo>
                                  <a:lnTo>
                                    <a:pt x="132" y="318"/>
                                  </a:lnTo>
                                  <a:lnTo>
                                    <a:pt x="132" y="324"/>
                                  </a:lnTo>
                                  <a:lnTo>
                                    <a:pt x="138" y="324"/>
                                  </a:lnTo>
                                  <a:lnTo>
                                    <a:pt x="144" y="330"/>
                                  </a:lnTo>
                                  <a:lnTo>
                                    <a:pt x="144" y="336"/>
                                  </a:lnTo>
                                  <a:lnTo>
                                    <a:pt x="144" y="342"/>
                                  </a:lnTo>
                                  <a:lnTo>
                                    <a:pt x="144" y="348"/>
                                  </a:lnTo>
                                  <a:lnTo>
                                    <a:pt x="144" y="360"/>
                                  </a:lnTo>
                                  <a:lnTo>
                                    <a:pt x="144" y="366"/>
                                  </a:lnTo>
                                  <a:lnTo>
                                    <a:pt x="144" y="372"/>
                                  </a:lnTo>
                                  <a:lnTo>
                                    <a:pt x="150" y="378"/>
                                  </a:lnTo>
                                  <a:lnTo>
                                    <a:pt x="156" y="378"/>
                                  </a:lnTo>
                                  <a:lnTo>
                                    <a:pt x="162" y="378"/>
                                  </a:lnTo>
                                  <a:lnTo>
                                    <a:pt x="162" y="384"/>
                                  </a:lnTo>
                                  <a:lnTo>
                                    <a:pt x="156" y="390"/>
                                  </a:lnTo>
                                  <a:lnTo>
                                    <a:pt x="150" y="390"/>
                                  </a:lnTo>
                                  <a:lnTo>
                                    <a:pt x="144" y="390"/>
                                  </a:lnTo>
                                  <a:lnTo>
                                    <a:pt x="138" y="396"/>
                                  </a:lnTo>
                                  <a:lnTo>
                                    <a:pt x="132" y="390"/>
                                  </a:lnTo>
                                  <a:lnTo>
                                    <a:pt x="120" y="390"/>
                                  </a:lnTo>
                                  <a:lnTo>
                                    <a:pt x="114" y="396"/>
                                  </a:lnTo>
                                  <a:lnTo>
                                    <a:pt x="108" y="402"/>
                                  </a:lnTo>
                                  <a:lnTo>
                                    <a:pt x="96" y="402"/>
                                  </a:lnTo>
                                  <a:lnTo>
                                    <a:pt x="90" y="402"/>
                                  </a:lnTo>
                                  <a:lnTo>
                                    <a:pt x="84" y="402"/>
                                  </a:lnTo>
                                  <a:lnTo>
                                    <a:pt x="78" y="402"/>
                                  </a:lnTo>
                                  <a:lnTo>
                                    <a:pt x="72" y="396"/>
                                  </a:lnTo>
                                  <a:lnTo>
                                    <a:pt x="66" y="396"/>
                                  </a:lnTo>
                                  <a:lnTo>
                                    <a:pt x="60" y="390"/>
                                  </a:lnTo>
                                  <a:lnTo>
                                    <a:pt x="54" y="390"/>
                                  </a:lnTo>
                                  <a:lnTo>
                                    <a:pt x="42" y="384"/>
                                  </a:lnTo>
                                  <a:lnTo>
                                    <a:pt x="30" y="378"/>
                                  </a:lnTo>
                                  <a:lnTo>
                                    <a:pt x="18" y="372"/>
                                  </a:lnTo>
                                  <a:lnTo>
                                    <a:pt x="12" y="372"/>
                                  </a:lnTo>
                                  <a:lnTo>
                                    <a:pt x="6" y="366"/>
                                  </a:lnTo>
                                  <a:lnTo>
                                    <a:pt x="0" y="366"/>
                                  </a:lnTo>
                                  <a:lnTo>
                                    <a:pt x="6" y="348"/>
                                  </a:lnTo>
                                  <a:lnTo>
                                    <a:pt x="12" y="342"/>
                                  </a:lnTo>
                                  <a:lnTo>
                                    <a:pt x="12" y="318"/>
                                  </a:lnTo>
                                  <a:lnTo>
                                    <a:pt x="18" y="318"/>
                                  </a:lnTo>
                                  <a:lnTo>
                                    <a:pt x="12" y="318"/>
                                  </a:lnTo>
                                  <a:lnTo>
                                    <a:pt x="18" y="312"/>
                                  </a:lnTo>
                                  <a:lnTo>
                                    <a:pt x="18" y="306"/>
                                  </a:lnTo>
                                  <a:lnTo>
                                    <a:pt x="24" y="306"/>
                                  </a:lnTo>
                                  <a:lnTo>
                                    <a:pt x="24" y="300"/>
                                  </a:lnTo>
                                  <a:lnTo>
                                    <a:pt x="24" y="294"/>
                                  </a:lnTo>
                                  <a:lnTo>
                                    <a:pt x="24" y="288"/>
                                  </a:lnTo>
                                  <a:lnTo>
                                    <a:pt x="30" y="288"/>
                                  </a:lnTo>
                                  <a:lnTo>
                                    <a:pt x="30" y="282"/>
                                  </a:lnTo>
                                  <a:lnTo>
                                    <a:pt x="24" y="282"/>
                                  </a:lnTo>
                                  <a:lnTo>
                                    <a:pt x="24" y="276"/>
                                  </a:lnTo>
                                  <a:lnTo>
                                    <a:pt x="24" y="270"/>
                                  </a:lnTo>
                                  <a:lnTo>
                                    <a:pt x="24" y="264"/>
                                  </a:lnTo>
                                  <a:lnTo>
                                    <a:pt x="24" y="258"/>
                                  </a:lnTo>
                                  <a:lnTo>
                                    <a:pt x="24" y="252"/>
                                  </a:lnTo>
                                  <a:lnTo>
                                    <a:pt x="30" y="252"/>
                                  </a:lnTo>
                                  <a:lnTo>
                                    <a:pt x="24" y="234"/>
                                  </a:lnTo>
                                  <a:lnTo>
                                    <a:pt x="24" y="228"/>
                                  </a:lnTo>
                                  <a:lnTo>
                                    <a:pt x="12" y="198"/>
                                  </a:lnTo>
                                  <a:lnTo>
                                    <a:pt x="12" y="186"/>
                                  </a:lnTo>
                                  <a:lnTo>
                                    <a:pt x="6" y="174"/>
                                  </a:lnTo>
                                  <a:lnTo>
                                    <a:pt x="6" y="162"/>
                                  </a:lnTo>
                                  <a:lnTo>
                                    <a:pt x="6" y="156"/>
                                  </a:lnTo>
                                  <a:lnTo>
                                    <a:pt x="6" y="150"/>
                                  </a:lnTo>
                                  <a:lnTo>
                                    <a:pt x="12" y="150"/>
                                  </a:lnTo>
                                  <a:lnTo>
                                    <a:pt x="12" y="144"/>
                                  </a:lnTo>
                                  <a:lnTo>
                                    <a:pt x="18" y="144"/>
                                  </a:lnTo>
                                  <a:lnTo>
                                    <a:pt x="18" y="138"/>
                                  </a:lnTo>
                                  <a:lnTo>
                                    <a:pt x="18" y="132"/>
                                  </a:lnTo>
                                  <a:lnTo>
                                    <a:pt x="24" y="132"/>
                                  </a:lnTo>
                                  <a:lnTo>
                                    <a:pt x="30" y="126"/>
                                  </a:lnTo>
                                  <a:lnTo>
                                    <a:pt x="30" y="120"/>
                                  </a:lnTo>
                                  <a:lnTo>
                                    <a:pt x="36" y="120"/>
                                  </a:lnTo>
                                  <a:lnTo>
                                    <a:pt x="42" y="114"/>
                                  </a:lnTo>
                                  <a:lnTo>
                                    <a:pt x="42" y="108"/>
                                  </a:lnTo>
                                  <a:lnTo>
                                    <a:pt x="48" y="108"/>
                                  </a:lnTo>
                                  <a:lnTo>
                                    <a:pt x="54" y="102"/>
                                  </a:lnTo>
                                  <a:lnTo>
                                    <a:pt x="60" y="102"/>
                                  </a:lnTo>
                                  <a:lnTo>
                                    <a:pt x="60" y="96"/>
                                  </a:lnTo>
                                  <a:lnTo>
                                    <a:pt x="60" y="90"/>
                                  </a:lnTo>
                                  <a:lnTo>
                                    <a:pt x="54" y="90"/>
                                  </a:lnTo>
                                  <a:lnTo>
                                    <a:pt x="54" y="84"/>
                                  </a:lnTo>
                                  <a:lnTo>
                                    <a:pt x="54" y="78"/>
                                  </a:lnTo>
                                  <a:lnTo>
                                    <a:pt x="54" y="72"/>
                                  </a:lnTo>
                                  <a:lnTo>
                                    <a:pt x="54" y="66"/>
                                  </a:lnTo>
                                  <a:lnTo>
                                    <a:pt x="48" y="60"/>
                                  </a:lnTo>
                                  <a:lnTo>
                                    <a:pt x="48" y="54"/>
                                  </a:lnTo>
                                  <a:lnTo>
                                    <a:pt x="48" y="48"/>
                                  </a:lnTo>
                                  <a:lnTo>
                                    <a:pt x="48" y="42"/>
                                  </a:lnTo>
                                  <a:lnTo>
                                    <a:pt x="60" y="36"/>
                                  </a:lnTo>
                                  <a:lnTo>
                                    <a:pt x="72" y="30"/>
                                  </a:lnTo>
                                  <a:lnTo>
                                    <a:pt x="78" y="24"/>
                                  </a:lnTo>
                                  <a:lnTo>
                                    <a:pt x="84" y="24"/>
                                  </a:lnTo>
                                  <a:lnTo>
                                    <a:pt x="90" y="24"/>
                                  </a:lnTo>
                                  <a:lnTo>
                                    <a:pt x="102" y="18"/>
                                  </a:lnTo>
                                  <a:lnTo>
                                    <a:pt x="102" y="12"/>
                                  </a:lnTo>
                                  <a:lnTo>
                                    <a:pt x="114" y="12"/>
                                  </a:lnTo>
                                  <a:lnTo>
                                    <a:pt x="120" y="6"/>
                                  </a:lnTo>
                                  <a:lnTo>
                                    <a:pt x="132" y="0"/>
                                  </a:lnTo>
                                  <a:lnTo>
                                    <a:pt x="144" y="0"/>
                                  </a:lnTo>
                                  <a:lnTo>
                                    <a:pt x="150" y="0"/>
                                  </a:lnTo>
                                  <a:lnTo>
                                    <a:pt x="150" y="6"/>
                                  </a:lnTo>
                                  <a:lnTo>
                                    <a:pt x="150" y="12"/>
                                  </a:lnTo>
                                  <a:lnTo>
                                    <a:pt x="144" y="12"/>
                                  </a:lnTo>
                                  <a:lnTo>
                                    <a:pt x="150" y="12"/>
                                  </a:lnTo>
                                  <a:lnTo>
                                    <a:pt x="156" y="12"/>
                                  </a:lnTo>
                                  <a:lnTo>
                                    <a:pt x="156" y="18"/>
                                  </a:lnTo>
                                  <a:lnTo>
                                    <a:pt x="156" y="24"/>
                                  </a:lnTo>
                                  <a:lnTo>
                                    <a:pt x="156" y="30"/>
                                  </a:lnTo>
                                  <a:lnTo>
                                    <a:pt x="162" y="30"/>
                                  </a:lnTo>
                                  <a:lnTo>
                                    <a:pt x="168" y="30"/>
                                  </a:lnTo>
                                  <a:lnTo>
                                    <a:pt x="174" y="30"/>
                                  </a:lnTo>
                                  <a:lnTo>
                                    <a:pt x="180" y="36"/>
                                  </a:lnTo>
                                  <a:lnTo>
                                    <a:pt x="180" y="42"/>
                                  </a:lnTo>
                                  <a:lnTo>
                                    <a:pt x="186" y="42"/>
                                  </a:lnTo>
                                  <a:lnTo>
                                    <a:pt x="186" y="36"/>
                                  </a:lnTo>
                                  <a:lnTo>
                                    <a:pt x="192" y="36"/>
                                  </a:lnTo>
                                  <a:lnTo>
                                    <a:pt x="192" y="42"/>
                                  </a:lnTo>
                                  <a:lnTo>
                                    <a:pt x="198" y="42"/>
                                  </a:lnTo>
                                  <a:close/>
                                </a:path>
                              </a:pathLst>
                            </a:custGeom>
                            <a:solidFill>
                              <a:schemeClr val="accent1">
                                <a:lumMod val="60000"/>
                                <a:lumOff val="40000"/>
                              </a:schemeClr>
                            </a:solidFill>
                            <a:ln w="9525">
                              <a:solidFill>
                                <a:schemeClr val="tx1"/>
                              </a:solidFill>
                              <a:prstDash val="solid"/>
                              <a:round/>
                              <a:headEnd/>
                              <a:tailEnd/>
                            </a:ln>
                          </wps:spPr>
                          <wps:bodyPr/>
                        </wps:wsp>
                        <wps:wsp>
                          <wps:cNvPr id="688" name="Rectangle 688"/>
                          <wps:cNvSpPr>
                            <a:spLocks noChangeArrowheads="1"/>
                          </wps:cNvSpPr>
                          <wps:spPr bwMode="auto">
                            <a:xfrm>
                              <a:off x="575220" y="3823136"/>
                              <a:ext cx="491889" cy="550568"/>
                            </a:xfrm>
                            <a:prstGeom prst="rect">
                              <a:avLst/>
                            </a:prstGeom>
                            <a:solidFill>
                              <a:srgbClr val="BF95DF"/>
                            </a:solidFill>
                            <a:ln w="12700" algn="ctr">
                              <a:solidFill>
                                <a:schemeClr val="tx1"/>
                              </a:solidFill>
                              <a:round/>
                              <a:headEnd type="none" w="sm" len="sm"/>
                              <a:tailEnd type="none" w="sm" len="sm"/>
                            </a:ln>
                          </wps:spPr>
                          <wps:bodyPr/>
                        </wps:wsp>
                        <wps:wsp>
                          <wps:cNvPr id="689" name="TextBox 283"/>
                          <wps:cNvSpPr txBox="1">
                            <a:spLocks noChangeArrowheads="1"/>
                          </wps:cNvSpPr>
                          <wps:spPr bwMode="auto">
                            <a:xfrm>
                              <a:off x="1119525" y="3756917"/>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7B9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2016</w:t>
                                </w:r>
                              </w:p>
                            </w:txbxContent>
                          </wps:txbx>
                          <wps:bodyPr wrap="none">
                            <a:spAutoFit/>
                          </wps:bodyPr>
                        </wps:wsp>
                        <wps:wsp>
                          <wps:cNvPr id="690" name="Freeform 71"/>
                          <wps:cNvSpPr>
                            <a:spLocks/>
                          </wps:cNvSpPr>
                          <wps:spPr bwMode="auto">
                            <a:xfrm>
                              <a:off x="8995262" y="3136985"/>
                              <a:ext cx="1084098" cy="1143484"/>
                            </a:xfrm>
                            <a:custGeom>
                              <a:avLst/>
                              <a:gdLst>
                                <a:gd name="T0" fmla="*/ 2147483647 w 300"/>
                                <a:gd name="T1" fmla="*/ 2147483647 h 324"/>
                                <a:gd name="T2" fmla="*/ 2147483647 w 300"/>
                                <a:gd name="T3" fmla="*/ 2147483647 h 324"/>
                                <a:gd name="T4" fmla="*/ 2147483647 w 300"/>
                                <a:gd name="T5" fmla="*/ 2147483647 h 324"/>
                                <a:gd name="T6" fmla="*/ 2147483647 w 300"/>
                                <a:gd name="T7" fmla="*/ 2147483647 h 324"/>
                                <a:gd name="T8" fmla="*/ 2147483647 w 300"/>
                                <a:gd name="T9" fmla="*/ 2147483647 h 324"/>
                                <a:gd name="T10" fmla="*/ 2147483647 w 300"/>
                                <a:gd name="T11" fmla="*/ 2147483647 h 324"/>
                                <a:gd name="T12" fmla="*/ 2147483647 w 300"/>
                                <a:gd name="T13" fmla="*/ 2147483647 h 324"/>
                                <a:gd name="T14" fmla="*/ 2147483647 w 300"/>
                                <a:gd name="T15" fmla="*/ 2147483647 h 324"/>
                                <a:gd name="T16" fmla="*/ 2147483647 w 300"/>
                                <a:gd name="T17" fmla="*/ 2147483647 h 324"/>
                                <a:gd name="T18" fmla="*/ 2147483647 w 300"/>
                                <a:gd name="T19" fmla="*/ 2147483647 h 324"/>
                                <a:gd name="T20" fmla="*/ 2147483647 w 300"/>
                                <a:gd name="T21" fmla="*/ 2147483647 h 324"/>
                                <a:gd name="T22" fmla="*/ 2147483647 w 300"/>
                                <a:gd name="T23" fmla="*/ 2147483647 h 324"/>
                                <a:gd name="T24" fmla="*/ 2147483647 w 300"/>
                                <a:gd name="T25" fmla="*/ 2147483647 h 324"/>
                                <a:gd name="T26" fmla="*/ 2147483647 w 300"/>
                                <a:gd name="T27" fmla="*/ 2147483647 h 324"/>
                                <a:gd name="T28" fmla="*/ 2147483647 w 300"/>
                                <a:gd name="T29" fmla="*/ 2147483647 h 324"/>
                                <a:gd name="T30" fmla="*/ 2147483647 w 300"/>
                                <a:gd name="T31" fmla="*/ 2147483647 h 324"/>
                                <a:gd name="T32" fmla="*/ 2147483647 w 300"/>
                                <a:gd name="T33" fmla="*/ 2147483647 h 324"/>
                                <a:gd name="T34" fmla="*/ 2147483647 w 300"/>
                                <a:gd name="T35" fmla="*/ 2147483647 h 324"/>
                                <a:gd name="T36" fmla="*/ 2147483647 w 300"/>
                                <a:gd name="T37" fmla="*/ 2147483647 h 324"/>
                                <a:gd name="T38" fmla="*/ 2147483647 w 300"/>
                                <a:gd name="T39" fmla="*/ 2147483647 h 324"/>
                                <a:gd name="T40" fmla="*/ 2147483647 w 300"/>
                                <a:gd name="T41" fmla="*/ 2147483647 h 324"/>
                                <a:gd name="T42" fmla="*/ 2147483647 w 300"/>
                                <a:gd name="T43" fmla="*/ 2147483647 h 324"/>
                                <a:gd name="T44" fmla="*/ 2147483647 w 300"/>
                                <a:gd name="T45" fmla="*/ 2147483647 h 324"/>
                                <a:gd name="T46" fmla="*/ 2147483647 w 300"/>
                                <a:gd name="T47" fmla="*/ 2147483647 h 324"/>
                                <a:gd name="T48" fmla="*/ 2147483647 w 300"/>
                                <a:gd name="T49" fmla="*/ 2147483647 h 324"/>
                                <a:gd name="T50" fmla="*/ 2147483647 w 300"/>
                                <a:gd name="T51" fmla="*/ 2147483647 h 324"/>
                                <a:gd name="T52" fmla="*/ 2147483647 w 300"/>
                                <a:gd name="T53" fmla="*/ 2147483647 h 324"/>
                                <a:gd name="T54" fmla="*/ 2147483647 w 300"/>
                                <a:gd name="T55" fmla="*/ 2147483647 h 324"/>
                                <a:gd name="T56" fmla="*/ 2147483647 w 300"/>
                                <a:gd name="T57" fmla="*/ 2147483647 h 324"/>
                                <a:gd name="T58" fmla="*/ 2147483647 w 300"/>
                                <a:gd name="T59" fmla="*/ 2147483647 h 324"/>
                                <a:gd name="T60" fmla="*/ 2147483647 w 300"/>
                                <a:gd name="T61" fmla="*/ 2147483647 h 324"/>
                                <a:gd name="T62" fmla="*/ 2147483647 w 300"/>
                                <a:gd name="T63" fmla="*/ 2147483647 h 324"/>
                                <a:gd name="T64" fmla="*/ 2147483647 w 300"/>
                                <a:gd name="T65" fmla="*/ 2147483647 h 324"/>
                                <a:gd name="T66" fmla="*/ 2147483647 w 300"/>
                                <a:gd name="T67" fmla="*/ 2147483647 h 324"/>
                                <a:gd name="T68" fmla="*/ 2147483647 w 300"/>
                                <a:gd name="T69" fmla="*/ 2147483647 h 324"/>
                                <a:gd name="T70" fmla="*/ 2147483647 w 300"/>
                                <a:gd name="T71" fmla="*/ 2147483647 h 324"/>
                                <a:gd name="T72" fmla="*/ 2147483647 w 300"/>
                                <a:gd name="T73" fmla="*/ 2147483647 h 324"/>
                                <a:gd name="T74" fmla="*/ 2147483647 w 300"/>
                                <a:gd name="T75" fmla="*/ 2147483647 h 324"/>
                                <a:gd name="T76" fmla="*/ 2147483647 w 300"/>
                                <a:gd name="T77" fmla="*/ 2147483647 h 324"/>
                                <a:gd name="T78" fmla="*/ 0 w 300"/>
                                <a:gd name="T79" fmla="*/ 2147483647 h 324"/>
                                <a:gd name="T80" fmla="*/ 2147483647 w 300"/>
                                <a:gd name="T81" fmla="*/ 2147483647 h 324"/>
                                <a:gd name="T82" fmla="*/ 2147483647 w 300"/>
                                <a:gd name="T83" fmla="*/ 2147483647 h 324"/>
                                <a:gd name="T84" fmla="*/ 2147483647 w 300"/>
                                <a:gd name="T85" fmla="*/ 2147483647 h 324"/>
                                <a:gd name="T86" fmla="*/ 2147483647 w 300"/>
                                <a:gd name="T87" fmla="*/ 2147483647 h 324"/>
                                <a:gd name="T88" fmla="*/ 2147483647 w 300"/>
                                <a:gd name="T89" fmla="*/ 2147483647 h 324"/>
                                <a:gd name="T90" fmla="*/ 2147483647 w 300"/>
                                <a:gd name="T91" fmla="*/ 2147483647 h 324"/>
                                <a:gd name="T92" fmla="*/ 2147483647 w 300"/>
                                <a:gd name="T93" fmla="*/ 2147483647 h 324"/>
                                <a:gd name="T94" fmla="*/ 2147483647 w 300"/>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00" h="324">
                                  <a:moveTo>
                                    <a:pt x="174" y="6"/>
                                  </a:moveTo>
                                  <a:lnTo>
                                    <a:pt x="204" y="6"/>
                                  </a:lnTo>
                                  <a:lnTo>
                                    <a:pt x="234" y="0"/>
                                  </a:lnTo>
                                  <a:lnTo>
                                    <a:pt x="240" y="6"/>
                                  </a:lnTo>
                                  <a:lnTo>
                                    <a:pt x="246" y="6"/>
                                  </a:lnTo>
                                  <a:lnTo>
                                    <a:pt x="246" y="12"/>
                                  </a:lnTo>
                                  <a:lnTo>
                                    <a:pt x="240" y="12"/>
                                  </a:lnTo>
                                  <a:lnTo>
                                    <a:pt x="234" y="18"/>
                                  </a:lnTo>
                                  <a:lnTo>
                                    <a:pt x="228" y="18"/>
                                  </a:lnTo>
                                  <a:lnTo>
                                    <a:pt x="228" y="24"/>
                                  </a:lnTo>
                                  <a:lnTo>
                                    <a:pt x="228" y="30"/>
                                  </a:lnTo>
                                  <a:lnTo>
                                    <a:pt x="234" y="30"/>
                                  </a:lnTo>
                                  <a:lnTo>
                                    <a:pt x="234" y="36"/>
                                  </a:lnTo>
                                  <a:lnTo>
                                    <a:pt x="234" y="42"/>
                                  </a:lnTo>
                                  <a:lnTo>
                                    <a:pt x="234" y="48"/>
                                  </a:lnTo>
                                  <a:lnTo>
                                    <a:pt x="234" y="54"/>
                                  </a:lnTo>
                                  <a:lnTo>
                                    <a:pt x="234" y="60"/>
                                  </a:lnTo>
                                  <a:lnTo>
                                    <a:pt x="234" y="66"/>
                                  </a:lnTo>
                                  <a:lnTo>
                                    <a:pt x="234" y="72"/>
                                  </a:lnTo>
                                  <a:lnTo>
                                    <a:pt x="234" y="78"/>
                                  </a:lnTo>
                                  <a:lnTo>
                                    <a:pt x="240" y="84"/>
                                  </a:lnTo>
                                  <a:lnTo>
                                    <a:pt x="240" y="90"/>
                                  </a:lnTo>
                                  <a:lnTo>
                                    <a:pt x="246" y="90"/>
                                  </a:lnTo>
                                  <a:lnTo>
                                    <a:pt x="246" y="96"/>
                                  </a:lnTo>
                                  <a:lnTo>
                                    <a:pt x="246" y="102"/>
                                  </a:lnTo>
                                  <a:lnTo>
                                    <a:pt x="252" y="102"/>
                                  </a:lnTo>
                                  <a:lnTo>
                                    <a:pt x="258" y="108"/>
                                  </a:lnTo>
                                  <a:lnTo>
                                    <a:pt x="270" y="108"/>
                                  </a:lnTo>
                                  <a:lnTo>
                                    <a:pt x="276" y="108"/>
                                  </a:lnTo>
                                  <a:lnTo>
                                    <a:pt x="276" y="114"/>
                                  </a:lnTo>
                                  <a:lnTo>
                                    <a:pt x="276" y="138"/>
                                  </a:lnTo>
                                  <a:lnTo>
                                    <a:pt x="282" y="174"/>
                                  </a:lnTo>
                                  <a:lnTo>
                                    <a:pt x="282" y="180"/>
                                  </a:lnTo>
                                  <a:lnTo>
                                    <a:pt x="282" y="186"/>
                                  </a:lnTo>
                                  <a:lnTo>
                                    <a:pt x="288" y="198"/>
                                  </a:lnTo>
                                  <a:lnTo>
                                    <a:pt x="288" y="210"/>
                                  </a:lnTo>
                                  <a:lnTo>
                                    <a:pt x="288" y="216"/>
                                  </a:lnTo>
                                  <a:lnTo>
                                    <a:pt x="288" y="228"/>
                                  </a:lnTo>
                                  <a:lnTo>
                                    <a:pt x="294" y="234"/>
                                  </a:lnTo>
                                  <a:lnTo>
                                    <a:pt x="294" y="246"/>
                                  </a:lnTo>
                                  <a:lnTo>
                                    <a:pt x="294" y="258"/>
                                  </a:lnTo>
                                  <a:lnTo>
                                    <a:pt x="300" y="276"/>
                                  </a:lnTo>
                                  <a:lnTo>
                                    <a:pt x="300" y="288"/>
                                  </a:lnTo>
                                  <a:lnTo>
                                    <a:pt x="252" y="294"/>
                                  </a:lnTo>
                                  <a:lnTo>
                                    <a:pt x="240" y="294"/>
                                  </a:lnTo>
                                  <a:lnTo>
                                    <a:pt x="228" y="300"/>
                                  </a:lnTo>
                                  <a:lnTo>
                                    <a:pt x="216" y="300"/>
                                  </a:lnTo>
                                  <a:lnTo>
                                    <a:pt x="174" y="306"/>
                                  </a:lnTo>
                                  <a:lnTo>
                                    <a:pt x="168" y="306"/>
                                  </a:lnTo>
                                  <a:lnTo>
                                    <a:pt x="120" y="312"/>
                                  </a:lnTo>
                                  <a:lnTo>
                                    <a:pt x="114" y="312"/>
                                  </a:lnTo>
                                  <a:lnTo>
                                    <a:pt x="102" y="318"/>
                                  </a:lnTo>
                                  <a:lnTo>
                                    <a:pt x="96" y="318"/>
                                  </a:lnTo>
                                  <a:lnTo>
                                    <a:pt x="48" y="324"/>
                                  </a:lnTo>
                                  <a:lnTo>
                                    <a:pt x="48" y="318"/>
                                  </a:lnTo>
                                  <a:lnTo>
                                    <a:pt x="48" y="306"/>
                                  </a:lnTo>
                                  <a:lnTo>
                                    <a:pt x="42" y="294"/>
                                  </a:lnTo>
                                  <a:lnTo>
                                    <a:pt x="42" y="282"/>
                                  </a:lnTo>
                                  <a:lnTo>
                                    <a:pt x="42" y="264"/>
                                  </a:lnTo>
                                  <a:lnTo>
                                    <a:pt x="30" y="198"/>
                                  </a:lnTo>
                                  <a:lnTo>
                                    <a:pt x="24" y="186"/>
                                  </a:lnTo>
                                  <a:lnTo>
                                    <a:pt x="24" y="162"/>
                                  </a:lnTo>
                                  <a:lnTo>
                                    <a:pt x="24" y="156"/>
                                  </a:lnTo>
                                  <a:lnTo>
                                    <a:pt x="18" y="150"/>
                                  </a:lnTo>
                                  <a:lnTo>
                                    <a:pt x="18" y="144"/>
                                  </a:lnTo>
                                  <a:lnTo>
                                    <a:pt x="18" y="138"/>
                                  </a:lnTo>
                                  <a:lnTo>
                                    <a:pt x="18" y="132"/>
                                  </a:lnTo>
                                  <a:lnTo>
                                    <a:pt x="18" y="126"/>
                                  </a:lnTo>
                                  <a:lnTo>
                                    <a:pt x="18" y="120"/>
                                  </a:lnTo>
                                  <a:lnTo>
                                    <a:pt x="18" y="114"/>
                                  </a:lnTo>
                                  <a:lnTo>
                                    <a:pt x="12" y="108"/>
                                  </a:lnTo>
                                  <a:lnTo>
                                    <a:pt x="12" y="102"/>
                                  </a:lnTo>
                                  <a:lnTo>
                                    <a:pt x="12" y="96"/>
                                  </a:lnTo>
                                  <a:lnTo>
                                    <a:pt x="12" y="78"/>
                                  </a:lnTo>
                                  <a:lnTo>
                                    <a:pt x="6" y="72"/>
                                  </a:lnTo>
                                  <a:lnTo>
                                    <a:pt x="6" y="60"/>
                                  </a:lnTo>
                                  <a:lnTo>
                                    <a:pt x="6" y="48"/>
                                  </a:lnTo>
                                  <a:lnTo>
                                    <a:pt x="6" y="42"/>
                                  </a:lnTo>
                                  <a:lnTo>
                                    <a:pt x="6" y="36"/>
                                  </a:lnTo>
                                  <a:lnTo>
                                    <a:pt x="0" y="36"/>
                                  </a:lnTo>
                                  <a:lnTo>
                                    <a:pt x="6" y="36"/>
                                  </a:lnTo>
                                  <a:lnTo>
                                    <a:pt x="12" y="36"/>
                                  </a:lnTo>
                                  <a:lnTo>
                                    <a:pt x="18" y="36"/>
                                  </a:lnTo>
                                  <a:lnTo>
                                    <a:pt x="18" y="30"/>
                                  </a:lnTo>
                                  <a:lnTo>
                                    <a:pt x="24" y="30"/>
                                  </a:lnTo>
                                  <a:lnTo>
                                    <a:pt x="36" y="30"/>
                                  </a:lnTo>
                                  <a:lnTo>
                                    <a:pt x="42" y="30"/>
                                  </a:lnTo>
                                  <a:lnTo>
                                    <a:pt x="48" y="30"/>
                                  </a:lnTo>
                                  <a:lnTo>
                                    <a:pt x="54" y="30"/>
                                  </a:lnTo>
                                  <a:lnTo>
                                    <a:pt x="54" y="24"/>
                                  </a:lnTo>
                                  <a:lnTo>
                                    <a:pt x="60" y="24"/>
                                  </a:lnTo>
                                  <a:lnTo>
                                    <a:pt x="66" y="24"/>
                                  </a:lnTo>
                                  <a:lnTo>
                                    <a:pt x="90" y="24"/>
                                  </a:lnTo>
                                  <a:lnTo>
                                    <a:pt x="90" y="18"/>
                                  </a:lnTo>
                                  <a:lnTo>
                                    <a:pt x="162" y="12"/>
                                  </a:lnTo>
                                  <a:lnTo>
                                    <a:pt x="174" y="6"/>
                                  </a:lnTo>
                                  <a:close/>
                                </a:path>
                              </a:pathLst>
                            </a:custGeom>
                            <a:solidFill>
                              <a:srgbClr val="BF95DF"/>
                            </a:solidFill>
                            <a:ln w="9525">
                              <a:solidFill>
                                <a:schemeClr val="tx1"/>
                              </a:solidFill>
                              <a:prstDash val="solid"/>
                              <a:round/>
                              <a:headEnd/>
                              <a:tailEnd/>
                            </a:ln>
                          </wps:spPr>
                          <wps:bodyPr/>
                        </wps:wsp>
                        <wps:wsp>
                          <wps:cNvPr id="691" name="Freeform 61"/>
                          <wps:cNvSpPr>
                            <a:spLocks/>
                          </wps:cNvSpPr>
                          <wps:spPr bwMode="auto">
                            <a:xfrm>
                              <a:off x="8474894" y="2120552"/>
                              <a:ext cx="1257554" cy="1143484"/>
                            </a:xfrm>
                            <a:custGeom>
                              <a:avLst/>
                              <a:gdLst>
                                <a:gd name="T0" fmla="*/ 2147483647 w 348"/>
                                <a:gd name="T1" fmla="*/ 2147483647 h 324"/>
                                <a:gd name="T2" fmla="*/ 2147483647 w 348"/>
                                <a:gd name="T3" fmla="*/ 2147483647 h 324"/>
                                <a:gd name="T4" fmla="*/ 2147483647 w 348"/>
                                <a:gd name="T5" fmla="*/ 2147483647 h 324"/>
                                <a:gd name="T6" fmla="*/ 2147483647 w 348"/>
                                <a:gd name="T7" fmla="*/ 2147483647 h 324"/>
                                <a:gd name="T8" fmla="*/ 2147483647 w 348"/>
                                <a:gd name="T9" fmla="*/ 0 h 324"/>
                                <a:gd name="T10" fmla="*/ 2147483647 w 348"/>
                                <a:gd name="T11" fmla="*/ 2147483647 h 324"/>
                                <a:gd name="T12" fmla="*/ 2147483647 w 348"/>
                                <a:gd name="T13" fmla="*/ 2147483647 h 324"/>
                                <a:gd name="T14" fmla="*/ 2147483647 w 348"/>
                                <a:gd name="T15" fmla="*/ 2147483647 h 324"/>
                                <a:gd name="T16" fmla="*/ 2147483647 w 348"/>
                                <a:gd name="T17" fmla="*/ 2147483647 h 324"/>
                                <a:gd name="T18" fmla="*/ 2147483647 w 348"/>
                                <a:gd name="T19" fmla="*/ 2147483647 h 324"/>
                                <a:gd name="T20" fmla="*/ 2147483647 w 348"/>
                                <a:gd name="T21" fmla="*/ 2147483647 h 324"/>
                                <a:gd name="T22" fmla="*/ 2147483647 w 348"/>
                                <a:gd name="T23" fmla="*/ 2147483647 h 324"/>
                                <a:gd name="T24" fmla="*/ 2147483647 w 348"/>
                                <a:gd name="T25" fmla="*/ 2147483647 h 324"/>
                                <a:gd name="T26" fmla="*/ 2147483647 w 348"/>
                                <a:gd name="T27" fmla="*/ 2147483647 h 324"/>
                                <a:gd name="T28" fmla="*/ 2147483647 w 348"/>
                                <a:gd name="T29" fmla="*/ 2147483647 h 324"/>
                                <a:gd name="T30" fmla="*/ 2147483647 w 348"/>
                                <a:gd name="T31" fmla="*/ 2147483647 h 324"/>
                                <a:gd name="T32" fmla="*/ 2147483647 w 348"/>
                                <a:gd name="T33" fmla="*/ 2147483647 h 324"/>
                                <a:gd name="T34" fmla="*/ 2147483647 w 348"/>
                                <a:gd name="T35" fmla="*/ 2147483647 h 324"/>
                                <a:gd name="T36" fmla="*/ 2147483647 w 348"/>
                                <a:gd name="T37" fmla="*/ 2147483647 h 324"/>
                                <a:gd name="T38" fmla="*/ 2147483647 w 348"/>
                                <a:gd name="T39" fmla="*/ 2147483647 h 324"/>
                                <a:gd name="T40" fmla="*/ 2147483647 w 348"/>
                                <a:gd name="T41" fmla="*/ 2147483647 h 324"/>
                                <a:gd name="T42" fmla="*/ 2147483647 w 348"/>
                                <a:gd name="T43" fmla="*/ 2147483647 h 324"/>
                                <a:gd name="T44" fmla="*/ 2147483647 w 348"/>
                                <a:gd name="T45" fmla="*/ 2147483647 h 324"/>
                                <a:gd name="T46" fmla="*/ 2147483647 w 348"/>
                                <a:gd name="T47" fmla="*/ 2147483647 h 324"/>
                                <a:gd name="T48" fmla="*/ 2147483647 w 348"/>
                                <a:gd name="T49" fmla="*/ 2147483647 h 324"/>
                                <a:gd name="T50" fmla="*/ 2147483647 w 348"/>
                                <a:gd name="T51" fmla="*/ 2147483647 h 324"/>
                                <a:gd name="T52" fmla="*/ 2147483647 w 348"/>
                                <a:gd name="T53" fmla="*/ 2147483647 h 324"/>
                                <a:gd name="T54" fmla="*/ 2147483647 w 348"/>
                                <a:gd name="T55" fmla="*/ 2147483647 h 324"/>
                                <a:gd name="T56" fmla="*/ 2147483647 w 348"/>
                                <a:gd name="T57" fmla="*/ 2147483647 h 324"/>
                                <a:gd name="T58" fmla="*/ 2147483647 w 348"/>
                                <a:gd name="T59" fmla="*/ 2147483647 h 324"/>
                                <a:gd name="T60" fmla="*/ 2147483647 w 348"/>
                                <a:gd name="T61" fmla="*/ 2147483647 h 324"/>
                                <a:gd name="T62" fmla="*/ 2147483647 w 348"/>
                                <a:gd name="T63" fmla="*/ 2147483647 h 324"/>
                                <a:gd name="T64" fmla="*/ 2147483647 w 348"/>
                                <a:gd name="T65" fmla="*/ 2147483647 h 324"/>
                                <a:gd name="T66" fmla="*/ 2147483647 w 348"/>
                                <a:gd name="T67" fmla="*/ 2147483647 h 324"/>
                                <a:gd name="T68" fmla="*/ 2147483647 w 348"/>
                                <a:gd name="T69" fmla="*/ 2147483647 h 324"/>
                                <a:gd name="T70" fmla="*/ 0 w 348"/>
                                <a:gd name="T71" fmla="*/ 2147483647 h 324"/>
                                <a:gd name="T72" fmla="*/ 0 w 348"/>
                                <a:gd name="T73" fmla="*/ 2147483647 h 324"/>
                                <a:gd name="T74" fmla="*/ 0 w 348"/>
                                <a:gd name="T75" fmla="*/ 2147483647 h 324"/>
                                <a:gd name="T76" fmla="*/ 2147483647 w 348"/>
                                <a:gd name="T77" fmla="*/ 2147483647 h 324"/>
                                <a:gd name="T78" fmla="*/ 2147483647 w 348"/>
                                <a:gd name="T79" fmla="*/ 2147483647 h 324"/>
                                <a:gd name="T80" fmla="*/ 2147483647 w 348"/>
                                <a:gd name="T81" fmla="*/ 2147483647 h 324"/>
                                <a:gd name="T82" fmla="*/ 2147483647 w 348"/>
                                <a:gd name="T83" fmla="*/ 2147483647 h 324"/>
                                <a:gd name="T84" fmla="*/ 2147483647 w 348"/>
                                <a:gd name="T85" fmla="*/ 2147483647 h 324"/>
                                <a:gd name="T86" fmla="*/ 2147483647 w 348"/>
                                <a:gd name="T87" fmla="*/ 2147483647 h 324"/>
                                <a:gd name="T88" fmla="*/ 2147483647 w 348"/>
                                <a:gd name="T89" fmla="*/ 2147483647 h 324"/>
                                <a:gd name="T90" fmla="*/ 2147483647 w 348"/>
                                <a:gd name="T91" fmla="*/ 2147483647 h 324"/>
                                <a:gd name="T92" fmla="*/ 2147483647 w 348"/>
                                <a:gd name="T93" fmla="*/ 2147483647 h 324"/>
                                <a:gd name="T94" fmla="*/ 2147483647 w 348"/>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8" h="324">
                                  <a:moveTo>
                                    <a:pt x="54" y="24"/>
                                  </a:moveTo>
                                  <a:lnTo>
                                    <a:pt x="90" y="18"/>
                                  </a:lnTo>
                                  <a:lnTo>
                                    <a:pt x="102" y="18"/>
                                  </a:lnTo>
                                  <a:lnTo>
                                    <a:pt x="144" y="18"/>
                                  </a:lnTo>
                                  <a:lnTo>
                                    <a:pt x="162" y="12"/>
                                  </a:lnTo>
                                  <a:lnTo>
                                    <a:pt x="192" y="12"/>
                                  </a:lnTo>
                                  <a:lnTo>
                                    <a:pt x="222" y="12"/>
                                  </a:lnTo>
                                  <a:lnTo>
                                    <a:pt x="258" y="6"/>
                                  </a:lnTo>
                                  <a:lnTo>
                                    <a:pt x="300" y="0"/>
                                  </a:lnTo>
                                  <a:lnTo>
                                    <a:pt x="336" y="0"/>
                                  </a:lnTo>
                                  <a:lnTo>
                                    <a:pt x="336" y="12"/>
                                  </a:lnTo>
                                  <a:lnTo>
                                    <a:pt x="336" y="18"/>
                                  </a:lnTo>
                                  <a:lnTo>
                                    <a:pt x="330" y="24"/>
                                  </a:lnTo>
                                  <a:lnTo>
                                    <a:pt x="330" y="48"/>
                                  </a:lnTo>
                                  <a:lnTo>
                                    <a:pt x="324" y="48"/>
                                  </a:lnTo>
                                  <a:lnTo>
                                    <a:pt x="324" y="54"/>
                                  </a:lnTo>
                                  <a:lnTo>
                                    <a:pt x="324" y="60"/>
                                  </a:lnTo>
                                  <a:lnTo>
                                    <a:pt x="324" y="66"/>
                                  </a:lnTo>
                                  <a:lnTo>
                                    <a:pt x="324" y="78"/>
                                  </a:lnTo>
                                  <a:lnTo>
                                    <a:pt x="318" y="84"/>
                                  </a:lnTo>
                                  <a:lnTo>
                                    <a:pt x="318" y="102"/>
                                  </a:lnTo>
                                  <a:lnTo>
                                    <a:pt x="312" y="108"/>
                                  </a:lnTo>
                                  <a:lnTo>
                                    <a:pt x="306" y="132"/>
                                  </a:lnTo>
                                  <a:lnTo>
                                    <a:pt x="306" y="138"/>
                                  </a:lnTo>
                                  <a:lnTo>
                                    <a:pt x="306" y="144"/>
                                  </a:lnTo>
                                  <a:lnTo>
                                    <a:pt x="306" y="156"/>
                                  </a:lnTo>
                                  <a:lnTo>
                                    <a:pt x="312" y="156"/>
                                  </a:lnTo>
                                  <a:lnTo>
                                    <a:pt x="312" y="162"/>
                                  </a:lnTo>
                                  <a:lnTo>
                                    <a:pt x="312" y="168"/>
                                  </a:lnTo>
                                  <a:lnTo>
                                    <a:pt x="312" y="174"/>
                                  </a:lnTo>
                                  <a:lnTo>
                                    <a:pt x="318" y="174"/>
                                  </a:lnTo>
                                  <a:lnTo>
                                    <a:pt x="324" y="174"/>
                                  </a:lnTo>
                                  <a:lnTo>
                                    <a:pt x="330" y="174"/>
                                  </a:lnTo>
                                  <a:lnTo>
                                    <a:pt x="336" y="174"/>
                                  </a:lnTo>
                                  <a:lnTo>
                                    <a:pt x="342" y="174"/>
                                  </a:lnTo>
                                  <a:lnTo>
                                    <a:pt x="348" y="180"/>
                                  </a:lnTo>
                                  <a:lnTo>
                                    <a:pt x="348" y="192"/>
                                  </a:lnTo>
                                  <a:lnTo>
                                    <a:pt x="342" y="204"/>
                                  </a:lnTo>
                                  <a:lnTo>
                                    <a:pt x="336" y="222"/>
                                  </a:lnTo>
                                  <a:lnTo>
                                    <a:pt x="336" y="228"/>
                                  </a:lnTo>
                                  <a:lnTo>
                                    <a:pt x="318" y="294"/>
                                  </a:lnTo>
                                  <a:lnTo>
                                    <a:pt x="306" y="300"/>
                                  </a:lnTo>
                                  <a:lnTo>
                                    <a:pt x="234" y="306"/>
                                  </a:lnTo>
                                  <a:lnTo>
                                    <a:pt x="234" y="312"/>
                                  </a:lnTo>
                                  <a:lnTo>
                                    <a:pt x="210" y="312"/>
                                  </a:lnTo>
                                  <a:lnTo>
                                    <a:pt x="204" y="312"/>
                                  </a:lnTo>
                                  <a:lnTo>
                                    <a:pt x="198" y="312"/>
                                  </a:lnTo>
                                  <a:lnTo>
                                    <a:pt x="198" y="318"/>
                                  </a:lnTo>
                                  <a:lnTo>
                                    <a:pt x="192" y="318"/>
                                  </a:lnTo>
                                  <a:lnTo>
                                    <a:pt x="186" y="318"/>
                                  </a:lnTo>
                                  <a:lnTo>
                                    <a:pt x="180" y="318"/>
                                  </a:lnTo>
                                  <a:lnTo>
                                    <a:pt x="168" y="318"/>
                                  </a:lnTo>
                                  <a:lnTo>
                                    <a:pt x="162" y="318"/>
                                  </a:lnTo>
                                  <a:lnTo>
                                    <a:pt x="162" y="324"/>
                                  </a:lnTo>
                                  <a:lnTo>
                                    <a:pt x="156" y="324"/>
                                  </a:lnTo>
                                  <a:lnTo>
                                    <a:pt x="150" y="324"/>
                                  </a:lnTo>
                                  <a:lnTo>
                                    <a:pt x="144" y="324"/>
                                  </a:lnTo>
                                  <a:lnTo>
                                    <a:pt x="132" y="324"/>
                                  </a:lnTo>
                                  <a:lnTo>
                                    <a:pt x="126" y="324"/>
                                  </a:lnTo>
                                  <a:lnTo>
                                    <a:pt x="114" y="324"/>
                                  </a:lnTo>
                                  <a:lnTo>
                                    <a:pt x="108" y="324"/>
                                  </a:lnTo>
                                  <a:lnTo>
                                    <a:pt x="102" y="324"/>
                                  </a:lnTo>
                                  <a:lnTo>
                                    <a:pt x="96" y="324"/>
                                  </a:lnTo>
                                  <a:lnTo>
                                    <a:pt x="84" y="324"/>
                                  </a:lnTo>
                                  <a:lnTo>
                                    <a:pt x="66" y="324"/>
                                  </a:lnTo>
                                  <a:lnTo>
                                    <a:pt x="60" y="324"/>
                                  </a:lnTo>
                                  <a:lnTo>
                                    <a:pt x="54" y="324"/>
                                  </a:lnTo>
                                  <a:lnTo>
                                    <a:pt x="48" y="324"/>
                                  </a:lnTo>
                                  <a:lnTo>
                                    <a:pt x="36" y="324"/>
                                  </a:lnTo>
                                  <a:lnTo>
                                    <a:pt x="18" y="324"/>
                                  </a:lnTo>
                                  <a:lnTo>
                                    <a:pt x="6" y="324"/>
                                  </a:lnTo>
                                  <a:lnTo>
                                    <a:pt x="0" y="324"/>
                                  </a:lnTo>
                                  <a:lnTo>
                                    <a:pt x="0" y="318"/>
                                  </a:lnTo>
                                  <a:lnTo>
                                    <a:pt x="0" y="312"/>
                                  </a:lnTo>
                                  <a:lnTo>
                                    <a:pt x="0" y="306"/>
                                  </a:lnTo>
                                  <a:lnTo>
                                    <a:pt x="0" y="300"/>
                                  </a:lnTo>
                                  <a:lnTo>
                                    <a:pt x="6" y="294"/>
                                  </a:lnTo>
                                  <a:lnTo>
                                    <a:pt x="6" y="288"/>
                                  </a:lnTo>
                                  <a:lnTo>
                                    <a:pt x="6" y="276"/>
                                  </a:lnTo>
                                  <a:lnTo>
                                    <a:pt x="12" y="264"/>
                                  </a:lnTo>
                                  <a:lnTo>
                                    <a:pt x="12" y="258"/>
                                  </a:lnTo>
                                  <a:lnTo>
                                    <a:pt x="12" y="252"/>
                                  </a:lnTo>
                                  <a:lnTo>
                                    <a:pt x="18" y="240"/>
                                  </a:lnTo>
                                  <a:lnTo>
                                    <a:pt x="18" y="234"/>
                                  </a:lnTo>
                                  <a:lnTo>
                                    <a:pt x="18" y="216"/>
                                  </a:lnTo>
                                  <a:lnTo>
                                    <a:pt x="24" y="210"/>
                                  </a:lnTo>
                                  <a:lnTo>
                                    <a:pt x="24" y="192"/>
                                  </a:lnTo>
                                  <a:lnTo>
                                    <a:pt x="30" y="174"/>
                                  </a:lnTo>
                                  <a:lnTo>
                                    <a:pt x="30" y="156"/>
                                  </a:lnTo>
                                  <a:lnTo>
                                    <a:pt x="36" y="144"/>
                                  </a:lnTo>
                                  <a:lnTo>
                                    <a:pt x="36" y="126"/>
                                  </a:lnTo>
                                  <a:lnTo>
                                    <a:pt x="42" y="96"/>
                                  </a:lnTo>
                                  <a:lnTo>
                                    <a:pt x="42" y="84"/>
                                  </a:lnTo>
                                  <a:lnTo>
                                    <a:pt x="48" y="66"/>
                                  </a:lnTo>
                                  <a:lnTo>
                                    <a:pt x="54" y="42"/>
                                  </a:lnTo>
                                  <a:lnTo>
                                    <a:pt x="54" y="24"/>
                                  </a:lnTo>
                                  <a:close/>
                                </a:path>
                              </a:pathLst>
                            </a:custGeom>
                            <a:solidFill>
                              <a:srgbClr val="FFC000"/>
                            </a:solidFill>
                            <a:ln w="9525">
                              <a:solidFill>
                                <a:schemeClr val="tx1"/>
                              </a:solidFill>
                              <a:prstDash val="solid"/>
                              <a:round/>
                              <a:headEnd/>
                              <a:tailEnd/>
                            </a:ln>
                          </wps:spPr>
                          <wps:bodyPr/>
                        </wps:wsp>
                        <wps:wsp>
                          <wps:cNvPr id="692" name="Freeform 31"/>
                          <wps:cNvSpPr>
                            <a:spLocks/>
                          </wps:cNvSpPr>
                          <wps:spPr bwMode="auto">
                            <a:xfrm>
                              <a:off x="8908534" y="405327"/>
                              <a:ext cx="1496054" cy="868201"/>
                            </a:xfrm>
                            <a:custGeom>
                              <a:avLst/>
                              <a:gdLst>
                                <a:gd name="T0" fmla="*/ 2147483647 w 414"/>
                                <a:gd name="T1" fmla="*/ 2147483647 h 246"/>
                                <a:gd name="T2" fmla="*/ 2147483647 w 414"/>
                                <a:gd name="T3" fmla="*/ 2147483647 h 246"/>
                                <a:gd name="T4" fmla="*/ 2147483647 w 414"/>
                                <a:gd name="T5" fmla="*/ 2147483647 h 246"/>
                                <a:gd name="T6" fmla="*/ 2147483647 w 414"/>
                                <a:gd name="T7" fmla="*/ 2147483647 h 246"/>
                                <a:gd name="T8" fmla="*/ 2147483647 w 414"/>
                                <a:gd name="T9" fmla="*/ 2147483647 h 246"/>
                                <a:gd name="T10" fmla="*/ 2147483647 w 414"/>
                                <a:gd name="T11" fmla="*/ 2147483647 h 246"/>
                                <a:gd name="T12" fmla="*/ 2147483647 w 414"/>
                                <a:gd name="T13" fmla="*/ 2147483647 h 246"/>
                                <a:gd name="T14" fmla="*/ 2147483647 w 414"/>
                                <a:gd name="T15" fmla="*/ 2147483647 h 246"/>
                                <a:gd name="T16" fmla="*/ 2147483647 w 414"/>
                                <a:gd name="T17" fmla="*/ 2147483647 h 246"/>
                                <a:gd name="T18" fmla="*/ 2147483647 w 414"/>
                                <a:gd name="T19" fmla="*/ 2147483647 h 246"/>
                                <a:gd name="T20" fmla="*/ 2147483647 w 414"/>
                                <a:gd name="T21" fmla="*/ 2147483647 h 246"/>
                                <a:gd name="T22" fmla="*/ 2147483647 w 414"/>
                                <a:gd name="T23" fmla="*/ 2147483647 h 246"/>
                                <a:gd name="T24" fmla="*/ 2147483647 w 414"/>
                                <a:gd name="T25" fmla="*/ 2147483647 h 246"/>
                                <a:gd name="T26" fmla="*/ 2147483647 w 414"/>
                                <a:gd name="T27" fmla="*/ 2147483647 h 246"/>
                                <a:gd name="T28" fmla="*/ 2147483647 w 414"/>
                                <a:gd name="T29" fmla="*/ 2147483647 h 246"/>
                                <a:gd name="T30" fmla="*/ 2147483647 w 414"/>
                                <a:gd name="T31" fmla="*/ 2147483647 h 246"/>
                                <a:gd name="T32" fmla="*/ 2147483647 w 414"/>
                                <a:gd name="T33" fmla="*/ 2147483647 h 246"/>
                                <a:gd name="T34" fmla="*/ 2147483647 w 414"/>
                                <a:gd name="T35" fmla="*/ 2147483647 h 246"/>
                                <a:gd name="T36" fmla="*/ 2147483647 w 414"/>
                                <a:gd name="T37" fmla="*/ 2147483647 h 246"/>
                                <a:gd name="T38" fmla="*/ 2147483647 w 414"/>
                                <a:gd name="T39" fmla="*/ 2147483647 h 246"/>
                                <a:gd name="T40" fmla="*/ 2147483647 w 414"/>
                                <a:gd name="T41" fmla="*/ 2147483647 h 246"/>
                                <a:gd name="T42" fmla="*/ 2147483647 w 414"/>
                                <a:gd name="T43" fmla="*/ 2147483647 h 246"/>
                                <a:gd name="T44" fmla="*/ 2147483647 w 414"/>
                                <a:gd name="T45" fmla="*/ 2147483647 h 246"/>
                                <a:gd name="T46" fmla="*/ 2147483647 w 414"/>
                                <a:gd name="T47" fmla="*/ 2147483647 h 246"/>
                                <a:gd name="T48" fmla="*/ 0 w 414"/>
                                <a:gd name="T49" fmla="*/ 2147483647 h 246"/>
                                <a:gd name="T50" fmla="*/ 2147483647 w 414"/>
                                <a:gd name="T51" fmla="*/ 2147483647 h 246"/>
                                <a:gd name="T52" fmla="*/ 2147483647 w 414"/>
                                <a:gd name="T53" fmla="*/ 2147483647 h 246"/>
                                <a:gd name="T54" fmla="*/ 2147483647 w 414"/>
                                <a:gd name="T55" fmla="*/ 2147483647 h 246"/>
                                <a:gd name="T56" fmla="*/ 2147483647 w 414"/>
                                <a:gd name="T57" fmla="*/ 2147483647 h 246"/>
                                <a:gd name="T58" fmla="*/ 2147483647 w 414"/>
                                <a:gd name="T59" fmla="*/ 2147483647 h 246"/>
                                <a:gd name="T60" fmla="*/ 2147483647 w 414"/>
                                <a:gd name="T61" fmla="*/ 2147483647 h 246"/>
                                <a:gd name="T62" fmla="*/ 2147483647 w 414"/>
                                <a:gd name="T63" fmla="*/ 2147483647 h 246"/>
                                <a:gd name="T64" fmla="*/ 2147483647 w 414"/>
                                <a:gd name="T65" fmla="*/ 2147483647 h 246"/>
                                <a:gd name="T66" fmla="*/ 2147483647 w 414"/>
                                <a:gd name="T67" fmla="*/ 2147483647 h 246"/>
                                <a:gd name="T68" fmla="*/ 2147483647 w 414"/>
                                <a:gd name="T69" fmla="*/ 2147483647 h 246"/>
                                <a:gd name="T70" fmla="*/ 2147483647 w 414"/>
                                <a:gd name="T71" fmla="*/ 2147483647 h 24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14" h="246">
                                  <a:moveTo>
                                    <a:pt x="48" y="0"/>
                                  </a:moveTo>
                                  <a:lnTo>
                                    <a:pt x="66" y="6"/>
                                  </a:lnTo>
                                  <a:lnTo>
                                    <a:pt x="72" y="6"/>
                                  </a:lnTo>
                                  <a:lnTo>
                                    <a:pt x="78" y="6"/>
                                  </a:lnTo>
                                  <a:lnTo>
                                    <a:pt x="84" y="6"/>
                                  </a:lnTo>
                                  <a:lnTo>
                                    <a:pt x="102" y="6"/>
                                  </a:lnTo>
                                  <a:lnTo>
                                    <a:pt x="120" y="6"/>
                                  </a:lnTo>
                                  <a:lnTo>
                                    <a:pt x="126" y="6"/>
                                  </a:lnTo>
                                  <a:lnTo>
                                    <a:pt x="150" y="6"/>
                                  </a:lnTo>
                                  <a:lnTo>
                                    <a:pt x="156" y="6"/>
                                  </a:lnTo>
                                  <a:lnTo>
                                    <a:pt x="210" y="6"/>
                                  </a:lnTo>
                                  <a:lnTo>
                                    <a:pt x="222" y="6"/>
                                  </a:lnTo>
                                  <a:lnTo>
                                    <a:pt x="234" y="6"/>
                                  </a:lnTo>
                                  <a:lnTo>
                                    <a:pt x="240" y="6"/>
                                  </a:lnTo>
                                  <a:lnTo>
                                    <a:pt x="264" y="6"/>
                                  </a:lnTo>
                                  <a:lnTo>
                                    <a:pt x="312" y="6"/>
                                  </a:lnTo>
                                  <a:lnTo>
                                    <a:pt x="324" y="6"/>
                                  </a:lnTo>
                                  <a:lnTo>
                                    <a:pt x="330" y="6"/>
                                  </a:lnTo>
                                  <a:lnTo>
                                    <a:pt x="342" y="6"/>
                                  </a:lnTo>
                                  <a:lnTo>
                                    <a:pt x="348" y="6"/>
                                  </a:lnTo>
                                  <a:lnTo>
                                    <a:pt x="354" y="6"/>
                                  </a:lnTo>
                                  <a:lnTo>
                                    <a:pt x="360" y="6"/>
                                  </a:lnTo>
                                  <a:lnTo>
                                    <a:pt x="366" y="6"/>
                                  </a:lnTo>
                                  <a:lnTo>
                                    <a:pt x="372" y="6"/>
                                  </a:lnTo>
                                  <a:lnTo>
                                    <a:pt x="384" y="6"/>
                                  </a:lnTo>
                                  <a:lnTo>
                                    <a:pt x="390" y="6"/>
                                  </a:lnTo>
                                  <a:lnTo>
                                    <a:pt x="414" y="6"/>
                                  </a:lnTo>
                                  <a:lnTo>
                                    <a:pt x="408" y="30"/>
                                  </a:lnTo>
                                  <a:lnTo>
                                    <a:pt x="402" y="42"/>
                                  </a:lnTo>
                                  <a:lnTo>
                                    <a:pt x="396" y="66"/>
                                  </a:lnTo>
                                  <a:lnTo>
                                    <a:pt x="396" y="78"/>
                                  </a:lnTo>
                                  <a:lnTo>
                                    <a:pt x="390" y="96"/>
                                  </a:lnTo>
                                  <a:lnTo>
                                    <a:pt x="384" y="102"/>
                                  </a:lnTo>
                                  <a:lnTo>
                                    <a:pt x="384" y="108"/>
                                  </a:lnTo>
                                  <a:lnTo>
                                    <a:pt x="384" y="120"/>
                                  </a:lnTo>
                                  <a:lnTo>
                                    <a:pt x="378" y="120"/>
                                  </a:lnTo>
                                  <a:lnTo>
                                    <a:pt x="378" y="126"/>
                                  </a:lnTo>
                                  <a:lnTo>
                                    <a:pt x="378" y="132"/>
                                  </a:lnTo>
                                  <a:lnTo>
                                    <a:pt x="378" y="138"/>
                                  </a:lnTo>
                                  <a:lnTo>
                                    <a:pt x="372" y="156"/>
                                  </a:lnTo>
                                  <a:lnTo>
                                    <a:pt x="360" y="186"/>
                                  </a:lnTo>
                                  <a:lnTo>
                                    <a:pt x="354" y="222"/>
                                  </a:lnTo>
                                  <a:lnTo>
                                    <a:pt x="270" y="228"/>
                                  </a:lnTo>
                                  <a:lnTo>
                                    <a:pt x="216" y="228"/>
                                  </a:lnTo>
                                  <a:lnTo>
                                    <a:pt x="120" y="234"/>
                                  </a:lnTo>
                                  <a:lnTo>
                                    <a:pt x="96" y="240"/>
                                  </a:lnTo>
                                  <a:lnTo>
                                    <a:pt x="72" y="240"/>
                                  </a:lnTo>
                                  <a:lnTo>
                                    <a:pt x="42" y="240"/>
                                  </a:lnTo>
                                  <a:lnTo>
                                    <a:pt x="6" y="246"/>
                                  </a:lnTo>
                                  <a:lnTo>
                                    <a:pt x="0" y="246"/>
                                  </a:lnTo>
                                  <a:lnTo>
                                    <a:pt x="0" y="222"/>
                                  </a:lnTo>
                                  <a:lnTo>
                                    <a:pt x="18" y="156"/>
                                  </a:lnTo>
                                  <a:lnTo>
                                    <a:pt x="18" y="150"/>
                                  </a:lnTo>
                                  <a:lnTo>
                                    <a:pt x="18" y="144"/>
                                  </a:lnTo>
                                  <a:lnTo>
                                    <a:pt x="18" y="138"/>
                                  </a:lnTo>
                                  <a:lnTo>
                                    <a:pt x="18" y="132"/>
                                  </a:lnTo>
                                  <a:lnTo>
                                    <a:pt x="24" y="126"/>
                                  </a:lnTo>
                                  <a:lnTo>
                                    <a:pt x="24" y="120"/>
                                  </a:lnTo>
                                  <a:lnTo>
                                    <a:pt x="24" y="108"/>
                                  </a:lnTo>
                                  <a:lnTo>
                                    <a:pt x="30" y="96"/>
                                  </a:lnTo>
                                  <a:lnTo>
                                    <a:pt x="30" y="90"/>
                                  </a:lnTo>
                                  <a:lnTo>
                                    <a:pt x="30" y="84"/>
                                  </a:lnTo>
                                  <a:lnTo>
                                    <a:pt x="30" y="78"/>
                                  </a:lnTo>
                                  <a:lnTo>
                                    <a:pt x="36" y="72"/>
                                  </a:lnTo>
                                  <a:lnTo>
                                    <a:pt x="36" y="66"/>
                                  </a:lnTo>
                                  <a:lnTo>
                                    <a:pt x="36" y="60"/>
                                  </a:lnTo>
                                  <a:lnTo>
                                    <a:pt x="36" y="54"/>
                                  </a:lnTo>
                                  <a:lnTo>
                                    <a:pt x="42" y="42"/>
                                  </a:lnTo>
                                  <a:lnTo>
                                    <a:pt x="42" y="36"/>
                                  </a:lnTo>
                                  <a:lnTo>
                                    <a:pt x="42" y="30"/>
                                  </a:lnTo>
                                  <a:lnTo>
                                    <a:pt x="48" y="18"/>
                                  </a:lnTo>
                                  <a:lnTo>
                                    <a:pt x="48" y="12"/>
                                  </a:lnTo>
                                  <a:lnTo>
                                    <a:pt x="48" y="0"/>
                                  </a:lnTo>
                                  <a:close/>
                                </a:path>
                              </a:pathLst>
                            </a:custGeom>
                            <a:solidFill>
                              <a:srgbClr val="00FFFF"/>
                            </a:solidFill>
                            <a:ln w="9525">
                              <a:solidFill>
                                <a:schemeClr val="tx1"/>
                              </a:solidFill>
                              <a:prstDash val="solid"/>
                              <a:round/>
                              <a:headEnd/>
                              <a:tailEnd/>
                            </a:ln>
                          </wps:spPr>
                          <wps:bodyPr/>
                        </wps:wsp>
                      </wpg:grpSp>
                      <wps:wsp>
                        <wps:cNvPr id="693" name="TextBox 4"/>
                        <wps:cNvSpPr txBox="1">
                          <a:spLocks noChangeArrowheads="1"/>
                        </wps:cNvSpPr>
                        <wps:spPr bwMode="auto">
                          <a:xfrm>
                            <a:off x="0" y="3616797"/>
                            <a:ext cx="2049143" cy="550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1766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1</w:t>
                              </w:r>
                              <w:proofErr w:type="spellStart"/>
                              <w:r>
                                <w:rPr>
                                  <w:rFonts w:ascii="Arial" w:hAnsi="Arial"/>
                                  <w:color w:val="000000" w:themeColor="text1"/>
                                  <w:kern w:val="24"/>
                                  <w:position w:val="10"/>
                                  <w:sz w:val="32"/>
                                  <w:szCs w:val="32"/>
                                  <w:vertAlign w:val="superscript"/>
                                </w:rPr>
                                <w:t>st</w:t>
                              </w:r>
                              <w:proofErr w:type="spellEnd"/>
                              <w:r>
                                <w:rPr>
                                  <w:rFonts w:ascii="Arial" w:hAnsi="Arial"/>
                                  <w:color w:val="000000" w:themeColor="text1"/>
                                  <w:kern w:val="24"/>
                                  <w:sz w:val="32"/>
                                  <w:szCs w:val="32"/>
                                </w:rPr>
                                <w:t xml:space="preserve"> Detection Method</w:t>
                              </w:r>
                            </w:p>
                          </w:txbxContent>
                        </wps:txbx>
                        <wps:bodyPr wrap="none">
                          <a:spAutoFit/>
                        </wps:bodyPr>
                      </wps:wsp>
                      <wps:wsp>
                        <wps:cNvPr id="694" name="TextBox 5"/>
                        <wps:cNvSpPr txBox="1">
                          <a:spLocks noChangeArrowheads="1"/>
                        </wps:cNvSpPr>
                        <wps:spPr bwMode="auto">
                          <a:xfrm>
                            <a:off x="360955" y="3962094"/>
                            <a:ext cx="657859"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AD20"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wasp</w:t>
                              </w:r>
                            </w:p>
                          </w:txbxContent>
                        </wps:txbx>
                        <wps:bodyPr wrap="none">
                          <a:spAutoFit/>
                        </wps:bodyPr>
                      </wps:wsp>
                      <wps:wsp>
                        <wps:cNvPr id="695" name="TextBox 6"/>
                        <wps:cNvSpPr txBox="1">
                          <a:spLocks noChangeArrowheads="1"/>
                        </wps:cNvSpPr>
                        <wps:spPr bwMode="auto">
                          <a:xfrm>
                            <a:off x="331183" y="4261746"/>
                            <a:ext cx="533399"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9737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trap</w:t>
                              </w:r>
                            </w:p>
                          </w:txbxContent>
                        </wps:txbx>
                        <wps:bodyPr wrap="none">
                          <a:spAutoFit/>
                        </wps:bodyPr>
                      </wps:wsp>
                      <wps:wsp>
                        <wps:cNvPr id="696" name="TextBox 7"/>
                        <wps:cNvSpPr txBox="1">
                          <a:spLocks noChangeArrowheads="1"/>
                        </wps:cNvSpPr>
                        <wps:spPr bwMode="auto">
                          <a:xfrm>
                            <a:off x="251614" y="4544093"/>
                            <a:ext cx="1311908"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DFE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 xml:space="preserve">DEEP </w:t>
                              </w:r>
                              <w:r>
                                <w:rPr>
                                  <w:rFonts w:ascii="Arial" w:hAnsi="Arial"/>
                                  <w:color w:val="000000" w:themeColor="text1"/>
                                  <w:kern w:val="24"/>
                                  <w:sz w:val="32"/>
                                  <w:szCs w:val="32"/>
                                </w:rPr>
                                <w:t>survey</w:t>
                              </w:r>
                            </w:p>
                          </w:txbxContent>
                        </wps:txbx>
                        <wps:bodyPr wrap="none">
                          <a:spAutoFit/>
                        </wps:bodyPr>
                      </wps:wsp>
                      <wps:wsp>
                        <wps:cNvPr id="697" name="TextBox 8"/>
                        <wps:cNvSpPr txBox="1">
                          <a:spLocks noChangeArrowheads="1"/>
                        </wps:cNvSpPr>
                        <wps:spPr bwMode="auto">
                          <a:xfrm>
                            <a:off x="286252" y="4801042"/>
                            <a:ext cx="702944"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0E562"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visual</w:t>
                              </w:r>
                            </w:p>
                          </w:txbxContent>
                        </wps:txbx>
                        <wps:bodyPr wrap="none">
                          <a:spAutoFit/>
                        </wps:bodyPr>
                      </wps:wsp>
                      <wps:wsp>
                        <wps:cNvPr id="698" name="Oval 698"/>
                        <wps:cNvSpPr>
                          <a:spLocks noChangeAspect="1"/>
                        </wps:cNvSpPr>
                        <wps:spPr bwMode="auto">
                          <a:xfrm>
                            <a:off x="4908922" y="3563201"/>
                            <a:ext cx="179388" cy="17621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699" name="Oval 699"/>
                        <wps:cNvSpPr>
                          <a:spLocks noChangeAspect="1"/>
                        </wps:cNvSpPr>
                        <wps:spPr bwMode="auto">
                          <a:xfrm>
                            <a:off x="4172322" y="2848826"/>
                            <a:ext cx="179388"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0" name="Oval 700"/>
                        <wps:cNvSpPr>
                          <a:spLocks noChangeAspect="1"/>
                        </wps:cNvSpPr>
                        <wps:spPr bwMode="auto">
                          <a:xfrm>
                            <a:off x="3850060" y="31758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1" name="Oval 701"/>
                        <wps:cNvSpPr>
                          <a:spLocks noChangeAspect="1"/>
                        </wps:cNvSpPr>
                        <wps:spPr bwMode="auto">
                          <a:xfrm>
                            <a:off x="3188072" y="300916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2" name="Oval 702"/>
                        <wps:cNvSpPr>
                          <a:spLocks noChangeAspect="1"/>
                        </wps:cNvSpPr>
                        <wps:spPr bwMode="auto">
                          <a:xfrm>
                            <a:off x="3657972" y="229478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3" name="Isosceles Triangle 703"/>
                        <wps:cNvSpPr>
                          <a:spLocks noChangeAspect="1"/>
                        </wps:cNvSpPr>
                        <wps:spPr bwMode="auto">
                          <a:xfrm>
                            <a:off x="4537447" y="2339238"/>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4" name="Isosceles Triangle 704"/>
                        <wps:cNvSpPr>
                          <a:spLocks noChangeAspect="1"/>
                        </wps:cNvSpPr>
                        <wps:spPr bwMode="auto">
                          <a:xfrm>
                            <a:off x="3850060" y="2931376"/>
                            <a:ext cx="163512"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5" name="Isosceles Triangle 705"/>
                        <wps:cNvSpPr>
                          <a:spLocks noChangeAspect="1"/>
                        </wps:cNvSpPr>
                        <wps:spPr bwMode="auto">
                          <a:xfrm>
                            <a:off x="4138985" y="3245701"/>
                            <a:ext cx="161925" cy="131762"/>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6" name="5-Point Star 19"/>
                        <wps:cNvSpPr>
                          <a:spLocks noChangeAspect="1"/>
                        </wps:cNvSpPr>
                        <wps:spPr bwMode="auto">
                          <a:xfrm>
                            <a:off x="4437435" y="2866288"/>
                            <a:ext cx="180975"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7" name="5-Point Star 20"/>
                        <wps:cNvSpPr>
                          <a:spLocks noChangeAspect="1"/>
                        </wps:cNvSpPr>
                        <wps:spPr bwMode="auto">
                          <a:xfrm>
                            <a:off x="3632572" y="2737701"/>
                            <a:ext cx="180975"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8" name="5-Point Star 21"/>
                        <wps:cNvSpPr>
                          <a:spLocks noChangeAspect="1"/>
                        </wps:cNvSpPr>
                        <wps:spPr bwMode="auto">
                          <a:xfrm>
                            <a:off x="3583360" y="3183788"/>
                            <a:ext cx="179387"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9" name="Rectangle 709"/>
                        <wps:cNvSpPr>
                          <a:spLocks noChangeAspect="1"/>
                        </wps:cNvSpPr>
                        <wps:spPr bwMode="auto">
                          <a:xfrm rot="-5400000">
                            <a:off x="3950072" y="2612288"/>
                            <a:ext cx="177800" cy="133350"/>
                          </a:xfrm>
                          <a:prstGeom prst="rect">
                            <a:avLst/>
                          </a:prstGeom>
                          <a:solidFill>
                            <a:srgbClr val="00FF00"/>
                          </a:solidFill>
                          <a:ln w="9525" algn="ctr">
                            <a:solidFill>
                              <a:schemeClr val="tx1"/>
                            </a:solidFill>
                            <a:round/>
                            <a:headEnd/>
                            <a:tailEnd/>
                          </a:ln>
                        </wps:spPr>
                        <wps:bodyPr lIns="76197" tIns="38098" rIns="76197" bIns="38098"/>
                      </wps:wsp>
                      <wps:wsp>
                        <wps:cNvPr id="710" name="Rectangle 710"/>
                        <wps:cNvSpPr>
                          <a:spLocks noChangeAspect="1"/>
                        </wps:cNvSpPr>
                        <wps:spPr bwMode="auto">
                          <a:xfrm rot="-5400000">
                            <a:off x="4366875" y="3461502"/>
                            <a:ext cx="177800" cy="133350"/>
                          </a:xfrm>
                          <a:prstGeom prst="rect">
                            <a:avLst/>
                          </a:prstGeom>
                          <a:solidFill>
                            <a:srgbClr val="00FF00"/>
                          </a:solidFill>
                          <a:ln w="9525" algn="ctr">
                            <a:solidFill>
                              <a:schemeClr val="tx1"/>
                            </a:solidFill>
                            <a:round/>
                            <a:headEnd/>
                            <a:tailEnd/>
                          </a:ln>
                        </wps:spPr>
                        <wps:bodyPr lIns="76197" tIns="38098" rIns="76197" bIns="38098"/>
                      </wps:wsp>
                      <wps:wsp>
                        <wps:cNvPr id="711" name="5-Point Star 24"/>
                        <wps:cNvSpPr>
                          <a:spLocks noChangeAspect="1"/>
                        </wps:cNvSpPr>
                        <wps:spPr bwMode="auto">
                          <a:xfrm>
                            <a:off x="126249" y="4638716"/>
                            <a:ext cx="180975" cy="166688"/>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12" name="Isosceles Triangle 712"/>
                        <wps:cNvSpPr>
                          <a:spLocks noChangeAspect="1"/>
                        </wps:cNvSpPr>
                        <wps:spPr bwMode="auto">
                          <a:xfrm>
                            <a:off x="138949" y="436407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13" name="Oval 713"/>
                        <wps:cNvSpPr>
                          <a:spLocks noChangeAspect="1"/>
                        </wps:cNvSpPr>
                        <wps:spPr bwMode="auto">
                          <a:xfrm>
                            <a:off x="2175247" y="25551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4" name="Oval 714"/>
                        <wps:cNvSpPr>
                          <a:spLocks noChangeAspect="1"/>
                        </wps:cNvSpPr>
                        <wps:spPr bwMode="auto">
                          <a:xfrm>
                            <a:off x="138949" y="405610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5" name="Rectangle 715"/>
                        <wps:cNvSpPr>
                          <a:spLocks noChangeAspect="1"/>
                        </wps:cNvSpPr>
                        <wps:spPr bwMode="auto">
                          <a:xfrm rot="16200000">
                            <a:off x="112756" y="4907797"/>
                            <a:ext cx="177800" cy="131763"/>
                          </a:xfrm>
                          <a:prstGeom prst="rect">
                            <a:avLst/>
                          </a:prstGeom>
                          <a:solidFill>
                            <a:srgbClr val="00FF00"/>
                          </a:solidFill>
                          <a:ln w="9525" algn="ctr">
                            <a:solidFill>
                              <a:schemeClr val="tx1"/>
                            </a:solidFill>
                            <a:round/>
                            <a:headEnd/>
                            <a:tailEnd/>
                          </a:ln>
                        </wps:spPr>
                        <wps:bodyPr lIns="76197" tIns="38098" rIns="76197" bIns="38098"/>
                      </wps:wsp>
                      <wps:wsp>
                        <wps:cNvPr id="716" name="Isosceles Triangle 716"/>
                        <wps:cNvSpPr>
                          <a:spLocks noChangeAspect="1"/>
                        </wps:cNvSpPr>
                        <wps:spPr bwMode="auto">
                          <a:xfrm>
                            <a:off x="2949947" y="3315551"/>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17" name="Rectangle 717"/>
                        <wps:cNvSpPr>
                          <a:spLocks noChangeAspect="1"/>
                        </wps:cNvSpPr>
                        <wps:spPr bwMode="auto">
                          <a:xfrm rot="-5400000">
                            <a:off x="3275191" y="2545112"/>
                            <a:ext cx="177800" cy="133350"/>
                          </a:xfrm>
                          <a:prstGeom prst="rect">
                            <a:avLst/>
                          </a:prstGeom>
                          <a:solidFill>
                            <a:srgbClr val="00FF00"/>
                          </a:solidFill>
                          <a:ln w="9525" algn="ctr">
                            <a:solidFill>
                              <a:schemeClr val="tx1"/>
                            </a:solidFill>
                            <a:round/>
                            <a:headEnd/>
                            <a:tailEnd/>
                          </a:ln>
                        </wps:spPr>
                        <wps:bodyPr lIns="76197" tIns="38098" rIns="76197" bIns="38098"/>
                      </wps:wsp>
                      <wps:wsp>
                        <wps:cNvPr id="718" name="Oval 718"/>
                        <wps:cNvSpPr>
                          <a:spLocks noChangeAspect="1"/>
                        </wps:cNvSpPr>
                        <wps:spPr bwMode="auto">
                          <a:xfrm>
                            <a:off x="4217718" y="394666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9" name="Oval 719"/>
                        <wps:cNvSpPr>
                          <a:spLocks noChangeAspect="1"/>
                        </wps:cNvSpPr>
                        <wps:spPr bwMode="auto">
                          <a:xfrm>
                            <a:off x="3736174" y="346766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0" name="Oval 720"/>
                        <wps:cNvSpPr>
                          <a:spLocks noChangeAspect="1"/>
                        </wps:cNvSpPr>
                        <wps:spPr bwMode="auto">
                          <a:xfrm>
                            <a:off x="4052367" y="357097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1" name="Oval 721"/>
                        <wps:cNvSpPr>
                          <a:spLocks noChangeAspect="1"/>
                        </wps:cNvSpPr>
                        <wps:spPr bwMode="auto">
                          <a:xfrm>
                            <a:off x="3735118" y="376095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2" name="Oval 722"/>
                        <wps:cNvSpPr>
                          <a:spLocks noChangeAspect="1"/>
                        </wps:cNvSpPr>
                        <wps:spPr bwMode="auto">
                          <a:xfrm>
                            <a:off x="3966822" y="393281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3" name="Oval 723"/>
                        <wps:cNvSpPr>
                          <a:spLocks noChangeAspect="1"/>
                        </wps:cNvSpPr>
                        <wps:spPr bwMode="auto">
                          <a:xfrm>
                            <a:off x="4889703" y="31163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4" name="Isosceles Triangle 724"/>
                        <wps:cNvSpPr>
                          <a:spLocks noChangeAspect="1"/>
                        </wps:cNvSpPr>
                        <wps:spPr bwMode="auto">
                          <a:xfrm>
                            <a:off x="5330521" y="3089421"/>
                            <a:ext cx="127374" cy="103878"/>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25" name="Oval 725"/>
                        <wps:cNvSpPr>
                          <a:spLocks noChangeAspect="1"/>
                        </wps:cNvSpPr>
                        <wps:spPr bwMode="auto">
                          <a:xfrm>
                            <a:off x="4869850" y="393812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6" name="Oval 726"/>
                        <wps:cNvSpPr>
                          <a:spLocks noChangeAspect="1"/>
                        </wps:cNvSpPr>
                        <wps:spPr bwMode="auto">
                          <a:xfrm>
                            <a:off x="3832597" y="361837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7" name="Oval 727"/>
                        <wps:cNvSpPr>
                          <a:spLocks noChangeAspect="1"/>
                        </wps:cNvSpPr>
                        <wps:spPr bwMode="auto">
                          <a:xfrm>
                            <a:off x="4314035" y="376363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8" name="Oval 728"/>
                        <wps:cNvSpPr>
                          <a:spLocks noChangeAspect="1"/>
                        </wps:cNvSpPr>
                        <wps:spPr bwMode="auto">
                          <a:xfrm>
                            <a:off x="3256506" y="407316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9" name="Oval 729"/>
                        <wps:cNvSpPr>
                          <a:spLocks noChangeAspect="1"/>
                        </wps:cNvSpPr>
                        <wps:spPr bwMode="auto">
                          <a:xfrm>
                            <a:off x="4869850" y="275270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0" name="Oval 730"/>
                        <wps:cNvSpPr>
                          <a:spLocks noChangeAspect="1"/>
                        </wps:cNvSpPr>
                        <wps:spPr bwMode="auto">
                          <a:xfrm>
                            <a:off x="4152721" y="239448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1" name="Oval 731"/>
                        <wps:cNvSpPr>
                          <a:spLocks noChangeAspect="1"/>
                        </wps:cNvSpPr>
                        <wps:spPr bwMode="auto">
                          <a:xfrm>
                            <a:off x="5367407" y="23450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2" name="Oval 732"/>
                        <wps:cNvSpPr>
                          <a:spLocks noChangeAspect="1"/>
                        </wps:cNvSpPr>
                        <wps:spPr bwMode="auto">
                          <a:xfrm>
                            <a:off x="5876831" y="385279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3" name="Oval 733"/>
                        <wps:cNvSpPr>
                          <a:spLocks noChangeAspect="1"/>
                        </wps:cNvSpPr>
                        <wps:spPr bwMode="auto">
                          <a:xfrm>
                            <a:off x="3314475" y="163146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4" name="Oval 734"/>
                        <wps:cNvSpPr>
                          <a:spLocks noChangeAspect="1"/>
                        </wps:cNvSpPr>
                        <wps:spPr bwMode="auto">
                          <a:xfrm>
                            <a:off x="3727945" y="204294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5" name="Oval 735"/>
                        <wps:cNvSpPr>
                          <a:spLocks noChangeAspect="1"/>
                        </wps:cNvSpPr>
                        <wps:spPr bwMode="auto">
                          <a:xfrm>
                            <a:off x="3485100" y="387018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6" name="Oval 736"/>
                        <wps:cNvSpPr>
                          <a:spLocks noChangeAspect="1"/>
                        </wps:cNvSpPr>
                        <wps:spPr bwMode="auto">
                          <a:xfrm>
                            <a:off x="3323297" y="438902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7" name="Oval 737"/>
                        <wps:cNvSpPr>
                          <a:spLocks noChangeAspect="1"/>
                        </wps:cNvSpPr>
                        <wps:spPr bwMode="auto">
                          <a:xfrm>
                            <a:off x="4618411" y="2044263"/>
                            <a:ext cx="157180" cy="15442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8" name="Oval 738"/>
                        <wps:cNvSpPr>
                          <a:spLocks noChangeAspect="1"/>
                        </wps:cNvSpPr>
                        <wps:spPr bwMode="auto">
                          <a:xfrm>
                            <a:off x="5348307" y="210412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9" name="Isosceles Triangle 739"/>
                        <wps:cNvSpPr>
                          <a:spLocks noChangeAspect="1"/>
                        </wps:cNvSpPr>
                        <wps:spPr bwMode="auto">
                          <a:xfrm>
                            <a:off x="3231685" y="1957788"/>
                            <a:ext cx="161925" cy="131762"/>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0" name="Oval 740"/>
                        <wps:cNvSpPr>
                          <a:spLocks noChangeAspect="1"/>
                        </wps:cNvSpPr>
                        <wps:spPr bwMode="auto">
                          <a:xfrm>
                            <a:off x="5637413" y="24350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41" name="Isosceles Triangle 741"/>
                        <wps:cNvSpPr>
                          <a:spLocks noChangeAspect="1"/>
                        </wps:cNvSpPr>
                        <wps:spPr bwMode="auto">
                          <a:xfrm>
                            <a:off x="6568998" y="2586943"/>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2" name="Isosceles Triangle 742"/>
                        <wps:cNvSpPr>
                          <a:spLocks noChangeAspect="1"/>
                        </wps:cNvSpPr>
                        <wps:spPr bwMode="auto">
                          <a:xfrm>
                            <a:off x="5942997" y="257135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3" name="Isosceles Triangle 743"/>
                        <wps:cNvSpPr>
                          <a:spLocks noChangeAspect="1"/>
                        </wps:cNvSpPr>
                        <wps:spPr bwMode="auto">
                          <a:xfrm>
                            <a:off x="5465149" y="273417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4" name="Isosceles Triangle 744"/>
                        <wps:cNvSpPr>
                          <a:spLocks noChangeAspect="1"/>
                        </wps:cNvSpPr>
                        <wps:spPr bwMode="auto">
                          <a:xfrm>
                            <a:off x="5166291" y="279331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5" name="Freeform 58"/>
                        <wps:cNvSpPr/>
                        <wps:spPr>
                          <a:xfrm>
                            <a:off x="8371688" y="2267806"/>
                            <a:ext cx="355842" cy="671793"/>
                          </a:xfrm>
                          <a:custGeom>
                            <a:avLst/>
                            <a:gdLst>
                              <a:gd name="connsiteX0" fmla="*/ 0 w 372380"/>
                              <a:gd name="connsiteY0" fmla="*/ 28963 h 678559"/>
                              <a:gd name="connsiteX1" fmla="*/ 49651 w 372380"/>
                              <a:gd name="connsiteY1" fmla="*/ 343417 h 678559"/>
                              <a:gd name="connsiteX2" fmla="*/ 95164 w 372380"/>
                              <a:gd name="connsiteY2" fmla="*/ 637184 h 678559"/>
                              <a:gd name="connsiteX3" fmla="*/ 372380 w 372380"/>
                              <a:gd name="connsiteY3" fmla="*/ 678559 h 678559"/>
                              <a:gd name="connsiteX4" fmla="*/ 359968 w 372380"/>
                              <a:gd name="connsiteY4" fmla="*/ 24825 h 678559"/>
                              <a:gd name="connsiteX5" fmla="*/ 223428 w 372380"/>
                              <a:gd name="connsiteY5" fmla="*/ 24825 h 678559"/>
                              <a:gd name="connsiteX6" fmla="*/ 99302 w 372380"/>
                              <a:gd name="connsiteY6" fmla="*/ 0 h 678559"/>
                              <a:gd name="connsiteX7" fmla="*/ 0 w 372380"/>
                              <a:gd name="connsiteY7" fmla="*/ 28963 h 6785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2380" h="678559">
                                <a:moveTo>
                                  <a:pt x="0" y="28963"/>
                                </a:moveTo>
                                <a:lnTo>
                                  <a:pt x="49651" y="343417"/>
                                </a:lnTo>
                                <a:lnTo>
                                  <a:pt x="95164" y="637184"/>
                                </a:lnTo>
                                <a:lnTo>
                                  <a:pt x="372380" y="678559"/>
                                </a:lnTo>
                                <a:lnTo>
                                  <a:pt x="359968" y="24825"/>
                                </a:lnTo>
                                <a:lnTo>
                                  <a:pt x="223428" y="24825"/>
                                </a:lnTo>
                                <a:lnTo>
                                  <a:pt x="99302" y="0"/>
                                </a:lnTo>
                                <a:lnTo>
                                  <a:pt x="0" y="28963"/>
                                </a:lnTo>
                                <a:close/>
                              </a:path>
                            </a:pathLst>
                          </a:cu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6" name="Oval 746"/>
                        <wps:cNvSpPr>
                          <a:spLocks noChangeAspect="1"/>
                        </wps:cNvSpPr>
                        <wps:spPr bwMode="auto">
                          <a:xfrm>
                            <a:off x="3216424" y="36804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47" name="TextBox 60"/>
                        <wps:cNvSpPr txBox="1"/>
                        <wps:spPr>
                          <a:xfrm>
                            <a:off x="333451" y="0"/>
                            <a:ext cx="1892933" cy="487045"/>
                          </a:xfrm>
                          <a:prstGeom prst="rect">
                            <a:avLst/>
                          </a:prstGeom>
                          <a:noFill/>
                        </wps:spPr>
                        <wps:txbx>
                          <w:txbxContent>
                            <w:p w14:paraId="246C9E1F" w14:textId="77777777" w:rsidR="00DC7BC5" w:rsidRDefault="00DC7BC5" w:rsidP="00DC7BC5">
                              <w:pPr>
                                <w:rPr>
                                  <w:rFonts w:ascii="Arial" w:hAnsi="Arial" w:cs="Arial"/>
                                  <w:color w:val="000000" w:themeColor="text1"/>
                                  <w:kern w:val="24"/>
                                  <w:sz w:val="32"/>
                                  <w:szCs w:val="32"/>
                                </w:rPr>
                              </w:pPr>
                              <w:r>
                                <w:rPr>
                                  <w:rFonts w:ascii="Arial" w:hAnsi="Arial" w:cs="Arial"/>
                                  <w:color w:val="000000" w:themeColor="text1"/>
                                  <w:kern w:val="24"/>
                                  <w:sz w:val="32"/>
                                  <w:szCs w:val="32"/>
                                </w:rPr>
                                <w:t xml:space="preserve">Year EAB </w:t>
                              </w:r>
                              <w:proofErr w:type="gramStart"/>
                              <w:r>
                                <w:rPr>
                                  <w:rFonts w:ascii="Arial" w:hAnsi="Arial" w:cs="Arial"/>
                                  <w:color w:val="000000" w:themeColor="text1"/>
                                  <w:kern w:val="24"/>
                                  <w:sz w:val="32"/>
                                  <w:szCs w:val="32"/>
                                </w:rPr>
                                <w:t>detected</w:t>
                              </w:r>
                              <w:proofErr w:type="gramEnd"/>
                            </w:p>
                          </w:txbxContent>
                        </wps:txbx>
                        <wps:bodyPr wrap="none" rtlCol="0">
                          <a:spAutoFit/>
                        </wps:bodyPr>
                      </wps:wsp>
                      <wps:wsp>
                        <wps:cNvPr id="748" name="Rectangle 748"/>
                        <wps:cNvSpPr>
                          <a:spLocks noChangeAspect="1"/>
                        </wps:cNvSpPr>
                        <wps:spPr bwMode="auto">
                          <a:xfrm rot="-5400000">
                            <a:off x="3973343" y="2062715"/>
                            <a:ext cx="177800" cy="133350"/>
                          </a:xfrm>
                          <a:prstGeom prst="rect">
                            <a:avLst/>
                          </a:prstGeom>
                          <a:solidFill>
                            <a:srgbClr val="00FF00"/>
                          </a:solidFill>
                          <a:ln w="9525" algn="ctr">
                            <a:solidFill>
                              <a:schemeClr val="tx1"/>
                            </a:solidFill>
                            <a:round/>
                            <a:headEnd/>
                            <a:tailEnd/>
                          </a:ln>
                        </wps:spPr>
                        <wps:bodyPr lIns="76197" tIns="38098" rIns="76197" bIns="38098"/>
                      </wps:wsp>
                      <wps:wsp>
                        <wps:cNvPr id="749" name="Oval 749"/>
                        <wps:cNvSpPr>
                          <a:spLocks noChangeAspect="1"/>
                        </wps:cNvSpPr>
                        <wps:spPr bwMode="auto">
                          <a:xfrm>
                            <a:off x="4301221" y="198912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0" name="Oval 750"/>
                        <wps:cNvSpPr>
                          <a:spLocks noChangeAspect="1"/>
                        </wps:cNvSpPr>
                        <wps:spPr bwMode="auto">
                          <a:xfrm>
                            <a:off x="4908922" y="2324771"/>
                            <a:ext cx="157180" cy="15442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1" name="Oval 751"/>
                        <wps:cNvSpPr>
                          <a:spLocks noChangeAspect="1"/>
                        </wps:cNvSpPr>
                        <wps:spPr bwMode="auto">
                          <a:xfrm>
                            <a:off x="2736691" y="4628510"/>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2" name="Oval 752"/>
                        <wps:cNvSpPr>
                          <a:spLocks noChangeAspect="1"/>
                        </wps:cNvSpPr>
                        <wps:spPr bwMode="auto">
                          <a:xfrm>
                            <a:off x="2870929" y="21135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3" name="Oval 753"/>
                        <wps:cNvSpPr>
                          <a:spLocks noChangeAspect="1"/>
                        </wps:cNvSpPr>
                        <wps:spPr bwMode="auto">
                          <a:xfrm>
                            <a:off x="3867128" y="419902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4" name="Oval 754"/>
                        <wps:cNvSpPr>
                          <a:spLocks noChangeAspect="1"/>
                        </wps:cNvSpPr>
                        <wps:spPr bwMode="auto">
                          <a:xfrm>
                            <a:off x="2412996" y="4334106"/>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5" name="Oval 755"/>
                        <wps:cNvSpPr>
                          <a:spLocks noChangeAspect="1"/>
                        </wps:cNvSpPr>
                        <wps:spPr bwMode="auto">
                          <a:xfrm>
                            <a:off x="5406373" y="358225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6" name="Oval 756"/>
                        <wps:cNvSpPr>
                          <a:spLocks noChangeAspect="1"/>
                        </wps:cNvSpPr>
                        <wps:spPr bwMode="auto">
                          <a:xfrm>
                            <a:off x="4423410" y="1118504"/>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7" name="Oval 757"/>
                        <wps:cNvSpPr>
                          <a:spLocks noChangeAspect="1"/>
                        </wps:cNvSpPr>
                        <wps:spPr bwMode="auto">
                          <a:xfrm>
                            <a:off x="3279667" y="220747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8" name="Oval 758"/>
                        <wps:cNvSpPr>
                          <a:spLocks noChangeAspect="1"/>
                        </wps:cNvSpPr>
                        <wps:spPr bwMode="auto">
                          <a:xfrm>
                            <a:off x="2927175" y="258513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9" name="Oval 759"/>
                        <wps:cNvSpPr>
                          <a:spLocks noChangeAspect="1"/>
                        </wps:cNvSpPr>
                        <wps:spPr bwMode="auto">
                          <a:xfrm>
                            <a:off x="2492751" y="23392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0" name="Oval 760"/>
                        <wps:cNvSpPr>
                          <a:spLocks noChangeAspect="1"/>
                        </wps:cNvSpPr>
                        <wps:spPr bwMode="auto">
                          <a:xfrm>
                            <a:off x="5220113" y="3800744"/>
                            <a:ext cx="179388" cy="17621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1" name="Oval 761"/>
                        <wps:cNvSpPr>
                          <a:spLocks noChangeAspect="1"/>
                        </wps:cNvSpPr>
                        <wps:spPr bwMode="auto">
                          <a:xfrm>
                            <a:off x="7549875" y="226192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2" name="Oval 762"/>
                        <wps:cNvSpPr>
                          <a:spLocks noChangeAspect="1"/>
                        </wps:cNvSpPr>
                        <wps:spPr bwMode="auto">
                          <a:xfrm>
                            <a:off x="5772933" y="304882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3" name="Oval 763"/>
                        <wps:cNvSpPr>
                          <a:spLocks noChangeAspect="1"/>
                        </wps:cNvSpPr>
                        <wps:spPr bwMode="auto">
                          <a:xfrm>
                            <a:off x="3853363" y="166496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4" name="Oval 764"/>
                        <wps:cNvSpPr>
                          <a:spLocks noChangeAspect="1"/>
                        </wps:cNvSpPr>
                        <wps:spPr bwMode="auto">
                          <a:xfrm>
                            <a:off x="5780089" y="194385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5" name="Oval 765"/>
                        <wps:cNvSpPr>
                          <a:spLocks noChangeAspect="1"/>
                        </wps:cNvSpPr>
                        <wps:spPr bwMode="auto">
                          <a:xfrm>
                            <a:off x="2674347" y="271489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6" name="Oval 766"/>
                        <wps:cNvSpPr>
                          <a:spLocks noChangeAspect="1"/>
                        </wps:cNvSpPr>
                        <wps:spPr bwMode="auto">
                          <a:xfrm>
                            <a:off x="6095248" y="854004"/>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7" name="Oval 767"/>
                        <wps:cNvSpPr>
                          <a:spLocks noChangeAspect="1"/>
                        </wps:cNvSpPr>
                        <wps:spPr bwMode="auto">
                          <a:xfrm>
                            <a:off x="6415977" y="208865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8" name="Oval 768"/>
                        <wps:cNvSpPr>
                          <a:spLocks noChangeAspect="1"/>
                        </wps:cNvSpPr>
                        <wps:spPr bwMode="auto">
                          <a:xfrm>
                            <a:off x="5340207" y="1056236"/>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9" name="Oval 769"/>
                        <wps:cNvSpPr>
                          <a:spLocks noChangeAspect="1"/>
                        </wps:cNvSpPr>
                        <wps:spPr bwMode="auto">
                          <a:xfrm>
                            <a:off x="3604912" y="125259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0" name="Oval 770"/>
                        <wps:cNvSpPr>
                          <a:spLocks noChangeAspect="1"/>
                        </wps:cNvSpPr>
                        <wps:spPr bwMode="auto">
                          <a:xfrm>
                            <a:off x="3540940" y="431138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1" name="Oval 771"/>
                        <wps:cNvSpPr>
                          <a:spLocks noChangeAspect="1"/>
                        </wps:cNvSpPr>
                        <wps:spPr bwMode="auto">
                          <a:xfrm>
                            <a:off x="2809866" y="172488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2" name="Oval 772"/>
                        <wps:cNvSpPr>
                          <a:spLocks noChangeAspect="1"/>
                        </wps:cNvSpPr>
                        <wps:spPr bwMode="auto">
                          <a:xfrm>
                            <a:off x="2345195" y="179277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3" name="Oval 773"/>
                        <wps:cNvSpPr>
                          <a:spLocks noChangeAspect="1"/>
                        </wps:cNvSpPr>
                        <wps:spPr bwMode="auto">
                          <a:xfrm>
                            <a:off x="6384015" y="383709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4" name="Rectangle 774"/>
                        <wps:cNvSpPr>
                          <a:spLocks noChangeAspect="1"/>
                        </wps:cNvSpPr>
                        <wps:spPr bwMode="auto">
                          <a:xfrm rot="-5400000">
                            <a:off x="4733591" y="1075386"/>
                            <a:ext cx="177800" cy="131763"/>
                          </a:xfrm>
                          <a:prstGeom prst="rect">
                            <a:avLst/>
                          </a:prstGeom>
                          <a:solidFill>
                            <a:srgbClr val="00FF00"/>
                          </a:solidFill>
                          <a:ln w="9525" algn="ctr">
                            <a:solidFill>
                              <a:schemeClr val="tx1"/>
                            </a:solidFill>
                            <a:round/>
                            <a:headEnd/>
                            <a:tailEnd/>
                          </a:ln>
                        </wps:spPr>
                        <wps:bodyPr lIns="76197" tIns="38098" rIns="76197" bIns="38098"/>
                      </wps:wsp>
                      <wps:wsp>
                        <wps:cNvPr id="775" name="Rectangle 775"/>
                        <wps:cNvSpPr>
                          <a:spLocks noChangeAspect="1"/>
                        </wps:cNvSpPr>
                        <wps:spPr bwMode="auto">
                          <a:xfrm rot="-5400000">
                            <a:off x="5684033" y="928979"/>
                            <a:ext cx="177800" cy="131763"/>
                          </a:xfrm>
                          <a:prstGeom prst="rect">
                            <a:avLst/>
                          </a:prstGeom>
                          <a:solidFill>
                            <a:srgbClr val="00FF00"/>
                          </a:solidFill>
                          <a:ln w="9525" algn="ctr">
                            <a:solidFill>
                              <a:schemeClr val="tx1"/>
                            </a:solidFill>
                            <a:round/>
                            <a:headEnd/>
                            <a:tailEnd/>
                          </a:ln>
                        </wps:spPr>
                        <wps:bodyPr lIns="76197" tIns="38098" rIns="76197" bIns="38098"/>
                      </wps:wsp>
                      <wps:wsp>
                        <wps:cNvPr id="776" name="Rectangle 776"/>
                        <wps:cNvSpPr>
                          <a:spLocks noChangeAspect="1"/>
                        </wps:cNvSpPr>
                        <wps:spPr bwMode="auto">
                          <a:xfrm rot="-5400000">
                            <a:off x="6495765" y="3010871"/>
                            <a:ext cx="177800" cy="131763"/>
                          </a:xfrm>
                          <a:prstGeom prst="rect">
                            <a:avLst/>
                          </a:prstGeom>
                          <a:solidFill>
                            <a:srgbClr val="00FF00"/>
                          </a:solidFill>
                          <a:ln w="9525" algn="ctr">
                            <a:solidFill>
                              <a:schemeClr val="tx1"/>
                            </a:solidFill>
                            <a:round/>
                            <a:headEnd/>
                            <a:tailEnd/>
                          </a:ln>
                        </wps:spPr>
                        <wps:bodyPr lIns="76197" tIns="38098" rIns="76197" bIns="38098"/>
                      </wps:wsp>
                      <wps:wsp>
                        <wps:cNvPr id="777" name="Rectangle 777"/>
                        <wps:cNvSpPr>
                          <a:spLocks noChangeAspect="1"/>
                        </wps:cNvSpPr>
                        <wps:spPr bwMode="auto">
                          <a:xfrm rot="-5400000">
                            <a:off x="5333908" y="1915604"/>
                            <a:ext cx="177800" cy="131763"/>
                          </a:xfrm>
                          <a:prstGeom prst="rect">
                            <a:avLst/>
                          </a:prstGeom>
                          <a:solidFill>
                            <a:srgbClr val="00FF00"/>
                          </a:solidFill>
                          <a:ln w="9525" algn="ctr">
                            <a:solidFill>
                              <a:schemeClr val="tx1"/>
                            </a:solidFill>
                            <a:round/>
                            <a:headEnd/>
                            <a:tailEnd/>
                          </a:ln>
                        </wps:spPr>
                        <wps:bodyPr lIns="76197" tIns="38098" rIns="76197" bIns="38098"/>
                      </wps:wsp>
                      <wps:wsp>
                        <wps:cNvPr id="778" name="Rectangle 778"/>
                        <wps:cNvSpPr>
                          <a:spLocks noChangeAspect="1"/>
                        </wps:cNvSpPr>
                        <wps:spPr bwMode="auto">
                          <a:xfrm rot="-5400000">
                            <a:off x="7389217" y="1479271"/>
                            <a:ext cx="177800" cy="131763"/>
                          </a:xfrm>
                          <a:prstGeom prst="rect">
                            <a:avLst/>
                          </a:prstGeom>
                          <a:solidFill>
                            <a:srgbClr val="00FF00"/>
                          </a:solidFill>
                          <a:ln w="9525" algn="ctr">
                            <a:solidFill>
                              <a:schemeClr val="tx1"/>
                            </a:solidFill>
                            <a:round/>
                            <a:headEnd/>
                            <a:tailEnd/>
                          </a:ln>
                        </wps:spPr>
                        <wps:bodyPr lIns="76197" tIns="38098" rIns="76197" bIns="38098"/>
                      </wps:wsp>
                      <wps:wsp>
                        <wps:cNvPr id="779" name="Rectangle 779"/>
                        <wps:cNvSpPr>
                          <a:spLocks noChangeAspect="1"/>
                        </wps:cNvSpPr>
                        <wps:spPr bwMode="auto">
                          <a:xfrm rot="-5400000">
                            <a:off x="2253807" y="3381262"/>
                            <a:ext cx="177800" cy="131763"/>
                          </a:xfrm>
                          <a:prstGeom prst="rect">
                            <a:avLst/>
                          </a:prstGeom>
                          <a:solidFill>
                            <a:srgbClr val="00FF00"/>
                          </a:solidFill>
                          <a:ln w="9525" algn="ctr">
                            <a:solidFill>
                              <a:schemeClr val="tx1"/>
                            </a:solidFill>
                            <a:round/>
                            <a:headEnd/>
                            <a:tailEnd/>
                          </a:ln>
                        </wps:spPr>
                        <wps:bodyPr lIns="76197" tIns="38098" rIns="76197" bIns="38098"/>
                      </wps:wsp>
                      <wps:wsp>
                        <wps:cNvPr id="780" name="Freeform 61"/>
                        <wps:cNvSpPr>
                          <a:spLocks/>
                        </wps:cNvSpPr>
                        <wps:spPr bwMode="auto">
                          <a:xfrm>
                            <a:off x="3936485" y="635056"/>
                            <a:ext cx="666750" cy="429738"/>
                          </a:xfrm>
                          <a:custGeom>
                            <a:avLst/>
                            <a:gdLst>
                              <a:gd name="T0" fmla="*/ 66 w 420"/>
                              <a:gd name="T1" fmla="*/ 24 h 288"/>
                              <a:gd name="T2" fmla="*/ 72 w 420"/>
                              <a:gd name="T3" fmla="*/ 24 h 288"/>
                              <a:gd name="T4" fmla="*/ 108 w 420"/>
                              <a:gd name="T5" fmla="*/ 18 h 288"/>
                              <a:gd name="T6" fmla="*/ 138 w 420"/>
                              <a:gd name="T7" fmla="*/ 18 h 288"/>
                              <a:gd name="T8" fmla="*/ 162 w 420"/>
                              <a:gd name="T9" fmla="*/ 18 h 288"/>
                              <a:gd name="T10" fmla="*/ 186 w 420"/>
                              <a:gd name="T11" fmla="*/ 12 h 288"/>
                              <a:gd name="T12" fmla="*/ 282 w 420"/>
                              <a:gd name="T13" fmla="*/ 6 h 288"/>
                              <a:gd name="T14" fmla="*/ 336 w 420"/>
                              <a:gd name="T15" fmla="*/ 6 h 288"/>
                              <a:gd name="T16" fmla="*/ 420 w 420"/>
                              <a:gd name="T17" fmla="*/ 0 h 288"/>
                              <a:gd name="T18" fmla="*/ 408 w 420"/>
                              <a:gd name="T19" fmla="*/ 48 h 288"/>
                              <a:gd name="T20" fmla="*/ 402 w 420"/>
                              <a:gd name="T21" fmla="*/ 60 h 288"/>
                              <a:gd name="T22" fmla="*/ 402 w 420"/>
                              <a:gd name="T23" fmla="*/ 72 h 288"/>
                              <a:gd name="T24" fmla="*/ 396 w 420"/>
                              <a:gd name="T25" fmla="*/ 72 h 288"/>
                              <a:gd name="T26" fmla="*/ 396 w 420"/>
                              <a:gd name="T27" fmla="*/ 78 h 288"/>
                              <a:gd name="T28" fmla="*/ 396 w 420"/>
                              <a:gd name="T29" fmla="*/ 84 h 288"/>
                              <a:gd name="T30" fmla="*/ 390 w 420"/>
                              <a:gd name="T31" fmla="*/ 96 h 288"/>
                              <a:gd name="T32" fmla="*/ 390 w 420"/>
                              <a:gd name="T33" fmla="*/ 102 h 288"/>
                              <a:gd name="T34" fmla="*/ 378 w 420"/>
                              <a:gd name="T35" fmla="*/ 150 h 288"/>
                              <a:gd name="T36" fmla="*/ 372 w 420"/>
                              <a:gd name="T37" fmla="*/ 162 h 288"/>
                              <a:gd name="T38" fmla="*/ 372 w 420"/>
                              <a:gd name="T39" fmla="*/ 174 h 288"/>
                              <a:gd name="T40" fmla="*/ 348 w 420"/>
                              <a:gd name="T41" fmla="*/ 258 h 288"/>
                              <a:gd name="T42" fmla="*/ 342 w 420"/>
                              <a:gd name="T43" fmla="*/ 258 h 288"/>
                              <a:gd name="T44" fmla="*/ 282 w 420"/>
                              <a:gd name="T45" fmla="*/ 264 h 288"/>
                              <a:gd name="T46" fmla="*/ 246 w 420"/>
                              <a:gd name="T47" fmla="*/ 264 h 288"/>
                              <a:gd name="T48" fmla="*/ 204 w 420"/>
                              <a:gd name="T49" fmla="*/ 270 h 288"/>
                              <a:gd name="T50" fmla="*/ 168 w 420"/>
                              <a:gd name="T51" fmla="*/ 276 h 288"/>
                              <a:gd name="T52" fmla="*/ 138 w 420"/>
                              <a:gd name="T53" fmla="*/ 276 h 288"/>
                              <a:gd name="T54" fmla="*/ 108 w 420"/>
                              <a:gd name="T55" fmla="*/ 276 h 288"/>
                              <a:gd name="T56" fmla="*/ 90 w 420"/>
                              <a:gd name="T57" fmla="*/ 282 h 288"/>
                              <a:gd name="T58" fmla="*/ 48 w 420"/>
                              <a:gd name="T59" fmla="*/ 282 h 288"/>
                              <a:gd name="T60" fmla="*/ 36 w 420"/>
                              <a:gd name="T61" fmla="*/ 282 h 288"/>
                              <a:gd name="T62" fmla="*/ 0 w 420"/>
                              <a:gd name="T63" fmla="*/ 288 h 288"/>
                              <a:gd name="T64" fmla="*/ 6 w 420"/>
                              <a:gd name="T65" fmla="*/ 282 h 288"/>
                              <a:gd name="T66" fmla="*/ 6 w 420"/>
                              <a:gd name="T67" fmla="*/ 270 h 288"/>
                              <a:gd name="T68" fmla="*/ 6 w 420"/>
                              <a:gd name="T69" fmla="*/ 264 h 288"/>
                              <a:gd name="T70" fmla="*/ 12 w 420"/>
                              <a:gd name="T71" fmla="*/ 252 h 288"/>
                              <a:gd name="T72" fmla="*/ 18 w 420"/>
                              <a:gd name="T73" fmla="*/ 216 h 288"/>
                              <a:gd name="T74" fmla="*/ 18 w 420"/>
                              <a:gd name="T75" fmla="*/ 204 h 288"/>
                              <a:gd name="T76" fmla="*/ 18 w 420"/>
                              <a:gd name="T77" fmla="*/ 198 h 288"/>
                              <a:gd name="T78" fmla="*/ 24 w 420"/>
                              <a:gd name="T79" fmla="*/ 180 h 288"/>
                              <a:gd name="T80" fmla="*/ 24 w 420"/>
                              <a:gd name="T81" fmla="*/ 162 h 288"/>
                              <a:gd name="T82" fmla="*/ 30 w 420"/>
                              <a:gd name="T83" fmla="*/ 144 h 288"/>
                              <a:gd name="T84" fmla="*/ 30 w 420"/>
                              <a:gd name="T85" fmla="*/ 138 h 288"/>
                              <a:gd name="T86" fmla="*/ 30 w 420"/>
                              <a:gd name="T87" fmla="*/ 132 h 288"/>
                              <a:gd name="T88" fmla="*/ 30 w 420"/>
                              <a:gd name="T89" fmla="*/ 126 h 288"/>
                              <a:gd name="T90" fmla="*/ 36 w 420"/>
                              <a:gd name="T91" fmla="*/ 126 h 288"/>
                              <a:gd name="T92" fmla="*/ 36 w 420"/>
                              <a:gd name="T93" fmla="*/ 114 h 288"/>
                              <a:gd name="T94" fmla="*/ 36 w 420"/>
                              <a:gd name="T95" fmla="*/ 108 h 288"/>
                              <a:gd name="T96" fmla="*/ 42 w 420"/>
                              <a:gd name="T97" fmla="*/ 72 h 288"/>
                              <a:gd name="T98" fmla="*/ 48 w 420"/>
                              <a:gd name="T99" fmla="*/ 60 h 288"/>
                              <a:gd name="T100" fmla="*/ 54 w 420"/>
                              <a:gd name="T101" fmla="*/ 30 h 288"/>
                              <a:gd name="T102" fmla="*/ 54 w 420"/>
                              <a:gd name="T103" fmla="*/ 24 h 288"/>
                              <a:gd name="T104" fmla="*/ 66 w 420"/>
                              <a:gd name="T105" fmla="*/ 24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20" h="288">
                                <a:moveTo>
                                  <a:pt x="66" y="24"/>
                                </a:moveTo>
                                <a:lnTo>
                                  <a:pt x="72" y="24"/>
                                </a:lnTo>
                                <a:lnTo>
                                  <a:pt x="108" y="18"/>
                                </a:lnTo>
                                <a:lnTo>
                                  <a:pt x="138" y="18"/>
                                </a:lnTo>
                                <a:lnTo>
                                  <a:pt x="162" y="18"/>
                                </a:lnTo>
                                <a:lnTo>
                                  <a:pt x="186" y="12"/>
                                </a:lnTo>
                                <a:lnTo>
                                  <a:pt x="282" y="6"/>
                                </a:lnTo>
                                <a:lnTo>
                                  <a:pt x="336" y="6"/>
                                </a:lnTo>
                                <a:lnTo>
                                  <a:pt x="420" y="0"/>
                                </a:lnTo>
                                <a:lnTo>
                                  <a:pt x="408" y="48"/>
                                </a:lnTo>
                                <a:lnTo>
                                  <a:pt x="402" y="60"/>
                                </a:lnTo>
                                <a:lnTo>
                                  <a:pt x="402" y="72"/>
                                </a:lnTo>
                                <a:lnTo>
                                  <a:pt x="396" y="72"/>
                                </a:lnTo>
                                <a:lnTo>
                                  <a:pt x="396" y="78"/>
                                </a:lnTo>
                                <a:lnTo>
                                  <a:pt x="396" y="84"/>
                                </a:lnTo>
                                <a:lnTo>
                                  <a:pt x="390" y="96"/>
                                </a:lnTo>
                                <a:lnTo>
                                  <a:pt x="390" y="102"/>
                                </a:lnTo>
                                <a:lnTo>
                                  <a:pt x="378" y="150"/>
                                </a:lnTo>
                                <a:lnTo>
                                  <a:pt x="372" y="162"/>
                                </a:lnTo>
                                <a:lnTo>
                                  <a:pt x="372" y="174"/>
                                </a:lnTo>
                                <a:lnTo>
                                  <a:pt x="348" y="258"/>
                                </a:lnTo>
                                <a:lnTo>
                                  <a:pt x="342" y="258"/>
                                </a:lnTo>
                                <a:lnTo>
                                  <a:pt x="282" y="264"/>
                                </a:lnTo>
                                <a:lnTo>
                                  <a:pt x="246" y="264"/>
                                </a:lnTo>
                                <a:lnTo>
                                  <a:pt x="204" y="270"/>
                                </a:lnTo>
                                <a:lnTo>
                                  <a:pt x="168" y="276"/>
                                </a:lnTo>
                                <a:lnTo>
                                  <a:pt x="138" y="276"/>
                                </a:lnTo>
                                <a:lnTo>
                                  <a:pt x="108" y="276"/>
                                </a:lnTo>
                                <a:lnTo>
                                  <a:pt x="90" y="282"/>
                                </a:lnTo>
                                <a:lnTo>
                                  <a:pt x="48" y="282"/>
                                </a:lnTo>
                                <a:lnTo>
                                  <a:pt x="36" y="282"/>
                                </a:lnTo>
                                <a:lnTo>
                                  <a:pt x="0" y="288"/>
                                </a:lnTo>
                                <a:lnTo>
                                  <a:pt x="6" y="282"/>
                                </a:lnTo>
                                <a:lnTo>
                                  <a:pt x="6" y="270"/>
                                </a:lnTo>
                                <a:lnTo>
                                  <a:pt x="6" y="264"/>
                                </a:lnTo>
                                <a:lnTo>
                                  <a:pt x="12" y="252"/>
                                </a:lnTo>
                                <a:lnTo>
                                  <a:pt x="18" y="216"/>
                                </a:lnTo>
                                <a:lnTo>
                                  <a:pt x="18" y="204"/>
                                </a:lnTo>
                                <a:lnTo>
                                  <a:pt x="18" y="198"/>
                                </a:lnTo>
                                <a:lnTo>
                                  <a:pt x="24" y="180"/>
                                </a:lnTo>
                                <a:lnTo>
                                  <a:pt x="24" y="162"/>
                                </a:lnTo>
                                <a:lnTo>
                                  <a:pt x="30" y="144"/>
                                </a:lnTo>
                                <a:lnTo>
                                  <a:pt x="30" y="138"/>
                                </a:lnTo>
                                <a:lnTo>
                                  <a:pt x="30" y="132"/>
                                </a:lnTo>
                                <a:lnTo>
                                  <a:pt x="30" y="126"/>
                                </a:lnTo>
                                <a:lnTo>
                                  <a:pt x="36" y="126"/>
                                </a:lnTo>
                                <a:lnTo>
                                  <a:pt x="36" y="114"/>
                                </a:lnTo>
                                <a:lnTo>
                                  <a:pt x="36" y="108"/>
                                </a:lnTo>
                                <a:lnTo>
                                  <a:pt x="42" y="72"/>
                                </a:lnTo>
                                <a:lnTo>
                                  <a:pt x="48" y="60"/>
                                </a:lnTo>
                                <a:lnTo>
                                  <a:pt x="54" y="30"/>
                                </a:lnTo>
                                <a:lnTo>
                                  <a:pt x="54" y="24"/>
                                </a:lnTo>
                                <a:lnTo>
                                  <a:pt x="66" y="24"/>
                                </a:lnTo>
                                <a:close/>
                              </a:path>
                            </a:pathLst>
                          </a:custGeom>
                          <a:solidFill>
                            <a:srgbClr val="BF95DF"/>
                          </a:solidFill>
                          <a:ln w="9525">
                            <a:solidFill>
                              <a:schemeClr val="tx1"/>
                            </a:solidFill>
                            <a:prstDash val="solid"/>
                            <a:round/>
                            <a:headEnd/>
                            <a:tailEnd/>
                          </a:ln>
                        </wps:spPr>
                        <wps:bodyPr/>
                      </wps:wsp>
                      <wps:wsp>
                        <wps:cNvPr id="781" name="Oval 781"/>
                        <wps:cNvSpPr>
                          <a:spLocks noChangeAspect="1"/>
                        </wps:cNvSpPr>
                        <wps:spPr bwMode="auto">
                          <a:xfrm>
                            <a:off x="1951437" y="484132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2" name="Rectangle 782"/>
                        <wps:cNvSpPr>
                          <a:spLocks noChangeAspect="1"/>
                        </wps:cNvSpPr>
                        <wps:spPr bwMode="auto">
                          <a:xfrm rot="-5400000">
                            <a:off x="4163864" y="756690"/>
                            <a:ext cx="177800" cy="131763"/>
                          </a:xfrm>
                          <a:prstGeom prst="rect">
                            <a:avLst/>
                          </a:prstGeom>
                          <a:solidFill>
                            <a:srgbClr val="00FF00"/>
                          </a:solidFill>
                          <a:ln w="9525" algn="ctr">
                            <a:solidFill>
                              <a:schemeClr val="tx1"/>
                            </a:solidFill>
                            <a:round/>
                            <a:headEnd/>
                            <a:tailEnd/>
                          </a:ln>
                        </wps:spPr>
                        <wps:bodyPr lIns="76197" tIns="38098" rIns="76197" bIns="38098"/>
                      </wps:wsp>
                      <wps:wsp>
                        <wps:cNvPr id="783" name="Rectangle 783"/>
                        <wps:cNvSpPr>
                          <a:spLocks noChangeAspect="1"/>
                        </wps:cNvSpPr>
                        <wps:spPr bwMode="auto">
                          <a:xfrm rot="-5400000">
                            <a:off x="4195701" y="1654487"/>
                            <a:ext cx="177800" cy="131763"/>
                          </a:xfrm>
                          <a:prstGeom prst="rect">
                            <a:avLst/>
                          </a:prstGeom>
                          <a:solidFill>
                            <a:srgbClr val="00FF00"/>
                          </a:solidFill>
                          <a:ln w="9525" algn="ctr">
                            <a:solidFill>
                              <a:schemeClr val="tx1"/>
                            </a:solidFill>
                            <a:round/>
                            <a:headEnd/>
                            <a:tailEnd/>
                          </a:ln>
                        </wps:spPr>
                        <wps:bodyPr lIns="76197" tIns="38098" rIns="76197" bIns="38098"/>
                      </wps:wsp>
                      <wps:wsp>
                        <wps:cNvPr id="784" name="Rectangle 784"/>
                        <wps:cNvSpPr>
                          <a:spLocks noChangeAspect="1"/>
                        </wps:cNvSpPr>
                        <wps:spPr bwMode="auto">
                          <a:xfrm rot="-5400000">
                            <a:off x="4664024" y="1820208"/>
                            <a:ext cx="177800" cy="131763"/>
                          </a:xfrm>
                          <a:prstGeom prst="rect">
                            <a:avLst/>
                          </a:prstGeom>
                          <a:solidFill>
                            <a:srgbClr val="00FF00"/>
                          </a:solidFill>
                          <a:ln w="9525" algn="ctr">
                            <a:solidFill>
                              <a:schemeClr val="tx1"/>
                            </a:solidFill>
                            <a:round/>
                            <a:headEnd/>
                            <a:tailEnd/>
                          </a:ln>
                        </wps:spPr>
                        <wps:bodyPr lIns="76197" tIns="38098" rIns="76197" bIns="38098"/>
                      </wps:wsp>
                      <wps:wsp>
                        <wps:cNvPr id="785" name="Rectangle 785"/>
                        <wps:cNvSpPr>
                          <a:spLocks noChangeAspect="1"/>
                        </wps:cNvSpPr>
                        <wps:spPr bwMode="auto">
                          <a:xfrm rot="-5400000">
                            <a:off x="4866685" y="2060029"/>
                            <a:ext cx="177800" cy="131763"/>
                          </a:xfrm>
                          <a:prstGeom prst="rect">
                            <a:avLst/>
                          </a:prstGeom>
                          <a:solidFill>
                            <a:srgbClr val="00FF00"/>
                          </a:solidFill>
                          <a:ln w="9525" algn="ctr">
                            <a:solidFill>
                              <a:schemeClr val="tx1"/>
                            </a:solidFill>
                            <a:round/>
                            <a:headEnd/>
                            <a:tailEnd/>
                          </a:ln>
                        </wps:spPr>
                        <wps:bodyPr lIns="76197" tIns="38098" rIns="76197" bIns="38098"/>
                      </wps:wsp>
                      <wps:wsp>
                        <wps:cNvPr id="786" name="Rectangle 786"/>
                        <wps:cNvSpPr>
                          <a:spLocks noChangeAspect="1"/>
                        </wps:cNvSpPr>
                        <wps:spPr bwMode="auto">
                          <a:xfrm rot="-5400000">
                            <a:off x="5239427" y="1634902"/>
                            <a:ext cx="177800" cy="131763"/>
                          </a:xfrm>
                          <a:prstGeom prst="rect">
                            <a:avLst/>
                          </a:prstGeom>
                          <a:solidFill>
                            <a:srgbClr val="00FF00"/>
                          </a:solidFill>
                          <a:ln w="9525" algn="ctr">
                            <a:solidFill>
                              <a:schemeClr val="tx1"/>
                            </a:solidFill>
                            <a:round/>
                            <a:headEnd/>
                            <a:tailEnd/>
                          </a:ln>
                        </wps:spPr>
                        <wps:bodyPr lIns="76197" tIns="38098" rIns="76197" bIns="38098"/>
                      </wps:wsp>
                      <wps:wsp>
                        <wps:cNvPr id="787" name="Oval 787"/>
                        <wps:cNvSpPr>
                          <a:spLocks noChangeAspect="1"/>
                        </wps:cNvSpPr>
                        <wps:spPr bwMode="auto">
                          <a:xfrm>
                            <a:off x="6965500" y="352097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8" name="Oval 788"/>
                        <wps:cNvSpPr>
                          <a:spLocks noChangeAspect="1"/>
                        </wps:cNvSpPr>
                        <wps:spPr bwMode="auto">
                          <a:xfrm>
                            <a:off x="4650383" y="146799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9" name="Oval 789"/>
                        <wps:cNvSpPr>
                          <a:spLocks noChangeAspect="1"/>
                        </wps:cNvSpPr>
                        <wps:spPr bwMode="auto">
                          <a:xfrm>
                            <a:off x="6193981" y="15902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0" name="Oval 790"/>
                        <wps:cNvSpPr>
                          <a:spLocks noChangeAspect="1"/>
                        </wps:cNvSpPr>
                        <wps:spPr bwMode="auto">
                          <a:xfrm>
                            <a:off x="4983758" y="157884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1" name="Oval 791"/>
                        <wps:cNvSpPr>
                          <a:spLocks noChangeAspect="1"/>
                        </wps:cNvSpPr>
                        <wps:spPr bwMode="auto">
                          <a:xfrm>
                            <a:off x="2585446" y="378728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2" name="Oval 792"/>
                        <wps:cNvSpPr>
                          <a:spLocks noChangeAspect="1"/>
                        </wps:cNvSpPr>
                        <wps:spPr bwMode="auto">
                          <a:xfrm>
                            <a:off x="5107174" y="195537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3" name="Rectangle 793"/>
                        <wps:cNvSpPr>
                          <a:spLocks noChangeAspect="1"/>
                        </wps:cNvSpPr>
                        <wps:spPr bwMode="auto">
                          <a:xfrm rot="-5400000">
                            <a:off x="5077391" y="1238067"/>
                            <a:ext cx="177800" cy="131763"/>
                          </a:xfrm>
                          <a:prstGeom prst="rect">
                            <a:avLst/>
                          </a:prstGeom>
                          <a:solidFill>
                            <a:srgbClr val="00FF00"/>
                          </a:solidFill>
                          <a:ln w="9525" algn="ctr">
                            <a:solidFill>
                              <a:schemeClr val="tx1"/>
                            </a:solidFill>
                            <a:round/>
                            <a:headEnd/>
                            <a:tailEnd/>
                          </a:ln>
                        </wps:spPr>
                        <wps:bodyPr lIns="76197" tIns="38098" rIns="76197" bIns="38098"/>
                      </wps:wsp>
                      <wps:wsp>
                        <wps:cNvPr id="794" name="Rectangle 794"/>
                        <wps:cNvSpPr>
                          <a:spLocks noChangeAspect="1"/>
                        </wps:cNvSpPr>
                        <wps:spPr bwMode="auto">
                          <a:xfrm rot="-5400000">
                            <a:off x="5702920" y="3514427"/>
                            <a:ext cx="177800" cy="131763"/>
                          </a:xfrm>
                          <a:prstGeom prst="rect">
                            <a:avLst/>
                          </a:prstGeom>
                          <a:solidFill>
                            <a:srgbClr val="00FF00"/>
                          </a:solidFill>
                          <a:ln w="9525" algn="ctr">
                            <a:solidFill>
                              <a:schemeClr val="tx1"/>
                            </a:solidFill>
                            <a:round/>
                            <a:headEnd/>
                            <a:tailEnd/>
                          </a:ln>
                        </wps:spPr>
                        <wps:bodyPr lIns="76197" tIns="38098" rIns="76197" bIns="38098"/>
                      </wps:wsp>
                      <wps:wsp>
                        <wps:cNvPr id="795" name="Oval 795"/>
                        <wps:cNvSpPr>
                          <a:spLocks noChangeAspect="1"/>
                        </wps:cNvSpPr>
                        <wps:spPr bwMode="auto">
                          <a:xfrm>
                            <a:off x="2995728" y="4484249"/>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6" name="Oval 796"/>
                        <wps:cNvSpPr>
                          <a:spLocks noChangeAspect="1"/>
                        </wps:cNvSpPr>
                        <wps:spPr bwMode="auto">
                          <a:xfrm>
                            <a:off x="2592384" y="306580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7" name="Rectangle 797"/>
                        <wps:cNvSpPr>
                          <a:spLocks noChangeAspect="1"/>
                        </wps:cNvSpPr>
                        <wps:spPr bwMode="auto">
                          <a:xfrm rot="-5400000">
                            <a:off x="4606599" y="3865590"/>
                            <a:ext cx="177800" cy="131763"/>
                          </a:xfrm>
                          <a:prstGeom prst="rect">
                            <a:avLst/>
                          </a:prstGeom>
                          <a:solidFill>
                            <a:srgbClr val="00FF00"/>
                          </a:solidFill>
                          <a:ln w="9525" algn="ctr">
                            <a:solidFill>
                              <a:schemeClr val="tx1"/>
                            </a:solidFill>
                            <a:round/>
                            <a:headEnd/>
                            <a:tailEnd/>
                          </a:ln>
                        </wps:spPr>
                        <wps:bodyPr lIns="76197" tIns="38098" rIns="76197" bIns="38098"/>
                      </wps:wsp>
                      <wps:wsp>
                        <wps:cNvPr id="798" name="Oval 798"/>
                        <wps:cNvSpPr>
                          <a:spLocks noChangeAspect="1"/>
                        </wps:cNvSpPr>
                        <wps:spPr bwMode="auto">
                          <a:xfrm>
                            <a:off x="6122246" y="386201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9" name="Oval 799"/>
                        <wps:cNvSpPr>
                          <a:spLocks noChangeAspect="1"/>
                        </wps:cNvSpPr>
                        <wps:spPr bwMode="auto">
                          <a:xfrm>
                            <a:off x="6080251" y="354590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00" name="Oval 800"/>
                        <wps:cNvSpPr>
                          <a:spLocks noChangeAspect="1"/>
                        </wps:cNvSpPr>
                        <wps:spPr bwMode="auto">
                          <a:xfrm>
                            <a:off x="6283222" y="363872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01" name="Rectangle 801"/>
                        <wps:cNvSpPr>
                          <a:spLocks noChangeAspect="1"/>
                        </wps:cNvSpPr>
                        <wps:spPr bwMode="auto">
                          <a:xfrm rot="-5400000">
                            <a:off x="4612060" y="3518839"/>
                            <a:ext cx="177800" cy="131763"/>
                          </a:xfrm>
                          <a:prstGeom prst="rect">
                            <a:avLst/>
                          </a:prstGeom>
                          <a:solidFill>
                            <a:srgbClr val="00FF00"/>
                          </a:solidFill>
                          <a:ln w="9525" algn="ctr">
                            <a:solidFill>
                              <a:schemeClr val="tx1"/>
                            </a:solidFill>
                            <a:round/>
                            <a:headEnd/>
                            <a:tailEnd/>
                          </a:ln>
                        </wps:spPr>
                        <wps:bodyPr lIns="76197" tIns="38098" rIns="76197" bIns="38098"/>
                      </wps:wsp>
                      <wps:wsp>
                        <wps:cNvPr id="802" name="Rectangle 802"/>
                        <wps:cNvSpPr>
                          <a:spLocks noChangeAspect="1"/>
                        </wps:cNvSpPr>
                        <wps:spPr bwMode="auto">
                          <a:xfrm rot="-5400000">
                            <a:off x="2892624" y="4096181"/>
                            <a:ext cx="177800" cy="131763"/>
                          </a:xfrm>
                          <a:prstGeom prst="rect">
                            <a:avLst/>
                          </a:prstGeom>
                          <a:solidFill>
                            <a:srgbClr val="00FF00"/>
                          </a:solidFill>
                          <a:ln w="9525" algn="ctr">
                            <a:solidFill>
                              <a:schemeClr val="tx1"/>
                            </a:solidFill>
                            <a:round/>
                            <a:headEnd/>
                            <a:tailEnd/>
                          </a:ln>
                        </wps:spPr>
                        <wps:bodyPr lIns="76197" tIns="38098" rIns="76197" bIns="38098"/>
                      </wps:wsp>
                      <wps:wsp>
                        <wps:cNvPr id="803" name="Rectangle 803"/>
                        <wps:cNvSpPr>
                          <a:spLocks noChangeAspect="1"/>
                        </wps:cNvSpPr>
                        <wps:spPr bwMode="auto">
                          <a:xfrm rot="-5400000">
                            <a:off x="2615535" y="4234243"/>
                            <a:ext cx="177800" cy="131763"/>
                          </a:xfrm>
                          <a:prstGeom prst="rect">
                            <a:avLst/>
                          </a:prstGeom>
                          <a:solidFill>
                            <a:srgbClr val="00FF00"/>
                          </a:solidFill>
                          <a:ln w="9525" algn="ctr">
                            <a:solidFill>
                              <a:schemeClr val="tx1"/>
                            </a:solidFill>
                            <a:round/>
                            <a:headEnd/>
                            <a:tailEnd/>
                          </a:ln>
                        </wps:spPr>
                        <wps:bodyPr lIns="76197" tIns="38098" rIns="76197" bIns="38098"/>
                      </wps:wsp>
                      <wps:wsp>
                        <wps:cNvPr id="804" name="Rectangle 804"/>
                        <wps:cNvSpPr>
                          <a:spLocks noChangeArrowheads="1"/>
                        </wps:cNvSpPr>
                        <wps:spPr bwMode="auto">
                          <a:xfrm>
                            <a:off x="575732" y="2045846"/>
                            <a:ext cx="204964" cy="229426"/>
                          </a:xfrm>
                          <a:prstGeom prst="rect">
                            <a:avLst/>
                          </a:prstGeom>
                          <a:solidFill>
                            <a:srgbClr val="FFC000"/>
                          </a:solidFill>
                          <a:ln w="12700" algn="ctr">
                            <a:solidFill>
                              <a:schemeClr val="tx1"/>
                            </a:solidFill>
                            <a:round/>
                            <a:headEnd type="none" w="sm" len="sm"/>
                            <a:tailEnd type="none" w="sm" len="sm"/>
                          </a:ln>
                        </wps:spPr>
                        <wps:bodyPr/>
                      </wps:wsp>
                      <wps:wsp>
                        <wps:cNvPr id="805" name="TextBox 283"/>
                        <wps:cNvSpPr txBox="1">
                          <a:spLocks noChangeArrowheads="1"/>
                        </wps:cNvSpPr>
                        <wps:spPr bwMode="auto">
                          <a:xfrm>
                            <a:off x="805331" y="1987617"/>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AC39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2017</w:t>
                              </w:r>
                            </w:p>
                          </w:txbxContent>
                        </wps:txbx>
                        <wps:bodyPr wrap="none">
                          <a:spAutoFit/>
                        </wps:bodyPr>
                      </wps:wsp>
                      <wps:wsp>
                        <wps:cNvPr id="806" name="Rectangle 806"/>
                        <wps:cNvSpPr>
                          <a:spLocks noChangeAspect="1"/>
                        </wps:cNvSpPr>
                        <wps:spPr bwMode="auto">
                          <a:xfrm rot="-5400000">
                            <a:off x="5988854" y="3366116"/>
                            <a:ext cx="177800" cy="131763"/>
                          </a:xfrm>
                          <a:prstGeom prst="rect">
                            <a:avLst/>
                          </a:prstGeom>
                          <a:solidFill>
                            <a:srgbClr val="00FF00"/>
                          </a:solidFill>
                          <a:ln w="9525" algn="ctr">
                            <a:solidFill>
                              <a:schemeClr val="tx1"/>
                            </a:solidFill>
                            <a:round/>
                            <a:headEnd/>
                            <a:tailEnd/>
                          </a:ln>
                        </wps:spPr>
                        <wps:bodyPr lIns="76197" tIns="38098" rIns="76197" bIns="38098"/>
                      </wps:wsp>
                      <wps:wsp>
                        <wps:cNvPr id="807" name="Rectangle 807"/>
                        <wps:cNvSpPr>
                          <a:spLocks noChangeAspect="1"/>
                        </wps:cNvSpPr>
                        <wps:spPr bwMode="auto">
                          <a:xfrm rot="16200000">
                            <a:off x="5359162" y="793093"/>
                            <a:ext cx="177800" cy="131763"/>
                          </a:xfrm>
                          <a:prstGeom prst="rect">
                            <a:avLst/>
                          </a:prstGeom>
                          <a:solidFill>
                            <a:srgbClr val="00FF00"/>
                          </a:solidFill>
                          <a:ln w="9525" algn="ctr">
                            <a:solidFill>
                              <a:schemeClr val="tx1"/>
                            </a:solidFill>
                            <a:round/>
                            <a:headEnd/>
                            <a:tailEnd/>
                          </a:ln>
                        </wps:spPr>
                        <wps:bodyPr lIns="76197" tIns="38098" rIns="76197" bIns="38098"/>
                      </wps:wsp>
                      <wps:wsp>
                        <wps:cNvPr id="808" name="Rectangle 808"/>
                        <wps:cNvSpPr>
                          <a:spLocks noChangeAspect="1"/>
                        </wps:cNvSpPr>
                        <wps:spPr bwMode="auto">
                          <a:xfrm rot="-5400000">
                            <a:off x="2562428" y="3540166"/>
                            <a:ext cx="177800" cy="131763"/>
                          </a:xfrm>
                          <a:prstGeom prst="rect">
                            <a:avLst/>
                          </a:prstGeom>
                          <a:solidFill>
                            <a:srgbClr val="00FF00"/>
                          </a:solidFill>
                          <a:ln w="9525" algn="ctr">
                            <a:solidFill>
                              <a:schemeClr val="tx1"/>
                            </a:solidFill>
                            <a:round/>
                            <a:headEnd/>
                            <a:tailEnd/>
                          </a:ln>
                        </wps:spPr>
                        <wps:bodyPr lIns="76197" tIns="38098" rIns="76197" bIns="38098"/>
                      </wps:wsp>
                      <wps:wsp>
                        <wps:cNvPr id="809" name="Rectangle 809"/>
                        <wps:cNvSpPr>
                          <a:spLocks noChangeAspect="1"/>
                        </wps:cNvSpPr>
                        <wps:spPr bwMode="auto">
                          <a:xfrm rot="-5400000">
                            <a:off x="2215028" y="4953241"/>
                            <a:ext cx="177800" cy="131763"/>
                          </a:xfrm>
                          <a:prstGeom prst="rect">
                            <a:avLst/>
                          </a:prstGeom>
                          <a:solidFill>
                            <a:srgbClr val="00FF00"/>
                          </a:solidFill>
                          <a:ln w="9525" algn="ctr">
                            <a:solidFill>
                              <a:schemeClr val="tx1"/>
                            </a:solidFill>
                            <a:round/>
                            <a:headEnd/>
                            <a:tailEnd/>
                          </a:ln>
                        </wps:spPr>
                        <wps:bodyPr lIns="76197" tIns="38098" rIns="76197" bIns="38098"/>
                      </wps:wsp>
                      <wps:wsp>
                        <wps:cNvPr id="810" name="Oval 810"/>
                        <wps:cNvSpPr>
                          <a:spLocks noChangeAspect="1"/>
                        </wps:cNvSpPr>
                        <wps:spPr bwMode="auto">
                          <a:xfrm>
                            <a:off x="2412996" y="114149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1" name="Oval 811"/>
                        <wps:cNvSpPr>
                          <a:spLocks noChangeAspect="1"/>
                        </wps:cNvSpPr>
                        <wps:spPr bwMode="auto">
                          <a:xfrm>
                            <a:off x="2832452" y="1174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2" name="Oval 812"/>
                        <wps:cNvSpPr>
                          <a:spLocks noChangeAspect="1"/>
                        </wps:cNvSpPr>
                        <wps:spPr bwMode="auto">
                          <a:xfrm>
                            <a:off x="3681564" y="80007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3" name="Oval 813"/>
                        <wps:cNvSpPr>
                          <a:spLocks noChangeAspect="1"/>
                        </wps:cNvSpPr>
                        <wps:spPr bwMode="auto">
                          <a:xfrm>
                            <a:off x="4056018" y="1174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4" name="Oval 814"/>
                        <wps:cNvSpPr>
                          <a:spLocks noChangeAspect="1"/>
                        </wps:cNvSpPr>
                        <wps:spPr bwMode="auto">
                          <a:xfrm>
                            <a:off x="6094454" y="123016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5" name="Oval 815"/>
                        <wps:cNvSpPr>
                          <a:spLocks noChangeAspect="1"/>
                        </wps:cNvSpPr>
                        <wps:spPr bwMode="auto">
                          <a:xfrm>
                            <a:off x="7891838" y="110245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6" name="Oval 816"/>
                        <wps:cNvSpPr>
                          <a:spLocks noChangeAspect="1"/>
                        </wps:cNvSpPr>
                        <wps:spPr bwMode="auto">
                          <a:xfrm>
                            <a:off x="6955240" y="222890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7" name="Oval 817"/>
                        <wps:cNvSpPr>
                          <a:spLocks noChangeAspect="1"/>
                        </wps:cNvSpPr>
                        <wps:spPr bwMode="auto">
                          <a:xfrm>
                            <a:off x="7231260" y="265849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8" name="Oval 818"/>
                        <wps:cNvSpPr>
                          <a:spLocks noChangeAspect="1"/>
                        </wps:cNvSpPr>
                        <wps:spPr bwMode="auto">
                          <a:xfrm>
                            <a:off x="6724736" y="377175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9" name="Oval 819"/>
                        <wps:cNvSpPr>
                          <a:spLocks noChangeAspect="1"/>
                        </wps:cNvSpPr>
                        <wps:spPr bwMode="auto">
                          <a:xfrm>
                            <a:off x="7326884" y="233545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0" name="Rectangle 820"/>
                        <wps:cNvSpPr>
                          <a:spLocks noChangeAspect="1"/>
                        </wps:cNvSpPr>
                        <wps:spPr bwMode="auto">
                          <a:xfrm rot="-5400000">
                            <a:off x="6644623" y="3425527"/>
                            <a:ext cx="177800" cy="131763"/>
                          </a:xfrm>
                          <a:prstGeom prst="rect">
                            <a:avLst/>
                          </a:prstGeom>
                          <a:solidFill>
                            <a:srgbClr val="00FF00"/>
                          </a:solidFill>
                          <a:ln w="9525" algn="ctr">
                            <a:solidFill>
                              <a:schemeClr val="tx1"/>
                            </a:solidFill>
                            <a:round/>
                            <a:headEnd/>
                            <a:tailEnd/>
                          </a:ln>
                        </wps:spPr>
                        <wps:bodyPr lIns="76197" tIns="38098" rIns="76197" bIns="38098"/>
                      </wps:wsp>
                      <wps:wsp>
                        <wps:cNvPr id="821" name="Rectangle 821"/>
                        <wps:cNvSpPr>
                          <a:spLocks noChangeArrowheads="1"/>
                        </wps:cNvSpPr>
                        <wps:spPr bwMode="auto">
                          <a:xfrm>
                            <a:off x="575732" y="2345010"/>
                            <a:ext cx="204964" cy="229426"/>
                          </a:xfrm>
                          <a:prstGeom prst="rect">
                            <a:avLst/>
                          </a:prstGeom>
                          <a:solidFill>
                            <a:srgbClr val="00FFFF"/>
                          </a:solidFill>
                          <a:ln w="12700" algn="ctr">
                            <a:solidFill>
                              <a:schemeClr val="tx1"/>
                            </a:solidFill>
                            <a:round/>
                            <a:headEnd type="none" w="sm" len="sm"/>
                            <a:tailEnd type="none" w="sm" len="sm"/>
                          </a:ln>
                        </wps:spPr>
                        <wps:bodyPr/>
                      </wps:wsp>
                      <wps:wsp>
                        <wps:cNvPr id="822" name="TextBox 283"/>
                        <wps:cNvSpPr txBox="1">
                          <a:spLocks noChangeArrowheads="1"/>
                        </wps:cNvSpPr>
                        <wps:spPr bwMode="auto">
                          <a:xfrm>
                            <a:off x="795116" y="2286753"/>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F01E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2018</w:t>
                              </w:r>
                            </w:p>
                          </w:txbxContent>
                        </wps:txbx>
                        <wps:bodyPr wrap="none">
                          <a:spAutoFit/>
                        </wps:bodyPr>
                      </wps:wsp>
                      <wps:wsp>
                        <wps:cNvPr id="823" name="Rectangle 823"/>
                        <wps:cNvSpPr>
                          <a:spLocks noChangeAspect="1"/>
                        </wps:cNvSpPr>
                        <wps:spPr bwMode="auto">
                          <a:xfrm rot="-5400000">
                            <a:off x="7293606" y="3552104"/>
                            <a:ext cx="177800" cy="131763"/>
                          </a:xfrm>
                          <a:prstGeom prst="rect">
                            <a:avLst/>
                          </a:prstGeom>
                          <a:solidFill>
                            <a:srgbClr val="00FF00"/>
                          </a:solidFill>
                          <a:ln w="9525" algn="ctr">
                            <a:solidFill>
                              <a:schemeClr val="tx1"/>
                            </a:solidFill>
                            <a:round/>
                            <a:headEnd/>
                            <a:tailEnd/>
                          </a:ln>
                        </wps:spPr>
                        <wps:bodyPr lIns="76197" tIns="38098" rIns="76197" bIns="38098"/>
                      </wps:wsp>
                      <wps:wsp>
                        <wps:cNvPr id="824" name="Rectangle 824"/>
                        <wps:cNvSpPr>
                          <a:spLocks noChangeAspect="1"/>
                        </wps:cNvSpPr>
                        <wps:spPr bwMode="auto">
                          <a:xfrm rot="-5400000">
                            <a:off x="5697585" y="1273116"/>
                            <a:ext cx="177800" cy="131763"/>
                          </a:xfrm>
                          <a:prstGeom prst="rect">
                            <a:avLst/>
                          </a:prstGeom>
                          <a:solidFill>
                            <a:srgbClr val="00FF00"/>
                          </a:solidFill>
                          <a:ln w="9525" algn="ctr">
                            <a:solidFill>
                              <a:schemeClr val="tx1"/>
                            </a:solidFill>
                            <a:round/>
                            <a:headEnd/>
                            <a:tailEnd/>
                          </a:ln>
                        </wps:spPr>
                        <wps:bodyPr lIns="76197" tIns="38098" rIns="76197" bIns="38098"/>
                      </wps:wsp>
                      <wps:wsp>
                        <wps:cNvPr id="825" name="Oval 825"/>
                        <wps:cNvSpPr>
                          <a:spLocks noChangeAspect="1"/>
                        </wps:cNvSpPr>
                        <wps:spPr bwMode="auto">
                          <a:xfrm>
                            <a:off x="5547351" y="156710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6" name="Oval 826"/>
                        <wps:cNvSpPr>
                          <a:spLocks noChangeAspect="1"/>
                        </wps:cNvSpPr>
                        <wps:spPr bwMode="auto">
                          <a:xfrm>
                            <a:off x="6514053" y="147004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7" name="Oval 827"/>
                        <wps:cNvSpPr>
                          <a:spLocks noChangeAspect="1"/>
                        </wps:cNvSpPr>
                        <wps:spPr bwMode="auto">
                          <a:xfrm>
                            <a:off x="6956466" y="143044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8" name="Rectangle 828"/>
                        <wps:cNvSpPr>
                          <a:spLocks noChangeAspect="1"/>
                        </wps:cNvSpPr>
                        <wps:spPr bwMode="auto">
                          <a:xfrm rot="-5400000">
                            <a:off x="6431549" y="1765945"/>
                            <a:ext cx="177800" cy="131763"/>
                          </a:xfrm>
                          <a:prstGeom prst="rect">
                            <a:avLst/>
                          </a:prstGeom>
                          <a:solidFill>
                            <a:srgbClr val="00FF00"/>
                          </a:solidFill>
                          <a:ln w="9525" algn="ctr">
                            <a:solidFill>
                              <a:schemeClr val="tx1"/>
                            </a:solidFill>
                            <a:round/>
                            <a:headEnd/>
                            <a:tailEnd/>
                          </a:ln>
                        </wps:spPr>
                        <wps:bodyPr lIns="76197" tIns="38098" rIns="76197" bIns="38098"/>
                      </wps:wsp>
                      <wps:wsp>
                        <wps:cNvPr id="829" name="Oval 829"/>
                        <wps:cNvSpPr>
                          <a:spLocks noChangeAspect="1"/>
                        </wps:cNvSpPr>
                        <wps:spPr bwMode="auto">
                          <a:xfrm>
                            <a:off x="6893223" y="99486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0" name="Oval 830"/>
                        <wps:cNvSpPr>
                          <a:spLocks noChangeAspect="1"/>
                        </wps:cNvSpPr>
                        <wps:spPr bwMode="auto">
                          <a:xfrm>
                            <a:off x="2412996" y="54615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1" name="Oval 831"/>
                        <wps:cNvSpPr>
                          <a:spLocks noChangeAspect="1"/>
                        </wps:cNvSpPr>
                        <wps:spPr bwMode="auto">
                          <a:xfrm>
                            <a:off x="2927175" y="60119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2" name="Oval 832"/>
                        <wps:cNvSpPr>
                          <a:spLocks noChangeAspect="1"/>
                        </wps:cNvSpPr>
                        <wps:spPr bwMode="auto">
                          <a:xfrm>
                            <a:off x="3767251" y="44645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3" name="Oval 833"/>
                        <wps:cNvSpPr>
                          <a:spLocks noChangeAspect="1"/>
                        </wps:cNvSpPr>
                        <wps:spPr bwMode="auto">
                          <a:xfrm>
                            <a:off x="4317563" y="40753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4" name="Oval 834"/>
                        <wps:cNvSpPr>
                          <a:spLocks noChangeAspect="1"/>
                        </wps:cNvSpPr>
                        <wps:spPr bwMode="auto">
                          <a:xfrm>
                            <a:off x="8474562" y="310183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5" name="Rectangle 835"/>
                        <wps:cNvSpPr>
                          <a:spLocks noChangeAspect="1"/>
                        </wps:cNvSpPr>
                        <wps:spPr bwMode="auto">
                          <a:xfrm rot="-5400000">
                            <a:off x="8248634" y="3473705"/>
                            <a:ext cx="177800" cy="131763"/>
                          </a:xfrm>
                          <a:prstGeom prst="rect">
                            <a:avLst/>
                          </a:prstGeom>
                          <a:solidFill>
                            <a:srgbClr val="00FF00"/>
                          </a:solidFill>
                          <a:ln w="9525" algn="ctr">
                            <a:solidFill>
                              <a:schemeClr val="tx1"/>
                            </a:solidFill>
                            <a:round/>
                            <a:headEnd/>
                            <a:tailEnd/>
                          </a:ln>
                        </wps:spPr>
                        <wps:bodyPr lIns="76197" tIns="38098" rIns="76197" bIns="38098"/>
                      </wps:wsp>
                      <wps:wsp>
                        <wps:cNvPr id="836" name="Rectangle 836"/>
                        <wps:cNvSpPr>
                          <a:spLocks noChangeAspect="1"/>
                        </wps:cNvSpPr>
                        <wps:spPr bwMode="auto">
                          <a:xfrm rot="-5400000">
                            <a:off x="6675483" y="528869"/>
                            <a:ext cx="177800" cy="131763"/>
                          </a:xfrm>
                          <a:prstGeom prst="rect">
                            <a:avLst/>
                          </a:prstGeom>
                          <a:solidFill>
                            <a:srgbClr val="00FF00"/>
                          </a:solidFill>
                          <a:ln w="9525" algn="ctr">
                            <a:solidFill>
                              <a:schemeClr val="tx1"/>
                            </a:solidFill>
                            <a:round/>
                            <a:headEnd/>
                            <a:tailEnd/>
                          </a:ln>
                        </wps:spPr>
                        <wps:bodyPr lIns="76197" tIns="38098" rIns="76197" bIns="38098"/>
                      </wps:wsp>
                      <wps:wsp>
                        <wps:cNvPr id="837" name="Oval 837"/>
                        <wps:cNvSpPr>
                          <a:spLocks noChangeAspect="1"/>
                        </wps:cNvSpPr>
                        <wps:spPr bwMode="auto">
                          <a:xfrm>
                            <a:off x="2141958" y="380569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8" name="Oval 838"/>
                        <wps:cNvSpPr>
                          <a:spLocks noChangeAspect="1"/>
                        </wps:cNvSpPr>
                        <wps:spPr bwMode="auto">
                          <a:xfrm>
                            <a:off x="2456078" y="474469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9" name="Oval 839"/>
                        <wps:cNvSpPr>
                          <a:spLocks noChangeAspect="1"/>
                        </wps:cNvSpPr>
                        <wps:spPr bwMode="auto">
                          <a:xfrm>
                            <a:off x="2153211" y="455203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40" name="Rectangle 840"/>
                        <wps:cNvSpPr>
                          <a:spLocks noChangeAspect="1"/>
                        </wps:cNvSpPr>
                        <wps:spPr bwMode="auto">
                          <a:xfrm rot="-5400000">
                            <a:off x="1617593" y="5031505"/>
                            <a:ext cx="177800" cy="131763"/>
                          </a:xfrm>
                          <a:prstGeom prst="rect">
                            <a:avLst/>
                          </a:prstGeom>
                          <a:solidFill>
                            <a:srgbClr val="00FF00"/>
                          </a:solidFill>
                          <a:ln w="9525" algn="ctr">
                            <a:solidFill>
                              <a:schemeClr val="tx1"/>
                            </a:solidFill>
                            <a:round/>
                            <a:headEnd/>
                            <a:tailEnd/>
                          </a:ln>
                        </wps:spPr>
                        <wps:bodyPr lIns="76197" tIns="38098" rIns="76197" bIns="38098"/>
                      </wps:wsp>
                      <wps:wsp>
                        <wps:cNvPr id="841" name="Rectangle 841"/>
                        <wps:cNvSpPr>
                          <a:spLocks noChangeAspect="1"/>
                        </wps:cNvSpPr>
                        <wps:spPr bwMode="auto">
                          <a:xfrm rot="-5400000">
                            <a:off x="6840745" y="2993148"/>
                            <a:ext cx="177800" cy="131763"/>
                          </a:xfrm>
                          <a:prstGeom prst="rect">
                            <a:avLst/>
                          </a:prstGeom>
                          <a:solidFill>
                            <a:srgbClr val="00FF00"/>
                          </a:solidFill>
                          <a:ln w="9525" algn="ctr">
                            <a:solidFill>
                              <a:schemeClr val="tx1"/>
                            </a:solidFill>
                            <a:round/>
                            <a:headEnd/>
                            <a:tailEnd/>
                          </a:ln>
                        </wps:spPr>
                        <wps:bodyPr lIns="76197" tIns="38098" rIns="76197" bIns="38098"/>
                      </wps:wsp>
                      <wps:wsp>
                        <wps:cNvPr id="842" name="Rectangle 842"/>
                        <wps:cNvSpPr>
                          <a:spLocks noChangeAspect="1"/>
                        </wps:cNvSpPr>
                        <wps:spPr bwMode="auto">
                          <a:xfrm rot="-5400000">
                            <a:off x="6095390" y="2217291"/>
                            <a:ext cx="177800" cy="131763"/>
                          </a:xfrm>
                          <a:prstGeom prst="rect">
                            <a:avLst/>
                          </a:prstGeom>
                          <a:solidFill>
                            <a:srgbClr val="00FF00"/>
                          </a:solidFill>
                          <a:ln w="9525" algn="ctr">
                            <a:solidFill>
                              <a:schemeClr val="tx1"/>
                            </a:solidFill>
                            <a:round/>
                            <a:headEnd/>
                            <a:tailEnd/>
                          </a:ln>
                        </wps:spPr>
                        <wps:txbx>
                          <w:txbxContent>
                            <w:p w14:paraId="1669BB3D" w14:textId="77777777" w:rsidR="00DC7BC5" w:rsidRDefault="00DC7BC5" w:rsidP="00DC7BC5">
                              <w:pPr>
                                <w:rPr>
                                  <w:rFonts w:ascii="Arial" w:hAnsi="Arial"/>
                                  <w:color w:val="000000" w:themeColor="text1"/>
                                  <w:kern w:val="24"/>
                                  <w:sz w:val="40"/>
                                  <w:szCs w:val="40"/>
                                </w:rPr>
                              </w:pPr>
                              <w:r>
                                <w:rPr>
                                  <w:rFonts w:ascii="Arial" w:hAnsi="Arial"/>
                                  <w:color w:val="000000" w:themeColor="text1"/>
                                  <w:kern w:val="24"/>
                                  <w:sz w:val="40"/>
                                  <w:szCs w:val="40"/>
                                </w:rPr>
                                <w:t>d</w:t>
                              </w:r>
                            </w:p>
                          </w:txbxContent>
                        </wps:txbx>
                        <wps:bodyPr lIns="76197" tIns="38098" rIns="76197" bIns="38098"/>
                      </wps:wsp>
                      <wps:wsp>
                        <wps:cNvPr id="843" name="Rectangle 843"/>
                        <wps:cNvSpPr>
                          <a:spLocks noChangeAspect="1"/>
                        </wps:cNvSpPr>
                        <wps:spPr bwMode="auto">
                          <a:xfrm rot="-5400000">
                            <a:off x="6641984" y="1933871"/>
                            <a:ext cx="177800" cy="131763"/>
                          </a:xfrm>
                          <a:prstGeom prst="rect">
                            <a:avLst/>
                          </a:prstGeom>
                          <a:solidFill>
                            <a:srgbClr val="00FF00"/>
                          </a:solidFill>
                          <a:ln w="9525" algn="ctr">
                            <a:solidFill>
                              <a:schemeClr val="tx1"/>
                            </a:solidFill>
                            <a:round/>
                            <a:headEnd/>
                            <a:tailEnd/>
                          </a:ln>
                        </wps:spPr>
                        <wps:bodyPr lIns="76197" tIns="38098" rIns="76197" bIns="38098"/>
                      </wps:wsp>
                      <wps:wsp>
                        <wps:cNvPr id="844" name="Rectangle 844"/>
                        <wps:cNvSpPr>
                          <a:spLocks noChangeArrowheads="1"/>
                        </wps:cNvSpPr>
                        <wps:spPr bwMode="auto">
                          <a:xfrm>
                            <a:off x="577211" y="2646050"/>
                            <a:ext cx="204964" cy="229426"/>
                          </a:xfrm>
                          <a:prstGeom prst="rect">
                            <a:avLst/>
                          </a:prstGeom>
                          <a:solidFill>
                            <a:srgbClr val="C00000"/>
                          </a:solidFill>
                          <a:ln w="12700" algn="ctr">
                            <a:solidFill>
                              <a:schemeClr val="tx1"/>
                            </a:solidFill>
                            <a:round/>
                            <a:headEnd type="none" w="sm" len="sm"/>
                            <a:tailEnd type="none" w="sm" len="sm"/>
                          </a:ln>
                        </wps:spPr>
                        <wps:bodyPr/>
                      </wps:wsp>
                      <wps:wsp>
                        <wps:cNvPr id="845" name="TextBox 283"/>
                        <wps:cNvSpPr txBox="1">
                          <a:spLocks noChangeArrowheads="1"/>
                        </wps:cNvSpPr>
                        <wps:spPr bwMode="auto">
                          <a:xfrm>
                            <a:off x="796595" y="2587765"/>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0DA57"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2019</w:t>
                              </w:r>
                            </w:p>
                          </w:txbxContent>
                        </wps:txbx>
                        <wps:bodyPr wrap="none">
                          <a:spAutoFit/>
                        </wps:bodyPr>
                      </wps:wsp>
                      <wps:wsp>
                        <wps:cNvPr id="846" name="Rectangle 846"/>
                        <wps:cNvSpPr>
                          <a:spLocks noChangeAspect="1"/>
                        </wps:cNvSpPr>
                        <wps:spPr bwMode="auto">
                          <a:xfrm rot="-5400000">
                            <a:off x="7176156" y="1875258"/>
                            <a:ext cx="177800" cy="131763"/>
                          </a:xfrm>
                          <a:prstGeom prst="rect">
                            <a:avLst/>
                          </a:prstGeom>
                          <a:solidFill>
                            <a:srgbClr val="00FF00"/>
                          </a:solidFill>
                          <a:ln w="9525" algn="ctr">
                            <a:solidFill>
                              <a:schemeClr val="tx1"/>
                            </a:solidFill>
                            <a:round/>
                            <a:headEnd/>
                            <a:tailEnd/>
                          </a:ln>
                        </wps:spPr>
                        <wps:bodyPr lIns="76197" tIns="38098" rIns="76197" bIns="38098"/>
                      </wps:wsp>
                      <wps:wsp>
                        <wps:cNvPr id="847" name="Rectangle 847"/>
                        <wps:cNvSpPr>
                          <a:spLocks noChangeAspect="1"/>
                        </wps:cNvSpPr>
                        <wps:spPr bwMode="auto">
                          <a:xfrm rot="-5400000">
                            <a:off x="7644824" y="1503792"/>
                            <a:ext cx="177800" cy="131763"/>
                          </a:xfrm>
                          <a:prstGeom prst="rect">
                            <a:avLst/>
                          </a:prstGeom>
                          <a:solidFill>
                            <a:srgbClr val="00FF00"/>
                          </a:solidFill>
                          <a:ln w="9525" algn="ctr">
                            <a:solidFill>
                              <a:schemeClr val="tx1"/>
                            </a:solidFill>
                            <a:round/>
                            <a:headEnd/>
                            <a:tailEnd/>
                          </a:ln>
                        </wps:spPr>
                        <wps:bodyPr lIns="76197" tIns="38098" rIns="76197" bIns="38098"/>
                      </wps:wsp>
                      <wps:wsp>
                        <wps:cNvPr id="848" name="Rectangle 848"/>
                        <wps:cNvSpPr>
                          <a:spLocks noChangeAspect="1"/>
                        </wps:cNvSpPr>
                        <wps:spPr bwMode="auto">
                          <a:xfrm rot="-5400000">
                            <a:off x="7721996" y="3548404"/>
                            <a:ext cx="177800" cy="131763"/>
                          </a:xfrm>
                          <a:prstGeom prst="rect">
                            <a:avLst/>
                          </a:prstGeom>
                          <a:solidFill>
                            <a:srgbClr val="00FF00"/>
                          </a:solidFill>
                          <a:ln w="9525" algn="ctr">
                            <a:solidFill>
                              <a:schemeClr val="tx1"/>
                            </a:solidFill>
                            <a:round/>
                            <a:headEnd/>
                            <a:tailEnd/>
                          </a:ln>
                        </wps:spPr>
                        <wps:bodyPr lIns="76197" tIns="38098" rIns="76197" bIns="38098"/>
                      </wps:wsp>
                      <wps:wsp>
                        <wps:cNvPr id="849" name="Rectangle 849"/>
                        <wps:cNvSpPr>
                          <a:spLocks noChangeAspect="1"/>
                        </wps:cNvSpPr>
                        <wps:spPr bwMode="auto">
                          <a:xfrm rot="-5400000">
                            <a:off x="3359379" y="575356"/>
                            <a:ext cx="177800" cy="131763"/>
                          </a:xfrm>
                          <a:prstGeom prst="rect">
                            <a:avLst/>
                          </a:prstGeom>
                          <a:solidFill>
                            <a:srgbClr val="00FF00"/>
                          </a:solidFill>
                          <a:ln w="9525" algn="ctr">
                            <a:solidFill>
                              <a:schemeClr val="tx1"/>
                            </a:solidFill>
                            <a:round/>
                            <a:headEnd/>
                            <a:tailEnd/>
                          </a:ln>
                        </wps:spPr>
                        <wps:bodyPr lIns="76197" tIns="38098" rIns="76197" bIns="38098"/>
                      </wps:wsp>
                      <wps:wsp>
                        <wps:cNvPr id="850" name="Rectangle 850"/>
                        <wps:cNvSpPr>
                          <a:spLocks noChangeAspect="1"/>
                        </wps:cNvSpPr>
                        <wps:spPr bwMode="auto">
                          <a:xfrm rot="-5400000">
                            <a:off x="7513061" y="2605549"/>
                            <a:ext cx="177800" cy="131763"/>
                          </a:xfrm>
                          <a:prstGeom prst="rect">
                            <a:avLst/>
                          </a:prstGeom>
                          <a:solidFill>
                            <a:srgbClr val="00FF00"/>
                          </a:solidFill>
                          <a:ln w="9525" algn="ctr">
                            <a:solidFill>
                              <a:schemeClr val="tx1"/>
                            </a:solidFill>
                            <a:round/>
                            <a:headEnd/>
                            <a:tailEnd/>
                          </a:ln>
                        </wps:spPr>
                        <wps:bodyPr lIns="76197" tIns="38098" rIns="76197" bIns="38098"/>
                      </wps:wsp>
                      <wps:wsp>
                        <wps:cNvPr id="851" name="Oval 851"/>
                        <wps:cNvSpPr>
                          <a:spLocks noChangeAspect="1"/>
                        </wps:cNvSpPr>
                        <wps:spPr bwMode="auto">
                          <a:xfrm>
                            <a:off x="7751652" y="51116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2" name="Oval 852"/>
                        <wps:cNvSpPr>
                          <a:spLocks noChangeAspect="1"/>
                        </wps:cNvSpPr>
                        <wps:spPr bwMode="auto">
                          <a:xfrm>
                            <a:off x="8284693" y="52218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3" name="Oval 853"/>
                        <wps:cNvSpPr>
                          <a:spLocks noChangeAspect="1"/>
                        </wps:cNvSpPr>
                        <wps:spPr bwMode="auto">
                          <a:xfrm>
                            <a:off x="8404914" y="125826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4" name="Oval 854"/>
                        <wps:cNvSpPr>
                          <a:spLocks noChangeAspect="1"/>
                        </wps:cNvSpPr>
                        <wps:spPr bwMode="auto">
                          <a:xfrm>
                            <a:off x="7982325" y="15013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5" name="Oval 855"/>
                        <wps:cNvSpPr>
                          <a:spLocks noChangeAspect="1"/>
                        </wps:cNvSpPr>
                        <wps:spPr bwMode="auto">
                          <a:xfrm>
                            <a:off x="7871215" y="187528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6" name="Oval 856"/>
                        <wps:cNvSpPr>
                          <a:spLocks noChangeAspect="1"/>
                        </wps:cNvSpPr>
                        <wps:spPr bwMode="auto">
                          <a:xfrm>
                            <a:off x="7530163" y="190617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7" name="Oval 857"/>
                        <wps:cNvSpPr>
                          <a:spLocks noChangeAspect="1"/>
                        </wps:cNvSpPr>
                        <wps:spPr bwMode="auto">
                          <a:xfrm>
                            <a:off x="7842140" y="276076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8" name="Oval 858"/>
                        <wps:cNvSpPr>
                          <a:spLocks noChangeAspect="1"/>
                        </wps:cNvSpPr>
                        <wps:spPr bwMode="auto">
                          <a:xfrm>
                            <a:off x="4707398" y="620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9" name="Oval 859"/>
                        <wps:cNvSpPr>
                          <a:spLocks noChangeAspect="1"/>
                        </wps:cNvSpPr>
                        <wps:spPr bwMode="auto">
                          <a:xfrm>
                            <a:off x="2980915" y="30967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0" name="Oval 860"/>
                        <wps:cNvSpPr>
                          <a:spLocks noChangeAspect="1"/>
                        </wps:cNvSpPr>
                        <wps:spPr bwMode="auto">
                          <a:xfrm>
                            <a:off x="2190840" y="297281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1" name="Rectangle 861"/>
                        <wps:cNvSpPr>
                          <a:spLocks noChangeAspect="1"/>
                        </wps:cNvSpPr>
                        <wps:spPr bwMode="auto">
                          <a:xfrm rot="16200000">
                            <a:off x="5816774" y="1552400"/>
                            <a:ext cx="177800" cy="131763"/>
                          </a:xfrm>
                          <a:prstGeom prst="rect">
                            <a:avLst/>
                          </a:prstGeom>
                          <a:solidFill>
                            <a:srgbClr val="00FF00"/>
                          </a:solidFill>
                          <a:ln w="9525" algn="ctr">
                            <a:solidFill>
                              <a:schemeClr val="tx1"/>
                            </a:solidFill>
                            <a:round/>
                            <a:headEnd/>
                            <a:tailEnd/>
                          </a:ln>
                        </wps:spPr>
                        <wps:bodyPr lIns="76197" tIns="38098" rIns="76197" bIns="38098"/>
                      </wps:wsp>
                      <wps:wsp>
                        <wps:cNvPr id="862" name="Rectangle 862"/>
                        <wps:cNvSpPr>
                          <a:spLocks noChangeAspect="1"/>
                        </wps:cNvSpPr>
                        <wps:spPr bwMode="auto">
                          <a:xfrm rot="16200000">
                            <a:off x="7460221" y="3632893"/>
                            <a:ext cx="177800" cy="131763"/>
                          </a:xfrm>
                          <a:prstGeom prst="rect">
                            <a:avLst/>
                          </a:prstGeom>
                          <a:solidFill>
                            <a:srgbClr val="00FF00"/>
                          </a:solidFill>
                          <a:ln w="9525" algn="ctr">
                            <a:solidFill>
                              <a:schemeClr val="tx1"/>
                            </a:solidFill>
                            <a:round/>
                            <a:headEnd/>
                            <a:tailEnd/>
                          </a:ln>
                        </wps:spPr>
                        <wps:bodyPr lIns="76197" tIns="38098" rIns="76197" bIns="38098"/>
                      </wps:wsp>
                      <wps:wsp>
                        <wps:cNvPr id="863" name="Rectangle 863"/>
                        <wps:cNvSpPr>
                          <a:spLocks noChangeArrowheads="1"/>
                        </wps:cNvSpPr>
                        <wps:spPr bwMode="auto">
                          <a:xfrm>
                            <a:off x="575732" y="2944316"/>
                            <a:ext cx="204964" cy="229426"/>
                          </a:xfrm>
                          <a:prstGeom prst="rect">
                            <a:avLst/>
                          </a:prstGeom>
                          <a:solidFill>
                            <a:schemeClr val="accent1"/>
                          </a:solidFill>
                          <a:ln w="12700" algn="ctr">
                            <a:solidFill>
                              <a:schemeClr val="tx1"/>
                            </a:solidFill>
                            <a:round/>
                            <a:headEnd type="none" w="sm" len="sm"/>
                            <a:tailEnd type="none" w="sm" len="sm"/>
                          </a:ln>
                        </wps:spPr>
                        <wps:bodyPr/>
                      </wps:wsp>
                      <wps:wsp>
                        <wps:cNvPr id="864" name="TextBox 283"/>
                        <wps:cNvSpPr txBox="1">
                          <a:spLocks noChangeArrowheads="1"/>
                        </wps:cNvSpPr>
                        <wps:spPr bwMode="auto">
                          <a:xfrm>
                            <a:off x="805035" y="2898136"/>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52ADF"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2020</w:t>
                              </w:r>
                            </w:p>
                          </w:txbxContent>
                        </wps:txbx>
                        <wps:bodyPr wrap="none">
                          <a:spAutoFit/>
                        </wps:bodyPr>
                      </wps:wsp>
                      <wps:wsp>
                        <wps:cNvPr id="865" name="Rectangle 865"/>
                        <wps:cNvSpPr>
                          <a:spLocks noChangeAspect="1"/>
                        </wps:cNvSpPr>
                        <wps:spPr bwMode="auto">
                          <a:xfrm rot="16200000">
                            <a:off x="7252683" y="451115"/>
                            <a:ext cx="177800" cy="131763"/>
                          </a:xfrm>
                          <a:prstGeom prst="rect">
                            <a:avLst/>
                          </a:prstGeom>
                          <a:solidFill>
                            <a:srgbClr val="00FF00"/>
                          </a:solidFill>
                          <a:ln w="9525" algn="ctr">
                            <a:solidFill>
                              <a:schemeClr val="tx1"/>
                            </a:solidFill>
                            <a:round/>
                            <a:headEnd/>
                            <a:tailEnd/>
                          </a:ln>
                        </wps:spPr>
                        <wps:bodyPr lIns="76197" tIns="38098" rIns="76197" bIns="38098"/>
                      </wps:wsp>
                      <wps:wsp>
                        <wps:cNvPr id="866" name="Rectangle 866"/>
                        <wps:cNvSpPr>
                          <a:spLocks noChangeAspect="1"/>
                        </wps:cNvSpPr>
                        <wps:spPr bwMode="auto">
                          <a:xfrm rot="16200000">
                            <a:off x="3190697" y="1112611"/>
                            <a:ext cx="177800" cy="131763"/>
                          </a:xfrm>
                          <a:prstGeom prst="rect">
                            <a:avLst/>
                          </a:prstGeom>
                          <a:solidFill>
                            <a:srgbClr val="00FF00"/>
                          </a:solidFill>
                          <a:ln w="9525" algn="ctr">
                            <a:solidFill>
                              <a:schemeClr val="tx1"/>
                            </a:solidFill>
                            <a:round/>
                            <a:headEnd/>
                            <a:tailEnd/>
                          </a:ln>
                        </wps:spPr>
                        <wps:bodyPr lIns="76197" tIns="38098" rIns="76197" bIns="38098"/>
                      </wps:wsp>
                      <wps:wsp>
                        <wps:cNvPr id="867" name="Oval 867"/>
                        <wps:cNvSpPr>
                          <a:spLocks noChangeAspect="1"/>
                        </wps:cNvSpPr>
                        <wps:spPr bwMode="auto">
                          <a:xfrm>
                            <a:off x="5032271" y="72537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8" name="Oval 868"/>
                        <wps:cNvSpPr>
                          <a:spLocks noChangeAspect="1"/>
                        </wps:cNvSpPr>
                        <wps:spPr bwMode="auto">
                          <a:xfrm>
                            <a:off x="5714290" y="51692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9" name="Oval 869"/>
                        <wps:cNvSpPr>
                          <a:spLocks noChangeAspect="1"/>
                        </wps:cNvSpPr>
                        <wps:spPr bwMode="auto">
                          <a:xfrm>
                            <a:off x="6136223" y="45884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70" name="Rectangle 870"/>
                        <wps:cNvSpPr>
                          <a:spLocks noChangeAspect="1"/>
                        </wps:cNvSpPr>
                        <wps:spPr bwMode="auto">
                          <a:xfrm rot="16200000">
                            <a:off x="6436066" y="1062961"/>
                            <a:ext cx="177800" cy="131763"/>
                          </a:xfrm>
                          <a:prstGeom prst="rect">
                            <a:avLst/>
                          </a:prstGeom>
                          <a:solidFill>
                            <a:srgbClr val="00FF00"/>
                          </a:solidFill>
                          <a:ln w="9525" algn="ctr">
                            <a:solidFill>
                              <a:schemeClr val="tx1"/>
                            </a:solidFill>
                            <a:round/>
                            <a:headEnd/>
                            <a:tailEnd/>
                          </a:ln>
                        </wps:spPr>
                        <wps:bodyPr lIns="76197" tIns="38098" rIns="76197" bIns="38098"/>
                      </wps:wsp>
                      <wps:wsp>
                        <wps:cNvPr id="871" name="Rectangle 871"/>
                        <wps:cNvSpPr>
                          <a:spLocks noChangeAspect="1"/>
                        </wps:cNvSpPr>
                        <wps:spPr bwMode="auto">
                          <a:xfrm rot="16200000">
                            <a:off x="8184638" y="2483252"/>
                            <a:ext cx="177800" cy="131763"/>
                          </a:xfrm>
                          <a:prstGeom prst="rect">
                            <a:avLst/>
                          </a:prstGeom>
                          <a:solidFill>
                            <a:srgbClr val="00FF00"/>
                          </a:solidFill>
                          <a:ln w="9525" algn="ctr">
                            <a:solidFill>
                              <a:schemeClr val="tx1"/>
                            </a:solidFill>
                            <a:round/>
                            <a:headEnd/>
                            <a:tailEnd/>
                          </a:ln>
                        </wps:spPr>
                        <wps:bodyPr lIns="76197" tIns="38098" rIns="76197" bIns="38098"/>
                      </wps:wsp>
                      <wps:wsp>
                        <wps:cNvPr id="872" name="Rectangle 872"/>
                        <wps:cNvSpPr>
                          <a:spLocks noChangeAspect="1"/>
                        </wps:cNvSpPr>
                        <wps:spPr bwMode="auto">
                          <a:xfrm rot="16200000">
                            <a:off x="8473083" y="2528490"/>
                            <a:ext cx="177800" cy="131763"/>
                          </a:xfrm>
                          <a:prstGeom prst="rect">
                            <a:avLst/>
                          </a:prstGeom>
                          <a:solidFill>
                            <a:srgbClr val="00FF00"/>
                          </a:solidFill>
                          <a:ln w="9525" algn="ctr">
                            <a:solidFill>
                              <a:schemeClr val="tx1"/>
                            </a:solidFill>
                            <a:round/>
                            <a:headEnd/>
                            <a:tailEnd/>
                          </a:ln>
                        </wps:spPr>
                        <wps:bodyPr lIns="76197" tIns="38098" rIns="76197" bIns="38098"/>
                      </wps:wsp>
                      <wps:wsp>
                        <wps:cNvPr id="873" name="Rectangle 873"/>
                        <wps:cNvSpPr>
                          <a:spLocks noChangeAspect="1"/>
                        </wps:cNvSpPr>
                        <wps:spPr bwMode="auto">
                          <a:xfrm rot="16200000">
                            <a:off x="7292476" y="3058868"/>
                            <a:ext cx="177800" cy="131763"/>
                          </a:xfrm>
                          <a:prstGeom prst="rect">
                            <a:avLst/>
                          </a:prstGeom>
                          <a:solidFill>
                            <a:srgbClr val="00FF00"/>
                          </a:solidFill>
                          <a:ln w="9525" algn="ctr">
                            <a:solidFill>
                              <a:schemeClr val="tx1"/>
                            </a:solidFill>
                            <a:round/>
                            <a:headEnd/>
                            <a:tailEnd/>
                          </a:ln>
                        </wps:spPr>
                        <wps:bodyPr lIns="76197" tIns="38098" rIns="76197" bIns="38098"/>
                      </wps:wsp>
                      <wps:wsp>
                        <wps:cNvPr id="874" name="Rectangle 874"/>
                        <wps:cNvSpPr>
                          <a:spLocks noChangeAspect="1"/>
                        </wps:cNvSpPr>
                        <wps:spPr bwMode="auto">
                          <a:xfrm rot="16200000">
                            <a:off x="7825517" y="3173382"/>
                            <a:ext cx="177800" cy="131763"/>
                          </a:xfrm>
                          <a:prstGeom prst="rect">
                            <a:avLst/>
                          </a:prstGeom>
                          <a:solidFill>
                            <a:srgbClr val="00FF00"/>
                          </a:solidFill>
                          <a:ln w="9525" algn="ctr">
                            <a:solidFill>
                              <a:schemeClr val="tx1"/>
                            </a:solidFill>
                            <a:round/>
                            <a:headEnd/>
                            <a:tailEnd/>
                          </a:ln>
                        </wps:spPr>
                        <wps:bodyPr lIns="76197" tIns="38098" rIns="76197" bIns="38098"/>
                      </wps:wsp>
                      <wps:wsp>
                        <wps:cNvPr id="875" name="Rectangle 875"/>
                        <wps:cNvSpPr>
                          <a:spLocks noChangeAspect="1"/>
                        </wps:cNvSpPr>
                        <wps:spPr bwMode="auto">
                          <a:xfrm rot="16200000">
                            <a:off x="7190833" y="995386"/>
                            <a:ext cx="177800" cy="131763"/>
                          </a:xfrm>
                          <a:prstGeom prst="rect">
                            <a:avLst/>
                          </a:prstGeom>
                          <a:solidFill>
                            <a:srgbClr val="00FF00"/>
                          </a:solidFill>
                          <a:ln w="9525" algn="ctr">
                            <a:solidFill>
                              <a:schemeClr val="tx1"/>
                            </a:solidFill>
                            <a:round/>
                            <a:headEnd/>
                            <a:tailEnd/>
                          </a:ln>
                        </wps:spPr>
                        <wps:bodyPr lIns="76197" tIns="38098" rIns="76197" bIns="38098"/>
                      </wps:wsp>
                      <wps:wsp>
                        <wps:cNvPr id="876" name="Rectangle 876"/>
                        <wps:cNvSpPr>
                          <a:spLocks noChangeAspect="1"/>
                        </wps:cNvSpPr>
                        <wps:spPr bwMode="auto">
                          <a:xfrm rot="16200000">
                            <a:off x="7522473" y="1000390"/>
                            <a:ext cx="177800" cy="131763"/>
                          </a:xfrm>
                          <a:prstGeom prst="rect">
                            <a:avLst/>
                          </a:prstGeom>
                          <a:solidFill>
                            <a:srgbClr val="00FF00"/>
                          </a:solidFill>
                          <a:ln w="9525" algn="ctr">
                            <a:solidFill>
                              <a:schemeClr val="tx1"/>
                            </a:solidFill>
                            <a:round/>
                            <a:headEnd/>
                            <a:tailEnd/>
                          </a:ln>
                        </wps:spPr>
                        <wps:bodyPr lIns="76197" tIns="38098" rIns="76197" bIns="38098"/>
                      </wps:wsp>
                      <wps:wsp>
                        <wps:cNvPr id="877" name="Rectangle 877"/>
                        <wps:cNvSpPr>
                          <a:spLocks noChangeAspect="1"/>
                        </wps:cNvSpPr>
                        <wps:spPr bwMode="auto">
                          <a:xfrm rot="16200000">
                            <a:off x="5257049" y="426007"/>
                            <a:ext cx="177800" cy="131763"/>
                          </a:xfrm>
                          <a:prstGeom prst="rect">
                            <a:avLst/>
                          </a:prstGeom>
                          <a:solidFill>
                            <a:srgbClr val="00FF00"/>
                          </a:solidFill>
                          <a:ln w="9525" algn="ctr">
                            <a:solidFill>
                              <a:schemeClr val="tx1"/>
                            </a:solidFill>
                            <a:round/>
                            <a:headEnd/>
                            <a:tailEnd/>
                          </a:ln>
                        </wps:spPr>
                        <wps:bodyPr lIns="76197" tIns="38098" rIns="76197" bIns="38098"/>
                      </wps:wsp>
                      <wps:wsp>
                        <wps:cNvPr id="878" name="Rectangle 878"/>
                        <wps:cNvSpPr>
                          <a:spLocks noChangeArrowheads="1"/>
                        </wps:cNvSpPr>
                        <wps:spPr bwMode="auto">
                          <a:xfrm>
                            <a:off x="573002" y="3234458"/>
                            <a:ext cx="204964" cy="229426"/>
                          </a:xfrm>
                          <a:prstGeom prst="rect">
                            <a:avLst/>
                          </a:prstGeom>
                          <a:solidFill>
                            <a:schemeClr val="accent1">
                              <a:lumMod val="50000"/>
                            </a:schemeClr>
                          </a:solidFill>
                          <a:ln w="12700" algn="ctr">
                            <a:solidFill>
                              <a:schemeClr val="tx1"/>
                            </a:solidFill>
                            <a:round/>
                            <a:headEnd type="none" w="sm" len="sm"/>
                            <a:tailEnd type="none" w="sm" len="sm"/>
                          </a:ln>
                        </wps:spPr>
                        <wps:bodyPr/>
                      </wps:wsp>
                      <wps:wsp>
                        <wps:cNvPr id="879" name="TextBox 283"/>
                        <wps:cNvSpPr txBox="1">
                          <a:spLocks noChangeArrowheads="1"/>
                        </wps:cNvSpPr>
                        <wps:spPr bwMode="auto">
                          <a:xfrm>
                            <a:off x="802305" y="3188251"/>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A32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2021</w:t>
                              </w:r>
                            </w:p>
                          </w:txbxContent>
                        </wps:txbx>
                        <wps:bodyPr wrap="none">
                          <a:spAutoFit/>
                        </wps:bodyPr>
                      </wps:wsp>
                      <wps:wsp>
                        <wps:cNvPr id="880" name="Oval 880"/>
                        <wps:cNvSpPr>
                          <a:spLocks noChangeAspect="1"/>
                        </wps:cNvSpPr>
                        <wps:spPr bwMode="auto">
                          <a:xfrm>
                            <a:off x="8311935" y="86499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g:wgp>
                  </a:graphicData>
                </a:graphic>
              </wp:anchor>
            </w:drawing>
          </mc:Choice>
          <mc:Fallback>
            <w:pict>
              <v:group w14:anchorId="12589A82" id="Group 3" o:spid="_x0000_s1026" style="position:absolute;margin-left:0;margin-top:-.05pt;width:688.65pt;height:431.95pt;z-index:251659264" coordsize="87455,5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">
                <v:shape id="Freeform 4" o:spid="_x0000_s1027" style="position:absolute;left:60253;top:11279;width:3268;height:3766;visibility:visible;mso-wrap-style:square;v-text-anchor:middle" coordsize="326867,3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" path="m,45513l289629,r20688,239978l302042,244116r24825,91026l119989,376518r-4137,-66201l,310317,20688,128264,,45513xe" fillcolor="#ffc000" strokecolor="black [3213]">
                  <v:path arrowok="t" o:connecttype="custom" o:connectlocs="0,45513;289629,0;310317,239978;302042,244116;326867,335142;119989,376518;115852,310317;0,310317;20688,128264;0,45513" o:connectangles="0,0,0,0,0,0,0,0,0,0"/>
                </v:shape>
                <v:group id="Group 448" o:spid="_x0000_s1028" style="position:absolute;left:5752;top:2500;width:81703;height:52356" coordorigin="5752,2500" coordsize="196079,12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449" o:spid="_x0000_s1029" style="position:absolute;left:100445;top:106755;width:8022;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" filled="f" strokecolor="black [3213]"/>
                  <v:rect id="Rectangle 450" o:spid="_x0000_s1030" style="position:absolute;left:113638;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N3vwAAANwAAAAPAAAAZHJzL2Rvd25yZXYueG1sRE/LisIw&#10;FN0L8w/hDsxO0xEV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AWxjN3vwAAANwAAAAPAAAAAAAA&#10;AAAAAAAAAAcCAABkcnMvZG93bnJldi54bWxQSwUGAAAAAAMAAwC3AAAA8wIAAAAA&#10;" filled="f" stroked="f">
                    <v:textbox style="mso-fit-shape-to-text:t" inset="0,0,0,0"/>
                  </v:rect>
                  <v:rect id="Rectangle 451" o:spid="_x0000_s1031" style="position:absolute;left:116528;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bswgAAANwAAAAPAAAAZHJzL2Rvd25yZXYueG1sRI/NigIx&#10;EITvgu8QWvCmGU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B5ipbswgAAANwAAAAPAAAA&#10;AAAAAAAAAAAAAAcCAABkcnMvZG93bnJldi54bWxQSwUGAAAAAAMAAwC3AAAA9gIAAAAA&#10;" filled="f" stroked="f">
                    <v:textbox style="mso-fit-shape-to-text:t" inset="0,0,0,0"/>
                  </v:rect>
                  <v:rect id="Rectangle 452" o:spid="_x0000_s1032" style="position:absolute;left:118192;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ibwgAAANwAAAAPAAAAZHJzL2Rvd25yZXYueG1sRI/dagIx&#10;FITvBd8hHME7zbrY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CJWAibwgAAANwAAAAPAAAA&#10;AAAAAAAAAAAAAAcCAABkcnMvZG93bnJldi54bWxQSwUGAAAAAAMAAwC3AAAA9gIAAAAA&#10;" filled="f" stroked="f">
                    <v:textbox style="mso-fit-shape-to-text:t" inset="0,0,0,0"/>
                  </v:rect>
                  <v:rect id="Rectangle 453" o:spid="_x0000_s1033" style="position:absolute;left:120417;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" filled="f" stroked="f">
                    <v:textbox style="mso-fit-shape-to-text:t" inset="0,0,0,0"/>
                  </v:rect>
                  <v:rect id="Rectangle 454" o:spid="_x0000_s1034" style="position:absolute;left:121878;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0wgAAANwAAAAPAAAAZHJzL2Rvd25yZXYueG1sRI/NigIx&#10;EITvgu8QWvCmGU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Bp/TV0wgAAANwAAAAPAAAA&#10;AAAAAAAAAAAAAAcCAABkcnMvZG93bnJldi54bWxQSwUGAAAAAAMAAwC3AAAA9gIAAAAA&#10;" filled="f" stroked="f">
                    <v:textbox style="mso-fit-shape-to-text:t" inset="0,0,0,0"/>
                  </v:rect>
                  <v:rect id="Rectangle 455" o:spid="_x0000_s1035" style="position:absolute;left:123395;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DvwgAAANwAAAAPAAAAZHJzL2Rvd25yZXYueG1sRI/NigIx&#10;EITvgu8QWtibZhRd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AGsZDvwgAAANwAAAAPAAAA&#10;AAAAAAAAAAAAAAcCAABkcnMvZG93bnJldi54bWxQSwUGAAAAAAMAAwC3AAAA9gIAAAAA&#10;" filled="f" stroked="f">
                    <v:textbox style="mso-fit-shape-to-text:t" inset="0,0,0,0"/>
                  </v:rect>
                  <v:rect id="Rectangle 456" o:spid="_x0000_s1036" style="position:absolute;left:124696;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" filled="f" stroked="f">
                    <v:textbox style="mso-fit-shape-to-text:t" inset="0,0,0,0"/>
                  </v:rect>
                  <v:rect id="Rectangle 457" o:spid="_x0000_s1037" style="position:absolute;left:125997;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sDwgAAANwAAAAPAAAAZHJzL2Rvd25yZXYueG1sRI/dagIx&#10;FITvC75DOIJ3NatY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CZL6sDwgAAANwAAAAPAAAA&#10;AAAAAAAAAAAAAAcCAABkcnMvZG93bnJldi54bWxQSwUGAAAAAAMAAwC3AAAA9gIAAAAA&#10;" filled="f" stroked="f">
                    <v:textbox style="mso-fit-shape-to-text:t" inset="0,0,0,0"/>
                  </v:rect>
                  <v:rect id="Rectangle 458" o:spid="_x0000_s1038" style="position:absolute;left:127482;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9xvwAAANwAAAAPAAAAZHJzL2Rvd25yZXYueG1sRE/LisIw&#10;FN0L8w/hDsxO0xEV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DosD9xvwAAANwAAAAPAAAAAAAA&#10;AAAAAAAAAAcCAABkcnMvZG93bnJldi54bWxQSwUGAAAAAAMAAwC3AAAA8wIAAAAA&#10;" filled="f" stroked="f">
                    <v:textbox style="mso-fit-shape-to-text:t" inset="0,0,0,0"/>
                  </v:rect>
                  <v:rect id="Rectangle 459" o:spid="_x0000_s1039" style="position:absolute;left:128721;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qwgAAANwAAAAPAAAAZHJzL2Rvd25yZXYueG1sRI/dagIx&#10;FITvC75DOIJ3NatY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CH/JrqwgAAANwAAAAPAAAA&#10;AAAAAAAAAAAAAAcCAABkcnMvZG93bnJldi54bWxQSwUGAAAAAAMAAwC3AAAA9gIAAAAA&#10;" filled="f" stroked="f">
                    <v:textbox style="mso-fit-shape-to-text:t" inset="0,0,0,0"/>
                  </v:rect>
                  <v:rect id="Rectangle 460" o:spid="_x0000_s1040" style="position:absolute;left:129650;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nKwAAAANwAAAAPAAAAZHJzL2Rvd25yZXYueG1sRE9LasMw&#10;EN0Xcgcxge4aOaY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2Kr5ysAAAADcAAAADwAAAAAA&#10;AAAAAAAAAAAHAgAAZHJzL2Rvd25yZXYueG1sUEsFBgAAAAADAAMAtwAAAPQCAAAAAA==&#10;" filled="f" stroked="f">
                    <v:textbox style="mso-fit-shape-to-text:t" inset="0,0,0,0"/>
                  </v:rect>
                  <v:group id="Group 461" o:spid="_x0000_s1041" style="position:absolute;left:157613;top:105933;width:36606;height:15282" coordorigin="157744,107566" coordsize="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462" o:spid="_x0000_s1042" style="position:absolute;left:157744;top:107567;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463" o:spid="_x0000_s1043" style="position:absolute;left:157744;top:107567;width: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" stroked="f"/>
                    <v:rect id="Rectangle 464" o:spid="_x0000_s1044" style="position:absolute;left:157746;top:107567;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" stroked="f"/>
                    <v:rect id="Rectangle 465" o:spid="_x0000_s1045" style="position:absolute;left:157746;top:107567;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aR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dAL/Z+IRkMUfAAAA//8DAFBLAQItABQABgAIAAAAIQDb4fbL7gAAAIUBAAATAAAAAAAA&#10;AAAAAAAAAAAAAABbQ29udGVudF9UeXBlc10ueG1sUEsBAi0AFAAGAAgAAAAhAFr0LFu/AAAAFQEA&#10;AAsAAAAAAAAAAAAAAAAAHwEAAF9yZWxzLy5yZWxzUEsBAi0AFAAGAAgAAAAhAPBrtpHHAAAA3AAA&#10;AA8AAAAAAAAAAAAAAAAABwIAAGRycy9kb3ducmV2LnhtbFBLBQYAAAAAAwADALcAAAD7AgAAAAA=&#10;" fillcolor="black" stroked="f"/>
                    <v:rect id="Rectangle 466" o:spid="_x0000_s1046" style="position:absolute;left:157747;top:107567;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467" o:spid="_x0000_s1047" style="position:absolute;left:157747;top:107567;width: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" stroked="f"/>
                    <v:rect id="Rectangle 468" o:spid="_x0000_s1048" style="position:absolute;left:157749;top:107567;width:3;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" stroked="f"/>
                    <v:rect id="Rectangle 469" o:spid="_x0000_s1049" style="position:absolute;left:157749;top:107567;width:3;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yU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TGdzPxCMgF/8AAAD//wMAUEsBAi0AFAAGAAgAAAAhANvh9svuAAAAhQEAABMAAAAAAAAA&#10;AAAAAAAAAAAAAFtDb250ZW50X1R5cGVzXS54bWxQSwECLQAUAAYACAAAACEAWvQsW78AAAAVAQAA&#10;CwAAAAAAAAAAAAAAAAAfAQAAX3JlbHMvLnJlbHNQSwECLQAUAAYACAAAACEAcSa8lMYAAADcAAAA&#10;DwAAAAAAAAAAAAAAAAAHAgAAZHJzL2Rvd25yZXYueG1sUEsFBgAAAAADAAMAtwAAAPoCAAAAAA==&#10;" fillcolor="black" stroked="f"/>
                    <v:rect id="Rectangle 470" o:spid="_x0000_s1050" style="position:absolute;left:157744;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14:paraId="323BC57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71" o:spid="_x0000_s1051" style="position:absolute;left:157747;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qMwgAAANwAAAAPAAAAZHJzL2Rvd25yZXYueG1sRI/NigIx&#10;EITvgu8QWvCmGU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AyP8qMwgAAANwAAAAPAAAA&#10;AAAAAAAAAAAAAAcCAABkcnMvZG93bnJldi54bWxQSwUGAAAAAAMAAwC3AAAA9gIAAAAA&#10;" filled="f" stroked="f">
                      <v:textbox style="mso-fit-shape-to-text:t" inset="0,0,0,0">
                        <w:txbxContent>
                          <w:p w14:paraId="3A1223F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72" o:spid="_x0000_s1052" style="position:absolute;left:157749;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7wgAAANwAAAAPAAAAZHJzL2Rvd25yZXYueG1sRI/dagIx&#10;FITvBd8hHME7zbpI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DC7VT7wgAAANwAAAAPAAAA&#10;AAAAAAAAAAAAAAcCAABkcnMvZG93bnJldi54bWxQSwUGAAAAAAMAAwC3AAAA9gIAAAAA&#10;" filled="f" stroked="f">
                      <v:textbox style="mso-fit-shape-to-text:t" inset="0,0,0,0">
                        <w:txbxContent>
                          <w:p w14:paraId="64F9AE9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73" o:spid="_x0000_s1053" style="position:absolute;left:157751;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FgwgAAANwAAAAPAAAAZHJzL2Rvd25yZXYueG1sRI/dagIx&#10;FITvC75DOIJ3NasW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CtofFgwgAAANwAAAAPAAAA&#10;AAAAAAAAAAAAAAcCAABkcnMvZG93bnJldi54bWxQSwUGAAAAAAMAAwC3AAAA9gIAAAAA&#10;" filled="f" stroked="f">
                      <v:textbox style="mso-fit-shape-to-text:t" inset="0,0,0,0">
                        <w:txbxContent>
                          <w:p w14:paraId="59ACA39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v:textbox>
                    </v:rect>
                    <v:rect id="Rectangle 474" o:spid="_x0000_s1054" style="position:absolute;left:157752;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kUwgAAANwAAAAPAAAAZHJzL2Rvd25yZXYueG1sRI/NigIx&#10;EITvgu8QWvCmGU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AiSGkUwgAAANwAAAAPAAAA&#10;AAAAAAAAAAAAAAcCAABkcnMvZG93bnJldi54bWxQSwUGAAAAAAMAAwC3AAAA9gIAAAAA&#10;" filled="f" stroked="f">
                      <v:textbox style="mso-fit-shape-to-text:t" inset="0,0,0,0">
                        <w:txbxContent>
                          <w:p w14:paraId="4F0D8B1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75" o:spid="_x0000_s1055" style="position:absolute;left:157753;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yPwgAAANwAAAAPAAAAZHJzL2Rvd25yZXYueG1sRI/dagIx&#10;FITvC75DOIJ3NatY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BNBMyPwgAAANwAAAAPAAAA&#10;AAAAAAAAAAAAAAcCAABkcnMvZG93bnJldi54bWxQSwUGAAAAAAMAAwC3AAAA9gIAAAAA&#10;" filled="f" stroked="f">
                      <v:textbox style="mso-fit-shape-to-text:t" inset="0,0,0,0">
                        <w:txbxContent>
                          <w:p w14:paraId="559CB42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M</w:t>
                            </w:r>
                          </w:p>
                        </w:txbxContent>
                      </v:textbox>
                    </v:rect>
                    <v:rect id="Rectangle 476" o:spid="_x0000_s1056" style="position:absolute;left:157753;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L4wgAAANwAAAAPAAAAZHJzL2Rvd25yZXYueG1sRI/NigIx&#10;EITvgu8QWtibZhRx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C91lL4wgAAANwAAAAPAAAA&#10;AAAAAAAAAAAAAAcCAABkcnMvZG93bnJldi54bWxQSwUGAAAAAAMAAwC3AAAA9gIAAAAA&#10;" filled="f" stroked="f">
                      <v:textbox style="mso-fit-shape-to-text:t" inset="0,0,0,0">
                        <w:txbxContent>
                          <w:p w14:paraId="77B87071" w14:textId="77777777" w:rsidR="00DC7BC5" w:rsidRDefault="00DC7BC5" w:rsidP="00DC7BC5">
                            <w:pPr>
                              <w:rPr>
                                <w:rFonts w:ascii="Arial" w:hAnsi="Arial"/>
                                <w:color w:val="000000" w:themeColor="text1"/>
                                <w:kern w:val="24"/>
                                <w:sz w:val="26"/>
                                <w:szCs w:val="26"/>
                              </w:rPr>
                            </w:pPr>
                            <w:proofErr w:type="spellStart"/>
                            <w:r>
                              <w:rPr>
                                <w:rFonts w:ascii="Arial" w:hAnsi="Arial"/>
                                <w:color w:val="000000" w:themeColor="text1"/>
                                <w:kern w:val="24"/>
                                <w:sz w:val="26"/>
                                <w:szCs w:val="26"/>
                              </w:rPr>
                              <w:t>i</w:t>
                            </w:r>
                            <w:proofErr w:type="spellEnd"/>
                          </w:p>
                        </w:txbxContent>
                      </v:textbox>
                    </v:rect>
                    <v:rect id="Rectangle 477" o:spid="_x0000_s1057" style="position:absolute;left:157753;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djwgAAANwAAAAPAAAAZHJzL2Rvd25yZXYueG1sRI/NigIx&#10;EITvgu8QWvCmGUVW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DSmvdjwgAAANwAAAAPAAAA&#10;AAAAAAAAAAAAAAcCAABkcnMvZG93bnJldi54bWxQSwUGAAAAAAMAAwC3AAAA9gIAAAAA&#10;" filled="f" stroked="f">
                      <v:textbox style="mso-fit-shape-to-text:t" inset="0,0,0,0">
                        <w:txbxContent>
                          <w:p w14:paraId="79BEA04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l</w:t>
                            </w:r>
                          </w:p>
                        </w:txbxContent>
                      </v:textbox>
                    </v:rect>
                    <v:rect id="Rectangle 478" o:spid="_x0000_s1058" style="position:absolute;left:157754;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" filled="f" stroked="f">
                      <v:textbox style="mso-fit-shape-to-text:t" inset="0,0,0,0">
                        <w:txbxContent>
                          <w:p w14:paraId="211890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e</w:t>
                            </w:r>
                          </w:p>
                        </w:txbxContent>
                      </v:textbox>
                    </v:rect>
                    <v:rect id="Rectangle 479" o:spid="_x0000_s1059" style="position:absolute;left:157754;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aKwgAAANwAAAAPAAAAZHJzL2Rvd25yZXYueG1sRI/dagIx&#10;FITvC75DOIJ3NatI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DMScaKwgAAANwAAAAPAAAA&#10;AAAAAAAAAAAAAAcCAABkcnMvZG93bnJldi54bWxQSwUGAAAAAAMAAwC3AAAA9gIAAAAA&#10;" filled="f" stroked="f">
                      <v:textbox style="mso-fit-shape-to-text:t" inset="0,0,0,0">
                        <w:txbxContent>
                          <w:p w14:paraId="466E3E53"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s</w:t>
                            </w:r>
                          </w:p>
                        </w:txbxContent>
                      </v:textbox>
                    </v:rect>
                    <v:rect id="Rectangle 480" o:spid="_x0000_s1060" style="position:absolute;left:157747;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8wvgAAANwAAAAPAAAAZHJzL2Rvd25yZXYueG1sRE/LisIw&#10;FN0P+A/hCu7GVJ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GimHzC+AAAA3AAAAA8AAAAAAAAA&#10;AAAAAAAABwIAAGRycy9kb3ducmV2LnhtbFBLBQYAAAAAAwADALcAAADyAgAAAAA=&#10;" filled="f" stroked="f">
                      <v:textbox style="mso-fit-shape-to-text:t" inset="0,0,0,0">
                        <w:txbxContent>
                          <w:p w14:paraId="0E59CC7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v:textbox>
                    </v:rect>
                    <v:rect id="Rectangle 481" o:spid="_x0000_s1061" style="position:absolute;left:157748;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qrwQAAANwAAAAPAAAAZHJzL2Rvd25yZXYueG1sRI/disIw&#10;FITvF3yHcATv1lSR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AfquqvBAAAA3AAAAA8AAAAA&#10;AAAAAAAAAAAABwIAAGRycy9kb3ducmV2LnhtbFBLBQYAAAAAAwADALcAAAD1AgAAAAA=&#10;" filled="f" stroked="f">
                      <v:textbox style="mso-fit-shape-to-text:t" inset="0,0,0,0">
                        <w:txbxContent>
                          <w:p w14:paraId="2605FB07"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w:t>
                            </w:r>
                          </w:p>
                        </w:txbxContent>
                      </v:textbox>
                    </v:rect>
                    <v:rect id="Rectangle 482" o:spid="_x0000_s1062" style="position:absolute;left:157748;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TcwgAAANwAAAAPAAAAZHJzL2Rvd25yZXYueG1sRI/dagIx&#10;FITvC75DOIJ3NdtFyr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D3OCTcwgAAANwAAAAPAAAA&#10;AAAAAAAAAAAAAAcCAABkcnMvZG93bnJldi54bWxQSwUGAAAAAAMAAwC3AAAA9gIAAAAA&#10;" filled="f" stroked="f">
                      <v:textbox style="mso-fit-shape-to-text:t" inset="0,0,0,0">
                        <w:txbxContent>
                          <w:p w14:paraId="4E7BF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7</w:t>
                            </w:r>
                          </w:p>
                        </w:txbxContent>
                      </v:textbox>
                    </v:rect>
                    <v:rect id="Rectangle 483" o:spid="_x0000_s1063" style="position:absolute;left:157748;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FHwgAAANwAAAAPAAAAZHJzL2Rvd25yZXYueG1sRI/dagIx&#10;FITvhb5DOAXvNFsV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CYdIFHwgAAANwAAAAPAAAA&#10;AAAAAAAAAAAAAAcCAABkcnMvZG93bnJldi54bWxQSwUGAAAAAAMAAwC3AAAA9gIAAAAA&#10;" filled="f" stroked="f">
                      <v:textbox style="mso-fit-shape-to-text:t" inset="0,0,0,0">
                        <w:txbxContent>
                          <w:p w14:paraId="03C4020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84" o:spid="_x0000_s1064" style="position:absolute;left:157749;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kzwQAAANwAAAAPAAAAZHJzL2Rvd25yZXYueG1sRI/disIw&#10;FITvF3yHcATv1lSR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BedGTPBAAAA3AAAAA8AAAAA&#10;AAAAAAAAAAAABwIAAGRycy9kb3ducmV2LnhtbFBLBQYAAAAAAwADALcAAAD1AgAAAAA=&#10;" filled="f" stroked="f">
                      <v:textbox style="mso-fit-shape-to-text:t" inset="0,0,0,0">
                        <w:txbxContent>
                          <w:p w14:paraId="118EC4B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5" o:spid="_x0000_s1065" style="position:absolute;left:157749;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yowgAAANwAAAAPAAAAZHJzL2Rvd25yZXYueG1sRI/dagIx&#10;FITvhb5DOAXvNFtR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B40byowgAAANwAAAAPAAAA&#10;AAAAAAAAAAAAAAcCAABkcnMvZG93bnJldi54bWxQSwUGAAAAAAMAAwC3AAAA9gIAAAAA&#10;" filled="f" stroked="f">
                      <v:textbox style="mso-fit-shape-to-text:t" inset="0,0,0,0">
                        <w:txbxContent>
                          <w:p w14:paraId="2D1DC2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6" o:spid="_x0000_s1066" style="position:absolute;left:157749;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LfwQAAANwAAAAPAAAAZHJzL2Rvd25yZXYueG1sRI/disIw&#10;FITvF3yHcATv1lQR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IgDIt/BAAAA3AAAAA8AAAAA&#10;AAAAAAAAAAAABwIAAGRycy9kb3ducmV2LnhtbFBLBQYAAAAAAwADALcAAAD1AgAAAAA=&#10;" filled="f" stroked="f">
                      <v:textbox style="mso-fit-shape-to-text:t" inset="0,0,0,0">
                        <w:txbxContent>
                          <w:p w14:paraId="69BD70C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7" o:spid="_x0000_s1067" style="position:absolute;left:157750;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dEwgAAANwAAAAPAAAAZHJzL2Rvd25yZXYueG1sRI/dagIx&#10;FITvhb5DOAXvNFsR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DnT4dEwgAAANwAAAAPAAAA&#10;AAAAAAAAAAAAAAcCAABkcnMvZG93bnJldi54bWxQSwUGAAAAAAMAAwC3AAAA9gIAAAAA&#10;" filled="f" stroked="f">
                      <v:textbox style="mso-fit-shape-to-text:t" inset="0,0,0,0">
                        <w:txbxContent>
                          <w:p w14:paraId="239CDFD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group>
                  <v:shape id="Freeform 27" o:spid="_x0000_s1068" style="position:absolute;left:46588;top:2570;width:14310;height:15670;visibility:visible;mso-wrap-style:square;v-text-anchor:top" coordsize="39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" path="m354,162r-6,6l342,168r-6,l336,174r,-6l330,168r,6l324,174r6,l330,180r,6l330,192r,6l330,204r,6l324,210r6,l330,216r,6l330,228r-6,l318,228r-6,6l312,240r6,l318,246r,6l324,252r,6l324,264r6,l330,270r,6l330,282r-6,l324,288r-6,l318,294r-6,l312,300r,6l318,306r,6l324,312r-6,6l324,318r,6l324,330r-6,l318,336r6,l324,342r6,l330,348r,6l330,360r,6l336,366r,6l330,372r,6l330,384r,6l336,390r6,l342,396r,6l342,408r6,l348,414r6,l354,420r-6,6l342,426r,6l336,432r,6l342,438r,6l324,444r-6,l306,444r-6,l288,444r-6,l276,444r-6,l264,444r-12,-6l246,438r-6,l216,438r-6,l204,438r-12,l168,438r-6,l150,432r-6,l132,432r-12,l114,432r-30,l78,432r-12,l60,432r-18,l24,432r-6,l12,432r-6,l,432r,-6l6,420r,-48l6,360r,-6l12,324r,-6l12,306r,-6l12,294r,-12l12,276r6,-18l24,168r,-30l24,126r,-30l24,72,30,54r,-24l30,12,30,,42,r6,l54,r6,l78,r6,l90,r6,l114,r42,l168,r6,l180,r6,l198,r12,l216,r18,l246,r24,6l294,6r18,l318,6r6,l330,6r18,l360,6r30,l396,6r,6l396,18r,6l390,24r,6l390,36r-6,6l384,48r,6l378,54r,6l372,66r,6l366,72r,6l366,84r,6l366,96r,6l366,108r6,l372,114r-6,l366,120r-6,l354,126r,6l348,132r,6l348,144r,6l354,150r,6l354,162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28" o:spid="_x0000_s1069" style="position:absolute;left:59164;top:2782;width:11491;height:6565;visibility:visible;mso-wrap-style:square;v-text-anchor:top" coordsize="31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" path="m318,18r-6,30l312,60r,6l306,72r,6l306,84r,6l306,102r-6,6l300,114r,12l300,132r,6l294,144r,6l294,156r,6l294,168r-6,18l276,186r-6,l258,180r-12,l204,174r-30,l162,174r-6,l144,168r-18,l108,162r-18,l78,162r-24,l30,156r-6,l18,156r-12,l6,150r,-6l,144r,-6l,132r,-6l6,126r,-6l12,114r6,l18,108r6,l24,102r-6,l18,96r,-6l18,84r,-6l18,72r,-6l24,66r,-6l30,54r,-6l36,48r,-6l36,36r6,-6l42,24r,-6l48,18r,-6l48,6,48,r6,l60,,78,6r6,l90,6r12,l126,6r12,l144,6r18,l180,6r6,l192,12r30,l228,12r6,l240,12r12,l258,12r18,l300,12r18,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29" o:spid="_x0000_s1070" style="position:absolute;left:67837;top:3418;width:12358;height:15458;visibility:visible;mso-wrap-style:square;v-text-anchor:top" coordsize="34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" path="m342,6r-6,30l336,48r-6,12l324,84r,12l318,102r,6l318,114r,6l312,132r,6l312,150,282,282,246,438,36,432r-12,l,426,6,396r6,-12l12,378r6,-18l18,354,30,294r,-12l36,270r,-12l36,252r,-6l42,228r,-6l42,204r6,-12l48,168r6,-18l54,144r,-6l54,132r,-6l60,120r,-6l60,108r,-12l60,90r6,-6l66,72r,-6l66,60r,-6l72,48r,-6l72,30,78,,90,r12,l108,r6,l132,r12,l168,r12,l186,r6,l228,6r6,l258,6r6,l270,6r6,l282,6r6,l312,6r12,l336,6r6,xe" fillcolor="#c00000" strokecolor="black [3213]">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 o:connectangles="0,0,0,0,0,0,0,0,0,0,0,0,0,0,0,0,0,0,0,0,0,0,0,0,0,0,0,0,0,0,0,0,0,0,0,0,0"/>
                  </v:shape>
                  <v:shape id="Freeform 30" o:spid="_x0000_s1071" style="position:absolute;left:78027;top:3629;width:12792;height:9741;visibility:visible;mso-wrap-style:square;v-text-anchor:top" coordsize="35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" path="m354,12r,12l354,30r-6,12l348,48r,6l342,66r,6l342,78r,6l336,90r,6l336,102r,6l330,120r,12l330,138r-6,6l324,150r,6l324,162r,6l306,234r,24l294,258r-6,l276,258r-12,l258,258r-18,6l228,264r-12,l204,264r-12,l156,270r-6,l144,270r-24,l108,270r-42,6l54,276r-18,l,276,30,144r,-12l30,126r6,-12l36,108r,-6l36,96r6,-6l42,78,48,54,54,42r,-12l60,r6,l78,6r6,l102,6r42,l162,6r24,l192,6r6,l210,12r18,l234,12r12,l264,12r18,l288,12r12,l312,12r30,l348,1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0,0,0,0,0,0"/>
                  </v:shape>
                  <v:shape id="Freeform 32" o:spid="_x0000_s1072" style="position:absolute;left:100143;top:4265;width:13009;height:14187;visibility:visible;mso-wrap-style:square;v-text-anchor:top" coordsize="36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" path="m108,r6,l120,r24,l162,r18,6l204,6r24,l234,6r-6,12l228,60r,6l222,120r,6l222,138r6,-6l246,132r12,l270,126r12,l294,126r30,-6l330,120r,6l324,150r-6,6l318,162r6,l330,168r12,l360,174r-6,12l354,204r-6,12l342,234r,6l342,246r-6,24l330,282r-6,30l318,330r-6,30l300,402r-12,l282,402r-12,l264,402r-18,l240,402r-6,l222,402r-24,-6l150,396r-24,l78,396r-6,l36,390,,390,,378,6,366,18,318r,-6l24,300r,-6l24,288r6,l30,276r6,-12l48,216r6,-36l66,150r6,-18l72,126r,-6l72,114r6,l78,102r,-6l84,90,90,72r,-12l96,36r6,-12l108,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
                  </v:shape>
                  <v:shape id="Freeform 33" o:spid="_x0000_s1073" style="position:absolute;left:111634;top:4476;width:15828;height:11012;visibility:visible;mso-wrap-style:square;v-text-anchor:top" coordsize="43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" path="m12,114r6,l30,108r,-6l30,96r6,l42,90r,-6l42,78r,-6l48,72r,-6l48,72r,-6l48,60r,6l42,60r,-6l36,54r,-6l42,48r6,l48,54r6,l54,48r,-6l60,42r,-6l60,30r6,l66,24r,-6l66,12r-6,l54,12r,-6l60,6,60,,72,r6,l114,r36,l162,r18,l198,r36,l264,6r60,6l348,12r12,l384,18r6,l408,18r12,l426,18r6,6l432,36r,6l432,48r,6l432,60r6,l438,66r,6l438,78r,6l438,90r-6,l432,96r,6l432,108r,6l432,120r,6l432,132r,6l432,144r6,l438,150r,6l438,162r,6l438,174r,6l438,186r,6l432,192r,6l432,204r,6l432,216r-6,6l426,228r,6l426,240r,6l420,246r,6l420,258r,6l420,270r,12l420,288r-6,6l414,300r,6l414,312r-24,l354,306r-78,-6l270,300r-6,l228,294r-24,l180,288r-6,l156,288r18,-54l180,210r-24,-6l108,186,90,180r-18,l60,174r-6,l48,174r-6,-6l24,162r-12,l6,156r-6,l,150r6,-6l12,120r,-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
                  </v:shape>
                  <v:shape id="Freeform 34" o:spid="_x0000_s1074" style="position:absolute;left:125727;top:4688;width:11709;height:11858;visibility:visible;mso-wrap-style:square;v-text-anchor:top" coordsize="3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" path="m42,30r36,l102,30r12,-6l126,12,186,6,228,r42,l282,r6,36l294,78r6,36l306,168r6,6l312,210r6,24l318,246r6,30l324,288r-12,6l276,300r-6,l246,300r-12,l216,306r-30,6l162,312r-6,6l150,318r-12,l114,318r-12,6l96,324r-18,l72,324r-36,6l30,330,,336r,-6l6,324r6,-6l18,312r,-6l24,306r,-6l24,294r,-6l30,282r,-6l30,264r,-6l30,252r,-6l30,240r6,l36,234r,-6l36,222r,-6l42,210r,-6l42,198r,-6l42,186r6,l48,180r,-6l48,168r,-6l48,156r,-6l48,144r,-6l42,138r,-6l42,126r,-6l42,114r,-6l42,102r,-6l42,90r,-6l48,84r,-6l48,72r,-6l48,60r,-6l42,54r,-6l42,42r,-6l42,30xe" fillcolor="#c00"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35" o:spid="_x0000_s1075" style="position:absolute;left:135918;top:4688;width:10190;height:10164;visibility:visible;mso-wrap-style:square;v-text-anchor:top" coordsize="2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" path="m,l24,r6,l48,r54,l114,r18,l174,r54,l282,6r-6,48l276,90r-6,24l270,126r,6l270,138r,6l264,168r,36l264,216r,12l264,234r-6,12l258,258r-6,l204,264r-12,l192,270r-42,6l132,276r-24,6l90,282r-48,6l42,276,36,246r,-12l30,210r,-36l24,168,18,114,12,78,6,36,,xe" fillcolor="#c00" strokecolor="black [3213]">
                    <v:path arrowok="t" o:connecttype="custom" o:connectlocs="0,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
                  </v:shape>
                  <v:shape id="Freeform 36" o:spid="_x0000_s1076" style="position:absolute;left:145241;top:4900;width:18213;height:10799;visibility:visible;mso-wrap-style:square;v-text-anchor:top" coordsize="504,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" path="m24,l54,,78,r6,l90,r12,l120,r12,l150,r18,l186,r30,l270,r18,l336,r6,l396,r54,l486,r18,l480,108r,6l474,126r-6,30l462,156r,6l456,174r,6l456,186r-6,12l444,210r-6,18l432,246r-6,l426,252r,6l426,264r,6l426,276r,6l426,288r,18l420,306r-6,l408,306r-12,l390,306r-12,l366,306r-6,l342,306r-12,l306,306r-12,l288,306r-18,l252,306r-30,l210,306r-6,l198,306r-18,l162,306r-6,l150,306r-12,l102,306r-6,l84,300r-18,6l54,306r-12,l,306,,294,,282,,252,,240,6,228r,-6l6,210r,-12l6,162r6,-24l12,132r,-6l12,120r,-12l18,84r,-36l24,xe" fillcolor="aqua" strokecolor="black [3213]">
                    <v:path arrowok="t" o:connecttype="custom" o:connectlocs="2147483646,0;2147483646,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0" o:connectangles="0,0,0,0,0,0,0,0,0,0,0,0,0,0,0,0,0,0,0,0,0,0,0,0,0,0,0,0,0,0,0,0,0,0,0,0,0,0,0,0,0,0,0,0,0"/>
                  </v:shape>
                  <v:shape id="Freeform 37" o:spid="_x0000_s1077" style="position:absolute;left:160852;top:4900;width:12359;height:8682;visibility:visible;mso-wrap-style:square;v-text-anchor:top" coordsize="3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" path="m72,l90,r78,l210,r18,l246,r24,6l276,6r6,l330,6r,6l330,18r6,84l336,126r,24l336,162r,24l342,216r,24l282,240r-6,l270,240r-24,l210,240r-24,l108,240r-6,l78,246r-6,l54,246r-6,l30,246r-6,l6,246r-6,l6,228r6,-18l18,198r6,-12l24,180r,-6l30,162r,-6l36,156r6,-30l48,114r,-6l72,xe" fillcolor="#4f81bd [3204]" strokecolor="black [3213]">
                    <v:path arrowok="t" o:connecttype="custom" o:connectlocs="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
                  </v:shape>
                  <v:shape id="Freeform 38" o:spid="_x0000_s1078" style="position:absolute;left:172777;top:5112;width:16045;height:13552;visibility:visible;mso-wrap-style:square;v-text-anchor:top" coordsize="44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" path="m,l6,,18,,42,,54,6r6,l78,6r12,l102,6r12,l132,6r12,l162,6r6,l198,6r12,l228,6r6,l246,6r12,l276,6r12,l330,6r6,l348,6r24,90l378,120r,6l390,168r6,24l402,210r,12l420,288r6,12l432,324r,12l438,348r,12l444,372r-6,l432,372r-6,l414,372r-24,l366,378r-48,l306,378r-6,l288,378r-30,6l246,384r-18,l204,384r-30,l162,384r-12,l132,384r-42,l60,384r-24,l18,384r,-36l18,342r-6,-6l12,294r,-30l12,246r,-12l12,210,6,180r,-24l6,144r,-24l6,96,,12,,6,,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
                  </v:shape>
                  <v:shape id="Freeform 39" o:spid="_x0000_s1079" style="position:absolute;left:185353;top:5323;width:14960;height:11223;visibility:visible;mso-wrap-style:square;v-text-anchor:top" coordsize="41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" path="m,l24,r6,l42,r6,l66,,90,6r18,l132,6r18,l156,6r18,l186,6r12,l216,6r6,l228,6r72,l342,6r54,l408,6r,24l408,60r6,24l414,120r,18l414,168r,12l414,186r,18l414,216r,18l414,258r,30l414,294r,6l414,306r,6l390,312r-12,l354,312r-36,l306,312r-24,l246,312r-18,l204,318r-24,l150,318r-12,l102,318r-6,l84,318,78,294,72,282,54,216r,-12l48,186,42,162,30,120r,-6l24,90,,xe" fillcolor="#c00000" strokecolor="black [3213]">
                    <v:path arrowok="t" o:connecttype="custom" o:connectlocs="0,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0,0,0,0,0,0,0,0,0,0,0,0,0,0,0,0,0,0,0,0"/>
                  </v:shape>
                  <v:shape id="Freeform 40" o:spid="_x0000_s1080" style="position:absolute;left:57863;top:8288;width:11708;height:10164;visibility:visible;mso-wrap-style:square;v-text-anchor:top" coordsize="3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" path="m324,30r,24l318,66r,18l318,90r-6,18l312,114r,6l312,132r-6,12l306,156r-12,60l294,222r-6,18l288,246r-6,12l276,288r-18,l246,288r-6,l228,288r-6,l216,288r-30,l168,288r-6,l156,288r-30,-6l90,282r-6,l78,282r-6,l60,282r-6,l42,282r-12,l30,276r-6,l24,270r6,l30,264r6,l42,258r,-6l36,252r,-6l30,246r,-6l30,234r,-6l24,228r-6,l18,222r,-6l18,210r6,l24,204r-6,l18,198r,-6l18,186r,-6l12,180r,-6l6,174r,-6l12,168r,-6l12,156r-6,l12,150r-6,l6,144r-6,l,138r,-6l6,132r,-6l12,126r,-6l18,120r,-6l18,108r,-6l12,102r,-6l12,90r-6,l6,84r,-6l,78,,72,6,66r6,l18,66r,-6l18,54r,-6l12,48r6,l18,42r,-6l18,30r,-6l18,18r,-6l12,12r6,l18,6r6,l24,12r,-6l30,6r6,l42,,54,r6,l66,,90,6r24,l126,6r18,l162,12r18,l192,18r6,l210,18r30,l282,24r12,l306,30r6,l324,30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
                  </v:shape>
                  <v:shape id="Freeform 41" o:spid="_x0000_s1081" style="position:absolute;left:110984;top:10405;width:8889;height:11012;visibility:visible;mso-wrap-style:square;v-text-anchor:top" coordsize="24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" path="m60,r6,6l72,6r6,l90,12r18,l126,18r48,18l198,42r-6,24l174,120r18,l198,120r24,6l246,126r-6,36l234,168r-6,30l222,216,186,198r-6,l174,198r-12,-6l156,192r-18,54l126,288r-6,24l114,312r,-6l108,306r-6,-6l96,300r-6,l90,294r-6,l78,288r-6,-6l66,282r,-6l66,270r,-6l72,264r-6,l66,258r,-6l60,252r,-6l54,246r,-6l48,240r,-6l48,228r-6,l36,228r-6,l24,228r-6,l12,228r-6,l,228,12,186r6,-30l24,138r6,-30l36,96,42,72r,-6l42,60,48,42,54,30r,-18l60,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 o:connectangles="0,0,0,0,0,0,0,0,0,0,0,0,0,0,0,0,0,0,0,0,0,0,0,0,0,0,0,0,0,0,0,0,0,0,0,0"/>
                  </v:shape>
                  <v:shape id="Freeform 42" o:spid="_x0000_s1082" style="position:absolute;left:86700;top:11888;width:15177;height:10164;visibility:visible;mso-wrap-style:square;v-text-anchor:top" coordsize="4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" path="m66,24r6,l108,18r30,l162,18r24,-6l282,6r54,l420,,408,48r-6,12l402,72r-6,l396,78r,6l390,96r,6l378,150r-6,12l372,174r-24,84l342,258r-60,6l246,264r-42,6l168,276r-30,l108,276r-18,6l48,282r-12,l,288r6,-6l6,270r,-6l12,252r6,-36l18,204r,-6l24,180r,-18l30,144r,-6l30,132r,-6l36,126r,-12l36,108,42,72,48,60,54,30r,-6l66,24xe" fillcolor="#ffc" strokecolor="black [3213]">
                    <v:path arrowok="t" o:connecttype="custom" o:connectlocs="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v:shape>
                  <v:shape id="Freeform 43" o:spid="_x0000_s1083" style="position:absolute;left:76292;top:12735;width:12359;height:11011;visibility:visible;mso-wrap-style:square;v-text-anchor:top" coordsize="34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" path="m48,18r36,l102,18r12,l156,12r12,l192,12r6,l204,12,240,6r12,l264,6r12,l288,6,306,r6,l324,r12,l342,r,6l336,36r-6,12l324,84r,6l324,102r-6,l318,108r,6l318,120r-6,18l312,156r-6,18l306,180r,12l300,228r-6,12l294,246r,12l288,264r-18,6l264,270r-24,6l228,276r-12,6l210,282r-6,l186,288r-12,l168,288r-42,12l114,300r-6,l90,306r-6,l78,306r-12,l60,306r-18,6l42,306r,-6l42,294r,-6l42,282r,-6l42,270r,-6l30,246r-6,l18,246,,240,6,210r6,-36l48,18xe" fillcolor="#ffc000" strokecolor="black [3213]">
                    <v:path arrowok="t" o:connecttype="custom" o:connectlocs="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
                  </v:shape>
                  <v:shape id="Freeform 44" o:spid="_x0000_s1084" style="position:absolute;left:168224;top:13370;width:9974;height:15035;visibility:visible;mso-wrap-style:square;v-text-anchor:top" coordsize="27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" path="m138,r,12l138,30r,30l138,102r6,6l144,114r,36l162,150r24,l216,150r42,l276,150r,6l276,162r,6l276,186r,18l276,246r,36l276,300r,18l276,324r,12l276,348r,6l276,366r,12l276,408r,6l276,426r-12,l228,426r-36,l156,426r-12,l138,426r-6,l102,426r,-6l102,408r,-36l108,306r,-24l108,270,90,240r-6,-6l72,204r,-6l60,186,54,162r-6,l48,156r-6,-6l36,144r,-6l36,132r,-6l36,120r-6,l30,114r-6,l24,108r,-6l24,96r,-6l24,84r,-6l18,78r,-6l24,72r-6,l18,66r,-6l18,54r-6,l12,48r,-6l6,42r6,l6,36r,-6l6,24,,24,,18,,12,6,6,6,,42,,66,r6,l78,r60,xe" fillcolor="#7030a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0;2147483646,0;2147483646,0" o:connectangles="0,0,0,0,0,0,0,0,0,0,0,0,0,0,0,0,0,0,0,0,0,0,0,0,0,0,0,0,0,0,0,0,0,0,0,0,0,0,0,0,0,0,0,0,0,0"/>
                  </v:shape>
                  <v:shape id="Freeform 45" o:spid="_x0000_s1085" style="position:absolute;left:162370;top:13370;width:9757;height:15035;visibility:visible;mso-wrap-style:square;v-text-anchor:top" coordsize="27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" path="m6,6r6,l30,6r6,l60,r6,l144,r24,l168,6r-6,6l162,18r,6l168,24r,6l168,36r6,6l168,42r6,l174,48r,6l180,54r,6l180,66r,6l186,72r-6,l180,78r6,l186,84r,6l186,96r,6l186,108r,6l192,114r,6l198,120r,6l198,132r,6l198,144r6,6l210,156r,6l216,162r6,24l234,198r,6l246,234r6,6l270,270r,12l270,306r-6,66l264,408r,12l264,426r-6,l252,426r-6,l240,420r-12,l222,420r-6,l186,420r-30,l138,420r-66,l60,420r-54,l6,390r,-24l6,354r,-60l6,282r,-18l6,252r,-6l6,234r,-36l6,180r,-12l6,138r,-24l6,108,,84,,72,,54,,36,6,6xe" fillcolor="aqua" strokecolor="black [3213]">
                    <v:path arrowok="t" o:connecttype="custom" o:connectlocs="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0,0,0,0,0,0,0,0,0,0"/>
                  </v:shape>
                  <v:shape id="Freeform 46" o:spid="_x0000_s1086" style="position:absolute;left:153914;top:13582;width:8673;height:14611;visibility:visible;mso-wrap-style:square;v-text-anchor:top" coordsize="24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" path="m240,r-6,30l234,48r,18l234,78r6,24l240,108r,24l240,162r,12l240,192r,36l240,240r,6l240,258r,18l240,288r,60l240,360r,24l240,414r-18,l192,414r-36,l138,414r-30,-6l66,408r-30,l6,408r,-6l12,402r,-6l6,390r,-6l6,378r,-6l12,366r,-6l18,360r6,l18,360r,-6l24,354r-6,l18,348r-6,l12,342r,-6l12,330r,-6l12,318r,-6l6,312r,-6l6,300r,-6l,294r,-6l,282r6,l12,282r,-6l6,276r,-6l12,264r,-6l12,252r6,l18,258r,-6l24,252r,-6l24,240r6,l36,240r,-6l30,234r-6,l24,228r,-6l30,222r,-6l36,216r6,l42,210r6,l54,210r,-6l48,198r,-6l54,186r,-6l54,174r-6,l48,168r-6,l42,162r-6,l36,156r,-6l36,144r,-6l36,132r-6,l30,126r-6,l24,120r-6,l18,114r,-6l12,108r,-6l12,96r,-6l6,90r,-6l6,78r6,-6l12,66r,-6l30,60r18,l54,60r12,l90,60r12,l120,60r6,l138,60r12,l156,60r12,l174,60r6,l186,60r,-18l186,36r,-6l186,24r,-6l186,12r,-6l186,r6,l198,r18,l222,r1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
                  </v:shape>
                  <v:shape id="Freeform 47" o:spid="_x0000_s1087" style="position:absolute;left:135267;top:13794;width:19081;height:11858;visibility:visible;mso-wrap-style:square;v-text-anchor:top" coordsize="52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" path="m276,r,30l276,42r,12l318,54r12,l342,54r18,-6l372,54r6,l414,54r12,l432,54r6,l456,54r18,l480,54r6,l498,54r30,l528,60r,6l522,72r,6l522,84r6,l528,90r-12,6l510,96r-6,l498,96r-24,6l468,102r-12,l438,108r-36,6l366,114r-6,6l330,126r-6,l306,126r-18,6l264,132r-48,12l222,198r,30l228,270r,6l222,276r-48,12l168,288r-12,l138,294r-12,l114,294,54,306r,18l48,324r-6,6l30,330r-6,l6,336r-6,l,330,,312,,294,,276r6,-6l6,264r,-24l6,204r,-12l6,162r,-12l6,138r,-6l6,114,12,48r,-6l48,36,60,30r48,-6l126,24r24,-6l168,18r42,-6l210,6r12,l270,r6,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
                  </v:shape>
                  <v:shape id="Freeform 48" o:spid="_x0000_s1088" style="position:absolute;left:119006;top:14852;width:7589;height:5930;visibility:visible;mso-wrap-style:square;v-text-anchor:top" coordsize="2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" path="m24,l60,6r6,l72,6r78,6l186,18r24,l204,18r,6l198,30r-6,6l186,42r,6l186,54r,6l186,66r,6l186,78r,6l186,90r,6l186,102r,6l186,114r,6l186,126r,6l186,138r6,l192,144r-6,6l180,150r-18,l156,150r,6l150,162r-6,6l138,162r-6,-6l126,156r-6,-6l114,150r-12,-6l96,138r-6,l84,132r-6,-6l72,120,60,114r,-6l54,108r-6,l48,102r-6,l36,102r-6,l24,102,18,96r-6,l6,96r,-6l,90,6,72,12,42r6,-6l24,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 o:connectangles="0,0,0,0,0,0,0,0,0,0,0,0,0,0,0,0,0,0,0,0,0,0,0,0,0,0,0,0,0,0,0,0,0"/>
                  </v:shape>
                  <v:shape id="Freeform 49" o:spid="_x0000_s1089" style="position:absolute;left:125727;top:15276;width:9974;height:9105;visibility:visible;mso-wrap-style:square;v-text-anchor:top" coordsize="27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" path="m,36l30,30r6,l72,24r6,l96,24r6,l114,18r24,l150,18r6,l162,12r24,l216,6,234,r12,l270,r6,l276,6r-6,66l270,90r,6l270,108r,12l270,150r,12l270,198r,24l270,228r-6,6l264,252r-12,l210,252r-6,l198,252r-6,l180,252r-48,6l102,258r-24,l66,258r-24,l36,258r-18,l12,258r,-12l12,240r,-6l12,228r,-6l12,216r,-12l6,204r,-12l6,186r,-6l6,174r,-6l6,162r,-6l6,150r,-6l6,138r,-6l6,126r-6,l,120r,-6l,108r,-6l,96,,90,,84,,78,,72,,66,,60,,54,,48,,42,,36xe" fillcolor="#95b3d7 [1940]" strokecolor="black [3213]">
                    <v:path arrowok="t" o:connecttype="custom" o:connectlocs="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0,2147483646;0,2147483646" o:connectangles="0,0,0,0,0,0,0,0,0,0,0,0,0,0,0,0,0,0,0,0,0,0,0,0,0,0,0,0,0,0,0,0,0,0,0,0,0,0,0,0"/>
                  </v:shape>
                  <v:shape id="Freeform 50" o:spid="_x0000_s1090" style="position:absolute;left:188171;top:16335;width:12359;height:7623;visibility:visible;mso-wrap-style:square;v-text-anchor:top" coordsize="34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" path="m336,r,6l342,12r,6l342,24r,18l342,54r,12l342,90r-6,6l318,102r-12,6l294,108r-24,6l258,120r-18,6l228,132r-48,12l168,150r-18,6l144,156r-12,6l120,168r-18,l90,174r-6,6l84,186r-6,l78,192r-6,l72,198r,6l66,204r-6,l66,210r-6,l60,216r-6,l54,210r-6,l42,210r,6l36,210r-6,l24,204r,-6l24,192r,-6l24,180r6,-6l24,168r6,-6l30,156r,-6l30,144r-6,-6l24,126r-6,-6l18,114r,-6l12,108r,-6l6,102r,-6l6,90r,-6l,78,,54r6,l12,54r6,l12,42r,-12l6,18,6,6r12,l24,6r36,l72,6r30,l126,6,150,r18,l204,r24,l240,r36,l300,r12,l336,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0;2147483646,0;2147483646,0;2147483646,0" o:connectangles="0,0,0,0,0,0,0,0,0,0,0,0,0,0,0,0,0,0,0,0,0,0,0,0,0,0,0,0,0,0,0,0,0,0,0,0,0,0,0,0,0,0,0,0,0"/>
                  </v:shape>
                  <v:shape id="Freeform 51" o:spid="_x0000_s1091" style="position:absolute;left:143073;top:16970;width:12792;height:12494;visibility:visible;mso-wrap-style:square;v-text-anchor:top" coordsize="35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" path="m12,186r,-6l6,138r,-30l,54,48,42r24,l90,36r18,l114,36r30,-6l150,24r36,l222,18r18,-6l252,12r6,l282,6r6,l294,6r6,l312,r,6l312,12r6,l318,18r,6l324,24r,6l330,30r,6l336,36r,6l336,48r,6l336,60r,6l342,66r,6l348,72r,6l354,78r,6l354,90r-6,6l348,102r6,6l354,114r-6,l342,114r,6l336,120r-6,l330,126r-6,l324,132r,6l330,138r6,l336,144r-6,l324,144r,6l324,156r-6,l318,162r,-6l312,156r,6l312,168r-6,6l306,180r6,l312,186r-6,l300,186r,6l300,198r6,l306,204r,6l306,216r6,l312,222r,6l312,234r,6l312,246r,6l318,252r,6l324,258r-6,l318,264r6,l318,264r-6,l312,270r-6,6l306,282r,6l306,294r6,6l312,306r-6,l294,312r-18,l228,318r-12,6l198,324r-30,6l144,336r-6,l84,342r-18,6l54,348r-30,6l24,336,18,276,12,192r,-6xe" fillcolor="#548dd4 [1951]"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v:shape>
                  <v:shape id="Freeform 52" o:spid="_x0000_s1092" style="position:absolute;left:114886;top:17182;width:11275;height:15034;visibility:visible;mso-wrap-style:square;v-text-anchor:top" coordsize="3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" path="m114,24r6,l120,30r6,l132,30r6,6l144,36r6,l156,36r6,l162,42r6,l174,42r,6l186,54r6,6l198,66r6,6l210,72r6,6l228,84r6,l240,90r6,l252,96r6,6l264,96r6,-6l270,84r6,l294,84r6,l306,78r,6l306,90r,6l306,102r,6l306,114r,6l306,126r,6l306,138r,12l312,150r,12l312,168r,6l312,180r,6l312,192r,12l312,210r-6,6l306,246r-6,6l300,258r,6l294,270r,6l294,288r-6,l288,294r,6l288,306r-6,l282,312r-6,l276,318r-6,l264,330r,6l258,342r,6l258,354r-6,l252,360r,6l252,372r-6,6l246,384r,6l246,402r,6l246,414r-6,l234,414r-12,l216,414r-6,12l204,426r,-6l204,414r6,l210,408r-6,l192,414r-12,l168,414r-18,6l144,420r,-18l144,396r-6,-42l138,270r-6,-60l90,198,24,180r-6,l6,174r-6,l,162,12,120,18,96,30,54,48,r6,l66,6r6,l78,6r36,18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 o:connectangles="0,0,0,0,0,0,0,0,0,0,0,0,0,0,0,0,0,0,0,0,0,0,0,0,0,0,0,0,0,0,0,0,0,0,0,0,0,0,0,0,0,0,0,0,0,0,0,0,0,0,0,0,0,0,0,0,0,0,0,0"/>
                  </v:shape>
                  <v:shape id="Freeform 53" o:spid="_x0000_s1093" style="position:absolute;left:45504;top:17817;width:13660;height:15882;visibility:visible;mso-wrap-style:square;v-text-anchor:top" coordsize="3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" path="m30,r6,l42,r6,l54,,72,,90,r6,l108,r6,l144,r6,l162,r12,l180,r12,6l198,6r24,l234,6r6,l246,6r24,l276,6r6,l294,12r6,l306,12r6,l318,12r12,l336,12r12,l354,12r18,l372,18r,6l372,30r,6l372,42r,6l372,54r6,6l378,66r-6,l372,72r,6l372,84r6,l378,90r,6l378,102r,6l378,114r,6l372,120r-6,l366,126r-6,l360,132r,6l360,144r,6l360,156r,6l366,168r,6l366,180r-6,l354,180r,6l348,186r,6l348,198r-6,l342,204r-6,l336,210r,6l336,222r6,l342,228r-6,l336,234r,6l336,246r6,6l336,252r,6l336,264r,6l330,270r,6l330,282r-6,6l318,294r,6l312,300r,6l318,312r,6l324,318r,6l330,324r6,l342,324r,6l342,336r,6l342,348r-6,l336,354r,6l330,360r,6l324,366r-6,l318,372r-6,l312,378r-6,l306,384r-6,l294,384r-6,l288,390r-6,l282,396r,6l276,402r,6l276,414r-6,l270,420r-6,l264,426r-6,l258,432r-6,l252,438r-6,6l246,450r-54,-6l120,438r-96,l,432,6,378r,-6l6,360r,-12l6,342r,-6l6,330r,-6l12,318r,-6l12,300r,-6l12,288r,-6l12,264r6,-30l18,216r,-6l18,192r,-18l18,168r,-6l24,156r,-24l24,120r,-18l30,96r,-18l30,60r,-12l30,18,30,xe" fillcolor="#ffc000" strokecolor="black [3213]">
                    <v:path arrowok="t" o:connecttype="custom" o:connectlocs="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
                  </v:shape>
                  <v:shape id="Freeform 54" o:spid="_x0000_s1094" style="position:absolute;left:95806;top:18029;width:7589;height:13552;visibility:visible;mso-wrap-style:square;v-text-anchor:top" coordsize="2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" path="m120,r36,l192,6r6,120l198,156r,12l198,186r,6l198,210r,12l198,228r,6l204,246r,6l204,258r,12l204,276r,6l204,288r,12l204,306r,6l204,318r,6l204,330r6,6l210,342r,12l204,354r-6,l96,372r,12l84,384r-6,l72,378r-30,6l12,384,30,318r,-6l36,294r6,-12l42,270r-6,-6l30,264r-6,l18,264r-6,l6,264r,-6l6,252r,-6l,246,,234r,-6l,222,6,198r6,-6l12,174r6,-6l18,156r,-6l18,144r,-6l24,138r,-24l30,108r,-6l30,90,90,84r6,l120,xe" fillcolor="#95b3d7 [194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 o:connectangles="0,0,0,0,0,0,0,0,0,0,0,0,0,0,0,0,0,0,0,0,0,0,0,0,0,0,0,0,0,0,0,0,0,0,0"/>
                  </v:shape>
                  <v:shape id="Freeform 55" o:spid="_x0000_s1095" style="position:absolute;left:102744;top:18240;width:10841;height:12282;visibility:visible;mso-wrap-style:square;v-text-anchor:top" coordsize="30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" path="m228,6r6,l240,6r6,l252,6r6,l264,6r6,l276,6r,6l276,18r6,l282,24r6,l288,30r6,l294,36r,6l300,42r-6,l294,48r-6,6l282,60r,12l276,72r,6l276,84r-6,6l270,96r,6l270,108r-6,6l264,120r,6l270,126r,6l264,132r,6l264,144r-6,l258,150r,6l252,156r,6l252,168r-6,6l246,180r,6l240,192r,6l240,204r-6,l234,210r,6l234,222r-6,l228,228r,6l234,234r,6l228,240r,6l228,252r,6l228,264r,6l234,276r,6l234,288r,6l234,300r,6l234,312r-36,6l192,318r-12,6l168,324r-6,l156,324r-6,l138,330r-6,l126,330r-6,l114,330r-6,l102,336r-12,l84,336r-6,l66,342r-18,l36,342r-6,6l24,348r-6,l18,336r,-6l12,324r,-6l12,312r,-6l12,300r,-6l12,282r,-6l12,270r,-6l12,252r,-6l12,240,6,228r,-6l6,216r,-12l6,186r,-6l6,162r,-12l6,120,,,6,,54,,78,r48,l150,6r12,l168,6r6,l192,6r6,l210,6r6,l228,6xe" fillcolor="#95b3d7 [1940]" strokecolor="#4f81bd [320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0,0,0,0,0,0,0,0,0"/>
                  </v:shape>
                  <v:shape id="Freeform 56" o:spid="_x0000_s1096" style="position:absolute;left:53960;top:18240;width:13877;height:16517;visibility:visible;mso-wrap-style:square;v-text-anchor:top" coordsize="38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" path="m138,r12,l162,r6,l180,r6,l192,r6,l234,r30,6l270,6r6,l294,6r30,l330,6r6,l348,6r6,l366,6r18,l378,30r,12l372,66r-12,42l360,120r,12l354,144r,6l354,156r-6,24l342,210r-12,42l330,258r,12l324,276r,6l324,300r-6,6l318,312r,6l318,324r-6,36l306,372r,6l300,402r,6l300,414r-6,18l288,444r,12l288,462r,6l264,468r-24,l234,468r-12,l204,468r-24,-6l174,462r-18,l150,462r-6,l138,462r-18,l102,462r-30,l,456r6,-6l6,444r6,-6l12,432r6,-6l18,420r6,l24,414r6,l30,408r6,l36,402r6,l42,396r,-6l48,390r,-6l48,378r6,l54,372r6,l66,372r6,l72,366r6,l78,360r6,l84,354r6,l96,354r,-6l102,348r,-6l102,336r6,l108,330r,-6l108,318r,-6l102,312r-6,l90,312r,-6l84,306r,-6l78,294r,-6l84,288r,-6l90,276r6,-6l96,264r,-6l102,258r,-6l102,246r,-6l108,240r-6,-6l102,228r,-6l102,216r6,l108,210r-6,l102,204r,-6l102,192r6,l108,186r6,l114,180r,-6l120,174r,-6l126,168r6,l132,162r,-6l126,150r,-6l126,138r,-6l126,126r,-6l126,114r6,l132,108r6,l144,108r,-6l144,96r,-6l144,84r,-6l144,72r-6,l138,66r,-6l138,54r6,l144,48r-6,-6l138,36r,-6l138,24r,-6l138,12r,-6l138,xe" fillcolor="#ffc000" strokecolor="black [3213]">
                    <v:path arrowok="t" o:connecttype="custom" o:connectlocs="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
                  </v:shape>
                  <v:shape id="Freeform 57" o:spid="_x0000_s1097" style="position:absolute;left:178198;top:18240;width:12792;height:13341;visibility:visible;mso-wrap-style:square;v-text-anchor:top" coordsize="35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" path="m276,r,24l282,30r,6l282,42r,6l288,48r,6l294,54r,6l294,66r6,6l300,84r6,6l306,96r,6l306,108r-6,6l306,120r-6,6l300,132r,6l300,144r,6l306,156r6,l318,162r-6,l312,168r,6l306,174r,6l306,186r,6l300,192r,6l294,204r,6l294,216r,6l294,228r6,l306,222r,6l312,228r,6l312,240r6,l324,240r,6l324,252r,6l330,258r,6l336,264r,6l336,276r6,l342,282r6,l348,288r6,l354,294r-6,l348,300r-12,l318,300r-6,l294,306r-18,l264,306r-12,l234,306r-12,l168,306r,6l168,318r,6l168,330r-6,l132,330r,6l132,342r,12l132,372r-18,l78,378r,-6l72,372r,-6l72,360r,-6l66,330,60,318r,-12l60,300r-6,l48,294,36,288r-6,l6,288r-6,l,276r,-6l,240,,228,,216r,-6l,198,,186r,-6l,162,,144,,108,,66,,48,,30,,24,,18,,12r12,l24,12r30,l78,12r18,l108,12,138,6r12,l156,6r12,l216,6,240,r24,l27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0,2147483646;2147483646,2147483646;2147483646,2147483646;2147483646,2147483646;2147483646,0" o:connectangles="0,0,0,0,0,0,0,0,0,0,0,0,0,0,0,0,0,0,0,0,0,0,0,0,0,0,0,0,0,0,0,0,0,0,0,0,0,0,0,0,0,0,0,0"/>
                  </v:shape>
                  <v:shape id="Freeform 58" o:spid="_x0000_s1098" style="position:absolute;left:64367;top:18452;width:12359;height:16305;visibility:visible;mso-wrap-style:square;v-text-anchor:top" coordsize="34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" path="m96,r24,6l132,6r210,6l336,48r-6,30l312,144r-6,36l300,186r,18l294,210r,6l294,222r,6l294,234r-6,l288,240r,6l282,270r,12l276,294r,6l276,312r-6,12l270,342r-6,l264,354r-6,12l258,372r,6l258,384r,6l252,390r,6l252,402r,18l246,426r-6,l234,426r-24,6l198,432r-6,l186,432r-6,l174,432r-12,6l150,438r-6,l132,444r-6,l120,444r-18,l78,450r-18,6l48,456r-6,l30,456,6,462r-6,l,456r,-6l,438,6,426r6,-18l12,402r,-6l18,372r,-6l24,354r6,-36l30,312r,-6l30,300r6,-6l36,276r,-6l42,264r,-12l42,246,54,204r6,-30l66,150r,-6l66,138r6,-12l72,114r,-12l84,60,90,36r,-12l96,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59" o:spid="_x0000_s1099" style="position:absolute;left:188822;top:19511;width:12359;height:17364;visibility:visible;mso-wrap-style:square;v-text-anchor:top" coordsize="34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" path="m324,r,12l324,18r,18l330,84r,18l330,126r,30l330,168r,6l330,186r6,36l336,294r,30l336,330r6,6l342,348r,18l342,384r,54l324,444r-24,l270,450r-6,l246,456r-12,l228,456r-6,l210,462r-30,6l168,468r-24,6l138,474r-6,l126,474r-6,l114,480r-6,l102,480r-12,l84,480r-12,6l66,486r-36,6l30,486r6,-6l36,474r,-6l42,468r,-6l48,456r6,-6l54,444r,-6l54,432r6,l60,426r,-6l66,420r6,l78,414r6,l90,414r6,-6l96,402r,-6l96,390r,-6l96,378r,-6l102,372r6,l108,366r-6,-6l102,354r,-6l102,354r,-6l96,348r-6,l84,348r-6,-6l78,336r-6,-6l72,324r6,l84,324r,-6l84,312r-6,l78,306r-6,l72,300r-6,l60,300r-6,6l48,306r-6,l36,306r-6,l30,300r6,l42,300r6,l48,294r,-6l54,288r,-6l48,282r,-6l48,270r6,l54,264r,-6l60,258r,-6l54,252r,-6l48,246r,-6l42,240r,-6l42,228r-6,l36,222r-6,l30,216r,-6l30,204r-6,l18,204r,-6l18,192r-6,l12,186r-6,6l,192r,-6l,180r,-6l,168r6,-6l6,156r6,l12,150r,-6l12,138r6,l18,132r,-6l24,126r,-6l30,120r6,l36,126r6,l42,120r6,l42,114r6,l54,114r,-6l54,102r6,l60,96r6,l66,90r6,-6l84,78r18,l114,72r12,-6l132,66r18,-6l162,54,210,42r12,-6l240,30r12,-6l276,18r12,l300,12,318,6,324,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60" o:spid="_x0000_s1100" style="position:absolute;left:109900;top:19723;width:10190;height:12705;visibility:visible;mso-wrap-style:square;v-text-anchor:top" coordsize="28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" path="m96,r,6l96,12r,6l102,18r6,6l114,30r6,l120,36r6,l132,36r6,6l144,42r,6l150,48,138,90r,12l144,102r12,6l162,108r66,18l270,138r6,60l276,282r6,42l282,330r,18l282,360r-6,l270,354r,-6l270,336r-12,l204,336r-6,l180,336r-60,6l96,342r-6,l84,342r-6,l66,342r-6,l54,342r-6,l42,342r-6,l12,342,,342r,-6l,330r,-6l,318r,-6l,306,,294r,-6l,282r,-6l36,270r,-6l36,258r,-6l36,246r,-6l36,234r-6,-6l30,222r,-6l30,210r,-6l30,198r6,l36,192r-6,l30,186r,-6l36,180r,-6l36,168r,-6l42,162r,-6l42,150r6,-6l48,138r,-6l54,126r,-6l54,114r6,l60,108r,-6l66,102r,-6l66,90r6,l72,84r-6,l66,78r,-6l72,66r,-6l72,54r,-6l78,42r,-6l78,30r6,l84,18r6,-6l96,6,9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Freeform 62" o:spid="_x0000_s1101" style="position:absolute;left:73257;top:21205;width:13443;height:13976;visibility:visible;mso-wrap-style:square;v-text-anchor:top" coordsize="37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" path="m84,r18,6l108,6r6,l126,24r,6l126,36r,6l126,48r,6l126,60r,6l126,72r18,-6l150,66r12,l168,66r6,l192,60r6,l210,60,252,48r6,l270,48r18,-6l294,42r6,l312,36r12,l348,30r6,l372,24r,18l366,66r-6,18l360,96r-6,30l354,144r-6,12l348,174r-6,18l342,210r-6,6l336,234r,6l330,252r,6l330,264r-6,12l324,288r,6l318,300r,6l318,312r,6l318,324r-6,l306,324r-6,l288,324r-12,l252,324r-6,l246,336r-6,6l234,354r-6,6l228,366r,6l228,378r-6,l216,378r-6,l210,384r,6l210,396r-6,l192,396r-12,-6l150,378r-30,-6l108,366r,-6l102,354r,-12l96,336r-6,l84,336r-6,6l66,342r-6,l54,342r-6,l36,342r-24,6l6,348r-6,l6,342r,-18l6,318r,-6l12,312r,-6l12,300r,-6l12,288r6,-12l18,264r6,l24,246r6,-12l30,222r,-6l36,204r,-12l42,168r,-6l42,156r6,l48,150r,-6l48,138r,-6l54,126r,-18l60,102,66,66,84,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v:shape>
                  <v:shape id="Freeform 63" o:spid="_x0000_s1102" style="position:absolute;left:123776;top:24170;width:13443;height:8470;visibility:visible;mso-wrap-style:square;v-text-anchor:top" coordsize="3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" path="m66,6r6,l90,6r6,l120,6r12,l156,6r30,l234,r12,l252,r6,l264,r42,l318,r,18l318,36r,6l324,42r18,-6l348,36r12,l366,30r6,l366,54r,6l366,72r-6,12l354,126r,12l348,162r,6l330,174r-12,l306,180r-12,6l222,210r-6,l156,234r-12,l132,234r-6,l120,234r-48,l66,234r,6l60,240r-6,l36,240,,240r,-6l,222r,-6l,210r,-6l,192r,-6l,180r6,-6l6,168r,-6l6,156r6,l12,150r,-6l18,138r,-6l24,120r6,l30,114r6,l36,108r6,l42,102r,-6l42,90r6,l48,78r,-6l54,66r,-6l54,54r6,-6l60,18r6,-6l66,6xe" fillcolor="aqua" strokecolor="black [3213]">
                    <v:path arrowok="t" o:connecttype="custom" o:connectlocs="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
                  </v:shape>
                  <v:shape id="Freeform 64" o:spid="_x0000_s1103" style="position:absolute;left:143940;top:27769;width:16045;height:14400;visibility:visible;mso-wrap-style:square;v-text-anchor:top" coordsize="4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" path="m282,6r,6l282,18r6,l282,24r,6l276,30r,6l270,36r6,l276,42r,6l276,54r-6,l276,54r,6l276,66r-6,l270,72r-6,l264,78r,6l270,84r,6l270,96r,6l264,102r6,l270,108r,6l276,114r,6l282,120r,6l282,132r-6,l276,138r6,l288,144r6,l300,138r6,l312,138r,6l318,144r6,l330,144r,6l342,162r12,12l354,180r6,l360,186r,6l354,198r6,l360,204r6,l372,210r,6l372,222r6,l378,228r,6l378,240r6,l384,246r,6l384,246r,6l390,252r,6l384,258r,6l384,270r6,6l390,282r6,6l396,294r,6l390,300r,6l384,306r,6l390,312r,6l396,318r,6l396,330r6,l402,336r,6l408,342r,6l408,354r,6l408,366r6,l420,366r6,l426,372r6,l426,378r6,6l438,384r6,l444,390r-6,l438,384r,6l438,384r-6,6l426,390r,6l426,390r-6,l414,390r-6,l408,396r,6l402,402r-6,6l396,402r-6,l390,396r-6,l378,396r-6,l366,396r,-6l372,390r-6,l366,384r,6l366,384r-6,l360,390r-6,l348,390r,-6l348,378r-6,l336,378r-6,6l330,378r-6,l318,378r-6,l306,378r,-6l300,372r,-6l294,366r-6,l288,360r-6,l276,360r-6,l264,360r-6,-6l252,354r-6,l246,348r-6,l240,342r,-6l234,330r-6,-12l210,300r,-6l180,246r-12,-6l162,240r-24,6l126,246r-6,l102,252,66,246r-24,l30,246r,-18l12,120r,-12l,48,30,42r12,l60,36r54,-6l120,30r24,-6l174,18r18,l204,12,252,6r18,l28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 o:connectangles="0,0,0,0,0,0,0,0,0,0,0,0,0,0,0,0,0,0,0,0,0,0,0,0,0,0,0,0,0,0,0,0,0,0,0,0,0,0,0,0,0,0,0,0,0,0,0,0,0"/>
                  </v:shape>
                  <v:shape id="Freeform 65" o:spid="_x0000_s1104" style="position:absolute;left:153480;top:27981;width:14744;height:12917;visibility:visible;mso-wrap-style:square;v-text-anchor:top" coordsize="40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" path="m252,6r54,l318,6r66,l384,18r,30l390,84r6,66l396,162r,18l396,186r6,36l402,228r,48l408,276r-6,6l396,282r,6l390,288r-6,l384,282r-6,l372,282r,6l372,294r-6,l366,288r-6,l354,288r,-6l348,282r,-6l354,276r,-6l348,270r-6,l336,270r-6,l324,270r,6l330,276r,6l330,288r-6,l324,294r,6l318,300r,6l312,306r,6l312,318r,6l306,324r,6l306,336r6,6l318,342r,6l318,354r-6,l306,354r-6,l300,348r,6l300,360r-6,l288,360r-6,6l276,366r-6,l258,366r-12,l240,366r-6,l228,366r-6,l204,366r-12,l186,366r-6,l174,366r-12,l162,360r-6,l150,360r-6,l144,354r,-6l144,342r,-6l138,336r,-6l138,324r-6,l132,318r,-6l126,312r,-6l120,306r,-6l126,300r,-6l132,294r,-6l132,282r-6,-6l126,270r-6,-6l120,258r,-6l126,252r,-6l120,246r,-6l120,246r,-6l120,234r-6,l114,228r,-6l114,216r-6,l108,210r,-6l102,198r-6,l96,192r-6,l96,186r,-6l96,174r-6,l90,168,78,156,66,144r,-6l60,138r-6,l48,138r,-6l42,132r-6,l30,138r-6,l18,132r-6,l12,126r6,l18,120r,-6l12,114r,-6l6,108r,-6l6,96,,96r6,l6,90r,-6l6,78,,78,,72,,66r6,l6,60r6,l12,54r,-6l6,48r6,l12,42r,-6l12,30r-6,l12,30r,-6l18,24r,-6l24,12r-6,l18,6,18,,48,,78,r42,l150,6r18,l204,6r30,l252,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0,2147483646;2147483646,2147483646;2147483646,2147483646;2147483646,2147483646;2147483646,2147483646;2147483646,2147483646;2147483646,2147483646;2147483646,0;2147483646,2147483646;2147483646,2147483646" o:connectangles="0,0,0,0,0,0,0,0,0,0,0,0,0,0,0,0,0,0,0,0,0,0,0,0,0,0,0,0,0,0,0,0,0,0,0,0,0,0,0,0,0,0,0,0,0,0,0,0,0,0,0,0,0,0,0,0,0,0,0,0,0,0,0"/>
                  </v:shape>
                  <v:shape id="Freeform 66" o:spid="_x0000_s1105" style="position:absolute;left:167357;top:28193;width:6504;height:10588;visibility:visible;mso-wrap-style:square;v-text-anchor:top" coordsize="1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" path="m180,6r,24l180,60r,12l180,78r,6l180,90r-6,54l174,162r,12l174,180r,6l174,192r,18l174,216r,6l174,228r-6,6l162,264r,6l162,276r,6l156,300r-12,-6l132,294r-24,-6l102,288r-6,l84,282r-6,l36,276r-6,-6l24,270r-6,l18,222r,-6l12,180r,-6l12,156r,-12l6,78,,42,,12,,,18,,48,,78,r6,l90,r12,l108,6r6,l120,6r6,l156,6r6,l168,6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0;2147483646,0;2147483646,0;2147483646,0;2147483646,0;2147483646,0;2147483646,0;2147483646,2147483646;2147483646,2147483646;2147483646,2147483646;2147483646,2147483646;2147483646,2147483646;2147483646,2147483646;2147483646,2147483646;2147483646,2147483646" o:connectangles="0,0,0,0,0,0,0,0,0,0,0,0,0,0,0,0,0,0,0,0,0,0,0,0,0,0,0,0,0,0,0,0,0,0,0,0,0,0,0,0,0,0,0,0,0,0,0,0,0,0,0,0,0,0,0,0,0,0"/>
                  </v:shape>
                  <v:shape id="Freeform 67" o:spid="_x0000_s1106" style="position:absolute;left:172994;top:28405;width:8022;height:12070;visibility:visible;mso-wrap-style:square;v-text-anchor:top" coordsize="22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" path="m24,l60,,96,r36,l144,r6,l174,r6,l192,6r6,6l204,12r,6l204,30r6,12l216,66r,6l216,78r,6l222,84r,6l222,102r-6,54l210,162r,12l210,198r-6,18l198,240r,6l186,270r-6,6l174,288r-6,6l168,300r-6,6l162,312r-12,18l144,336r,6l126,336r-6,l96,330r-6,l72,330,54,324,42,318,24,312,12,300,,294,6,276r,-6l6,264r,-6l12,228r6,-6l18,216r,-6l18,204r,-18l18,180r,-6l18,168r,-12l18,138,24,84r,-6l24,72r,-6l24,54r,-30l24,xe" fillcolor="#c00000" strokecolor="black [3213]">
                    <v:path arrowok="t" o:connecttype="custom" o:connectlocs="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
                  </v:shape>
                  <v:shape id="Freeform 68" o:spid="_x0000_s1107" style="position:absolute;left:180149;top:28828;width:12576;height:10165;visibility:visible;mso-wrap-style:square;v-text-anchor:top" coordsize="34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" path="m24,78l60,72r18,l78,54r,-12l78,36r,-6l108,30r6,l114,24r,-6l114,12r,-6l168,6r12,l198,6r12,l222,6r18,l258,r6,l282,r12,l294,6r-6,l288,12r,6l294,18r,6l288,24r,6l288,36r-6,l276,36r-6,l270,42r6,l282,42r6,l294,42r6,-6l306,36r6,l312,42r6,l318,48r6,l324,54r,6l318,60r-6,l312,66r6,6l318,78r6,6l330,84r6,l342,84r,6l342,84r,6l342,96r6,6l348,108r-6,l336,108r,6l336,120r,6l336,132r,6l336,144r-6,6l324,150r-6,l312,156r-6,l300,156r,6l300,168r-6,l294,174r,6l294,186r-6,6l282,198r,6l276,204r,6l276,216r-6,6l270,228r-6,l264,234r6,6l276,246r,6l276,258r,6l276,270r-6,l270,276r6,l276,282r,6l270,282r-12,l252,282r-6,l228,276r-30,-6l180,264r-6,l168,264r-6,l150,264r,-6l144,258r-18,l108,252,90,246r-18,l60,240r-12,l30,234r-12,l12,234,6,228r-6,l6,204r6,-18l12,162r,-12l18,144,24,90r,-12xe" fillcolor="#c00000" strokecolor="black [3213]">
                    <v:path arrowok="t" o:connecttype="custom" o:connectlocs="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0,0,0,0,0,0,0,0,0,0,0,0,0,0,0,0,0,0,0,0,0,0,0,0,0"/>
                  </v:shape>
                  <v:shape id="Freeform 69" o:spid="_x0000_s1108" style="position:absolute;left:98191;top:29464;width:11709;height:7835;visibility:visible;mso-wrap-style:square;v-text-anchor:top" coordsize="32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" path="m324,r,6l324,12r,6l324,30r,6l324,42r,6l324,54r,6l324,66r,6l324,78r,6l324,90r,6l324,102r,12l318,108r,6l318,126r,6l318,138r,6l318,150r,6l318,162r,6l318,174r6,l324,180r,6l324,192r,12l324,210r,12l318,222r-6,l306,222r-12,l288,222r-6,l270,222r-6,l258,222r-6,l246,222r-12,l234,216r-6,l222,216r-6,l204,216r-6,l192,216r-6,-6l180,210r-6,l168,210r-12,l156,204r-6,l144,204r-6,l132,204r-12,l114,198r-6,l102,198r-6,6l90,204r-12,l78,198r-6,-6l66,192r,-6l66,174r-6,-6l60,162r-6,l48,162r-6,l30,162r-6,-6l18,156r,-6l18,144r-6,l12,138,6,132r,-6l6,120r,-6l6,108r,-6l6,96r,-6l6,84,,84,,78,,72r6,l12,66r6,l18,60r12,l30,48,132,30r6,l144,30r6,l156,30r6,-6l174,24r18,l204,18r6,l216,18r12,l234,12r6,l246,12r6,l258,12r6,l276,6r6,l288,6r6,l306,6,318,r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70" o:spid="_x0000_s1109" style="position:absolute;left:129413;top:30099;width:10841;height:10164;visibility:visible;mso-wrap-style:square;v-text-anchor:top" coordsize="30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" path="m,66l60,42r6,l138,18r12,-6l162,6r12,l192,r,12l186,36r24,-6l246,24r24,l270,30r,6l270,42r6,24l276,72r,18l276,96r6,24l288,162r,24l288,192r6,6l294,234r6,l300,240r,6l276,252r-54,6l210,258r-42,12l120,276r-36,6l42,288r-12,l24,252r,-18l18,198r,-12l12,168r,-12l6,126r,-6l6,108r,-6l,96,,90,,78,,72,,66xe" fillcolor="#6ff" strokecolor="black [3213]">
                    <v:path arrowok="t" o:connecttype="custom" o:connectlocs="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 o:connectangles="0,0,0,0,0,0,0,0,0,0,0,0,0,0,0,0,0,0,0,0,0,0,0,0,0,0,0,0,0,0,0,0,0,0,0,0,0,0,0,0,0,0,0,0,0,0,0,0,0,0,0,0"/>
                  </v:shape>
                  <v:shape id="Freeform 72" o:spid="_x0000_s1110" style="position:absolute;left:117271;top:31581;width:6722;height:9953;visibility:visible;mso-wrap-style:square;v-text-anchor:top" coordsize="18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" path="m78,12r6,l102,6r12,l126,6,138,r6,l144,6r-6,l138,12r,6l144,18,150,6r6,l168,6r6,l180,6r,6l180,24r,6l180,36r,6l180,48r,6l180,60r-6,l174,66r,6l174,78r,6l168,84r,6l162,96r-6,l150,102r-6,l144,108r-6,l138,114r-6,l132,120r,6l132,132r,6l132,144r,6l132,156r6,l138,162r6,6l144,174r6,l150,180r6,l156,186r6,l168,186r6,6l174,198r6,l180,204r,6l186,210r,6l186,222r,6l186,234r,6l186,246r,6l180,258r-6,6l156,258r-12,6l138,264r-12,l120,264r-24,6l84,270r-24,6l54,276r-30,l6,282r,-12l6,264r,-12l6,246r,-6l6,234r,-24l6,204r,-12l6,186r,-12l6,168,,138r,-6l,126r,-6l6,108r,-6l6,96r,-6l6,78,6,66r,-6l,54,,48,,,54,,66,r,12l66,18r6,6l78,24r,-12xe" fillcolor="#bf95df"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0,2147483646;2147483646,0;2147483646,2147483646;2147483646,2147483646;2147483646,2147483646" o:connectangles="0,0,0,0,0,0,0,0,0,0,0,0,0,0,0,0,0,0,0,0,0,0,0,0,0,0,0,0,0,0,0,0,0,0,0,0,0,0,0,0,0,0,0,0,0,0,0,0,0,0,0,0,0,0,0,0,0,0"/>
                  </v:shape>
                  <v:shape id="Freeform 73" o:spid="_x0000_s1111" style="position:absolute;left:139387;top:31581;width:6288;height:9317;visibility:visible;mso-wrap-style:square;v-text-anchor:top" coordsize="17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" path="m,30l36,24,102,6r6,l138,r,12l156,120r,18l162,150r,12l162,168r,6l168,192r,24l168,222r6,12l174,240r,6l126,252r-24,6l60,264r-30,l24,204r,-6l24,192r-6,l18,156r-6,-6l12,144r,-24l6,78,,54,,48,,30xe" fillcolor="#bf95df" strokecolor="black [3213]">
                    <v:path arrowok="t" o:connecttype="custom" o:connectlocs="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 o:connectangles="0,0,0,0,0,0,0,0,0,0,0,0,0,0,0,0,0,0,0,0,0,0,0,0,0,0,0,0,0,0,0,0,0,0"/>
                  </v:shape>
                  <v:shape id="Freeform 74" o:spid="_x0000_s1112" style="position:absolute;left:109683;top:31581;width:7805;height:10588;visibility:visible;mso-wrap-style:square;v-text-anchor:top" coordsize="2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" path="m210,r,48l210,54r6,6l216,66r,12l216,90r,6l216,102r,6l210,120r,6l210,132r,6l216,168r,6l216,186r,6l216,204r,6l216,234r,6l216,246r,6l216,264r,6l216,282r-12,l192,282r-6,l144,288r-18,6l96,300r,-6l96,234r-6,l84,234r-6,l78,228r-6,6l66,234r,6l66,246r-6,6l60,258r-6,l48,228r,-12l48,198r-6,l24,198r-6,l12,204r,-6l12,192r,-6l12,174r,-6l6,162r,-12l6,144r,-12l6,126r,-6l6,114r-6,l,108r,-6l,96,,90,,84,,78,,72,,66,,54,,48r6,6l6,42r,-6l6,30r,-6l6,18r,-6l6,6r12,l42,6r6,l54,6r6,l66,6r6,l84,6r6,l96,6r6,l126,6,186,r18,l210,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
                  </v:shape>
                  <v:shape id="Freeform 75" o:spid="_x0000_s1113" style="position:absolute;left:122041;top:32428;width:8456;height:8894;visibility:visible;mso-wrap-style:square;v-text-anchor:top" coordsize="23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" path="m48,6r36,l102,6r6,l114,6r,-6l120,r48,l174,r6,l192,r12,l204,6r,6l204,24r,6l210,36r,6l210,54r,6l216,90r,12l222,120r,12l228,168r,18l234,222r-84,12l120,240r-18,6l96,246r-24,6l66,252r-6,l60,246r-6,l48,246r-6,-6l48,234r6,-6l54,222r,-6l54,210r,-6l54,198r,-6l54,186r-6,l48,180r,-6l42,174r,-6l36,162r-6,l24,162r,-6l18,156r,-6l12,150r,-6l6,138r,-6l,132r,-6l,120r,-6l,108r,-6l,96,,90r6,l6,84r6,l12,78r6,l24,72r6,l36,66r,-6l42,60r,-6l42,48r,-6l42,36r6,l48,30r,-6l48,18r,-6l48,6xe" fillcolor="aqua" strokecolor="black [3213]">
                    <v:path arrowok="t" o:connecttype="custom" o:connectlocs="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76" o:spid="_x0000_s1114" style="position:absolute;left:80629;top:32640;width:11058;height:10799;visibility:visible;mso-wrap-style:square;v-text-anchor:top" coordsize="30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" path="m258,r6,l264,6r,6l264,24r,12l270,42r,18l270,66r,6l276,78r,6l276,90r,6l276,102r,6l276,114r6,6l282,126r,24l288,162r12,66l300,246r,12l306,270r,12l222,294r-6,l210,294r-24,6l162,300r-18,6l132,306r,-6l126,300r,-6l120,294r,-6l114,288r,-6l108,282r-6,-6l102,270r-6,l90,270r-6,l78,270r,-6l78,258r-6,l72,252r-6,l66,246r6,l66,246r,-6l60,234r,-6l54,228r,-6l48,222r-6,l42,216r,-6l36,210r,-6l30,204r,-6l24,198r-6,l18,192r-6,l12,186r,-6l12,174r6,l18,168r6,-6l24,156r-6,l18,150r-6,-6l12,138r-6,l12,132r,-6l12,120r,-6l12,108r,-6l12,96r,-6l6,90r,-6l,78,,72r6,l6,66r,-6l6,54r6,l18,54r6,l24,48r,-6l24,36r6,-6l36,18r6,-6l42,r6,l72,,84,,96,r6,l108,r6,l120,r12,l150,r12,l168,r6,l180,r18,l210,r6,l222,r6,l240,r6,l258,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0;2147483646,0;2147483646,0;2147483646,0;2147483646,0;2147483646,0;2147483646,0" o:connectangles="0,0,0,0,0,0,0,0,0,0,0,0,0,0,0,0,0,0,0,0,0,0,0,0,0,0,0,0,0,0,0,0,0,0,0,0,0,0,0,0,0,0,0,0"/>
                  </v:shape>
                  <v:shape id="Freeform 77" o:spid="_x0000_s1115" style="position:absolute;left:64584;top:33063;width:20815;height:14400;visibility:visible;mso-wrap-style:square;v-text-anchor:top" coordsize="57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" path="m,48l24,42r12,l42,42r12,l72,36,96,30r18,l120,30r6,l138,24r6,l156,24r12,-6l174,18r6,l186,18r6,l204,18r24,-6l234,12r6,l246,12r6,l276,6r12,l294,6r6,l306,6r12,l324,r6,l336,r6,6l342,18r6,6l348,30r12,6l390,42r30,12l432,60r12,l444,66r6,6l450,78r6,l456,84r,6l456,96r,6l456,108r,6l456,120r-6,6l456,126r,6l462,138r,6l468,144r,6l462,156r,6l456,162r,6l456,174r,6l462,180r,6l468,186r6,l474,192r6,l480,198r6,l486,204r,6l492,210r6,l498,216r6,l504,222r6,6l510,234r6,l510,234r,6l516,240r,6l522,246r,6l522,258r6,l534,258r6,l546,258r,6l552,270r6,l558,276r6,l564,282r6,l570,288r6,l576,294r-6,l552,306r-12,6l540,318r-18,6l480,354r-30,18l444,378r-12,6l408,396r-18,12l390,402,378,348,354,264r-24,l312,270r-66,6l204,276r-48,6l120,282r-12,l90,288r-12,l66,288r-6,l54,288r,36l54,330r-6,-6l42,318r-6,l36,312r-6,-6l18,300,12,288r-6,l6,282r,-6l6,270r6,-6l12,258r,-6l12,246r,-6l6,234r,-6l6,222r,-6l6,210r,-6l12,198r,-6l12,186r-6,l6,180r,-36l,102,,84,,72,,4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
                  </v:shape>
                  <v:shape id="Freeform 78" o:spid="_x0000_s1116" style="position:absolute;left:44420;top:33063;width:12792;height:15035;visibility:visible;mso-wrap-style:square;v-text-anchor:top" coordsize="35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" path="m276,18r-6,6l270,30r-6,6l336,42,324,72r-6,36l300,132r,12l300,168r,6l306,192r6,24l324,234r18,48l342,288r6,6l348,300r,6l348,312r6,l342,318r,12l342,336r,18l342,366r-6,6l318,372r-66,12l162,396r-6,l144,396r-18,6l48,408r-6,6l36,414r,6l30,420r,6l30,420r-6,l18,420r-6,l12,426r-6,l6,420r-6,l,402,6,342r,-18l12,294r,-48l18,174r,-6l18,144r,-6l24,132r,-12l24,114r,-6l24,102r,-6l24,84r,-6l24,72r,-18l24,48,30,24r,-6l30,12,30,,54,6r96,l222,12r54,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
                  </v:shape>
                  <v:shape id="Freeform 79" o:spid="_x0000_s1117" style="position:absolute;left:55261;top:34546;width:9757;height:9952;visibility:visible;mso-wrap-style:square;v-text-anchor:top" coordsize="27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" path="m252,6r6,l258,30r,12l258,60r6,42l264,138r,6l270,144r,6l270,156r-6,6l264,168r,6l264,180r,6l264,192r6,6l270,204r,6l270,216r,6l264,228r,6l264,240r-24,12l138,282,66,276,54,270r-6,l48,264r,-6l48,252r-6,-6l42,240,24,192,12,174,6,150,,132r,-6l,102,,90,18,66,24,30,36,,66,,84,r18,l108,r6,l120,r18,l144,r24,6l186,6r12,l204,6r24,l252,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0;2147483646,0;2147483646,0;2147483646,0;2147483646,0;2147483646,0;2147483646,0;2147483646,0;2147483646,0;2147483646,2147483646;2147483646,2147483646;2147483646,2147483646;2147483646,2147483646;2147483646,2147483646;2147483646,2147483646" o:connectangles="0,0,0,0,0,0,0,0,0,0,0,0,0,0,0,0,0,0,0,0,0,0,0,0,0,0,0,0,0,0,0,0,0,0,0,0,0,0,0,0,0,0,0,0,0,0,0,0,0,0,0,0,0,0,0,0,0,0,0"/>
                  </v:shape>
                  <v:shape id="Freeform 80" o:spid="_x0000_s1118" style="position:absolute;left:195326;top:34969;width:6505;height:15882;visibility:visible;mso-wrap-style:square;v-text-anchor:top" coordsize="18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" path="m162,r,12l168,48r,36l168,120r,18l168,168r6,96l174,354r,6l180,384r,12l180,426r,6l180,438r,6l180,450r-18,l138,450,96,444r-24,l60,444r-42,l,438,30,150,36,84,42,72r,-18l42,36r,-18l48,18r6,l66,18,84,12r6,l120,6r24,l162,xe" fillcolor="#ff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
                  </v:shape>
                  <v:shape id="Freeform 81" o:spid="_x0000_s1119" style="position:absolute;left:99926;top:35181;width:13226;height:10588;visibility:visible;mso-wrap-style:square;v-text-anchor:top" coordsize="36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" path="m276,60r6,6l282,72r,12l282,90r,6l282,102r6,-6l294,96r18,l318,96r,18l318,126r6,30l330,156r,-6l336,144r,-6l336,132r6,l348,126r,6l354,132r6,l366,132r,60l366,198r,6l336,210r-6,l318,216r-6,l288,240r-6,6l276,252r,6l270,258r-6,12l258,270r-18,18l234,294r,6l228,300r-24,-6l186,288r-24,-6l150,282r-6,l138,276r-24,-6l96,270r-6,l84,264r-6,l36,270r,-6l24,180r,-12l18,150r,-12l18,126r-6,-6l12,108r,-6l12,90,6,78r,-6l6,66,,30,,6,,,6,r6,l12,6r6,6l18,24r,6l24,30r6,6l30,42r12,l48,42r6,-6l60,36r6,l72,42r12,l90,42r6,l102,42r6,l108,48r12,l126,48r6,l138,48r6,6l150,54r6,l168,54r6,l180,54r6,l186,60r12,l204,60r6,l216,60r6,l234,60r6,l246,60r12,l264,60r6,l276,6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v:shape>
                  <v:shape id="Freeform 82" o:spid="_x0000_s1120" style="position:absolute;left:185353;top:35604;width:11491;height:16094;visibility:visible;mso-wrap-style:square;v-text-anchor:top" coordsize="31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" path="m126,36r36,-6l168,30r12,-6l186,24r12,l204,24r6,l216,18r6,l228,18r6,l240,18r24,-6l276,12,306,6,318,r,18l318,36r,18l312,66r-6,66l276,420r-24,6l234,426r-6,6l222,432r-6,l210,432r-12,l180,438r-12,l162,438r-6,l144,444r-12,l126,444r-6,l114,444r-6,l108,450r-12,l90,450r-6,l78,450r-6,l60,456r-12,l42,456r-6,l30,456r6,-24l36,426r,-24l48,318r-12,l36,312r,-6l30,306r,-6l30,294r,-6l30,282r,-6l30,270r,-6l24,264r-6,l18,258r-6,l12,252r,-6l12,240r,-6l12,228r,-6l12,216,6,210r,-6l6,198r,-6l,192r,-6l6,186r6,l12,180r6,l18,174r6,l24,168r,-6l24,156r,-6l30,150r6,l42,150r6,6l54,162r,-6l60,150r,-6l66,144r6,l72,138r6,l84,138r,-6l84,126r6,-6l96,120r6,l108,120r6,l120,114r6,-6l126,102r6,-6l132,90r,-6l126,84r,-6l132,78r,-6l132,66r,-6l132,54r-6,-6l120,42r,-6l126,36xe" fillcolor="#ff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
                  </v:shape>
                  <v:shape id="Freeform 83" o:spid="_x0000_s1121" style="position:absolute;left:143940;top:36240;width:8673;height:8470;visibility:visible;mso-wrap-style:square;v-text-anchor:top" coordsize="2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" path="m240,96r-6,l228,108r-6,6l204,144r-6,12l186,186r-6,l174,204r-6,6l156,222r-6,l126,228r-6,l66,240,48,210,42,198,24,168r,-6l,120r48,-6l48,108r,-6l42,90r,-6l42,60,36,42r,-6l36,30r,-12l30,6r12,l66,6r36,6l120,6r6,l138,6,162,r6,l180,6r30,48l210,60r18,18l234,90r6,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0,0"/>
                  </v:shape>
                  <v:shape id="Freeform 84" o:spid="_x0000_s1122" style="position:absolute;left:176680;top:36875;width:13443;height:14823;visibility:visible;mso-wrap-style:square;v-text-anchor:top" coordsize="37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" path="m96,r6,l108,6r6,l126,6r18,6l156,12r12,6l186,18r18,6l222,30r18,l246,30r,6l258,36r6,l270,36r6,l294,42r30,6l342,54r6,l354,54r12,l372,60r-6,6l366,72r-6,6l354,84r-6,l342,84r-6,l330,84r-6,6l324,96r,6l318,102r-6,l312,108r-6,l300,108r,6l294,120r,6l288,120r-6,-6l276,114r-6,l264,114r,6l264,126r,6l264,138r-6,l258,144r-6,l252,150r-6,l240,150r,6l246,156r,6l246,168r,6l252,180r,6l252,192r,6l252,204r,6l252,216r,6l258,222r,6l264,228r6,l270,234r,6l270,246r,6l270,258r,6l270,270r6,l276,276r,6l288,282r-12,84l276,390r,6l270,420r-6,l258,420,222,408r-12,l204,402r-24,l162,396r-6,l132,390r-12,-6l108,384,84,378r-12,l48,372r-6,l18,366r-6,l,360r6,-6l6,330r6,-6l12,318r,-18l18,282r,-6l18,270r6,-12l24,240r,-6l18,210r,-6l18,198r,-6l18,180r,-6l18,168r,-12l18,144r6,-12l24,114r,-6l24,96r18,6l42,96r6,-6l60,72r,-6l66,60r,-6l72,48,78,36r6,-6l96,6,9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85" o:spid="_x0000_s1123" style="position:absolute;left:159334;top:37510;width:12793;height:11647;visibility:visible;mso-wrap-style:square;v-text-anchor:top" coordsize="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" path="m246,6r6,l258,12r42,6l306,18r12,6l324,24r6,l354,30r,12l348,48r-6,48l336,102r-6,24l330,144r,18l330,174r,6l336,216r,12l336,234r,6l336,270r,24l336,312r-6,l324,312r-6,l312,312r-6,l288,306r-6,l276,306r-6,l252,300r,6l252,312r-6,6l240,330r,-6l234,324r,-6l228,318r-6,-6l216,306r-6,l210,300r-6,l204,294r-6,l198,288r-6,l186,282r-6,-6l180,270r-6,l162,258r-6,-6l150,246r-6,-6l138,240r,-6l132,228r-6,-6l114,216r,-6l108,204r-6,l102,198r-6,l90,192r-6,-6l78,180r,-6l66,168r-6,l54,156,42,150r,-6l36,144r,-6l30,138r,-6l24,132r,-12l18,120r,-6l18,108r-6,l6,108,,102,6,96,,96r12,l18,96r6,l30,96r12,l60,96r6,l72,96r6,l84,96r12,l108,96r6,l120,96r6,-6l132,90r6,l138,84r,-6l138,84r6,l150,84r6,l156,78r,-6l150,72r-6,-6l144,60r,-6l150,54r,-6l150,42r,-6l156,36r,-6l162,30r,-6l162,18r6,l168,12r,-6l162,6r,-6l168,r6,l180,r6,l192,r,6l186,6r,6l192,12r,6l198,18r6,l204,24r6,l210,18r,-6l216,12r6,l222,18r6,l234,18r,-6l240,12r6,-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0,0,0,0,0,0,0,0,0,0"/>
                  </v:shape>
                  <v:shape id="Freeform 86" o:spid="_x0000_s1124" style="position:absolute;left:171260;top:38569;width:6287;height:11011;visibility:visible;mso-wrap-style:square;v-text-anchor:top" coordsize="17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" path="m24,l36,,48,6r12,6l72,24r18,6l102,36r18,6l138,42r6,l168,48r6,l174,60r,6l174,84r-6,12l168,108r,12l168,126r,6l168,144r,6l168,156r,6l174,186r,6l174,210r-6,12l168,228r,6l162,252r,18l162,276r-6,6l156,306r-6,6l144,312r-6,l84,300r-12,l66,294r-6,l54,294r-6,l36,288,6,282r,-18l6,240r,-30l6,204r,-6l6,186,,150r,-6l,132,,114,,96,6,72r6,-6l18,18r6,-6l24,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0" o:connectangles="0,0,0,0,0,0,0,0,0,0,0,0,0,0,0,0,0,0,0,0,0,0,0,0,0,0,0,0,0,0,0,0,0,0,0,0,0,0,0,0,0,0,0,0,0,0,0,0,0,0,0,0,0,0,0,0,0,0,0,0,0,0"/>
                  </v:shape>
                  <v:shape id="Freeform 87" o:spid="_x0000_s1125" style="position:absolute;left:123342;top:38781;width:17996;height:13340;visibility:visible;mso-wrap-style:square;v-text-anchor:top" coordsize="49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" path="m198,42r12,l252,36r36,-6l336,24,378,12r12,l444,6,468,r6,60l480,84r,18l486,114r,12l486,132r6,36l498,180r,12l438,204r-6,6l420,216r18,24l438,258r-54,24l378,294r-6,12l372,312r-6,12l366,330,264,348r-66,12l66,378r-18,l48,372r6,-6l54,360r,-6l60,354r,-6l60,342r6,l66,336r,-6l66,324r,-6l66,312r-6,-6l60,300r,-6l60,288r-6,l54,276r,-6l60,264r,-6l66,258r24,-6l96,246r6,l102,240r,-6l102,228r,-6l102,216r,-6l96,204r-6,-6l84,198r,-6l78,192r-6,l66,192r-6,l54,192r-6,l42,192r,-6l36,186r,-6l30,180r,-6l30,168r6,l36,162r6,-6l48,156r6,l60,150r6,l72,150r6,l78,144r6,l84,138r,-6l84,126r,-6l78,120r-6,-6l66,114r-6,l54,114r-6,l42,114r-6,l30,114r,-6l24,108r-6,-6l12,96r,-6l6,90r,-6l,78r18,l24,72r12,l60,66r6,l84,60r30,-6l198,4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0"/>
                  </v:shape>
                  <v:shape id="Freeform 88" o:spid="_x0000_s1126" style="position:absolute;left:150011;top:39628;width:10624;height:11223;visibility:visible;mso-wrap-style:square;v-text-anchor:top" coordsize="29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" path="m276,48r,6l276,60r6,l282,72r6,l288,78r6,l294,84r-6,l288,78r-6,l282,84r,-6l282,84r,6l276,90r,6l276,102r,-6l276,102r-6,l276,102r,6l282,102r,6l282,114r-6,l270,114r-6,l264,120r,6l270,126r,6l264,132r-6,-6l252,126r-6,l246,132r-6,l240,138r,6l234,150r,6l228,156r,6l228,156r-6,l222,150r,6l216,156r-6,l210,150r-6,l210,156r-6,l204,162r6,l210,168r6,l216,174r6,l222,180r-6,l222,180r,6l222,192r,6l222,204r6,l228,210r-6,l228,210r,6l222,216r,6l198,222r-60,60l60,318,48,282,36,246,24,204,12,174r,-6l,114r6,-6l12,90r6,l30,60,36,48,54,18r6,-6l66,r6,l72,6r,6l78,12r,6l84,18r6,l96,24r6,l108,24r6,l120,24r,6l126,30r6,l132,36r6,l138,42r6,l150,42r6,l162,42r,6l168,42r6,l180,42r,6l180,54r6,l192,54r,-6l198,48r,6l198,48r,6l204,54r-6,l198,60r6,l210,60r6,l222,60r,6l228,66r,6l234,66r6,l240,60r,-6l246,54r6,l258,54r,6l258,54r6,l270,48r,6l270,48r,6l276,54r,-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89" o:spid="_x0000_s1127" style="position:absolute;left:140471;top:40475;width:12576;height:16940;visibility:visible;mso-wrap-style:square;v-text-anchor:top" coordsize="34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" path="m96,r24,42l120,48r18,30l144,90r18,30l216,108r6,l246,102r6,l264,90r12,54l276,150r12,30l300,222r12,36l324,294r18,60l342,360r6,18l342,384r,6l342,402r,6l336,420r-6,6l318,432r-6,6l300,444r-6,l288,444r-12,l270,444r,6l264,450r,-6l264,450r-6,-6l252,444r,-6l246,438r,6l240,444r,-6l234,438r,6l228,444r,-6l222,438r-6,l216,444r,6l210,450r,6l204,456r,6l198,462r,6l198,474r,6l192,474r-6,l180,468r-6,l168,462r-6,l156,462r,-6l150,456r,-6l144,450r-6,-6l138,438r-6,-6l132,426r,-6l132,414r,-12l132,390r,-24l132,360r6,l132,354r,-6l132,342r,-6l126,330r-6,-6l120,318r,-6l114,312,90,258r,-6l84,240r,-6l36,198,24,144r,-12l18,120,12,84r,-6l12,66,6,54,6,36,,12r30,l72,6,96,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v:shape>
                  <v:shape id="Freeform 90" o:spid="_x0000_s1128" style="position:absolute;left:118139;top:40687;width:8239;height:7199;visibility:visible;mso-wrap-style:square;v-text-anchor:top" coordsize="22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" path="m150,6r6,6l162,12r6,l168,18r6,l180,18r-12,l162,24r-18,l150,30r,6l156,36r,6l162,48r6,6l174,54r,6l180,60r6,l192,60r6,l204,60r6,l216,60r6,6l228,66r,6l228,78r,6l228,90r-6,l222,96r-6,l210,96r-6,l198,102r-6,l186,102r-6,6l180,114r-6,l174,120r,6l180,126r,6l186,132r,6l192,138r6,l204,138r6,l216,138r6,l228,138r,6l210,144r-6,l198,144r-12,l150,150r-18,6l108,168r-6,12l102,192r,6l96,204r-6,l72,204r-6,-6l60,198r-12,l30,198r,6l18,204r-6,l6,204r-6,l,198,,186r6,l12,186r6,l18,180,12,144,6,114r,-12l,90,,84,,66,,42,,18r30,l36,18,60,12r12,l96,6r6,l114,6r6,l132,r18,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0,2147483646;0,2147483646;0,2147483646;2147483646,2147483646;2147483646,2147483646;2147483646,2147483646;2147483646,2147483646;2147483646,2147483646" o:connectangles="0,0,0,0,0,0,0,0,0,0,0,0,0,0,0,0,0,0,0,0,0,0,0,0,0,0,0,0,0,0,0,0,0,0,0,0,0,0,0,0,0,0,0,0,0,0,0,0,0,0,0"/>
                  </v:shape>
                  <v:shape id="Freeform 91" o:spid="_x0000_s1129" style="position:absolute;left:113152;top:41322;width:5637;height:9317;visibility:visible;mso-wrap-style:square;v-text-anchor:top" coordsize="15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" path="m120,6l138,r,24l138,48r,18l138,72r6,12l144,96r6,30l156,162r,6l150,168r-6,l138,168r,12l138,186r6,l150,228r,12l138,240r-18,l114,246r-6,l102,246r-6,l90,246r,6l84,252r-18,6l36,264r-6,l30,258r,-6l30,246r,-18l24,222,18,156,12,120r,-6l12,108r,-6l6,90,6,72,6,48,,30,,24,30,18,48,12,90,6r6,l108,6r12,xe" fillcolor="#bf95df" strokecolor="black [3213]">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 o:connectangles="0,0,0,0,0,0,0,0,0,0,0,0,0,0,0,0,0,0,0,0,0,0,0,0,0,0,0,0,0,0,0,0,0,0,0,0,0,0,0,0,0,0,0,0,0,0,0,0,0,0,0,0"/>
                  </v:shape>
                  <v:shape id="Freeform 92" o:spid="_x0000_s1130" style="position:absolute;left:91687;top:41534;width:10407;height:9952;visibility:visible;mso-wrap-style:square;v-text-anchor:top" coordsize="28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" path="m,36l48,30r6,l66,24r6,l120,18r6,l168,12r12,l192,6r12,l252,r12,84l264,90r,6l276,144r6,36l282,192r,12l282,210r6,12l288,228r,6l288,246r-36,6l246,252r-36,6l198,258r-12,l186,264r6,l192,270r,6l180,276r-6,-12l150,264r-24,6l84,276r-18,l48,276r-12,6l36,258r,-12l30,240r,-30l30,204,18,144,12,114r,-6l12,102r,-6l6,78,6,66,,42,,36xe" fillcolor="#f3c" strokecolor="black [3213]">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
                  </v:shape>
                  <v:shape id="Freeform 93" o:spid="_x0000_s1131" style="position:absolute;left:66536;top:42381;width:12142;height:5929;visibility:visible;mso-wrap-style:square;v-text-anchor:top" coordsize="33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" path="m336,144r-48,6l270,156r-6,l132,162r-24,l66,168r-30,l36,144r,-36l6,72,,66,,60,,24r6,l12,24r12,l36,24,54,18r12,l102,18r48,-6l192,12,258,6,276,r24,l324,84r12,54l336,144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 o:connectangles="0,0,0,0,0,0,0,0,0,0,0,0,0,0,0,0,0,0,0,0,0,0,0,0,0,0,0,0,0"/>
                  </v:shape>
                  <v:shape id="Freeform 94" o:spid="_x0000_s1132" style="position:absolute;left:107515;top:42381;width:6721;height:8470;visibility:visible;mso-wrap-style:square;v-text-anchor:top" coordsize="18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" path="m156,r6,18l162,42r,18l168,72r,6l168,84r,6l174,126r6,66l186,198r,18l186,222r-54,6l126,228r-6,l108,228r-18,l84,228r-12,l72,234r-24,l42,234r-18,l12,240r,-6l12,222,6,204r,-6l,168r,-6l,156r6,-6l6,144r,-12l12,120r,-12l12,102,24,96r,-6l30,84,48,66r6,l60,54r6,l66,48r6,-6l78,36,102,12r6,l120,6r6,l156,xe" fillcolor="#bf95df"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
                  </v:shape>
                  <v:shape id="Freeform 95" o:spid="_x0000_s1133" style="position:absolute;left:152179;top:42381;width:15828;height:20752;visibility:visible;mso-wrap-style:square;v-text-anchor:top" coordsize="43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" path="m438,192r-6,18l420,234r,6l414,258r,6l396,300r-6,12l390,318r-6,12l378,342r-18,42l360,396r-6,6l348,414r,6l336,450r-6,18l330,474r-12,18l318,498r,6l306,546r-6,l300,552r-6,18l288,588,270,570r,-6l264,564,240,540r-6,-6l210,510r-6,-6l198,492r-6,-6l186,480r-6,-6l180,468,162,450,138,432,126,420,108,402r-6,-12l96,384,84,372,60,348r-12,6l30,336,24,324,18,306r,-6l,240,78,204r60,-60l162,144r,-6l168,138r,-6l162,132r6,l168,126r-6,l162,120r,-6l162,108r,-6l156,102r6,l162,96r-6,l156,90r-6,l150,84r-6,l144,78r6,l144,72r6,l150,78r6,l162,78r,-6l162,78r6,l168,84r,-6l174,78r,-6l180,66r,-6l180,54r6,l186,48r6,l198,48r6,6l210,54r,-6l204,48r,-6l204,36r6,l216,36r6,l222,30r,-6l216,30r,-6l210,24r6,l216,18r,6l216,18r,-6l222,12r,-6l222,r,6l222,r6,l228,6r6,l234,r,6l240,6r,6l252,18r6,12l264,30r12,6l276,42r6,6l288,54r6,6l300,60r,6l306,66r6,6l312,78r12,6l330,90r6,6l336,102r6,l348,108r6,6l360,120r12,12l378,132r,6l384,144r6,6l396,150r,6l402,156r,6l408,162r,6l414,168r6,6l426,180r6,l432,186r6,l438,192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v:shape>
                  <v:shape id="Freeform 96" o:spid="_x0000_s1134" style="position:absolute;left:85616;top:42592;width:7372;height:12282;visibility:visible;mso-wrap-style:square;v-text-anchor:top" coordsize="20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" path="m168,6r,6l174,36r,12l180,66r,6l180,78r,6l186,114r12,60l198,180r,30l204,216r,12l204,252r-36,24l162,276r-6,12l108,288r6,12l114,336r-6,l90,330r-18,l54,336r-6,6l42,348r-6,l36,342,18,300,12,282r,-18l,246r,-6l,228,6,216r,-42l12,138,18,90,24,18r24,l72,12r6,l84,12,168,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0;2147483646,2147483646" o:connectangles="0,0,0,0,0,0,0,0,0,0,0,0,0,0,0,0,0,0,0,0,0,0,0,0,0,0,0,0,0,0,0,0,0,0,0,0,0,0,0,0,0,0,0,0,0,0"/>
                  </v:shape>
                  <v:shape id="Freeform 97" o:spid="_x0000_s1135" style="position:absolute;left:56779;top:43016;width:11708;height:13552;visibility:visible;mso-wrap-style:square;v-text-anchor:top" coordsize="3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" path="m12,30r12,6l96,42,198,12,222,r,6l228,6r6,12l246,24r6,6l252,36r6,l264,42r6,6l276,54r30,36l306,126r,24l306,162r6,48l318,282r6,72l300,354r-6,l288,354r-6,6l276,360r-12,l252,360r-18,l222,366r-12,l198,366r-12,l180,372r-12,l156,372r-6,l144,378r-6,l132,378r-12,l114,378r-6,l96,378r-12,6l84,378,78,354,72,324r,-12l72,294,66,282r,-30l66,246,60,210r-6,-6l30,180,18,174r-6,-6l6,126r,-6l6,114r,-6l6,96,,84,,72,,54,,48,,36,12,3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
                  </v:shape>
                  <v:shape id="Freeform 98" o:spid="_x0000_s1136" style="position:absolute;left:78678;top:43228;width:8239;height:12070;visibility:visible;mso-wrap-style:square;v-text-anchor:top" coordsize="2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" path="m216,r-6,72l204,120r-6,36l198,198r-6,12l192,222r,6l204,246r,18l210,282r18,42l228,330r-12,6l210,342r,-6l210,330r,-6l210,318r,-6l210,306r,-6l204,294r-6,l192,294r,-6l186,288r,-6l186,276r-6,-6l180,264r-6,l168,264r-6,-6l162,252r,-6l156,246r,-6l156,234r,-6l156,222r-6,l156,216r-6,l156,216r,-6l156,204r-6,l144,204r,-6l138,198r-6,l132,192r-6,l120,192r,-6l120,180r-6,l108,180r,-6l102,174r-6,l96,168r-6,l90,174r-6,l84,168r-6,l72,168r,6l66,168r6,l72,162r,-6l66,156r-6,l54,156r,6l48,162r,-6l48,150r-6,l42,144r,6l36,150r-6,l30,156r-6,l24,150r-6,l18,144r-6,-6l12,132r-6,l6,126,,120,18,108,42,96,54,90r6,-6l90,66,132,36r18,-6l150,24r12,-6l180,6r6,l198,6,21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 o:connectangles="0,0,0,0,0,0,0,0,0,0,0,0,0,0,0,0,0,0,0,0,0,0,0,0,0,0,0,0,0,0,0,0,0,0,0,0,0,0,0,0,0,0,0,0,0,0,0,0,0,0,0,0,0,0"/>
                  </v:shape>
                  <v:shape id="Freeform 99" o:spid="_x0000_s1137" style="position:absolute;left:101227;top:44498;width:7155;height:5718;visibility:visible;mso-wrap-style:square;v-text-anchor:top" coordsize="19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" path="m198,36r-12,6l186,48r,12l180,72r,12l180,90r-6,6l174,102r,6l180,138r-30,6l126,150r-12,l90,156r-12,l72,156r-6,l60,156r-6,l48,162r-12,l30,162r-6,l24,150r,-6l24,138,18,126r,-6l18,108r,-12l12,60,,12,,6,42,r6,l54,6r6,l78,6r24,6l108,18r6,l126,18r24,6l168,30r24,6l198,3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0;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00" o:spid="_x0000_s1138" style="position:absolute;left:136568;top:45557;width:8890;height:12494;visibility:visible;mso-wrap-style:square;v-text-anchor:top" coordsize="24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" path="m,138r,-6l6,120r,-6l12,102,18,90,72,66r,-18l54,24,66,18r6,-6l132,r12,54l192,90r,6l198,108r,6l222,168r6,l228,174r,6l234,186r6,6l240,198r,6l240,210r6,6l240,216r,6l240,246r,12l240,270r,6l240,282r,6l234,300r,6l228,318r-6,6l222,330r-6,l174,342r-24,l138,348r-6,l126,348r-12,l96,354,90,342,84,324r-6,-6l78,312r,-6l66,288,30,216,12,174,,144r,-6xe" fillcolor="aqua" strokecolor="black [3213]">
                    <v:path arrowok="t" o:connecttype="custom" o:connectlocs="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0,0,0"/>
                  </v:shape>
                  <v:shape id="Freeform 101" o:spid="_x0000_s1139" style="position:absolute;left:117488;top:45769;width:9540;height:6988;visibility:visible;mso-wrap-style:square;v-text-anchor:top" coordsize="26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" path="m246,r6,l258,6r6,6l264,18r,6l264,30r,6l264,42r,6l258,48r-6,6l228,60r-6,l222,66r-6,6l216,78r,12l222,90r,6l222,102r,6l228,114r,6l228,126r,6l228,138r,6l222,144r,6l222,156r-6,l198,162r-12,l180,168r-6,l162,168r-12,6l144,174r-24,l114,180r-6,l102,180r-6,l90,180r-6,6l54,192r-6,l36,192,,198r6,l6,192r,-6l6,180r-6,l,150,,138,,126r,-6l,114r18,l30,114r,-12l24,60r6,l36,60r12,l48,54r18,l78,54r6,l90,60r18,l114,60r6,-6l120,48r,-12l126,24,150,12,168,6,204,r12,l222,r6,l246,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
                  </v:shape>
                  <v:shape id="Freeform 102" o:spid="_x0000_s1140" style="position:absolute;left:45504;top:45981;width:14744;height:22657;visibility:visible;mso-wrap-style:square;v-text-anchor:top" coordsize="40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" path="m,60l,54r6,l6,48r6,l18,42,96,36r18,-6l126,30r6,l222,18,288,6r18,l312,r6,12l318,24r,6l318,36r,6l324,84r6,6l342,96r24,24l372,126r6,36l378,168r,30l384,210r,18l384,240r6,30l396,294r,6l396,312r,6l402,324r,6l402,336r,6l402,354r6,18l408,384r,6l408,396r-72,l330,402r-30,18l288,426r,6l288,438r,6l288,450r6,l294,456r,6l294,456r,6l288,456r,6l288,468r-6,l276,468r-6,l264,468r,6l258,474r,6l252,480r6,l258,486r-6,l252,492r,6l252,504r,6l252,516r6,6l258,528r,6l258,540r6,l264,546r,6l270,552r6,l276,558r6,l288,564r6,l300,564r-6,6l276,576r-6,l258,588r-30,12l222,606r-18,12l192,618r-6,6l162,642r-6,-6l156,624r,-6l156,612r,-6l150,606r6,l156,600r,-6l150,594r,-6l150,582r,-6l156,576r,-6l156,564r,-6l156,552r-6,l150,546r,-6l150,534r,-6l144,516r-6,-6l138,498r,-6l132,492r,-6l132,474r-6,l126,462r,-6l114,432r-6,-24l102,396,96,378r,-12l90,354,66,288,60,270,48,240r,-12l42,222r,-6l36,198r,-6l30,186,24,150r,-6l24,138r6,l30,132r,-6l36,126r6,l48,126r,-6l54,120r,-6l48,114r,-6l42,108r,-6l42,96,36,90r,-6l36,78,30,72r,6l24,78r,6l18,84r,-6l12,78r,-6l6,72r,-6l,66,,6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0,0,0,0,0"/>
                  </v:shape>
                  <v:shape id="Freeform 103" o:spid="_x0000_s1141" style="position:absolute;left:76076;top:47463;width:10190;height:13552;visibility:visible;mso-wrap-style:square;v-text-anchor:top" coordsize="2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" path="m,12r6,l24,6,72,r6,6l78,12r6,l84,18r6,6l90,30r6,l96,36r6,l102,30r6,l114,30r,-6l114,30r6,l120,36r,6l126,42r,-6l132,36r6,l144,36r,6l144,48r-6,l144,54r,-6l150,48r6,l156,54r6,l162,48r6,l168,54r6,l180,54r,6l186,60r6,l192,66r,6l198,72r6,l204,78r6,l216,78r,6l222,84r6,l228,90r,6l222,96r6,l222,102r6,l228,108r,6l228,120r,6l234,126r,6l234,138r6,6l246,144r6,l252,150r6,6l258,162r,6l264,168r,6l270,174r6,l282,180r,6l282,192r,6l282,204r,6l282,216r,6l276,222r,6l282,228r,6l276,234r,6l276,246r6,18l276,264r,6l282,276r,6l270,282r-6,l258,282r-6,l234,288r-12,l216,300r,6l210,306r-6,18l198,342r-6,l180,348r-42,12l132,360r-6,6l114,372r-18,l66,384r-6,l60,378,54,354r,-6l48,318,42,276r,-6l30,204r,-6l30,192r,-6l24,174r,-6l24,162r,-6l24,144,18,120r,-6l18,108,12,96,,1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104" o:spid="_x0000_s1142" style="position:absolute;left:67837;top:47886;width:9323;height:7624;visibility:visible;mso-wrap-style:square;v-text-anchor:top" coordsize="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" path="m,12r30,l72,6r24,l228,r12,84l246,96r,6l246,108r6,24l252,144r,6l252,156r,6l258,174r,6l258,186r-24,6l228,192r-12,l156,198r-60,6l90,204r-30,6l54,210r-6,l30,210r-12,6l12,144,6,72,,24,,12xe" fillcolor="#95b3d7 [1940]" strokecolor="black [3213]">
                    <v:path arrowok="t" o:connecttype="custom" o:connectlocs="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
                  </v:shape>
                  <v:shape id="Freeform 105" o:spid="_x0000_s1143" style="position:absolute;left:43119;top:47886;width:7372;height:17364;visibility:visible;mso-wrap-style:square;v-text-anchor:top" coordsize="20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" path="m66,6r,6l72,12r,6l78,18r,6l84,24r,6l90,30r,-6l96,24r,-6l102,24r,6l102,36r6,6l108,48r,6l114,54r,6l120,60r,6l114,66r,6l108,72r-6,l96,72r,6l96,84r-6,l90,90r,6l96,132r6,6l102,144r6,18l108,168r6,6l114,186r12,30l132,234r24,66l162,312r,12l168,342r6,12l180,378r12,24l192,408r,12l198,420r,12l198,438r6,l204,444r-12,6l162,456r-36,6l120,468r-6,l96,474r-18,l42,486r-6,l12,492,,492,,474r,-6l6,432r,-24l6,390r6,-12l12,366r,-36l12,312r6,-36l18,258r6,-42l24,192r,-24l30,162r,-6l30,138r,-30l30,90r,-12l36,18,36,r6,l42,6r6,l48,r6,l60,r6,l66,6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0;2147483646,0;2147483646,2147483646" o:connectangles="0,0,0,0,0,0,0,0,0,0,0,0,0,0,0,0,0,0,0,0,0,0,0,0,0,0,0,0,0,0,0,0,0,0,0,0,0,0,0,0,0,0,0,0,0,0,0,0"/>
                  </v:shape>
                  <v:shape id="Freeform 106" o:spid="_x0000_s1144" style="position:absolute;left:164755;top:48098;width:8239;height:12282;visibility:visible;mso-wrap-style:square;v-text-anchor:top" coordsize="22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" path="m90,30l96,18r6,-6l102,6r,-6l120,6r6,l132,6r6,l156,12r6,l168,12r6,l180,12r6,l198,60r6,30l210,126r,6l210,138r6,24l228,216,180,342r-6,6l150,324r,-6l150,306r-6,l138,300,96,288,72,276,12,258,,252,6,240r6,-6l12,222,30,180r6,-12l42,156r,-6l48,138,66,102r,-6l72,78r,-6l84,48,90,30xe" fillcolor="#ffc00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07" o:spid="_x0000_s1145" style="position:absolute;left:171476;top:48522;width:8239;height:8046;visibility:visible;mso-wrap-style:square;v-text-anchor:top" coordsize="22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" path="m,l30,6r12,6l48,12r6,l60,12r6,6l78,18r54,12l138,30r6,l156,36r6,l186,42r6,l216,48r12,l228,54r,6l228,66r-6,l222,72r,6l222,84r,6l216,96r,6l210,102r-6,6l204,114r,6l204,126r,6l204,138r,6l210,144r,6l210,156r,6l216,162r,6l216,174r-6,l210,180r,6l204,192r-6,6l198,204r-6,l192,210r,6l186,222r,6l186,222r-6,l180,216r-6,-6l174,204r-6,-6l168,192r-6,l156,186r-12,-6l84,198r-42,6l30,150,24,126r,-6l24,114,18,78,12,48,,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
                  </v:shape>
                  <v:shape id="Freeform 108" o:spid="_x0000_s1146" style="position:absolute;left:96457;top:49369;width:11925;height:13340;visibility:visible;mso-wrap-style:square;v-text-anchor:top" coordsize="3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" path="m312,r,6l318,24r,12l318,42r12,-6l330,42r,6l324,48r,6l318,60r,6l312,66r,6l306,72r,6l306,84r,6l306,96r12,l324,96r-6,6l318,108r-6,6l312,120r6,l312,126r,6l318,138r,12l318,162r6,6l318,168r-12,6l306,186r,6l306,204r,6l300,216r-12,18l282,246r-6,6l276,264r,12l270,288r,6l258,300r-6,l246,300r,6l252,318r,18l252,342r,6l252,354r,24l246,372r-6,l234,372r-12,-6l216,366r-6,l198,360r,-6l192,348r,-6l186,342r,-6l180,336r,-6l180,324r-6,l174,318r-6,l168,312r-6,l144,312r-18,6l114,318r-12,l84,324r-24,l48,330r-12,l24,330,,336,,324r6,-6l6,300r,-12l12,276r,-12l12,258r6,-12l18,240r,-12l18,216r6,-12l24,192r6,-6l30,174r,-6l30,150r,-6l30,132r,-12l24,114r,-6l24,102r,-12l24,78r,-12l18,54r,-12l42,42r6,12l60,54r,-6l60,42r-6,l54,36r12,l78,36r36,-6l120,30r36,-6l162,24r6,l180,24r6,-6l192,18r6,l204,18r6,l222,18r24,-6l258,12,282,6,31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v:shape>
                  <v:shape id="Freeform 109" o:spid="_x0000_s1147" style="position:absolute;left:106214;top:49792;width:11708;height:11859;visibility:visible;mso-wrap-style:square;v-text-anchor:top" coordsize="3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" path="m312,r,6l312,12r,12l312,36r,30l318,66r,6l318,78r,6l312,84r,6l306,96r6,6l312,108r6,l318,114r,6l324,120r-6,l318,126r,6l318,138r-6,l312,144r,6l312,156r-6,l312,162r,6l306,168r-6,l294,168r-6,l282,168r,6l276,174r-6,l270,180r,6l270,192r-6,l258,198r-12,l240,198r-6,l228,204r-6,l216,204r,6l216,216r,12l216,246r,6l198,252r-18,6l144,264r-24,l96,270,84,294,72,306r-6,6l60,318r,6l48,330r,6l42,336r-6,-6l30,324r,-6l30,312r,-12l24,306r,-30l,282r,-6l6,264r,-12l6,240r6,-6l18,222,30,204r6,-6l36,192r,-12l36,174r,-12l48,156r6,l48,150r,-12l48,126r-6,-6l42,114r6,-6l42,108r,-6l48,96r,-6l54,84r-6,l36,84r,-6l36,72r,-6l36,60r6,l42,54r6,l48,48r6,-6l54,36r6,l60,30r,-6l78,24r6,l108,24r,-6l120,18r6,l144,18r12,l162,18r6,l222,12r,6l222,24r6,l258,18r18,-6l282,12r,-6l288,6r6,l300,6r6,l312,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v:shape>
                  <v:shape id="Freeform 110" o:spid="_x0000_s1148" style="position:absolute;left:178198;top:50216;width:6504;height:11011;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" path="m180,30r,6l174,42r,6l168,54r,6l168,66r6,6l174,78r-6,l168,84r-6,12l162,102r-6,18l156,126r-6,l150,132r-6,6l138,138r,6l144,144r6,l150,150r,6l156,156r,6l156,168r,6l156,180r,6l156,192r-6,l150,198r6,6l156,210r,6l150,216r,6l150,228r-6,l144,234r,6l150,246r,6l150,258r,6l144,270r,6l138,276r,-6l132,270r-6,6l120,276r-6,-6l108,270r-6,-6l96,264r,-6l90,264r,6l90,276r-6,6l84,288r,6l78,300r,6l72,312r-6,l60,312r-6,l48,306r-6,l42,312r-6,l30,312r-6,l18,312r-6,-6l6,306r,-6l6,294r6,l12,288r,-6l6,276r,-6l6,264r,-6l6,252r,-6l6,240r6,-6l12,228r,-6l6,216r,-6l,204r,-6l,192r,-6l,180r,-6l6,168r,-6l6,156r6,l12,150r6,-6l24,138r,-6l24,126r6,l30,120r,-6l24,114r,-6l24,102r,-6l18,96r,-6l18,84r,-6l18,72r,-6l18,60r6,-6l30,54r,-6l36,42r,-6l36,30r,-6l36,18r6,l42,12r,-6l42,,66,6r12,l90,12r24,6l120,18r18,6l162,24r6,6l180,30xe" fillcolor="#ff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11" o:spid="_x0000_s1149" style="position:absolute;left:192941;top:50427;width:8890;height:16306;visibility:visible;mso-wrap-style:square;v-text-anchor:top" coordsize="24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" path="m66,l84,6r42,l138,6r24,l204,12r24,l246,12r,6l246,30r,12l240,48r,12l240,66r,12l240,114r,6l240,126r,12l240,144r,12l240,162r,6l240,174r,6l240,192r,6l240,204r,36l240,246r,6l240,258r,6l240,276r,12l240,300r,6l240,324r,6l240,336r-6,30l234,384r,6l234,432r,6l234,456r,6l186,456r-6,l174,456r-12,-6l144,450r-18,-6l84,438,60,432r-6,l54,426r,-12l54,408r,-12l48,390r,-6l48,366r,-6l42,342r,-12l36,306r,-18l36,282,30,270r,-6l30,240r,-6l24,234r,-12l24,216r,-24l18,162,12,108,6,78,6,66,,54,,48,,30,,18,,12r6,l12,12r6,l24,6r18,l66,xe" fille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0" o:connectangles="0,0,0,0,0,0,0,0,0,0,0,0,0,0,0,0,0,0,0,0,0,0,0,0,0,0,0,0,0,0,0,0,0,0,0,0,0,0,0,0,0,0,0,0,0,0"/>
                  </v:shape>
                  <v:shape id="Freeform 112" o:spid="_x0000_s1150" style="position:absolute;left:131365;top:50427;width:11925;height:16094;visibility:visible;mso-wrap-style:square;v-text-anchor:top" coordsize="33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" path="m42,18l144,r,6l156,36r18,42l210,150r12,18l222,174r,6l228,186r6,18l240,216r6,6l246,228r6,6l252,246r6,6l264,264r6,12l270,282r6,6l276,300r6,l282,306r6,6l288,318r,6l294,330r,6l300,336r,6l300,348r6,6l318,390r6,6l330,408r,6l306,414r-12,6l282,420,264,378r,-6l258,372r,-12l258,366r,6l252,372r,6l252,384r-6,l240,384r,6l234,390r-6,12l222,408r-6,6l216,420r-6,l210,426r-6,6l162,438r-6,l132,444r-18,l108,444r-36,6l60,450r-6,6l36,456r-6,l24,456r-6,l18,450r,-6l18,438r,-6l18,426r,-6l18,414r,-6l18,402r,-6l24,396r,-6l24,384r,-6l30,378r,-6l30,366r,-6l30,354r,-6l24,348r,-6l24,336r,-6l18,330r,-6l12,324r,-6l6,318,,312r,-6l,300r,-6l6,294r,-6l6,282r,-6l6,270r6,-6l6,264r,-6l6,246r,-6l6,234r6,l12,228r6,l18,222r6,l24,216r,-6l30,210r,-6l30,198r6,l36,192r,-6l42,186r,-6l48,174r,-6l48,162r,-6l54,150r,-6l54,138r-6,-6l48,120r,-6l42,108r6,l60,102r6,l78,102r6,l78,96r,-6l72,78,66,60,60,48,42,1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13" o:spid="_x0000_s1151" style="position:absolute;left:183185;top:50851;width:11925;height:14823;visibility:visible;mso-wrap-style:square;v-text-anchor:top" coordsize="3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" path="m90,24r6,l102,24r6,l120,24r12,-6l138,18r6,l150,18r6,l168,18r,-6l174,12r6,l186,12r6,l204,12,216,6r6,l228,6r12,l258,r12,l270,6r,12l270,36r,6l276,54r,12l282,96r6,54l294,180r,24l294,210r,12l300,222r,6l300,252r,6l306,270r,6l306,294r6,24l312,330r6,18l318,354r,18l318,378r6,6l324,396r,6l324,414r,6l330,420r-12,l300,420r-36,-6l246,408r-6,l228,408r-6,-12l204,378,186,360,156,318,138,306,108,264r-6,-6l96,252r-6,l60,252r-30,6l18,258r-12,l6,252r6,-6l12,240r,-6l12,228,6,222r,-6l6,210r6,l12,204r,-6l18,198r,-6l18,186r-6,-6l12,174r6,l18,168r,-6l18,156r,-6l18,144r,-6l12,138r,-6l12,126r-6,l,126r,-6l6,120r6,-6l12,108r6,l18,102,24,84r,-6l30,66r,-6l36,60r,-6l30,48r,-6l30,36r6,-6l36,24r6,-6l42,12,78,24r6,l90,24xe" fillcolor="#548dd4 [1951]"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14" o:spid="_x0000_s1152" style="position:absolute;left:89518;top:50851;width:8023;height:10800;visibility:visible;mso-wrap-style:square;v-text-anchor:top" coordsize="22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" path="m210,r,12l216,24r,12l216,48r,12l216,66r,6l222,78r,12l222,102r,6l222,126r,6l222,144r-6,6l216,162r-6,12l210,186r,12l210,204r-6,12l204,222r,12l198,246r,12l198,276r-6,6l192,294r-18,l162,300r-6,l144,300r-6,l108,306,96,294,60,246r-6,-6l48,234,42,222r-6,-6l24,204r,-18l24,180,18,168r,-12l18,150r,-6l18,138,6,102,6,66,,54r48,l54,42r6,l96,18r12,-6l126,12r18,l186,6,210,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15" o:spid="_x0000_s1153" style="position:absolute;left:123559;top:51063;width:10841;height:10376;visibility:visible;mso-wrap-style:square;v-text-anchor:top" coordsize="30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" path="m258,r18,30l282,42r6,18l294,72r,6l300,84r-6,l282,84r-6,l264,90r-6,l264,96r,6l264,114r6,6l270,126r,6l264,138r,6l264,150r,6l258,162r,6l252,168r,6l252,180r-6,l246,186r,6l240,192r,6l240,204r-6,l234,210r-6,l228,216r-6,l222,222r,6l222,240r,6l228,246r-6,6l222,258r,6l222,270r,6l216,276r,6l216,288r,6l210,294r-6,l198,294r-6,-6l186,288r-6,l180,282r-6,l168,282r-6,l156,282r-12,l138,282r-6,l126,282r-6,l120,276r-6,l114,270r,-6l108,264r-6,l102,258r-6,l90,258r-6,l84,264r-6,l72,264r-6,l66,270r-6,l54,270r-6,l42,270r-6,l30,270r-6,l18,270r-6,-6l6,264r,-6l6,252r,-6l6,240r,-6l6,228r,-6l6,216,,228r,-6l,216r,-6l6,210r,-6l6,198r6,-6l12,186r6,l18,180r,-6l18,168r6,l24,162r6,-6l36,156r,-6l42,150r,-6l48,144r6,-6l60,138r6,-6l66,126r6,l72,120r6,l78,114r,-6l78,102r,-6l72,96r,-6l66,90,60,84r,-6l54,78r,-6l54,66r-6,l48,60r,-6l42,48r,-6l42,30r18,l192,12,25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
                  </v:shape>
                  <v:shape id="Freeform 116" o:spid="_x0000_s1154" style="position:absolute;left:117271;top:51274;width:9107;height:8047;visibility:visible;mso-wrap-style:square;v-text-anchor:top" coordsize="2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" path="m222,r,6l222,12r-6,6l216,24r,12l216,42r6,6l222,54r,6l228,60r,6l228,72r6,l234,78r6,6l246,84r,6l252,90r,6l252,102r,6l252,114r-6,l246,120r-6,l240,126r-6,6l228,132r-6,6l216,138r,6l210,144r,6l204,150r-6,6l198,162r-6,l192,168r,6l192,180r-6,l186,186r-6,6l180,198r,6l174,204r,6l174,216r,6l162,228r-6,l156,222r,-6l156,210r-6,l144,210r-6,-6l138,198r-6,l126,198r,-6l120,192r,-6l126,186r,-6l132,180r-6,l126,174r,-6l120,168r-6,-6l114,156r-6,l108,150r6,l114,144r-6,-6l102,138r,6l96,144r-6,l90,138r,-6l84,132r-6,l72,132r-6,l60,132r-6,l54,138r-6,-6l42,132r-6,l36,126r-6,l24,126r-6,l12,126r-6,l6,120,,114r6,l6,108r,-6l6,96r6,l12,90r,-6l12,78r6,l12,78r,-6l12,66r-6,l6,60,,54,6,48r,-6l42,36r12,l60,36,90,30r6,-6l102,24r6,l114,24r6,l126,18r24,l156,18r12,-6l180,12r6,l192,6r12,l222,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0,2147483646;2147483646,2147483646;2147483646,2147483646;2147483646,2147483646;2147483646,2147483646;2147483646,2147483646;2147483646,2147483646" o:connectangles="0,0,0,0,0,0,0,0,0,0,0,0,0,0,0,0,0,0,0,0,0,0,0,0,0,0,0,0,0,0,0,0,0,0,0,0,0,0,0,0,0,0,0,0,0"/>
                  </v:shape>
                  <v:shape id="Freeform 117" o:spid="_x0000_s1155" style="position:absolute;left:140037;top:53816;width:22550;height:11858;visibility:visible;mso-wrap-style:square;v-text-anchor:top" coordsize="6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" path="m360,r6,12l384,30r12,-6l420,48r12,12l438,66r6,12l462,96r12,12l498,126r18,18l516,150r6,6l528,162r6,6l540,180r6,6l570,210r6,6l600,240r6,l606,246r18,18l594,276r-18,l570,282r-24,6l540,288r-30,12l498,300r-30,12l456,312r-12,6l420,324r-30,6l384,336r-18,l360,312r,-6l360,300r,-6l360,288r,-6l306,288r-6,l288,294r-12,l270,294r-6,l234,300r-42,6l180,306r-18,l96,318r-6,l90,312,84,300r-6,-6l66,258r-6,-6l60,246r,-6l54,240r,-6l48,228r,-6l48,216r-6,-6l42,204r-6,l36,192r-6,-6l30,180,24,168,18,156r-6,-6l12,138,6,132r,-6l,120r18,-6l30,114r6,l42,114r12,-6l78,108,120,96r6,l126,90r6,-6l138,72r,-6l144,54r6,6l150,66r6,6l162,72r,6l168,78r,6l174,84r6,l186,90r6,l198,96r6,l210,102r,-6l210,90r,-6l216,84r,-6l222,78r,-6l228,72r,-6l228,60r6,l240,60r,6l246,66r,-6l252,60r,6l258,66r,-6l264,60r,6l270,66r6,6l276,66r,6l282,72r,-6l288,66r12,l306,66r6,l324,60r6,-6l342,48r6,-6l354,30r,-6l354,12r,-6l36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18" o:spid="_x0000_s1156" style="position:absolute;left:83014;top:54239;width:12359;height:12070;visibility:visible;mso-wrap-style:square;v-text-anchor:top" coordsize="34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" path="m186,6r12,36l198,48r,6l198,60r,12l204,84r,6l204,108r12,12l222,126r6,12l234,144r6,6l276,198r12,12l318,204r6,l336,204r6,l342,210r-6,12l318,264r-6,24l288,276r-54,24l228,300r-12,6l210,312r-6,l198,318r-6,l192,324r-6,l162,330r-48,6l108,336r-18,l84,336r-6,l66,336r-6,6l30,300,24,288,18,264r,-6l12,252,6,210r,-18l,162,,150r6,l12,132r6,-18l24,114r,-6l30,96r12,l60,90r6,l72,90r6,l90,90r,-6l84,78r,-6l90,72,84,54r,-6l84,42r6,l90,36r-6,l84,30r6,l96,24r12,-6l114,18r6,-6l126,6,144,r18,l180,6r6,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0,0,0,0"/>
                  </v:shape>
                  <v:shape id="Freeform 119" o:spid="_x0000_s1157" style="position:absolute;left:67186;top:54451;width:11058;height:12282;visibility:visible;mso-wrap-style:square;v-text-anchor:top" coordsize="30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" path="m36,30l48,24r18,l72,24r6,l108,18r6,l174,12,234,6r12,l252,6,276,r,6l288,72r,6l294,120r6,30l300,156r6,24l306,186r-18,l276,186r-18,l258,198r6,24l270,240r,24l270,270r6,18l276,306r6,24l276,330r-12,6l216,342r-6,l204,342r-24,6l174,348r-18,l150,348r-6,l90,342,60,336r-6,l42,336r-12,l30,330r,-18l30,300,24,288r,-12l24,264r,-12l24,246r,-6l24,234r-6,l18,222r,-12l18,186r,-6l12,168r,-12l12,144r,-6l12,120,6,108,6,96,6,84,6,72,,54,,42,,36,,30r6,l12,30r24,xe" fillcolor="#f3c"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0,0,0"/>
                  </v:shape>
                  <v:shape id="Freeform 120" o:spid="_x0000_s1158" style="position:absolute;left:169742;top:54874;width:9106;height:13976;visibility:visible;mso-wrap-style:square;v-text-anchor:top" coordsize="25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" path="m234,48r,6l234,60r,6l234,72r6,6l240,84r6,6l246,96r,6l240,108r,6l240,120r,6l240,132r,6l240,144r6,6l246,156r,6l240,162r,6l240,174r,6l234,180r6,6l240,192r,6l234,198r,6l228,210r,6l228,222r12,6l234,246r18,12l222,306r-12,18l186,306r,6l180,342r-6,24l174,390r-12,6l150,390,120,372r,6l114,378r-6,l108,384r-6,l102,378r-6,-6l96,366r-6,l84,366r6,-6l84,360r,-6l78,354r,6l72,360r-6,l60,360r,-6l54,354r-6,l48,360r-6,l42,354r-6,l30,354r-6,l18,354r-6,l18,342r,-6l12,306,6,264,,246,12,222r,-6l18,210r,-6l18,198r,-18l24,168r,-18l18,144r,-6l12,138r,-6l36,156r6,-6l90,24r42,-6l192,r12,6l210,12r6,l216,18r6,6l222,30r6,6l228,42r6,l234,48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v:shape>
                  <v:shape id="Freeform 121" o:spid="_x0000_s1159" style="position:absolute;left:59814;top:55510;width:8456;height:11858;visibility:visible;mso-wrap-style:square;v-text-anchor:top" coordsize="23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" path="m204,r,6l204,12r,12l210,42r,12l210,66r,12l216,90r,18l216,114r,12l216,138r6,12l222,156r,24l222,192r,12l228,204r,6l228,216r,6l228,234r,12l228,258r6,12l234,282r,18l234,306r-6,6l216,312r-18,l192,312r-6,6l174,318r-12,l150,318r-18,6l120,324r-6,l108,324r-6,6l84,330r-12,l66,330r-12,l48,330r-6,6l42,318,36,300r,-18l36,270,30,258r,-12l30,234,24,216r,-12l18,186r,-6l18,168r,-12l18,144,12,126r,-6l12,114r,-12l6,84,6,72r,-6l6,60r,-6l,48,,42,,30,12,24r12,l30,24r6,l48,24r6,l60,24r6,-6l72,18r12,l96,18r6,-6l114,12r12,l138,12,150,6r18,l180,6r12,l198,6,204,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22" o:spid="_x0000_s1160" style="position:absolute;left:114019;top:55510;width:18430;height:13128;visibility:visible;mso-wrap-style:square;v-text-anchor:top" coordsize="51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" path="m96,r,6l102,6r6,l114,6r6,l126,6r,6l132,12r6,l144,18r,-6l150,12r6,l162,12r6,l174,12r6,l180,18r,6l186,24r6,l192,18r6,l204,24r,6l198,30r,6l204,36r,6l210,48r6,l216,54r,6l222,60r-6,l216,66r-6,l210,72r6,l216,78r6,l228,78r,6l234,90r6,l246,90r,6l246,102r,6l252,108r12,-6l270,90r,6l270,102r,6l270,114r,6l270,126r,6l270,138r6,l282,144r6,l294,144r6,l306,144r6,l318,144r6,l330,144r,-6l336,138r6,l348,138r,-6l354,132r6,l366,132r,6l372,138r6,l378,144r,6l384,150r,6l390,156r6,l402,156r6,l420,156r6,l432,156r6,l444,156r,6l450,162r6,l462,168r6,l474,168r6,l486,174r6,l492,180r6,l498,186r6,l504,192r,6l504,204r6,l510,210r,6l510,222r,6l510,234r-6,l504,240r,6l504,252r-6,l498,258r,6l498,270r,6l498,282r,6l498,294r,6l498,306r,6l498,318r-6,l486,318r-6,l474,318r-6,l456,324r-12,l438,324r-6,6l426,330r-6,l408,330r-6,l396,336r-6,l384,336r-6,l372,342r-6,l360,342r-6,l348,342r-6,l336,348r-12,l318,348r-12,6l300,354r-6,l288,354r-6,l276,354r-6,l270,360r-6,l258,360r-6,l246,360r-12,l222,366r-6,l204,366r-12,6l192,366r-6,-12l186,342r,-12l186,324r,-12l180,300r,-24l180,264r,-12l174,252r-6,-12l162,234r-6,-30l150,192r,-6l138,186r-30,6l102,192r-6,l90,192r-6,l78,192r-6,l66,192r-6,6l54,198r-6,l48,204r-6,l36,204r-6,l24,204r-6,l12,204r,-6l12,192,6,180r,-6l6,162r,-12l6,138r,-12l6,120r,-6l,102,,90,,84,,66,,54,,48,,42r6,l12,42r6,-6l24,36r6,l42,36r6,-6l54,30r,-6l54,18r,-6l60,12r6,l66,6r6,l78,6r6,l90,6r6,l9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0" o:connectangles="0,0,0,0,0,0,0,0,0,0,0,0,0,0,0,0,0,0,0,0,0,0,0,0,0,0,0,0,0,0,0,0,0,0,0,0,0,0,0,0,0,0,0,0,0,0,0,0,0,0,0,0,0,0,0,0,0,0,0,0,0,0"/>
                  </v:shape>
                  <v:shape id="Freeform 123" o:spid="_x0000_s1161" style="position:absolute;left:161719;top:56992;width:8890;height:10376;visibility:visible;mso-wrap-style:square;v-text-anchor:top" coordsize="24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" path="m84,l96,6r60,18l180,36r42,12l228,54r6,l234,66r,6l234,78r6,l240,84r6,6l246,108r-6,12l240,138r,6l240,150r-6,6l234,162r-12,24l228,204r6,42l240,276r,6l234,294r,-6l228,288r-6,l222,294r,-6l216,288r-6,l204,288r,-6l198,282r-6,l186,282r,-6l180,276r-6,l174,270r-6,l162,270r-6,l156,264r-6,l144,258r-6,l132,258r,-6l126,252r-6,l114,252r6,l120,258r,6l114,264r-6,l102,258r-6,l90,258r6,6l90,264,66,258,42,252r-6,l18,246,,246r,-6l,234r6,-6l6,222r,-6l12,210r,-6l12,198r6,-12l24,180r,-6l30,156r6,-18l36,132r6,l54,90r,-6l54,78,66,60r,-6l72,36,84,6,84,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v:shape>
                  <v:shape id="Freeform 124" o:spid="_x0000_s1162" style="position:absolute;left:104262;top:58686;width:10408;height:9529;visibility:visible;mso-wrap-style:square;v-text-anchor:top" coordsize="2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" path="m270,r,12l276,24r,6l276,36r,12l276,60r,12l276,84r,6l282,102r,6l282,114r,24l282,144r,24l288,186r,12l288,216r,6l288,234r,6l288,246r,12l288,264r,6l282,270r-6,l264,270r-6,l252,270r-6,l234,270r-12,l216,270r-6,l198,264r-6,l162,246r-12,l132,240r-24,-6l60,222,48,216,30,210r-6,l18,186r,-6l6,174r,-6l,168,6,144r12,6l18,126r,-18l24,108r6,l36,114r,-24l36,84r,-6l36,72r,-18l30,42r,-6l36,36r6,l54,30,78,24r,30l84,48r,12l84,66r,6l90,78r6,6l102,84r,-6l114,72r,-6l120,60r6,-6l138,42,150,18r24,-6l198,12,234,6,252,r1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125" o:spid="_x0000_s1163" style="position:absolute;left:175162;top:59321;width:16262;height:12494;visibility:visible;mso-wrap-style:square;v-text-anchor:top" coordsize="45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" path="m90,48r6,l102,54r6,l114,54r6,l126,54r,-6l132,48r6,6l144,54r6,l156,54r6,-6l162,42r6,-6l168,30r,-6l174,18r,-6l174,6,180,r,6l186,6r6,6l198,12r6,6l210,18r6,-6l222,12r,6l228,18r12,l252,18r30,-6l312,12r6,l324,18r6,6l360,66r18,12l408,120r18,18l444,156r6,12l444,162r-6,l414,162r-12,-6l396,156r-18,l336,150r-6,-6l324,144r-30,l288,138r,6l294,156r,18l300,204r,6l300,216r6,18l318,276r-42,6l210,288r-24,l180,288r-6,l162,288r-12,6l144,294r-6,l138,288r-6,l126,288r-6,l108,294r,-6l102,288r-6,l90,288r-6,l78,288r-6,l66,288r,6l60,300r,6l60,312r,6l60,324r-6,6l54,336r-6,l48,342r,6l42,354r-6,l30,348r,-6l24,330r,-18l18,300r,-6l12,294r,-6l6,288r,-6l6,276r,-6l,264r12,6l24,264r,-24l30,216r6,-30l36,180r24,18l72,180r30,-48l84,120r6,-18l78,96r,-6l78,84r6,-6l84,72r6,l90,66r,-6l84,54r6,l90,48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v:shape>
                  <v:shape id="Freeform 126" o:spid="_x0000_s1164" style="position:absolute;left:76509;top:59533;width:8673;height:9741;visibility:visible;mso-wrap-style:square;v-text-anchor:top" coordsize="24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" path="m180,r,12l186,42r,18l192,102r6,6l198,114r6,24l210,150r30,42l234,192r-6,l210,192r-6,l180,192r-6,6l174,204r,6l174,216r,6l174,228r,6l168,234r,6l162,240r,6l156,246r,6l156,258r-6,6l150,270r-12,6l132,276r-30,l96,276r-6,l78,276r-12,l60,276r-6,l48,276r-6,l24,270r-6,l18,264r,-6l18,252r,-6l12,246r,-6l12,234r6,l18,228r,-6l18,216r,-6l18,204r,-6l24,198r,-6l24,186,18,162r,-18l12,126r,-6l12,96,6,78,,54,,42r18,l30,42r18,l54,42,84,30r18,l114,24r6,-6l126,18,168,6,180,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 o:connectangles="0,0,0,0,0,0,0,0,0,0,0,0,0,0,0,0,0,0,0,0,0,0,0,0,0,0,0,0,0,0,0,0,0,0,0,0,0,0,0,0"/>
                  </v:shape>
                  <v:shape id="Freeform 127" o:spid="_x0000_s1165" style="position:absolute;left:54611;top:59956;width:8672;height:11647;visibility:visible;mso-wrap-style:square;v-text-anchor:top" coordsize="2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" path="m156,r6,18l162,30r,12l162,54r,6l168,78r,12l174,108r,12l174,132r6,12l180,156r,18l186,192r,18l192,204r6,l210,204r6,l210,210r,6l210,222r,6l204,228r,6l198,234r,6l198,246r6,6l204,258r-6,6l198,270r,6l204,276r,6l210,282r,6l210,294r,6l216,300r,6l222,306r,6l228,312r,6l234,324r6,l234,324r,6l228,330r-6,l216,330r,-6l210,324r-6,l198,324r-6,l192,318r-6,l186,312r-6,l180,306r-6,l174,300r-6,l162,300r-6,l150,300r,-6l144,294r-6,l138,288r-6,l126,288r,-6l120,282r-6,l114,276r-6,l108,270r-6,l102,264r-12,l84,264r-6,-6l72,258r,-6l72,246r,-6l72,234r,-6l72,222r-6,-6l66,210r-6,l54,210r,-6l48,204r-6,l42,198r,-6l42,186r6,l48,180r,-6l48,168r-6,l36,168r-6,-6l24,162r,-6l18,156r-6,l12,150r,-6l6,144r,-6l6,132r,-6l,120r,-6l,108r,-6l,96,,90r6,l6,84,,84r6,l6,78r6,l12,72r6,l24,72r6,l36,72r,-6l36,60r6,6l42,60r,6l42,60r,-6l36,54r,-6l36,42r,-6l36,30,48,24,78,6,84,r7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0" o:connectangles="0,0,0,0,0,0,0,0,0,0,0,0,0,0,0,0,0,0,0,0,0,0,0,0,0,0,0,0,0,0,0,0,0,0,0,0,0,0,0,0,0,0,0,0,0,0,0,0,0,0,0"/>
                  </v:shape>
                  <v:shape id="Freeform 128" o:spid="_x0000_s1166" style="position:absolute;left:94289;top:60380;width:11274;height:13764;visibility:visible;mso-wrap-style:square;v-text-anchor:top" coordsize="31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" path="m30,30l42,24r18,l84,18r12,l108,18r12,-6l144,12,162,6r12,l186,6,204,r18,l228,r,6l234,6r,6l240,12r,6l240,24r6,l246,30r6,l252,36r6,6l258,48r12,6l276,54r6,l294,60r,18l294,102,282,96r-6,24l282,120r,6l294,132r,6l300,162r6,18l312,204r-6,12l300,216r-12,18l276,258r-6,6l264,282r-6,l258,294r-12,18l246,318r-6,6l240,330r-6,6l234,342r,6l234,354r-6,l228,360r-6,l222,366r,6l216,372r,6l210,384r,6l174,372,156,360r-12,-6l138,354r,-6l132,348r-6,l120,348r-6,l108,348r-6,-6l96,342r-6,l84,336r-12,l54,336r-6,-6l42,330r6,-6l48,318r,-6l48,306r,-6l54,294r,-6l60,288r,-6l66,258r,-6l66,246r6,l72,240r,-6l72,228r6,l78,222r,-6l84,216r,-6l84,204r,-6l84,186,54,138r-6,l,114,6,90,24,48,30,36r,-6xe" fillcolor="#00b050" strokecolor="black [3213]">
                    <v:path arrowok="t" o:connecttype="custom" o:connectlocs="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29" o:spid="_x0000_s1167" style="position:absolute;left:114453;top:62074;width:6504;height:7835;visibility:visible;mso-wrap-style:square;v-text-anchor:top" coordsize="180,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" path="m,18r6,l12,18r6,l24,18r6,l36,18r,-6l42,12r6,l54,6r6,l66,6r6,l78,6r6,l90,6r6,l126,r12,l138,6r6,12l150,48r6,6l162,66r6,l168,78r,12l168,114r6,12l174,138r,6l174,156r,12l180,180r-6,6l168,186r-12,l150,186r-12,6l132,192r-12,l96,198r-6,l66,204r-24,6l36,216r-12,l12,222r,-18l12,198r,-6l12,186,6,174r,-6l6,162r,-12l6,144r,-6l6,126r,-6l6,102,6,90,,72,,48,,42,,18xe" fillcolor="#f3c" strokecolor="black [3213]">
                    <v:path arrowok="t" o:connecttype="custom" o:connectlocs="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
                  </v:shape>
                  <v:shape id="Freeform 130" o:spid="_x0000_s1168" style="position:absolute;left:153263;top:63133;width:9974;height:12705;visibility:visible;mso-wrap-style:square;v-text-anchor:top" coordsize="27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" path="m258,r,6l252,12r-6,12l246,30r,6l240,42r,6l240,54r-6,6l234,66r,6l234,78r6,6l240,90r,6l246,96r,12l252,114r6,6l258,126r6,6l258,132r6,24l264,180r,24l276,270r,6l252,276r,30l252,312r-48,12l186,324r-30,6l114,330r-6,6l90,336r-12,6l42,360r,-12l36,312,30,258r,-18l30,228,24,210r,-6l18,204,12,186r,-12l12,168r,-12l6,132r,-6l6,114,,72r18,l24,66,54,60,78,54,90,48r12,l132,36r12,l174,24r6,l204,18r6,-6l228,12,25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v:shape>
                  <v:shape id="Freeform 131" o:spid="_x0000_s1169" style="position:absolute;left:138086;top:63133;width:16695;height:13764;visibility:visible;mso-wrap-style:square;v-text-anchor:top" coordsize="4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" path="m144,54r6,l216,42r18,l246,42r42,-6l318,30r6,l330,30r12,l354,24r6,l414,18r,6l414,30r,6l414,42r,6l420,72r6,42l426,126r,6l432,156r,12l432,174r,12l438,204r6,l444,210r6,18l450,240r,18l456,312r6,36l438,348r,6l390,360r-18,l348,366r-12,l312,372r-24,l282,372r-12,l264,378r-12,l246,378r-6,l222,384r-6,l210,384r-6,l198,384r-24,6l168,390r-6,l156,390r-6,l144,390r-6,l138,384r-6,l132,378r-6,-6l120,366r-6,l108,366r,-6l102,360r-6,l96,354r-6,l84,354r,-6l78,342r,-12l66,312r,-6l66,300r-6,l60,294r,-6l60,282r-6,-6l54,270r,-6l54,258r-6,l48,252r,-6l48,240r,-6l42,234r,-6l36,222r-6,l30,216r,-6l30,204r,-6l30,186r,-6l30,174r-6,-6l18,168r-6,l6,168r,-6l6,156r,-6l6,144,,138r,-6l,126r6,l6,120r,-6l12,114r,-6l12,102r,-6l12,90r,-6l12,78r6,-6l24,66r,-6l30,60r,-6l36,48r6,-6l48,30r6,l54,24r6,l66,24r,-6l66,12r6,l72,6,72,r,12l78,12r,6l96,60r12,l120,54r24,xe" fillcolor="#95b3d7 [1940]" strokecolor="#4f81bd [320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
                  </v:shape>
                  <v:shape id="Freeform 132" o:spid="_x0000_s1170" style="position:absolute;left:42469;top:63556;width:10190;height:11012;visibility:visible;mso-wrap-style:square;v-text-anchor:top" coordsize="28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" path="m18,48r12,l54,42r6,l96,30r18,l132,24r6,l144,18r36,-6l210,6,222,r,12l228,18r6,12l234,36r,6l234,48r,6l240,54r,6l240,66r,6l240,78r-6,l234,84r,6l234,96r6,l240,102r,6l234,108r6,l240,114r,6l240,126r,12l246,144r,12l252,174r,-6l246,168r-6,l240,174r,6l240,186r,6l234,192r,6l240,204r,6l240,216r6,l246,222r6,l252,228r,6l258,234r,-6l258,222r,-6l258,210r-6,l252,204r,6l258,210r6,l264,216r6,6l270,216r12,24l192,264r-36,12l126,282r-30,6l90,294r-12,l72,294r-24,6l42,306r-18,l18,312r-12,l,312,6,294r,-18l6,270r,-6l6,258r,-6l6,240r,-24l12,186r,-6l12,168r,-18l12,144r,-6l12,132r,-18l12,108r,-6l18,60r,-12xe" fillcolor="#c00000"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
                  </v:shape>
                  <v:shape id="Freeform 133" o:spid="_x0000_s1171" style="position:absolute;left:89952;top:63980;width:7372;height:8047;visibility:visible;mso-wrap-style:square;v-text-anchor:top" coordsize="20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" path="m,48l,42r6,l12,36r6,l24,30,36,24r6,l96,r24,12l168,36r6,l204,84r,12l204,102r,6l204,114r-6,l198,120r,6l192,126r,6l192,138r,6l186,144r,6l186,156r-6,24l180,186r-6,l174,192r-6,6l168,204r,6l168,216r,6l162,228r-48,-6l90,222,48,216r-6,-6l30,186,24,162,18,132r,-6l12,108,,66,,60,,48xe" fillcolor="#92d050" strokecolor="black [3213]">
                    <v:path arrowok="t" o:connecttype="custom" o:connectlocs="0,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 o:connectangles="0,0,0,0,0,0,0,0,0,0,0,0,0,0,0,0,0,0,0,0,0,0,0,0,0,0,0,0,0,0,0,0,0,0,0,0,0,0,0,0,0,0,0,0,0,0,0,0,0"/>
                  </v:shape>
                  <v:shape id="Freeform 134" o:spid="_x0000_s1172" style="position:absolute;left:185570;top:64192;width:15827;height:14187;visibility:visible;mso-wrap-style:square;v-text-anchor:top" coordsize="43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" path="m162,30r12,l180,30r18,6l234,42r18,l264,42r24,6l330,54r18,6l366,60r12,6l384,66r6,l438,72r,18l438,96r,6l438,108r,24l438,174r,6l438,186r-6,24l432,216r,6l432,228r,24l432,258r,18l432,282r,18l432,312r,6l432,324r,12l432,342r,30l426,372r,6l420,378r,-6l414,372r-6,l402,372r,-6l396,366r-6,l384,366r,-6l378,360r,6l372,366r-6,l366,372r,6l360,378r-6,l354,384r-6,l342,384r,6l336,390r-6,l324,390r-6,l318,396r,6l270,390,240,378r-6,l180,360r-6,-6l162,354,102,330,60,318r6,l66,312r-6,-6l66,306r,-6l66,294r-6,l54,294r,-6l54,282r,-6l48,270r,-6l48,258r,-6l48,246r,-6l48,234,30,144r,-6l18,96,12,78r,-6l12,66,6,36,6,18,,6,,,6,6r30,l42,6r6,6l90,18r18,l114,18r12,6l150,24r6,l162,30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 o:connectangles="0,0,0,0,0,0,0,0,0,0,0,0,0,0,0,0,0,0,0,0,0,0,0,0,0,0,0,0,0,0,0,0,0,0,0,0,0,0,0,0,0,0,0,0,0,0,0,0,0,0,0,0,0,0,0,0,0"/>
                  </v:shape>
                  <v:shape id="Freeform 135" o:spid="_x0000_s1173" style="position:absolute;left:160635;top:65674;width:15828;height:12494;visibility:visible;mso-wrap-style:square;v-text-anchor:top" coordsize="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" path="m30,l48,,66,6r6,l96,12r24,6l126,18r-6,-6l126,12r6,l138,18r6,l150,18r,-6l150,6r-6,l150,6r6,l162,6r,6l168,12r6,l180,18r6,l186,24r6,l198,24r6,l204,30r6,l216,30r,6l222,36r6,l234,36r,6l240,42r6,l252,42r,6l252,42r6,l264,42r,6l270,48r6,l282,48r6,l294,48r,6l300,54r,-6l306,48r6,l312,54r6,l324,54r6,l330,48r6,l336,54r6,l336,60r6,l348,60r,6l354,72r,6l360,78r,-6l366,72r6,l372,66r30,18l408,90r,6l408,102r,6l414,108r,6l420,114r,6l426,132r,18l432,162r,6l438,174r,6l438,186r,6l432,198r,6l432,210r-6,6l420,216r-12,6l402,228r-6,l396,234r,6l396,252r-6,6l390,264r-6,l384,270r-6,l372,276r-6,6l366,288r,6l360,294r,6l360,306r6,6l360,306r-6,l348,300r-6,l330,306r-24,l306,312r-12,l276,312r-12,6l216,324r-24,6l180,330r-6,6l132,342,72,354r-12,l54,354,48,336,36,318r,-6l12,276,6,264,,258r,-6l48,240r,-6l48,204r24,l72,198,60,132r,-24l60,84,54,60r6,l54,54r,-6l48,42,42,36r,-12l36,24r,-6l36,12,30,6,30,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 o:connectangles="0,0,0,0,0,0,0,0,0,0,0,0,0,0,0,0,0,0,0,0,0,0,0,0,0,0,0,0,0,0,0,0,0,0,0,0,0,0,0,0,0,0,0,0,0,0,0,0,0,0,0,0,0"/>
                  </v:shape>
                  <v:shape id="Freeform 136" o:spid="_x0000_s1174" style="position:absolute;left:124643;top:65674;width:16912;height:12282;visibility:visible;mso-wrap-style:square;v-text-anchor:top" coordsize="46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" path="m390,r-6,6l384,12r,6l384,24r,6l384,36r,6l378,42r,6l378,54r-6,l372,60r,6l378,72r,6l378,84r,6l378,96r6,l390,96r6,l402,102r,6l402,114r,12l402,132r,6l402,144r,6l408,150r6,6l414,162r6,l420,168r,6l420,180r,6l426,186r,6l426,198r,6l432,210r,6l432,222r,6l438,228r,6l438,240r12,18l450,270r6,6l456,282r6,l468,282r,6l444,288r-30,6l408,294r-6,l390,300r-24,l348,306r-6,l336,306r-24,6l306,312r-12,l282,318r-36,6l228,330r-6,6l198,342r-18,6l168,348,138,318,126,306r-6,l114,294r-6,l96,276,78,264r-6,-6l66,252r-6,-6l54,240r-6,-6l42,234r,-6l36,222r-6,-6l24,216,18,204r-6,-6l6,192r-6,l,186r,-6l,174r6,-6l6,162r,-6l12,144r,-6l12,132r6,l18,126r,-6l18,114r,-12l12,90r,-12l6,66r6,l24,60r6,l42,60r6,-6l54,54r6,l66,54r6,l78,54r6,-6l90,48r6,l102,48r6,-6l114,42r12,l132,42r6,l144,36r6,l162,36r12,-6l180,30r6,l192,30r6,l204,30r,-6l210,24r6,l222,24r18,l246,18r12,l294,12r6,l318,12,342,6r6,l39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37" o:spid="_x0000_s1175" style="position:absolute;left:81930;top:65674;width:9540;height:7411;visibility:visible;mso-wrap-style:square;v-text-anchor:top" coordsize="2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" path="m90,18r6,-6l108,12r6,l120,12r18,l144,12,192,6,216,r6,l222,12r,6l234,60r6,18l240,84r6,30l252,138r12,24l264,168r-6,6l258,180r,6l252,192r-30,l216,198r-6,l204,198r-6,l198,192r-6,-6l192,180r-6,l186,174r,6l180,180r,-6l174,174r,6l174,174r-6,l162,174r,-6l156,168r-6,l144,168r-6,l132,168r,6l126,180r,6l132,186r,6l126,192r,6l120,198r-6,6l108,210r-6,l102,204r-6,-6l90,198r,-6l84,192,72,180r-6,l60,168r-6,l48,162r-6,-6l36,150r-6,-6l24,138,12,126r-6,l6,120r-6,l,114r,-6l,102,,96,,90,6,84r,-6l6,72r6,l12,66r6,l18,60r6,l24,54r,-6l24,42r,-6l24,30r,-6l30,18r24,l60,18r18,l84,18r6,xe" fillcolor="#92d05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38" o:spid="_x0000_s1176" style="position:absolute;left:50925;top:65886;width:10407;height:11434;visibility:visible;mso-wrap-style:square;v-text-anchor:top" coordsize="28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" path="m12,78l36,60r6,-6l54,54,72,42r6,-6l108,24,120,12r6,l144,6,150,r,6l150,12r,6l144,18r,6l144,30r,6l150,36r6,l156,42r6,l168,42r,6l174,54r,6l174,66r,6l174,78r,6l174,90r6,l186,96r6,l204,96r,6l210,102r,6l216,108r,6l222,114r6,l228,120r6,l240,120r,6l246,126r6,l252,132r6,l264,132r6,l276,132r,6l282,138r,6l288,144r-6,6l276,162r-24,36l234,222r-18,24l204,264r-30,42l174,312r-6,12l162,312r-12,-6l120,300,96,288,72,282,66,246,60,234,54,210,48,174,36,150r,6l30,150r,-6l24,144r-6,l18,138r,6l24,144r,6l24,156r,6l24,168r-6,l18,162r,-6l12,156r,-6l6,150r,-6l6,138,,132r,-6l6,126r,-6l6,114r,-6l6,102r6,l18,102r,6l12,90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 o:connectangles="0,0,0,0,0,0,0,0,0,0,0,0,0,0,0,0,0,0,0,0,0,0,0,0,0,0,0,0,0,0,0,0,0,0,0,0,0,0,0,0,0,0,0,0,0,0,0,0,0,0,0,0,0,0"/>
                  </v:shape>
                  <v:shape id="Freeform 139" o:spid="_x0000_s1177" style="position:absolute;left:101877;top:66097;width:13877;height:13976;visibility:visible;mso-wrap-style:square;v-text-anchor:top" coordsize="38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" path="m90,r6,l114,6r12,6l174,24r24,6l216,36r12,l258,54r6,l276,60r6,l288,60r12,l312,60r6,l324,60r6,l342,60r6,l354,60r6,12l360,78r,6l360,90r,18l372,102r12,l384,126r-6,12l378,150r,6l378,168r,6l378,180r,6l378,192r,6l378,204r-6,6l372,216r,6l372,228r,6l372,240r,18l366,264r-6,24l360,294r-6,12l354,312r-12,l336,318r-6,l324,324r-6,l312,324r-12,6l288,336r-6,6l276,342r-6,6l264,348r-6,l252,354r-18,6l222,372r-12,l198,378r-24,12l162,396r-6,l144,396r,-6l150,378r,-12l150,342r,-6l150,330r,-12l150,312r,-6l144,306r-6,l132,306r,-6l126,300r,-6l120,294r-6,l114,300r-6,l102,300r6,l108,294r-6,l102,300r,-6l102,300r-6,l96,294r,6l96,294r-6,l90,288r,-6l90,276r-6,-6l72,264r-6,l60,258,42,252r,-6l36,246r-6,-6l18,240r,-6l,228r,-6l6,216r,-6l12,210r,-6l12,198r6,l18,192r6,l24,186r,-6l24,174r6,-6l30,162r6,-6l36,150,48,132r,-12l54,120r6,-18l66,96,78,72,90,54r6,l102,42,96,18,9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40" o:spid="_x0000_s1178" style="position:absolute;left:61766;top:66097;width:15611;height:11223;visibility:visible;mso-wrap-style:square;v-text-anchor:top" coordsize="43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" path="m432,r,6l432,12r-6,l426,18r,6l426,30r,6l426,42r,6l420,48r,6l420,60r6,l426,66r,6l426,78r,6l426,90r,6l426,102r,6l432,108r-6,l426,114r,6l426,126r,6l426,138r-6,6l420,150r,6l420,162r6,l426,168r,6l420,180r,6l414,186r,6l408,192r-6,l402,198r6,l408,204r,6l402,210r,6l408,216r,6l408,228r-18,12l384,240r,6l378,252r-6,l372,258r-6,l360,264r-6,6l348,276r-6,6l336,282r,6l324,294r-6,6l312,306r-6,6l300,312r,6l294,312r-6,l288,306r-6,l282,300r-6,-6l276,288r-6,l264,288r-6,-6l252,282r-6,l240,288r-6,l234,294r-6,l222,294r-6,l216,288r-6,l210,282r,-6l210,270r,-6l210,258r-6,-6l198,252r-6,6l186,258r,6l180,264r,6l174,270r-6,l162,270r-6,l156,264r-6,-6l150,252r,-6l150,240r-6,-6l144,228r-6,-6l138,216r-6,l132,210r-6,l120,204r-6,l108,210r-6,l96,216r-6,l90,222r-6,l78,222r-6,l72,216r-6,l66,210r,-6l66,198r,-6l66,186r,-6l66,174r6,-6l72,162r,-6l72,150r-6,l66,144r-6,l54,144r-6,l48,150r-6,l36,150r-6,-6l30,138r-6,l24,132r-6,l18,126r-6,l12,120r,-6l12,108r-6,l6,102r-6,l,96,,90,6,84r,-6l,72,,66,,60r6,l6,54r6,l12,48r,-6l12,36r6,-6l30,30r18,l54,24r6,l66,24r12,l96,18r12,l120,18r12,l138,12r6,l162,12r12,l180,6r12,l204,6r6,l240,12r54,6l300,18r6,l324,18r6,l354,12r6,l366,12,414,6,426,r6,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41" o:spid="_x0000_s1179" style="position:absolute;left:114670;top:68003;width:12575;height:9106;visibility:visible;mso-wrap-style:square;v-text-anchor:top" coordsize="34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" path="m174,12r,6l186,12r12,l204,12,216,6r12,l234,6r6,l246,6r6,l252,r6,l264,r6,l276,r6,l288,12r,12l294,36r,12l294,54r,6l294,66r-6,l288,72r,6l282,90r,6l282,102r-6,6l276,114r,6l276,126r6,l288,132r6,6l300,150r6,l312,156r6,6l318,168r6,l330,174r6,6l342,186r6,6l342,192r-18,l312,198r-6,l294,198r-6,l264,204r-30,l228,204r-12,6l204,210r-6,6l192,216r-6,l168,222r-6,l156,222r-18,l126,228r-12,l102,234r-6,l90,234r-6,6l78,240r-12,l60,240r-30,6l24,252r-6,l6,252r-6,l,258r,-6l6,240r,-6l12,210r6,-6l18,186r,-6l18,174r,-6l18,162r,-6l24,150r,-6l24,138r,-6l24,126r,-6l24,114r,-12l24,96r,-12l30,72r,-24l36,42,60,36,84,30r6,l114,24r12,l132,24r12,-6l150,18r12,l168,18r6,-6xe" fillcolor="#f3c" strokecolor="black [3213]">
                    <v:path arrowok="t" o:connecttype="custom" o:connectlocs="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42" o:spid="_x0000_s1180" style="position:absolute;left:72607;top:69062;width:11925;height:14399;visibility:visible;mso-wrap-style:square;v-text-anchor:top" coordsize="33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" path="m258,r,6l258,12r,6l258,24r6,l264,30r6,l282,42r6,6l294,54r6,6l306,66r6,6l318,72r6,12l330,84r-6,30l312,144r,18l306,174r,18l300,198r,6l294,240r-6,18l306,282r6,6l306,294r,6l300,300r,6l294,306r-6,l276,306r-6,l240,306r,6l240,318r,6l234,330r,6l234,342r-6,6l222,354r-6,l216,360r-6,l210,366r-6,l198,372r-6,l186,384r-6,l156,402r-6,6l144,408r,-6l138,402r,-6l132,390r,-6l126,384r,-6l120,378r,-6l120,366r,-6l120,354r-6,l108,354r-6,l96,354r,6l90,354r-6,l78,354r,-6l72,348r,-6l66,336r-6,-6l54,324r,-6l48,318r,-6l48,306r,-6l54,294r,-6l54,282r,-6l48,276r,-6l42,270r-6,-6l30,264r-6,l18,258r,-6l12,252r,-6l6,246,,234r,-6l6,228r6,-6l18,216r6,-6l36,204r,-6l42,198r6,-6l54,186r6,-6l66,174r6,l72,168r6,l84,162r,-6l90,156r18,-12l108,138r,-6l102,132r,-6l108,126r,-6l108,114r-6,l102,108r6,l114,108r,-6l120,102r,-6l126,90r,-6l126,78r-6,l120,72r,-6l120,60r6,-6l126,48r,-6l126,36r,-6l126,24r6,l126,24r,-6l126,12r,-6l126,r6,l150,6r6,l162,6r6,l174,6r12,l198,6r6,l210,6r30,l246,6,258,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0,0,0,0,0,0,0,0,0,0,0,0,0,0,0,0"/>
                  </v:shape>
                  <v:shape id="Freeform 143" o:spid="_x0000_s1181" style="position:absolute;left:173645;top:69062;width:14310;height:10588;visibility:visible;mso-wrap-style:square;v-text-anchor:top" coordsize="3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" path="m360,r,6l378,96r,6l378,108r,6l378,120r,6l378,132r6,6l384,144r,6l384,156r6,l396,156r,6l396,168r-6,l396,174r,6l390,180r,6l390,192r6,l390,198r-6,l384,204r-6,l378,210r-6,l372,216r,6l372,228r-6,l366,234r,6l360,240r,6l360,252r-6,l348,252r-6,6l348,258r,6l342,264r,6l342,276r,6l342,288r6,l348,294r-6,l348,300r6,l318,300r-30,l252,300r-12,l48,294r-6,l30,294r-18,l6,294r,-6l6,282r,-18l12,264r6,-12l18,246r,-6l18,234,6,222r,-6l,210r,-6l,198r6,l6,192r,-6l12,180r6,-6l24,174r,-6l30,168r,-6l36,156r,-12l36,138r,-6l42,132r6,-6l60,120r6,l72,114r,-6l72,102r6,-6l78,90r,-6l78,78r6,l90,72r,-6l90,60r6,l96,54r6,-6l102,42r,-6l102,30r,-6l108,18r,-6l114,12r6,l126,12r6,l138,12r6,l150,12r,6l162,12r6,l174,12r6,l180,18r6,l192,18r12,-6l216,12r6,l228,12r24,l318,6,360,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
                  </v:shape>
                  <v:shape id="Freeform 144" o:spid="_x0000_s1182" style="position:absolute;left:56996;top:70968;width:17779;height:18211;visibility:visible;mso-wrap-style:square;v-text-anchor:top" coordsize="49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" path="m120,r,6l126,6r,6l132,12r6,l144,12r6,l150,18r6,l162,18r6,l168,12r6,l180,12r,-6l186,6r6,l198,6r,6l204,12r,6l204,24r,6l198,36r,6l198,48r,6l198,60r,6l198,72r,6l204,78r,6l210,84r6,l222,84r,-6l228,78r6,-6l240,72r6,-6l252,66r6,6l264,72r,6l270,78r,6l276,90r,6l282,102r,6l282,114r,6l288,126r,6l294,132r6,l306,132r6,l312,126r6,l318,120r6,l330,114r6,l342,120r,6l342,132r,6l342,144r,6l348,150r,6l354,156r6,l366,156r,-6l372,150r6,-6l384,144r6,l396,150r6,l408,150r,6l414,162r,6l420,168r,6l426,174r6,6l438,192r6,l444,198r6,l450,204r6,6l462,210r6,l474,216r6,l480,222r6,l486,228r,6l486,240r-6,6l480,252r,6l480,264r6,l486,270r6,6l486,282r-6,l480,288r-6,l474,282r-6,l462,282r,6l456,288r,6l456,300r,6l450,306r,6l444,312r-6,6l444,318r,6l444,330r,6l444,342r-6,l438,348r-6,l426,348r,6l420,354r-6,l408,354r,6l402,366r-6,l390,366r-6,l384,360r,6l384,360r,6l378,366r,-6l378,366r,-6l372,360r,-6l378,354r,-6l372,348r,-6l366,348r-6,6l354,354r,6l348,360r-12,6l330,372r-6,l324,378r-30,18l258,420r-30,24l216,450r-30,18l180,474r-48,30l126,510r-12,6l108,498r-6,l102,492,96,480,84,444r,-12l78,426r,-6l78,414r,-6l72,408r,-6l72,396r,-6l66,384r,-6l66,372,60,360r,-6l54,354r,-6l48,330,42,318r,-18l24,252,12,210r-6,l6,198,,180,6,168r,-6l36,120,48,102,66,78,84,54,108,18,114,6,120,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v:shape>
                  <v:shape id="Freeform 145" o:spid="_x0000_s1183" style="position:absolute;left:87133;top:71391;width:9974;height:9741;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" path="m120,r6,6l168,12r24,l240,18r6,l252,24r,6l252,36r,6l252,48r-6,l246,54r-6,l240,60r-6,l234,66r-6,l228,72r,6l228,84r,6l222,90r,6l216,96r,6l216,108r,6l216,126r18,12l240,144r,12l240,174r6,6l252,180r,6l270,198r6,12l264,216r-6,l246,228r-6,6l240,246r-6,12l204,258r-36,6l162,264r-30,l120,270r-12,l90,270r-24,l42,276r,-6l36,270r,-6l30,264r-6,l24,258r-6,l18,252r-6,l6,252r-6,l,240r,-6l6,222,18,168r12,l36,168r12,6l48,168r,-6l48,156r,-6l54,150r,-6l54,138r,-6l54,126r6,-6l60,114r,-6l60,96r,-6l60,78,54,72r,-6l54,60r,-12l54,36r6,l66,36r6,l78,30r30,l114,24r,-6l114,12r6,-6l120,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46" o:spid="_x0000_s1184" style="position:absolute;left:83014;top:71603;width:6288;height:7623;visibility:visible;mso-wrap-style:square;v-text-anchor:top" coordsize="17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" path="m168,30r,12l168,54r,6l168,66r6,6l174,84r,6l174,102r,6l174,114r-6,6l168,126r,6l168,138r,6l162,144r,6l162,156r,6l162,168r-12,-6l144,162r-12,l126,162r,-6l120,156r-6,l108,156r-12,l78,150r-6,l72,156r,6l72,168r-6,l66,174r,6l60,186r-6,6l60,192r-12,6l42,198,24,216r-6,-6l,186,6,168r6,-36l12,126r6,-6l18,102,24,90r,-18l36,42,42,12,54,24r6,l60,30r6,l72,36r,6l78,42r6,-6l90,30r6,l96,24r6,l102,18r-6,l96,12r6,-6l102,r6,l114,r6,l126,r6,l132,6r6,l144,6r,6l144,6r6,l150,12r6,l156,6r,6l162,12r,6l168,24r,6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 o:connectangles="0,0,0,0,0,0,0,0,0,0,0,0,0,0,0,0,0,0,0,0,0,0,0,0,0,0,0,0,0,0,0,0,0,0,0,0,0,0,0,0,0,0,0,0,0"/>
                  </v:shape>
                  <v:shape id="Freeform 147" o:spid="_x0000_s1185" style="position:absolute;left:42035;top:72027;width:12792;height:16093;visibility:visible;mso-wrap-style:square;v-text-anchor:top" coordsize="35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" path="m294,r6,36l306,60r6,12l318,108r24,6l342,126r,18l342,150r,12l342,168r6,6l348,180r,6l354,192r,6l354,204r,6l348,210r-6,l342,216r,6l336,222r,6l342,228r-6,l306,264r-6,12l294,276r-18,12l270,288r,6l270,306r,12l270,324r6,l276,342r6,18l288,402r6,30l270,438r-18,l234,444r-24,6l192,456r-12,l180,450r-6,-12l156,402r-6,-18l138,354r,-6l132,342r-6,l108,342r-6,l102,336r-6,-6l96,324r,-6l96,306r-6,l90,294r,-6l42,288r-6,6l24,294,,294,,282,,252r,-6l,216,,204r6,l6,192r,-6l6,174r,-12l6,138r6,-24l12,108r,-6l12,84r,-6l12,72r6,l30,72r6,-6l54,66r6,-6l84,54r6,l102,54r6,-6l138,42r30,-6l204,24,294,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
                  </v:shape>
                  <v:shape id="Freeform 148" o:spid="_x0000_s1186" style="position:absolute;left:93638;top:72238;width:11275;height:16306;visibility:visible;mso-wrap-style:square;v-text-anchor:top" coordsize="31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" path="m72,l90,r12,l108,6r6,l120,6r6,6l132,12r6,l144,12r6,l156,12r,6l162,18r12,6l192,36r36,18l246,60r,6l258,66r6,6l270,72r,6l288,84r6,6l300,90r12,6l312,102r,6l306,108r,6l300,114r-6,6l288,126r-6,l276,126r-6,l264,126r-6,l252,126r,6l246,132r-6,l240,138r-6,l228,174r,6l228,186r,6l228,198r,12l222,234r-6,6l210,240r,6l210,252r,6l210,264r-6,l204,270r-6,l198,276r-6,l192,282r-6,l180,288r,6l174,306r,6l174,324r18,6l204,336r6,l216,336r6,6l228,342r12,l240,348r-6,6l234,360r,6l234,372r6,l246,372r,-6l246,372r6,l258,378r,6l258,390r-6,l246,390r-6,l240,396r6,6l240,402r-6,l228,408r-6,6l222,420r,6l222,432r-6,l216,438r6,l222,444r-6,l210,444r,6l210,456r,-6l198,456r-12,6l162,438r-6,l138,432r-6,l126,432r-12,l102,432,90,426r-6,l54,426,48,414r,-6l54,408r,-6l60,402r6,l66,396r-6,-6l54,390r6,-6l54,384r,-6l48,378r-6,6l36,384r,6l36,396r-6,l30,390r,12l24,396r-6,-6l6,390r,-12l6,366r-6,l,354,6,342r,-6l6,330r,-6l12,318r6,-24l24,276r6,-6l36,252r6,l48,234r6,l60,222r,-12l66,204,78,192r6,l96,186,90,174,72,162r,-6l66,156r-6,-6l60,132r,-12l54,114,36,102r,-12l36,84r,-6l36,72r6,l42,66r6,l48,60r,-6l48,48r,-6l54,42r,-6l60,36r,-6l66,30r,-6l72,24r,-6l72,12r,-6l7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49" o:spid="_x0000_s1187" style="position:absolute;left:156949;top:74568;width:9757;height:18634;visibility:visible;mso-wrap-style:square;v-text-anchor:top" coordsize="27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" path="m102,r,6l108,12r6,12l138,60r,6l150,84r6,18l162,108r18,36l192,162r6,12l222,222r6,6l228,234r,6l228,246r,6l228,258r,6l228,270r6,18l234,294r,6l234,306r6,l240,312r,6l240,324r12,6l258,330r,6l258,354r,6l264,360r,6l258,372r,6l258,384r,6l264,390r,6l270,396r,6l270,408r-6,-6l264,396r-6,l252,396r-6,l240,396r-6,6l222,402r,6l216,408r,6l210,414r,6l204,420r,6l204,432r-6,l198,438r6,l204,444r,6l198,450r,6l198,462r,6l198,474r,6l198,486r6,6l204,498r,6l204,510r-6,6l198,522r-6,6l186,522r-6,l180,516r,-6l180,504r-6,l174,498r-6,l162,498r,-6l168,492r,6l174,498r,-6l168,486r,-6l168,474r-6,6l162,486r-6,l156,480r,-6l162,474r,-6l168,468r,-6l168,456r-6,l162,450r,6l156,456r,6l156,468r-6,l150,474r-6,l138,480r-6,l132,486r-6,l126,480r-6,-6l114,474r-6,6l102,480r-6,l96,486r-6,l90,480r-6,l84,474r,-6l78,462r,-6l78,450r-6,l72,444r,-6l72,432r-6,l66,426r,-6l66,414r,-6l60,408r,-6l66,402r,-6l66,390r-6,-6l60,378,54,366r,-6l48,354r,-6l42,342r,-6l36,330r,-6l30,318r,-6l30,306,24,294r-6,-6l18,282r,-24l12,258r,-6l12,228r,-30l6,186r,-12l,150,,126,6,102r,-6l6,84,6,72,6,60,6,48,12,30,12,6r42,l84,r1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 o:connectangles="0,0,0,0,0,0,0,0,0,0,0,0,0,0,0,0,0,0,0,0,0,0,0,0,0,0,0,0,0,0,0,0,0,0,0,0,0,0,0,0,0,0,0,0,0,0,0,0,0,0,0,0,0,0,0,0,0,0,0,0,0"/>
                  </v:shape>
                  <v:shape id="Freeform 150" o:spid="_x0000_s1188" style="position:absolute;left:122909;top:74779;width:13226;height:15670;visibility:visible;mso-wrap-style:square;v-text-anchor:top" coordsize="36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" path="m6,12r30,l60,6r6,l78,6r6,l96,r18,l120,r6,6l144,18r12,18l162,36r6,12l174,48r12,12l216,90r12,l246,84r24,-6l276,72r18,-6l300,90r,6l306,120r6,18l318,156r,6l318,168r,6l324,186r,6l330,204r,18l336,222r,6l342,264r6,12l348,282r6,30l360,318r,18l366,336r-12,6l348,342r-6,l330,348r-6,6l318,354r-6,l306,360r-12,6l288,372r-6,6l270,384r-6,6l252,396r,6l246,402r-12,6l222,414r-6,6l210,420r-6,6l198,432r-12,6l174,444r,-6l168,438r6,l174,432r6,l180,426r-6,l174,432r-6,l168,426r,-6l168,426r,-6l174,420r,-6l180,414r,-6l174,408r,-6l174,396r-6,l168,402r-6,l162,396r-6,l156,390r-6,l150,384r,-6l144,384r-6,l138,390r-6,l132,384r-6,l120,384r-6,l108,384r,-6l102,378r,-6l102,366r,-6l108,360r,-6l102,354r,-6l108,348r,-6l108,336r6,-6l114,324r-6,l114,324r,-6l108,318r,-6l108,306r,-6l108,294r,-6l108,282r,-6l108,270r,-6l114,264r,-6l114,252r6,l120,246r,-6l114,240r6,l120,234r-6,l114,228r,-6l108,222r,-6l108,210r-6,l102,204r,-6l102,192r6,l108,186r-6,l102,180r-6,l96,174r,-6l90,168r-6,-6l78,156r,-6l72,150r6,l78,144r-6,l72,138r-6,l66,132r-6,l60,126r,-6l60,114r,-6l60,102r-6,l48,102r,-6l48,102r-6,l42,96r-6,l30,96r,-6l24,90r-6,l24,84r-6,l12,84r,-6l12,72r6,l18,66r,-6l24,60r,-6l30,54r,-6l30,42,24,36r-6,l12,36r6,l18,30r,-6l12,24r-6,l,24,,18r6,l,18r6,l6,12xe" fillcolor="#95b3d7 [1940]" strokecolor="black [3213]">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0,0,0,0"/>
                  </v:shape>
                  <v:shape id="Freeform 151" o:spid="_x0000_s1189" style="position:absolute;left:143073;top:74779;width:14310;height:11647;visibility:visible;mso-wrap-style:square;v-text-anchor:top" coordsize="39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" path="m396,r,24l390,42r,12l390,66r,12l390,90r,6l384,120r,24l390,168r,12l396,192r,30l396,246r,6l390,252r-18,6l360,264r-36,6l318,270r-24,6l294,282r-12,l276,282r-6,l264,282r,6l258,288r-6,l252,294r-6,l246,300r,6l240,300r,-6l228,300r-18,6l204,306r,6l198,312r,6l204,318r-6,l192,318r,6l186,324r,6l180,330r-18,l156,330r-6,-6l144,324r,-6l144,312r-6,l138,306r,-6l138,294r6,l144,288r,-6l144,276r,-6l144,264r,-6l144,252r,-6l144,240r6,l150,234r,-6l150,222r-6,-6l138,210r-6,-6l132,198r-6,-6l126,186r-6,l114,186r-6,l102,180r-6,l90,180r-6,l78,180r-6,l66,180r-6,-6l54,174r-6,l42,174r-6,l30,174r,-6l24,168r,-6l24,156r-6,-6l18,144r,-6l24,138r,-6l24,126r,-6l24,114r,-6l24,102r,-6l18,96r,-6l12,84r,-6l6,72r,-6l,66,,60r6,l12,60r6,l24,60r6,l36,60,60,54r6,l72,54r6,l84,54r18,-6l108,48r6,l126,48r6,-6l144,42r6,l174,42r24,-6l210,36r24,-6l252,30r48,-6l300,18r24,l324,30,360,12,372,6r18,l39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52" o:spid="_x0000_s1190" style="position:absolute;left:120524;top:75203;width:13443;height:22234;visibility:visible;mso-wrap-style:square;v-text-anchor:top" coordsize="37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" path="m6,18l24,12r6,l36,12,42,6r12,l66,r6,l72,6r-6,l72,6r-6,l66,12r6,l78,12r6,l84,18r,6l78,24r6,l90,24r6,6l96,36r,6l90,42r,6l84,48r,6l84,60r-6,l78,66r,6l84,72r6,l84,78r6,l96,78r,6l102,84r6,l108,90r6,l114,84r,6l120,90r6,l126,96r,6l126,108r,6l126,120r6,l132,126r6,l138,132r6,l144,138r-6,l144,138r,6l150,150r6,6l162,156r,6l162,168r6,l168,174r6,l174,180r-6,l168,186r,6l168,198r6,l174,204r,6l180,210r,6l180,222r6,l186,228r-6,l186,228r,6l186,240r-6,l180,246r,6l174,252r,6l174,264r,6l174,276r,6l174,288r,6l174,300r,6l180,306r,6l174,312r6,l180,318r-6,6l174,330r,6l168,336r,6l174,342r,6l168,348r,6l168,360r,6l174,366r,6l180,372r6,l192,372r6,l198,378r6,l204,372r6,l216,366r,6l216,378r6,l222,384r6,l228,390r6,l234,384r6,l240,390r,6l246,396r,6l240,402r,6l234,408r,6l234,408r,6l234,420r6,l240,414r6,l246,420r-6,l240,426r-6,l240,426r,6l240,438r6,l246,444r6,l252,450r6,l264,450r,6l264,462r6,l270,468r6,l282,468r,6l276,474r6,l282,480r,6l288,486r6,6l294,498r,6l300,504r6,l306,510r,6l312,516r,6l318,528r6,l330,528r6,l342,528r,6l342,540r-6,l342,540r,6l348,546r,6l342,558r,6l342,570r,6l342,582r,6l342,594r,6l348,600r6,l354,606r6,l366,612r6,6l366,618r,6l360,630r-6,l348,630r-6,-6l336,618r-12,-6l318,606,306,594,294,576r-6,-6l276,564r-6,-6l258,558r-12,l240,558r,6l234,564r-6,l222,564r-12,l204,564r-6,-6l192,564r-6,l180,564r-6,-6l168,558r-6,l156,558r-6,l144,558r-6,6l132,564r-6,6l120,570r,6l114,576r,-6l108,576r-6,l96,576r-6,l84,582r-6,-6l72,576r-6,l66,570r,-6l72,564r,-6l66,558r,-6l72,552r6,l84,552r,-6l84,540r,-6l84,528r6,l96,528r,-6l90,522r,-6l84,516r,-6l90,510r,-6l84,504r,-6l90,498r,6l90,498r6,l96,492r6,-6l108,480r6,-6l120,468r,-12l120,450r,-6l126,438r-6,l126,438r,-6l120,432r,-6l120,420r-6,l114,414r,-6l108,408r,-6l102,402r,-6l102,390r-6,l90,390r,-6l90,378r-6,l78,378r,-6l78,366r-6,l66,360r-6,6l60,360r-6,l48,354r-6,-6l36,342r,-6l30,324,18,306r,-12l12,288r,-6l12,276,6,270r,-6l6,258,,246r,-6l,234r,-6l6,222r,-6l6,210r,-18l6,186r,-6l6,174r,-6l6,156r,-6l6,138r,-6l6,126r,-6l6,114r,-12l6,90,6,78,6,66,6,54,6,42r,-6l6,24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
                  </v:shape>
                  <v:shape id="Freeform 153" o:spid="_x0000_s1191" style="position:absolute;left:184919;top:75415;width:13443;height:13340;visibility:visible;mso-wrap-style:square;v-text-anchor:top" coordsize="37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" path="m336,84r,6l336,96r,6l342,108r,6l336,114r,6l336,126r,6l342,132r,6l348,144r6,l354,150r6,l360,156r,6l360,168r,6l366,180r,6l360,186r,6l360,198r6,6l366,210r-6,6l348,222r,6l348,240r,6l348,252r6,18l360,270r6,l366,276r,6l372,288r,6l372,306r-12,12l348,330r-6,6l336,342r-6,l324,348r-6,l312,348r,6l306,354r,6l300,360r,6l300,372r-6,l294,366r-6,-6l288,354r,-6l282,348r,-6l276,342r,6l270,348r,-6l276,342r,-6l282,336r,-6l288,330r-6,-6l276,324r,6l270,330r,-6l264,324r6,-6l264,318r-6,l258,324r-6,l246,324r,-6l246,312r-6,l240,306r6,l246,300r-6,l246,294r-6,-6l234,294r,6l228,306r-6,6l216,312r-6,6l210,324r,6l204,330r-6,l192,330r-6,l186,336r,6l180,336r,6l180,348r,6l180,348r-6,-6l174,336r-6,-6l168,324r,-6l174,318r,-6l168,312r,-6l162,306r6,l168,300r6,l180,300r,-6l180,288r,-6l180,276r-6,6l174,288r,6l168,294r,6l162,300r,-6l156,288r-6,l150,294r-6,l144,300r6,l156,300r,6l150,318r,6l150,330r,6l150,342r-6,6l138,348r,6l138,348r,-6l132,342r,6l132,342r,-6l126,336r-6,l120,330r-6,l114,336r-6,l108,330r,-6l108,318r-6,l96,318r,6l90,324r-6,l78,324r,6l78,324r-6,l78,318r-6,l72,324r,6l66,336r-6,l60,330r6,-6l66,318r,-6l60,312r,6l54,318r,-6l54,318r-6,l48,324r-6,-6l42,312r,-6l36,306r,6l30,318r,6l30,330r,6l30,342r,6l24,348r,6l30,354r,6l30,366r-6,-6l24,366r,6l18,372r,6l18,372r-6,l18,372r,-6l18,360r-6,l12,354r,-6l12,354r-6,l6,348r6,l12,342r-6,l6,348r-6,l,342r6,l6,336r,-6l12,330r,-6l6,318r,-6l12,306r,-6l18,300r,-6l18,288r-6,l12,282r,-6l18,270r,-6l24,258r,-6l24,246r,-6l24,234r,-6l24,222r,-6l24,210r,-6l30,198r,-6l30,186r,-6l30,174r,-6l36,168r,-6l36,156r,6l42,156r,-6l36,150r,-6l36,138r,-6l42,126r,-6l36,120r-6,-6l36,114r,-6l30,108r,-6l30,96r,-6l30,84r6,l36,78r-6,l36,72r6,l48,72r,-6l48,60r6,l54,54r,-6l60,48r,-6l60,36r,-6l66,30r,-6l72,24r,-6l78,18r6,-6l78,12r,-6l78,r42,12l180,36r12,l198,42r54,18l258,60r30,12l336,84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v:shape>
                  <v:shape id="Freeform 154" o:spid="_x0000_s1192" style="position:absolute;left:99926;top:75626;width:8239;height:12071;visibility:visible;mso-wrap-style:square;v-text-anchor:top" coordsize="2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" path="m228,120r,6l228,138r,6l228,192r,12l228,216r,24l216,240r,6l198,246r,12l198,282r,30l162,318r-48,12l102,336r-6,l84,336r-12,l48,342r-6,l42,336r6,l48,330r,-6l48,318r6,-6l60,306r6,l72,306r-6,-6l66,294r6,l78,294r6,l84,288r,-6l78,276r-6,l72,270r,6l66,276r-6,l60,270r,-6l60,258r6,-6l66,246r-12,l48,246r-6,-6l36,240r-6,l18,234,,228,,216r,-6l6,198r,-6l12,186r6,l18,180r6,l24,174r6,l30,168r6,l36,162r,-6l36,150r,-6l42,144r6,-6l54,114r,-12l54,96r,-6l54,84r,-6l60,42r6,l66,36r6,l78,36r,-6l84,30r6,l96,30r6,l108,30r6,l120,24r6,-6l132,18r,-6l138,12r,-6l138,r6,6l144,12r,6l144,24r6,l150,30r,-6l150,30r6,l156,24r,6l156,24r6,l162,30r-6,l162,30r6,l168,24r6,l180,24r,6l186,30r,6l192,36r6,l204,36r,6l204,48r,12l204,66r,6l204,96r,12l198,120r,6l210,126r6,l228,12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155" o:spid="_x0000_s1193" style="position:absolute;left:133533;top:75838;width:10407;height:6776;visibility:visible;mso-wrap-style:square;v-text-anchor:top" coordsize="28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" path="m222,r6,l234,r,6l240,6r6,l252,12r6,6l258,24r6,l264,30r,6l270,36r,6l276,48r,6l282,60r,6l288,66r,6l288,78r,6l288,90r,6l288,102r,6l276,108r-6,l270,102r-6,l264,108r-6,l258,114r,6l252,120r,6l246,132r-6,6l234,138r-12,6l210,150r-6,l204,156r-6,l204,162r6,6l216,168r-12,l150,174r-24,6l120,180r-18,l96,180r,6l90,186r-12,l72,186r-6,l60,192r-6,l48,186r-6,6l36,192r,-18l30,162r,-6l24,144r,-6l24,132r,-6l18,108,12,90,6,66r,-6l,36,36,30,48,24r12,l66,24,90,18r6,l102,18r18,-6l144,12,156,6r6,l168,6,198,r24,xe" fillcolor="#ffc00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156" o:spid="_x0000_s1194" style="position:absolute;left:114453;top:75838;width:10624;height:22235;visibility:visible;mso-wrap-style:square;v-text-anchor:top" coordsize="29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" path="m72,18r12,l90,18r6,-6l102,12r6,l120,6r12,l144,r18,l168,r6,l174,6r,12l174,24r,12l174,48r,12l174,72r,12l174,96r,6l174,108r,6l174,120r,12l174,138r,12l174,156r,6l174,168r,6l174,192r,6l174,204r-6,6l168,216r,6l168,228r6,12l174,246r,6l180,258r,6l180,270r6,6l186,288r12,18l204,318r,6l210,330r6,6l222,342r6,l228,348r6,-6l240,348r6,l246,354r,6l252,360r6,l258,366r,6l264,372r6,l270,378r,6l276,384r,6l282,390r,6l282,402r6,l288,408r,6l294,414r,6l288,420r6,l288,426r,6l288,438r,12l282,456r-6,6l270,468r-6,6l264,480r-6,l258,486r,-6l252,480r,6l258,486r,6l252,492r,6l258,498r,6l264,504r,6l258,510r-6,l252,516r,6l252,528r,6l246,534r-6,l234,534r,6l240,540r,6l234,546r,6l234,558r-6,l222,558r,-6l216,546r-6,-6l210,546r-6,6l204,558r-6,6l198,558r-6,l186,558r,6l180,564r,6l180,576r,6l180,588r,6l180,600r-6,-6l174,588r-6,l162,588r,6l162,600r,6l156,612r-6,6l144,624r-6,l138,630r-6,-6l132,618r-6,6l120,624r,6l114,630r-6,l102,630r,-6l108,624r,-6l102,618r-6,l90,618r,-6l96,612r6,-6l84,582r,-6l84,570r-12,6l66,576r,6l60,582r,-6l54,576r,6l54,588r,-6l48,582r,6l42,588r-6,l30,588r6,l36,582r-6,l30,576r6,-6l42,570r,-6l54,558r,-6l48,552r,-12l42,534r,-6l36,522,30,510r,-6l24,492r,-6l12,444,6,426r,-12l6,408r6,-12l12,390r,-6l12,378r6,-12l18,354r,-12l12,336r,-6l12,318r,-6l12,306r,-24l6,264r,-6l6,252r,-6l6,240r,-12l6,216r,-12l6,198r,-6l6,180r,-6l6,162,,150,,138,,126,,114r6,l12,102,24,90r6,-6l36,72,42,60r6,l54,48r,6l60,48,66,36r,-6l72,24r,-6xe" fillcolor="#95b3d7 [1940]"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0,0"/>
                  </v:shape>
                  <v:shape id="Freeform 157" o:spid="_x0000_s1195" style="position:absolute;left:51792;top:76050;width:8022;height:11223;visibility:visible;mso-wrap-style:square;v-text-anchor:top" coordsize="22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" path="m72,l96,12r30,6l138,24r6,12l150,54r,12l156,66r12,42l186,156r,18l192,186r6,18l198,210r6,l204,216r6,12l210,234r,6l216,246r,6l216,258r,6l222,264r,6l198,276r-6,l180,276r,6l174,282r-18,l150,288r-6,l138,288r-6,6l120,294r-18,6l66,306r-24,6l24,318,18,288,12,246,6,228r,-18l,210r,-6l,192,,180r,-6l6,174,24,162r6,l36,150,66,114r6,l66,114r,-6l72,108r,-6l72,96r6,l84,96r,-6l84,84r,-6l78,72r,-6l78,60,72,54r,-6l72,36r,-6l72,12,72,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
                  </v:shape>
                  <v:shape id="Freeform 158" o:spid="_x0000_s1196" style="position:absolute;left:162587;top:76262;width:11925;height:15034;visibility:visible;mso-wrap-style:square;v-text-anchor:top" coordsize="33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" path="m,54r6,l18,54,78,42r42,-6l126,30r12,l162,24r48,-6l222,12r18,l252,12r,-6l276,6,288,r6,l300,6r6,l312,12r,6l324,30r,6l324,42r,6l318,60r-6,l312,78r,6l312,90r,12l312,108r6,l318,114r6,12l330,138r-30,6l288,150r-6,l276,156r-12,12l258,180r-18,18l240,204r-6,6l234,234r,6l246,246r,6l252,258r18,24l282,324r12,36l294,366r,6l300,372r,6l306,384r,6l300,390r,6l294,396r6,l300,402r,-6l300,402r,6l294,408r,6l300,414r-6,l288,414r-6,6l276,426r-6,l264,426r-6,l258,420r-6,l246,420r-6,l234,420r,6l228,426r-6,l216,426r-6,l210,420r-6,l198,420r-6,l192,414r-6,-6l186,402r,-6l186,390r-6,l180,384r-6,l168,378r6,l180,378r,6l186,384r,-6l186,366r,-6l180,366r-6,6l168,372r,-6l162,372r,6l168,378r-6,l156,378r,6l150,390r-6,6l150,396r,6l156,408r-6,l150,414r-6,l138,408r6,l138,408r,-6l132,402r,-6l126,396r-6,-6l126,384r-6,l120,378r,-6l120,366r-6,-6l114,354r,-6l108,348r,-6l102,342r,-6l102,330r,-6l108,318r,-6l102,312r,-6l102,288r,-6l96,282,84,276r,-6l84,264r,-6l78,258r,-6l78,246r,-6l72,222r,-6l72,210r,-6l72,198r,-6l72,186r,-6l66,174,42,126,36,114,24,96,6,60,,54xe" fillcolor="aqua"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v:shape>
                  <v:shape id="Freeform 159" o:spid="_x0000_s1197" style="position:absolute;left:107515;top:76473;width:9540;height:14612;visibility:visible;mso-wrap-style:square;v-text-anchor:top" coordsize="26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" path="m198,18r,-6l204,12r12,l222,12r6,-6l258,r6,l264,6r-6,6l258,18r-6,12l246,36r,-6l240,42r-6,l228,54r-6,12l216,72,204,84r-6,12l192,96r,12l192,120r,12l198,144r,12l198,162r,12l198,180r,6l198,198r,12l198,222r,6l198,234r,6l198,246r6,18l204,288r,6l204,300r,12l204,318r6,6l210,336r,12l204,360r,6l204,372r,6l198,390r,6l186,396r-18,6l144,408r-12,6l126,402r-12,-6l108,384,90,372,78,366,60,348r-12,6l36,354r-12,6l12,366r-6,l,366,6,342,18,294r,-30l18,234r,-18l18,192r,-12l18,168r,-48l18,114r,-12l18,96,42,84,54,78r12,l78,66,96,60r6,-6l108,54r6,l120,48r6,l132,42r12,-6l156,30r6,l168,30r6,-6l180,24r6,-6l198,18xe" fillcolor="#00b050"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60" o:spid="_x0000_s1198" style="position:absolute;left:78027;top:76897;width:9757;height:9317;visibility:visible;mso-wrap-style:square;v-text-anchor:top" coordsize="27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" path="m162,66l180,48r6,l198,42r-6,l198,36r6,-6l204,24r,-6l210,18r,-6l210,6r,-6l216,r18,6l246,6r6,l258,6r6,l264,12r6,l258,66r-6,12l252,84r,12l252,114r,12l252,132r-6,l246,138r,6l246,150r6,12l252,168r,6l252,180r,6l252,192r,6l252,204r,6l246,210r-6,l234,210r-6,l222,210r-6,l210,216r-12,l192,216r-6,-6l180,210r-6,-6l168,204r-12,l150,204r,6l144,210r-6,6l132,216r,-6l132,216r-6,l126,222r-6,l120,228r,6l114,234r,6l108,240r-6,l90,246,72,258r-6,l60,258r-6,6l54,258r-6,l42,252r-6,-6l30,246r,-6l24,240r,-6l24,228r,-6l18,216r,-6l18,204,,186r6,-6l30,162r6,l42,150r6,l54,144r6,l60,138r6,l66,132r6,l78,126r6,-6l84,114r,-6l90,102r,-6l90,90r,-6l120,84r6,l138,84r6,l150,84r,-6l156,78r,-6l162,66xe" fillcolor="#f3c" strokecolor="black [3213]">
                    <v:path arrowok="t" o:connecttype="custom" o:connectlocs="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
                  </v:shape>
                  <v:shape id="Freeform 161" o:spid="_x0000_s1199" style="position:absolute;left:57646;top:87697;width:12142;height:14187;visibility:visible;mso-wrap-style:square;v-text-anchor:top" coordsize="33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" path="m162,r24,12l192,18r6,l204,24r6,l216,30r6,l228,36r6,l240,42r6,l246,48r,6l246,60r,6l252,66r,6l252,78r-6,l252,78r,6l246,84r6,l246,90r,6l240,96r,6l234,102r6,l234,102r,6l234,114r,6l240,120r,6l240,132r,6l240,144r,6l240,156r,6l246,168r6,12l252,186r6,l264,198r,6l270,210r6,6l276,222r6,l288,240r6,6l300,252r,6l306,264r6,12l318,288r18,24l336,318r-24,18l306,336r-6,l300,342r-6,l294,348r,6l294,360r-6,l288,366r,6l282,372r,6l282,384r-6,l276,390r,6l270,396r,6l270,396r,6l264,402r,-6l264,390r-6,l258,384r-6,-6l252,372r-6,-6l246,360r-6,l240,354r-6,l234,348r,-6l228,342r,-6l222,336r,6l216,348r,6l216,360r-6,l204,360r,6l204,372r-6,l198,378r-6,l186,378r,6l180,390r-6,6l168,396r-6,l150,396r-6,l132,396r-12,l102,396r,-6l108,390r,-6l108,378r,-6l114,372r,-6l114,360r-6,l108,354r,-6l108,342r-6,l102,336r-6,l96,330,66,288,60,276,54,264,42,252r,-6l36,240r,-6l30,234r,-6l24,222r-6,-6l6,192r-6,l,186r12,l30,174,60,162r48,-24l126,132r6,l132,126r6,l144,126r12,-6l162,114r,-6l156,108r,-6l150,96r,-6l144,90r,-6l144,78r-6,l138,72r,-6l132,66r,-6l126,60r6,l126,60r,-6l120,42r-6,-6l114,30,16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62" o:spid="_x0000_s1200" style="position:absolute;left:173861;top:79438;width:12576;height:11011;visibility:visible;mso-wrap-style:square;v-text-anchor:top" coordsize="34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" path="m,l6,,24,,36,r6,l234,6r12,l282,6r30,l348,6r,6l342,18r,6l342,30r,6l348,36r,6l342,48r,-6l342,48r,6l336,54r,6l336,66r,6l336,78r,6l330,90r,6l330,102r,6l330,114r,6l330,126r,6l330,138r,6l324,150r,6l318,162r,6l318,174r6,l324,180r,6l318,186r,6l312,198r-6,-6l300,198r,6l294,210r6,l300,216r6,6l300,228r-6,l288,228r,6l282,240r6,6l288,252r-6,l282,258r-6,l276,264r,6l276,276r,6l270,282r,-6l270,270r,-6l270,258r-6,-6l264,258r,6l258,264r-6,l252,270r,6l246,276r,-6l240,264r-6,6l234,276r,6l228,288r,6l228,300r,6l228,312r-6,l216,312r,-6l216,300r,-6l210,294r,-6l204,288r,-6l210,282r,-6l216,270r,-6l216,258r,6l210,264r,6l210,264r,-6l204,258r,-6l204,246r-6,l192,246r,-6l192,234r,-6l192,222r-6,l186,228r,6l186,240r,6l186,252r6,l192,258r,6l192,270r-6,l186,276r,6l180,282r-6,6l174,294r-6,l162,294r-6,-6l156,282r-6,l150,276r-6,l138,276r-6,l126,276r-6,l114,276r,6l108,282r,-6l114,276r,-6l120,270r6,l132,270r6,l138,264r6,l144,258r,-6l150,246r,6l156,252r,-6l156,240r,-6l162,234r,-6l162,222r-6,l156,216r,6l156,228r-6,6l144,240r-6,l138,246r,6l138,258r-6,l132,264r-6,l120,264r,-6l126,258r-6,l114,258r-6,l108,252r,-6l108,240r-6,l102,246r,6l102,258r,6l108,264r,6l102,270r,6l102,270r,-6l96,264r,6l90,270r,6l90,270r-6,6l90,276r,6l84,282r-6,-6l72,270r-6,l60,270r-6,l60,264r-6,-6l54,252r,-6l48,240r,-6l48,228r,-6l48,216r-6,l42,210r,-6l42,198r,-6l36,192r6,l42,186r,-6l42,174r,-6l36,168r,-6l36,156r,-6l30,150r,-6l30,138r,-6l30,126r-6,6l24,120r,-6l24,96,18,84r,-6l18,72r,-24l12,36,6,24r,-6l,18,,12,,xe" fillcolor="#c0000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0,0,0,0,0,0,0,0,0"/>
                  </v:shape>
                  <v:shape id="Freeform 163" o:spid="_x0000_s1201" style="position:absolute;left:134834;top:79438;width:13009;height:8047;visibility:visible;mso-wrap-style:square;v-text-anchor:top" coordsize="36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" path="m252,6r-6,l246,12r,6l252,24r,6l252,36r6,l258,42r6,l270,42r6,l282,42r6,l294,48r6,l306,48r6,l318,48r6,l330,48r6,6l342,54r6,l354,54r,6l360,66r-6,6l348,72r-12,6l330,78r-6,6l318,84r-6,l300,90r-6,l282,96r-12,12l264,114r-6,6l258,126r-6,l234,138r-6,l210,150r-12,6l192,156r-30,24l144,192r-6,18l138,216r-6,12l126,228r-6,l114,222r-6,-6l96,204r-6,-6l72,186r-6,l48,186r-6,l30,186r-6,-6l18,150r,-6l12,132,6,96r,-6l,90r6,l12,84r6,6l24,90r6,-6l36,84r6,l54,84r6,l60,78r6,l84,78r6,l114,72r54,-6l180,66r-6,l168,60r-6,-6l168,54r,-6l174,48r12,-6l198,36r6,l210,30r6,-6l216,18r6,l222,12r,-6l228,6r,-6l234,r,6l240,6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0,0,0,0,0,0,0,0,0,0,0,0,0,0,0"/>
                  </v:shape>
                  <v:shape id="Freeform 164" o:spid="_x0000_s1202" style="position:absolute;left:86917;top:80285;width:8672;height:10164;visibility:visible;mso-wrap-style:square;v-text-anchor:top" coordsize="24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" path="m6,r6,l18,r6,l24,6r6,l30,12r6,l42,12r,6l48,18r,6l72,18r24,l114,18r12,l138,12r30,l174,12,210,6r30,l234,6r-6,18l222,24r-6,18l210,48r-6,18l198,90r-6,6l192,102r,6l192,114r-6,12l186,138r6,l192,150r,12l198,168r,6l204,180r-18,6l180,186r,6l174,192r-6,l168,204r-6,6l156,216r-6,6l138,234r-6,6l132,246r,24l126,276r-6,l120,282r-6,l108,282r-6,l96,288r-12,l72,282r-6,l60,282r-6,l54,276r-6,l42,276r-12,l24,276r,-6l24,258r,-6l30,246r,-6l30,234r-6,-6l24,222r,-6l24,210r,-6l18,198r,-6l18,186r,-6l12,180r,-6l12,168r,-6l12,156r-6,l6,150r,-6l6,138r,-6l6,126r,-6l6,114r,-6l6,102r,-6l6,90r,-6l6,78r,-6l6,66,,54,,48,,42,,36r6,l6,30,6,18,6,xe" fillcolor="#f3c"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0" o:connectangles="0,0,0,0,0,0,0,0,0,0,0,0,0,0,0,0,0,0,0,0,0,0,0,0,0,0,0,0,0,0,0,0,0,0,0,0,0,0,0,0,0,0,0,0,0,0,0,0,0,0,0,0,0,0,0,0,0"/>
                  </v:shape>
                  <v:shape id="Freeform 165" o:spid="_x0000_s1203" style="position:absolute;left:63500;top:80709;width:13660;height:11434;visibility:visible;mso-wrap-style:square;v-text-anchor:top" coordsize="37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" path="m312,r6,6l324,12r,6l330,18r,6l336,24r6,l348,30r,-6l354,24r6,l366,24r6,l372,30r,6l372,42r,6l378,48r-6,l372,54r,6l366,72r,6l360,78r,6l354,90r-6,6l348,102r-6,6l342,114r,6l336,138r,12l330,162r-6,18l324,186r,6l318,192r,6l306,216r,6l300,228r,6l288,252r-6,12l276,276r-6,6l270,288r-6,6l258,306r-18,6l234,312r-6,l216,312r-12,l198,312r-6,l180,318r-6,l168,318r-6,l156,318r-6,l144,318r-36,6l78,324r,-6l72,318r,-6l72,306r,-6l78,300r-6,l78,300r,-6l84,294r,-6l90,282r-6,l90,282r,-6l84,276r6,l90,270r,-6l84,264r,-6l84,252r,-6l84,240r-6,l72,234r-6,l60,228r-6,l48,222r-6,l36,216r-6,l24,210,,198r6,-6l36,174r12,-6l78,144r36,-24l144,102r,-6l150,96r6,-6l168,84r6,l174,78r6,l186,72r6,-6l192,72r6,l198,78r-6,l192,84r6,l198,90r,-6l198,90r6,l204,84r,6l204,84r,6l210,90r6,l222,90r6,-6l228,78r6,l240,78r6,l246,72r6,l258,72r,-6l264,66r,-6l264,54r,-6l264,42r-6,l264,36r6,l270,30r6,l276,24r,-6l276,12r6,l282,6r6,l294,6r,6l300,12r,-6l306,6,31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
                  </v:shape>
                  <v:shape id="Freeform 166" o:spid="_x0000_s1204" style="position:absolute;left:171043;top:81132;width:3686;height:9741;visibility:visible;mso-wrap-style:square;v-text-anchor:top" coordsize="10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" path="m102,84r-6,l96,90r,6l102,96r-6,l90,96r,6l90,96,84,90r,6l90,102r,6l90,114r-6,l84,120r-6,6l84,126r,6l90,138r,6l84,150r,6l78,156r,6l72,168r6,6l84,180r,6l90,186r6,6l96,198r6,6l102,210r,6l102,222r,6l96,234r-6,6l84,240r,6l90,252r-6,6l78,264r-6,l72,270r-6,l66,276r-6,l60,270r6,l66,264r,-6l66,264r,-6l60,258r6,l66,252r6,l72,246r-6,-6l66,234r-6,l60,228r,-6l48,186,36,144,18,120r-6,-6l12,108,,102,,96,,72,6,66r,-6l24,42,30,30,42,18r6,-6l54,12,66,6,96,r,24l96,30r,6l102,48r,18l102,72r,12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 o:connectangles="0,0,0,0,0,0,0,0,0,0,0,0,0,0,0,0,0,0,0,0,0,0,0,0,0,0,0,0,0,0,0,0,0,0,0,0,0,0,0,0,0,0,0,0"/>
                  </v:shape>
                  <v:shape id="Freeform 167" o:spid="_x0000_s1205" style="position:absolute;left:139604;top:81767;width:9323;height:6988;visibility:visible;mso-wrap-style:square;v-text-anchor:top" coordsize="258,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" path="m228,r,6l234,12r6,6l246,24r,6l246,36r,6l240,42r,6l240,54r,6l240,66r,6l240,78r,6l240,90r,6l234,96r,6l234,108r,6l240,114r,6l240,126r6,l252,132r6,l258,138r-6,l252,144r,6l246,150r,6l228,162r-6,6l210,168r-12,l186,168r-6,l174,174r-30,12l138,186r-6,6l120,198r-6,l114,192r-6,l102,186,96,174r-6,l84,174,54,168r-6,l18,168,,162,6,150r,-6l12,126,30,114,60,90r6,l78,84,96,72r6,l120,60r6,l126,54r6,-6l138,42,150,30r12,-6l168,24r12,-6l186,18r6,l198,12r6,l216,6r6,l22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v:shape>
                  <v:shape id="Freeform 168" o:spid="_x0000_s1206" style="position:absolute;left:40951;top:82191;width:10407;height:16517;visibility:visible;mso-wrap-style:square;v-text-anchor:top" coordsize="28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" path="m210,168r,6l216,192r,6l222,210r,6l228,222r6,6l246,234r6,6l258,240r,6l258,258r,24l264,306r,18l264,330r6,12l276,342r12,36l264,390r-18,12l240,402r-6,6l228,408r-12,12l210,420r-12,6l168,444r-36,24l126,468r-6,l120,462r-6,-6l114,450,96,426,84,408r,-6l66,378r,-6l60,366,54,354,36,324r-6,-6l30,312,18,300,6,282,,276r6,-6l6,252r,-6l12,210r,-12l12,192r,-6l12,162r6,-24l18,114r,-30l24,78r,-6l24,36,30,12r,-6l54,6r12,l72,r48,l120,6r,12l126,18r,12l126,36r,6l132,48r,6l138,54r18,l162,54r6,6l168,66r12,30l186,114r18,36l210,16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 o:connectangles="0,0,0,0,0,0,0,0,0,0,0,0,0,0,0,0,0,0,0,0,0,0,0,0,0,0,0,0,0,0,0,0,0,0,0,0,0,0,0,0,0,0,0"/>
                  </v:shape>
                  <v:shape id="Freeform 169" o:spid="_x0000_s1207" style="position:absolute;left:72823;top:82403;width:12576;height:14399;visibility:visible;mso-wrap-style:square;v-text-anchor:top" coordsize="34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" path="m144,30r18,18l162,54r,6l168,66r,6l168,78r,6l174,84r,6l180,90r6,6l192,102r6,l198,108r6,l204,114r,6l204,126r6,l210,132r6,6l216,144r6,l222,150r6,6l234,156r18,18l258,174r6,6l270,180r,6l276,186r6,6l288,198r,6l294,204r,6l300,210r,6l312,216r,6l318,222r,6l318,234r6,6l330,246r6,6l342,252r,6l348,258r,6l348,270r,6l348,282r,6l342,288r,6l336,300r-6,6l324,306r-6,6l306,318r,6l300,324r,6l294,330r,6l294,342r,6l294,354r,6l288,360r6,6l294,372r,6l294,384r,6l294,396r,12l288,408r,-6l282,402r,6l276,408r,-6l270,396r-6,l258,396r-6,l252,390r,-6l252,378r-6,l240,378r6,l246,372r,-6l240,366r-12,l216,372r-6,6l198,378r,6l186,390r-6,l174,390r-6,6l156,402r-12,6l138,402r-6,-18l126,360r-18,6l90,366r-6,l72,366,60,348r-6,-6l42,324,30,300r-6,-6l18,282r-6,l,258,6,246r6,-6l12,234r6,-6l24,216r6,-12l42,186r,-6l48,174r,-6l60,150r,-6l66,144r,-6l66,132r6,-18l78,102r,-12l84,72r,-6l84,60r6,-6l90,48r6,-6l102,36r,-6l108,30r,-6l114,12r,-6l114,r6,l120,6r6,l126,12r6,6l132,24r6,l138,30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0,0,0,0,0,0,0,0,0,0,0,0,0,0,0,0,0,0,0,0"/>
                  </v:shape>
                  <v:shape id="Freeform 170" o:spid="_x0000_s1208" style="position:absolute;left:148927;top:83673;width:11058;height:10376;visibility:visible;mso-wrap-style:square;v-text-anchor:top" coordsize="30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" path="m,78r18,l24,78r,-6l30,72r,-6l36,66r6,l36,66r,-6l42,60r,-6l48,54,66,48,78,42r,6l84,54r,-6l84,42r6,l90,36r6,l102,36r,-6l108,30r6,l120,30r12,l132,24r24,-6l162,18r36,-6l210,6,228,r6,l240,r,24l240,30r6,6l252,48r,6l252,60r6,6l258,72r6,6l264,84r6,6l270,96r6,6l276,108r6,12l282,126r6,6l288,138r,6l282,144r,6l288,150r,6l288,162r,6l288,174r6,l294,180r,6l294,192r6,l300,198r,6l306,210r,6l306,222r-6,l300,228r6,l306,234r,6l306,246r-6,6l294,252r,6l288,264r-6,l282,270r-6,l276,276r-6,l264,276r,-6l258,270r-6,6l246,276r-6,l234,276r-6,l222,282r-6,l210,288r-6,l198,288r-6,l186,288r-6,l174,288r-6,l162,288r-6,6l150,294r-6,l138,294r-6,l120,294r-6,l114,288r-6,-6l102,282r,-6l96,270r-6,l90,264r-6,-6l84,252r-6,-6l78,240r-6,-6l72,228r6,l78,222,72,210r-6,-6l60,198r,-6l66,192r,6l72,198r,6l72,198r,-6l66,186r-12,l54,180r,-6l60,168r,-6l60,156r,-6l54,150r,-6l54,138r-6,l48,132r,-6l42,120r,-6l36,108r-6,-6l30,96r-6,l18,90,12,84r-6,l,78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
                  </v:shape>
                  <v:shape id="Freeform 171" o:spid="_x0000_s1209" style="position:absolute;left:100576;top:84097;width:7589;height:14187;visibility:visible;mso-wrap-style:square;v-text-anchor:top" coordsize="21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" path="m96,90l144,78r36,-6l180,42r,-24l180,6r18,l198,r12,l210,18r,30l210,78r-12,48l192,150r-6,6l168,162r-6,l162,168r-6,l156,174r,6l156,186r,6l156,198r-6,l150,204r,6l150,216r-6,l144,222r-6,6l132,234r-6,l120,240r-6,l114,246r-6,l108,252r-6,6l102,264r,6l102,276r,6l102,288r-6,l96,294r,6l96,306r,6l90,312r,6l90,312r6,l96,318r6,l102,324r-6,l102,324r,6l108,330r6,l114,336r,-6l120,330r,6l120,342r,6l120,354r-6,6l114,366r-6,l108,372r-6,12l102,390r-6,6l90,396r-6,l78,396r-6,l66,396r-6,6l54,402r-12,l36,396r-12,l24,402r-6,l12,396,6,390r-6,l,384r6,l12,384r,-6l18,378r,6l18,378r6,l30,378r,-6l30,366r,-6l30,354r,-6l30,318r,-12l30,288r,-12l30,264r,-6l36,246r6,-6l42,234r6,l48,228,60,198r6,-6l66,186,84,144r,-12l96,90xe" fillcolor="#bf95df"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v:shape>
                  <v:shape id="Freeform 172" o:spid="_x0000_s1210" style="position:absolute;left:82147;top:84097;width:5637;height:4658;visibility:visible;mso-wrap-style:square;v-text-anchor:top" coordsize="15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" path="m138,6r,6l138,18r,6l138,30r,6l138,42r,6l144,48r,6l144,60r,6l144,72r6,l150,78r,6l150,90r6,6l156,102r,6l156,114r,6l150,126r-6,l138,126r-6,l126,126r-12,6l108,132r-6,l102,126r-6,l90,126r-6,l78,120r-6,l66,120r,-6l60,114r,-6l54,108r6,l54,108r-6,-6l42,102r,-6l36,96r,-6l30,90r,-6l24,84r,-6l18,78r-6,l12,72r,-6l12,60,,36,,30r6,l6,24r,-6l12,18r,-6l18,12r,-6l18,12r6,l30,6r6,l36,r6,l54,r6,l66,6r6,l78,12r6,l96,12r6,-6l108,6r6,l120,6r6,l132,6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
                  </v:shape>
                  <v:shape id="Freeform 173" o:spid="_x0000_s1211" style="position:absolute;left:79978;top:85367;width:8023;height:6141;visibility:visible;mso-wrap-style:square;v-text-anchor:top" coordsize="2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" path="m60,l72,24r,6l72,36r,6l78,42r6,l84,48r6,l90,54r6,l96,60r6,l102,66r6,l114,72r6,l114,72r6,l120,78r6,l126,84r6,l138,84r6,6l150,90r6,l162,90r,6l168,96r6,l186,90r6,l198,90r6,l210,90r6,-6l222,90r,6l222,102r-6,6l216,114r,12l216,132r-6,l198,138r-6,l186,138r-6,l174,138r-6,l162,138r,6l156,144r,6l156,156r-6,l150,162r,6l144,168r,6l144,168r-6,l132,162r-6,-6l120,150r,-6l120,138r-6,l114,132r-12,l102,126r-6,l96,120r-6,l90,114r-6,-6l78,102r-6,l72,96r-6,l60,90r-6,l36,72r-6,l24,66r,-6l18,60r,-6l12,48r,-6l6,42r,-6l6,30r,-6l,24,6,18r6,l18,18,36,6,48,r6,l6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 o:connectangles="0,0,0,0,0,0,0,0,0,0,0,0,0,0,0,0,0,0,0,0,0,0,0,0,0,0,0,0,0,0,0,0,0,0,0,0,0,0,0,0,0,0,0,0,0,0,0,0,0,0,0"/>
                  </v:shape>
                  <v:shape id="Freeform 174" o:spid="_x0000_s1212" style="position:absolute;left:48540;top:85579;width:14960;height:11223;visibility:visible;mso-wrap-style:square;v-text-anchor:top" coordsize="41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" path="m312,r,6l312,12r6,6l318,30r12,36l336,78r,6l342,84r6,18l360,96r6,-6l366,96r6,6l378,114r,6l384,120r-6,l384,120r,6l390,126r,6l390,138r6,l396,144r,6l402,150r,6l408,162r,6l414,168r,6l408,180r-12,6l390,186r-6,l384,192r-6,l360,198r-48,24l282,234r-18,12l252,246r,6l240,252r,6l222,264r-24,12l174,282r-12,6l150,294r-12,6l126,306r-24,6l102,318r-6,l96,312,84,300r,-6l84,288r-6,-6l66,246r-6,l54,234r,-6l54,210,48,186r,-24l48,150r,-6l42,144r-6,-6l24,132r-6,-6l12,120r,-6l6,102r,-6l,78,,72r12,l30,66,54,60,72,54r18,l114,48r18,-6l156,36r36,-6l210,24r12,l228,18r6,l240,18r6,-6l264,12r6,l270,6r12,l288,6,3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75" o:spid="_x0000_s1213" style="position:absolute;left:91687;top:85579;width:12358;height:12282;visibility:visible;mso-wrap-style:square;v-text-anchor:top" coordsize="34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" path="m276,60r24,-6l312,54r12,l330,54r12,-6l330,90r,12l312,144r,6l306,156r-12,30l294,192r-6,l288,198r-6,6l276,216r,6l276,234r,12l276,264r,12l276,306r,6l276,318r,6l276,330r,6l270,336r-6,l264,342r,-6l258,336r,6l252,342r-6,l246,348r-6,l234,342r6,-6l240,330r6,-6l252,318r6,l264,312r,-6l264,300r-6,-6l258,288r-6,l252,282r-12,-6l234,270r,-6l240,258r,-6l240,246r,-6l234,228r,-6l234,216r,-6l234,204r,-6l234,192r,-6l240,174r,-6l234,168r-6,6l228,180r-6,l216,180r-6,6l204,186r,6l198,198r-6,12l192,216r-6,6l180,222r,6l180,234r-6,l168,234r-6,-6l156,228r-6,6l150,240r6,6l150,234r-6,-6l144,222r,-6l144,210r-6,l138,204r-6,l132,198r-6,l126,192r,6l120,192r-6,l114,186r6,l120,180r-6,l114,174r-6,l108,180r,-6l114,174r-6,-6l102,168r,-6l102,156r,-6l102,144r,-6l102,132r-36,l60,132r-6,l42,126r-12,l18,126,6,120r-6,l,96,,90,6,84,18,72r6,-6l30,60r6,-6l36,42r6,l48,42r,-6l54,36,72,30,66,24r,-6l60,12r12,l78,18r6,6l84,12r,6l90,18r,-6l90,6r6,l102,r6,l108,6r6,l108,12r6,l120,18r,6l114,24r-6,l108,30r-6,l102,36r6,12l138,48r6,l156,54r12,l180,54r6,l192,54r18,6l216,60r24,24l252,78r12,-6l264,78r,-6l264,66r6,l276,66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0,0,0,0,0,0,0,0,0,0,0,0,0,0,0,0,0,0,0,0,0,0,0,0,0,0,0,0,0,0"/>
                  </v:shape>
                  <v:shape id="Freeform 176" o:spid="_x0000_s1214" style="position:absolute;left:135918;top:86002;width:8890;height:9318;visibility:visible;mso-wrap-style:square;v-text-anchor:top" coordsize="24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" path="m,l12,r6,l36,r6,l60,12r6,6l78,30r6,6l90,42r6,l102,42r18,6l150,48r6,l186,54r6,l198,54r6,12l210,72r6,l216,78r6,l216,84r-6,12l204,102r,6l204,114r12,30l216,162r6,6l222,180r,6l228,186r,12l228,204r6,6l240,222r6,6l240,228r,6l234,234r,6l228,240r-6,6l216,240r-6,-6l204,234r-12,l180,228r-6,l156,228r-6,l138,234r-6,6l126,246r-6,6l114,264r,-6l108,258r-6,l96,258r-6,l78,252r-6,6l66,258r,-6l66,246,60,234,54,216r,-12l54,198r-6,l48,180,42,168r,-12l36,138,30,114,24,102,12,54r,-12l6,24r,-6l,18,,xe" fillcolor="#bf95df"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
                  </v:shape>
                  <v:shape id="Freeform 177" o:spid="_x0000_s1215" style="position:absolute;left:143290;top:86426;width:8239;height:9741;visibility:visible;mso-wrap-style:square;v-text-anchor:top" coordsize="22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" path="m18,66l30,60r6,-6l42,54,72,42r6,-6l84,36r12,l108,36r12,l126,30r18,-6l144,18r6,l150,12r,-6l156,6r,-6l162,6r6,l174,12r6,6l186,18r,6l192,30r6,6l198,42r6,6l204,54r,6l210,60r,6l210,72r6,l216,78r,6l216,90r-6,6l210,102r,6l204,108r-6,6l198,120r,6l198,132r-6,12l192,150r,6l192,168r,6l186,174r-6,-6l174,168r,-6l168,162r-6,6l168,174r,6l168,186r,6l174,192r6,-6l186,186r,-6l198,180r6,l204,186r6,6l210,198r,6l204,204r-6,l198,210r-6,l186,210r-6,l180,204r-6,6l168,210r,-6l162,204r,6l156,216r,6l150,222r,6l150,234r6,l156,240r6,l168,240r6,l180,240r6,l186,234r6,-6l198,228r6,l210,228r6,l222,228r,6l222,240r6,6l228,252r-6,l222,246r-6,l210,246r-12,l192,246r-6,6l180,258r-6,6l168,264r-6,6l156,264r-6,l144,264r-6,l132,264r-6,6l120,270r-6,6l114,270r-6,-6l108,258r-6,l102,252,96,240,90,228r,-6l96,222r,-6l96,210r-6,6l84,216r-6,l72,216r-6,6l60,222r-6,l48,216r-6,l36,210,30,198r-6,-6l24,186r,-12l18,174r,-6l18,156r-6,-6l12,132,,102,,96,,90,6,84,12,72r6,-6xe" fillcolor="#95b3d7 [1940]"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0,0,0,0"/>
                  </v:shape>
                  <v:shape id="Freeform 178" o:spid="_x0000_s1216" style="position:absolute;left:129197;top:86638;width:9106;height:10376;visibility:visible;mso-wrap-style:square;v-text-anchor:top" coordsize="25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" path="m,108r12,-6l24,96r6,-6l36,84r6,l48,78,60,72,72,66r6,l78,60,90,54r6,-6l108,42r6,-6l120,30r12,-6l138,18r6,l150,18r6,-6l168,6r6,l180,6,192,r,6l198,24r,12l210,84r6,12l222,120r6,18l228,150r6,12l234,180r6,l240,186r,12l246,216r6,12l252,234r,6l246,240r-12,6l228,252r-12,l210,264r-6,6l204,276r,6l204,288r-6,l198,282r-6,l186,282r-6,-6l174,282r,-6l174,270r,-6l168,258r,-6l168,246r,-6l162,240r,-6l162,240r-6,l150,246r-6,l138,246r-6,l126,246r-6,6l114,258r-6,6l114,270r6,l126,270r,-6l132,258r6,l144,258r6,-6l156,252r,6l150,258r-6,l138,264r-6,6l126,276r,6l126,288r6,l132,294r-6,-6l120,282r-6,l114,276r-6,l102,276r,-6l102,264r,-6l102,252r,-6l102,240r,-6l108,228r,-6l102,222r,-6l96,216r6,l102,210r,-6l96,204r-6,l84,204r-6,l72,198r,-6l66,192r,-6l66,180r-6,l54,180r,-6l54,168r-6,-6l42,162r,-6l42,150r-6,l42,150r,-6l36,144r-6,l30,138r-6,l24,132r,-6l18,126r-6,l12,120r-6,l6,114r-6,l,10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79" o:spid="_x0000_s1217" style="position:absolute;left:103829;top:88755;width:12575;height:8894;visibility:visible;mso-wrap-style:square;v-text-anchor:top" coordsize="34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" path="m102,18r6,l114,18r12,-6l138,6r12,l162,r18,18l192,24r18,12l216,48r12,6l234,66r12,-6l270,54r18,-6l300,48r,12l306,78r12,42l318,126r6,12l324,144r6,12l336,162r,6l342,174r,12l348,186r,6l336,198r,6l330,204r-6,6l324,204r-6,l312,210r-6,l300,216r-6,l288,216r6,l294,210r,-6l288,204r,-6l288,192r,-6l282,192r,-6l282,180r-12,12l264,192r-6,l252,192r-6,l240,192r,6l234,198r-6,l210,198r-6,l198,198r-6,6l192,210r,6l186,216r-12,l168,216r-6,6l156,222r-6,6l150,234r-12,6l138,246r-6,l138,240r-12,l114,246r6,-6l120,234r-12,l108,228r,-6l120,216r6,l132,222r6,-6l144,210r,-6l138,198r-6,-6l126,192r-6,-6l120,180r6,-6l138,168r6,-6l150,162r-6,-6l126,168r-6,6l120,180r-6,6l120,192r6,l132,198r-6,6l114,204r,6l108,210r-6,-6l102,198r-6,6l90,204r,6l84,216r,12l78,234r6,6l78,246r-6,6l72,246r-6,-6l60,234r6,-6l66,222r-6,-6l54,216r,6l48,222r-6,l36,222r,6l36,234r-6,6l24,234r6,-6l30,222r,-6l30,210r,-6l30,198r-6,l24,204r,-6l18,198r-6,l12,192r-6,l12,192r,-6l6,186r,-6l,180r,6l,180r6,l6,174r,-6l6,162r,-6l12,156r,-6l12,144r,-6l12,132r,-6l18,120r,-6l24,114r,-6l30,108r6,-6l42,102r6,-6l54,90r,-6l60,84r,-6l60,72r,-6l66,66r,-6l66,54r,-6l66,42r,-6l72,36r,-6l78,30,96,24r6,-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80" o:spid="_x0000_s1218" style="position:absolute;left:83448;top:89814;width:9756;height:8259;visibility:visible;mso-wrap-style:square;v-text-anchor:top" coordsize="27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" path="m228,r6,l246,6r6,6l258,42r,24l258,72r,6l252,84r,6l252,96r6,l258,102r-6,l252,108r,6l258,114r6,l270,120r-6,6l258,132r,6l252,144r-6,6l246,156r-6,l240,162r,6l240,174r,6l240,210r,6l240,222r,6l240,222r6,l246,228r,6l240,234r-18,-6l180,216r-6,l168,216r-24,-6l132,204r-12,-6l114,198r-6,l108,192r-6,l90,186r-6,l78,180,60,168r-6,-6l48,156r-6,l36,150r-6,-6l24,138r-6,l,126r,-6l6,120r,-6l12,114r,-6l24,102r6,-6l36,96r6,-6l48,84r,-6l54,78r,-6l54,66r,-6l54,54r,-6l48,48r,-6l54,42r,-6l54,30r6,l60,24r,-6l66,18r,-6l72,12r6,l84,12r6,l96,12r6,l114,6r6,l126,6r12,l144,6r6,l150,12r6,l162,12r6,l180,18r12,l198,12r6,l210,12r6,l216,6r6,l228,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
                  </v:shape>
                  <v:shape id="Freeform 181" o:spid="_x0000_s1219" style="position:absolute;left:91903;top:90026;width:6939;height:9529;visibility:visible;mso-wrap-style:square;v-text-anchor:top" coordsize="19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" path="m12,l24,,36,,48,6r6,l60,6r36,l96,12r,6l96,24r,6l96,36r,6l102,42r6,6l102,48r,6l102,48r6,l108,54r6,l114,60r-6,l108,66r6,l120,72r,-6l120,72r6,l126,78r6,l132,84r6,l138,90r,6l138,102r6,6l150,120r,6l150,132r6,6l162,144r6,6l162,156r6,-6l180,150r6,-6l192,138r-6,6l186,150r-6,l174,150r-6,12l168,168r-6,l162,174r-6,6l150,180r-12,6l132,186r-6,l120,192r-12,l102,198r,6l96,204r-6,l84,210r,6l78,222r-6,6l66,234r,12l60,252r-6,6l54,264r-6,6l42,264r-6,l30,264r-6,l24,258r,6l18,258r,6l12,264r-6,l6,258r-6,l6,258r-6,l6,258r,-6l6,246r,6l6,246r,-6l,240r,-6l6,234r-6,l,228r6,l12,228r,-6l12,216r-6,l6,222r,-6l6,210r,-6l6,174r,-6l6,162r,-6l6,150r6,l12,144r6,-6l24,132r,-6l30,120r6,-6l30,108r-6,l18,108r,-6l18,96r6,l24,90r-6,l18,84r,-6l24,72r,-6l24,60r,-24l18,6,12,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v:shape>
                  <v:shape id="Freeform 182" o:spid="_x0000_s1220" style="position:absolute;left:66319;top:91508;width:12142;height:9317;visibility:visible;mso-wrap-style:square;v-text-anchor:top" coordsize="33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" path="m180,r12,24l198,24r6,12l210,42r12,24l234,84r6,6l252,108r12,l270,108r18,l306,102r6,24l318,144r6,6l324,156r,6l324,168r6,6l330,180r,6l330,192r,6l336,198r,6l336,210r-6,l324,216r-6,l318,222r-6,6l306,228r,6l300,240r-6,l282,246r-6,6l270,252r-12,6l258,264r,-6l252,258r-6,l240,264r-6,l228,264r-6,l216,264r,-6l210,258r,-6l210,246r-6,l198,246r,-6l192,240r-6,l186,234r-6,6l174,240r-6,l162,240r-6,l144,240r-6,l126,240r-6,l114,240r-6,6l102,246r-6,l90,246r-12,l72,240r,-6l66,234r,-6l72,228,96,210r,-6l78,180,72,168,66,156r-6,-6l60,144r-6,-6l48,132,42,114r-6,l36,108r-6,-6l24,96r,-6l18,78r-6,l12,72,6,60,,54,,48,,42,,36,,30,,24,,18r30,l66,12r6,l78,12r6,l90,12r6,l102,12,114,6r6,l126,6r12,l150,6r6,l162,6,18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 o:connectangles="0,0,0,0,0,0,0,0,0,0,0,0,0,0,0,0,0,0,0,0,0,0,0,0,0,0,0,0,0,0,0,0,0,0,0,0,0,0,0,0,0,0,0,0,0,0,0,0,0,0,0,0,0,0,0,0,0,0,0,0"/>
                  </v:shape>
                  <v:shape id="Freeform 183" o:spid="_x0000_s1221" style="position:absolute;left:80412;top:94261;width:12359;height:12494;visibility:visible;mso-wrap-style:square;v-text-anchor:top" coordsize="3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" path="m84,r18,12l108,12r6,6l120,24r6,6l132,30r6,6l144,42r18,12l168,60r6,l186,66r6,l192,72r6,l204,72r12,6l228,84r24,6l258,90r6,l306,102r18,6l318,108r,6l324,114r-6,l318,120r6,l324,126r,6l324,126r,6l324,138r-6,l324,138r-6,l324,138r,6l330,144r6,l336,138r6,6l342,150r-6,12l336,168r-6,6l330,180r-6,l318,180r-6,6l306,186r-6,-6l300,186r,6l294,198r,6l288,216r-6,6l282,228r-6,6l276,240r-12,6l258,246r,-6l252,234r-6,l234,234r-6,l222,234r-12,6l210,246r,6l210,246r-6,-6l198,234r,-6l192,228r,-6l198,222r,-6l204,210r6,-6l216,198r,-6l216,186r,-6l216,186r-6,6l204,198r-6,l192,210r-6,6l180,216r-6,l174,210r-6,-6l168,198r,-12l168,192r,6l168,204r,6l168,216r6,l180,222r-6,l168,228r-6,6l156,240r-6,6l144,252r,6l144,264r-12,6l126,270r-12,l108,270r-6,6l96,282r,6l90,294r-6,l84,300r-6,6l72,312r-6,6l66,324r-6,6l60,336r-6,6l48,342r-6,6l36,348r-6,6l24,348r6,l36,348r,-6l42,336r-6,l30,336r-6,6l18,342r-6,-6l6,336r,-6l,324r,-6l,312r,-6l6,300r12,-6l18,288r6,l24,276r,-6l24,264r6,-6l24,258r,-6l30,246r-6,-6l24,234r,-6l24,222r,-6l24,210r,-6l30,198r,-6l24,186r,-6l24,174r,-6l24,162r6,-6l30,150r6,-6l36,138r6,-6l42,126r6,l54,120r6,l60,114r6,-6l72,108r,-6l78,96r,-6l84,84r,-6l84,72r,-12l84,54r,-6l84,42r,-6l84,30,78,24r6,l84,18r,-6l84,6,84,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84" o:spid="_x0000_s1222" style="position:absolute;left:52009;top:94261;width:9757;height:11858;visibility:visible;mso-wrap-style:square;v-text-anchor:top" coordsize="27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" path="m156,r,6l162,6r12,24l180,36r6,6l186,48r6,l192,54r6,6l198,66r12,12l216,90r6,12l252,144r,6l258,150r,6l264,156r,6l264,168r,6l270,174r,6l270,186r-6,l264,192r,6l264,204r-6,l258,210r,6l252,216r,6l258,222r,6l252,228r,6l246,234r,6l246,246r,6l246,258r-6,l240,264r-6,l234,270r,6l234,270r-6,6l216,282r,6l210,288r,6l204,294r-12,12l186,312r-6,l174,318r-6,6l156,330r-6,6l144,336r,-6l144,324r-6,l138,318r-6,-12l126,300,114,282r-6,-18l102,258,90,234,78,210,66,186r-6,-6l54,168r,-6l48,156,36,132,30,114,12,84,,72r6,l6,66,30,60,42,54,54,48,66,42,78,36r24,-6l126,18r18,-6l144,6r12,l15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
                  </v:shape>
                  <v:shape id="Freeform 186" o:spid="_x0000_s1223" style="position:absolute;left:45504;top:95532;width:11275;height:13128;visibility:visible;mso-wrap-style:square;v-text-anchor:top" coordsize="3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" path="m180,36r12,12l210,78r6,18l228,120r6,6l234,132r6,12l246,150r12,24l270,198r12,24l288,228r6,18l306,264r6,6l288,318r-6,l276,312r-6,l264,318r-36,18l210,348r-6,l192,354r-18,6l132,372r,-6l132,360r-6,l126,354r-6,l114,354r,-6l108,348r-6,l96,348r,-6l90,342r6,l90,342r,-6l84,336r,-6l90,324r,-6l90,300r,-6l84,294r-6,-6l78,282r-6,l72,276r,-6l72,264r6,-6l78,252r,-6l72,246r,-12l66,228r,-6l60,210,54,198,42,174r6,l36,150,24,132,6,102,,96,,90r6,l42,66,72,48,84,42r6,l102,30r6,l114,24r6,l138,12,162,r6,6l168,12r,6l180,30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2147483646;2147483646,2147483646" o:connectangles="0,0,0,0,0,0,0,0,0,0,0,0,0,0,0,0,0,0,0,0,0,0,0,0,0,0,0,0,0,0,0,0,0,0,0,0,0,0,0,0,0,0,0"/>
                  </v:shape>
                  <v:shape id="Freeform 187" o:spid="_x0000_s1224" style="position:absolute;left:60465;top:99555;width:11057;height:13552;visibility:visible;mso-wrap-style:square;v-text-anchor:top" coordsize="30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" path="m228,r,6l234,6r,6l240,18r,6l246,24r,12l252,36r,6l258,48r,6l264,60r6,6l276,72r6,12l288,90r6,12l294,108r6,l300,114r,30l300,150r,6l300,162r6,l306,168r-6,l300,174r,6l294,180r,6l288,186r6,l288,192r-6,l282,198r,6l276,204r,6l282,210r-6,l282,210r,-6l288,204r-6,6l288,210r,-6l288,210r6,l288,216r,6l282,222r,6l276,228r6,l276,228r,6l276,240r-6,l270,246r-6,l258,252r,6l252,258r,6l258,264r6,l264,270r,6l264,282r,6l258,288r,6l264,294r,6l258,300r,6l252,312r,12l252,330r-6,6l246,342r,6l234,348r-6,6l222,354r-6,6l210,366r-6,6l198,372r-6,6l192,384r-6,-6l180,372r-6,l168,372r-6,l156,366r,-6l156,354r-6,l144,348r-6,l138,342r6,-6l144,330r12,l162,324r,-6l168,312r-6,l156,318r-6,6l144,330r-6,l138,336r-6,6l126,348r-6,6l114,348r6,l108,354r-6,l102,360r,6l96,360r,-6l102,354r,-6l102,342r,-6l102,330r,-6l102,318r,-6l96,312r,-6l96,300r6,l102,294r-6,l96,288r-6,l84,288r,-6l84,276r-6,l84,276r,-6l84,264r-6,l72,264,66,246,54,222,42,204r,-6l36,186r-6,-6l24,174r,-6l24,162r-6,l18,156r-6,l12,150r,-6l6,138r,-6l,132r,-6l,120r,-6l6,114r,-6l12,108r,-6l12,96r,-6l12,84r6,l18,78r6,l24,72r-6,l18,66r6,l24,60r18,l54,60r12,l72,60r12,l90,60r6,l102,54r6,-6l108,42r6,l120,42r,-6l126,36r,-6l126,24r6,l138,24r,-6l138,12r6,-6l144,r6,l150,6r6,l156,12r,6l162,18r,6l168,24r,6l174,36r,6l180,48r,6l186,54r,6l186,66r6,l192,60r,6l192,60r6,l198,54r,-6l204,48r,-6l204,36r6,l210,30r,-6l216,24r,-6l216,12r,-6l222,6r,-6l22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88" o:spid="_x0000_s1225" style="position:absolute;left:69137;top:99767;width:8240;height:10587;visibility:visible;mso-wrap-style:square;v-text-anchor:top" coordsize="22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" path="m,12r12,l18,12r6,l30,12,36,6r6,l48,6r12,l66,6r12,l84,6r6,l96,6r6,l108,r,6l114,6r6,l120,12r6,l132,12r,6l132,24r6,l138,30r6,l150,30r6,l162,30r6,-6l174,24r6,l180,30r,-6l192,18r6,l204,12,216,6r,6l216,18r-6,l210,24r-6,l204,30r,6l204,48r6,12l210,72r12,30l222,108r6,18l222,126r,6l222,138r,6l222,150r,6l228,156r,6l222,162r,6l222,174r,6l216,180r,6l210,192r6,l210,192r,24l204,222r-6,18l186,240r,-6l192,222r6,l198,228r6,-6l204,210r6,-12l210,192r-6,l204,198r-6,6l198,210r,6l192,210r-6,-6l180,204r-6,l180,198r-6,l168,192r,-6l168,180r-6,6l150,180r,6l150,192r6,l156,198r6,6l162,210r-6,6l156,222r-6,l150,234r-6,6l138,234r-6,l126,234r-12,l108,234r-6,6l102,246r-6,l84,252r-6,6l78,264r-6,6l72,276r,6l78,288r-6,6l66,300r,-12l66,282r,-6l72,270r-6,l66,264r6,-6l72,252r6,-6l84,240r6,-6l96,234r,-6l102,222r,-6l96,216r,6l90,228r-6,l84,234r-6,6l72,240r-6,l66,246r-6,6l66,252r,6l60,258r-6,6l54,270r,6l48,282r-6,6l42,294r-12,l24,288r,6l24,288r-6,l18,282r6,l24,276r,-6l24,264r,-6l18,258r-6,l12,252r6,l18,246r6,-6l30,240r,-6l36,234r,-6l36,222r6,l36,222r6,l42,216r6,l48,210r6,-6l48,204r,-6l48,204r-6,l48,198r-6,l42,204r-6,l42,204r-6,l36,198r6,l42,192r,-6l48,186r6,-6l48,180r6,l54,174r6,l60,168r,-6l66,162r,-6l60,156r,-6l60,144r,-6l60,108r,-6l54,102r,-6l48,84,42,78,36,66,30,60,24,54,18,48r,-6l12,36r,-6l6,30,6,18,,18,,12xe" fillcolor="#f3c"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0,0,0"/>
                  </v:shape>
                  <v:shape id="Freeform 189" o:spid="_x0000_s1226" style="position:absolute;left:40517;top:101672;width:9757;height:11647;visibility:visible;mso-wrap-style:square;v-text-anchor:top" coordsize="2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" path="m,108r12,-6l36,84r6,l48,78,66,72,78,60r6,l102,48r6,l108,42r6,l120,36r6,l132,30r12,-6l174,6,180,r12,24l198,36r6,12l204,54r6,6l210,72r6,l216,78r,6l210,90r,6l210,102r,6l216,108r,6l222,120r6,l228,126r,18l228,150r-6,6l222,162r6,l228,168r6,l228,168r6,l234,174r6,l246,174r6,l252,180r6,l264,180r,6l270,186r,6l270,198r,12l258,234r-12,30l228,294r-6,l204,330r-30,l168,330r-6,l156,330r-6,l138,330r-6,l102,330r-6,l84,330,78,294r,-6l72,270r,-6l66,258r,-6l66,246r-6,-6l60,234r,-6l60,222r-6,l54,216r,-6l54,204r,-6l60,198r-6,l54,192r6,l54,192r,-6l48,186r,-6l42,180r,-6l36,174r,-6l36,162r-6,l30,156r-6,l24,150r-6,l12,144r,-6l6,138r,-6l6,126r,-6l6,114r,-6l,108xe" fillcolor="aqua" strokecolor="black [3213]">
                    <v:path arrowok="t" o:connecttype="custom" o:connectlocs="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90" o:spid="_x0000_s1227" style="position:absolute;left:55695;top:103790;width:8456;height:12070;visibility:visible;mso-wrap-style:square;v-text-anchor:top" coordsize="23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" path="m132,6r,6l138,12r,6l144,24r,6l144,36r6,l150,42r6,l156,48r,6l162,60r6,6l174,78r,6l186,102r12,24l204,144r6,l216,144r,6l216,156r-6,l216,156r,6l216,168r6,l228,168r,6l234,174r,6l228,180r,6l228,192r6,l234,198r,6l234,210r,6l234,222r,6l234,234r-6,l228,240r6,6l234,252r-6,6l216,258r,6l210,270r-6,l198,264r-12,l180,264r-6,6l168,270r-6,l156,276r-6,6l144,276r-6,6l132,282r-6,-6l120,270r6,-6l132,264r6,-6l138,252r,-6l132,252r,-6l126,246r,6l120,258r,6l114,258r,12l114,276r,6l114,288r-6,6l102,294r-6,6l96,306r,6l90,306r-6,l90,300r,-6l84,294r-6,l72,294r6,-6l78,282r-6,6l66,288r-6,6l54,294r,-6l54,282r-6,-6l54,264r,-6l54,252r,6l48,264r,6l48,276r-6,-6l36,276r,6l30,288r,6l30,300r-6,l18,306r6,l30,306r6,6l42,318r6,l54,324r,-6l60,318r,6l54,330r-6,6l42,336r,-6l30,330r-6,l18,324r,6l12,342r,-6l18,324r6,l36,324r-6,-6l24,312r-6,l12,318r,6l12,312r,-6l12,300r,-6l12,288r,-6l24,240r,-6l18,192r,-6l18,180r,-6l12,168r-6,l6,162r,-6l,156,6,108,6,84,30,36r6,12l36,54r6,l42,60r,6l48,66r6,-6l66,54r6,-6l78,42r6,l90,36,102,24r6,l108,18r6,l114,12,126,6,132,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91" o:spid="_x0000_s1228" style="position:absolute;left:33362;top:105484;width:11925;height:19270;visibility:visible;mso-wrap-style:square;v-text-anchor:top" coordsize="33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" path="m,120r6,-6l12,108r12,-6l48,90,66,78r6,l84,72r6,-6l90,60r6,l120,48r6,-6l138,36r12,-6l174,18r,-6l186,12,198,r6,l204,6r,6l204,18r,6l204,30r6,l210,36r6,6l222,42r,6l228,48r,6l234,54r,6l234,66r6,l240,72r6,l246,78r6,l252,84r6,l252,84r,6l258,90r-6,l252,96r,6l252,108r,6l258,114r,6l258,126r,6l264,138r,6l264,150r6,6l270,162r6,18l276,186r6,36l294,222r6,l330,222r,6l324,228r,6l318,234r,6l318,234r-6,l312,240r-6,l306,246r,6l312,252r,6l312,264r-6,l306,270r,6l300,276r,6l300,288r,6l300,300r-6,6l300,306r,6l300,318r-6,l294,324r,6l294,336r-6,l294,336r,6l288,348r6,l294,354r,-6l300,354r,6l306,360r,6l312,366r,6l312,378r,6l312,390r,6l318,396r,6l318,408r6,l324,414r6,6l330,426r-6,6l330,432r,6l330,444r-6,12l324,462r-6,6l318,474r-6,-6l306,468r,6l300,474r-12,l282,474r,-6l288,468r-6,-6l282,468r,6l282,480r,12l282,498r6,l288,504r6,6l288,516r,6l288,528r-6,l282,534r-6,l270,540r-6,l264,546r-6,-6l258,534r,-6l258,522r,-6l258,510r,-6l258,498r,-6l258,486r-6,l252,492r-6,l246,486r6,l258,480r,-6l258,468r6,l264,462r-6,-6l258,450r,-6l252,444r,-6l252,444r,6l258,456r,6l258,468r-6,l252,474r-6,l246,480r-6,l240,486r,6l234,492r,-6l234,492r-6,l228,486r,-6l222,474r,-6l228,468r,-6l222,456r,6l222,468r,6l222,486r6,l222,486r,6l228,498r,6l222,510r,6l216,516r,6l210,516r6,-6l216,504r-6,l210,510r,6l204,516r-6,l198,522r-6,l192,516r6,l192,516r,-6l192,504r-6,-6l186,492r,-6l180,486r-6,-18l174,462r-6,-24l168,432r,-12l162,414r,-12l162,396,150,384r,-6l144,366r-6,l138,360,96,294,90,282r,-6l66,234,54,210,48,198r-6,-6l36,180,30,168r-6,-6l24,156r-6,-6l12,144r,-6l6,132r,-6l,126r,-6xe" fillcolor="#bf95df"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v:shape>
                  <v:shape id="Freeform 192" o:spid="_x0000_s1229" style="position:absolute;left:47889;top:106543;width:8673;height:13552;visibility:visible;mso-wrap-style:square;v-text-anchor:top" coordsize="24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" path="m66,60l108,48r18,-6l138,36r6,l162,24,198,6,204,r6,l216,6r6,l222,30r-6,48l222,78r,6l222,90r6,l234,96r,6l234,108r,6l240,156r,6l228,204r,6l228,216r,6l228,228r,6l228,246r-6,6l222,258r-6,l216,264r6,l228,264r-6,6l216,276r-6,l210,282r,12l210,300r-6,l198,300r-6,-6l198,288r,-6l198,276r,-6l198,264r-6,6l192,276r,6l186,288r,-12l186,270r,-6l180,264r,-12l174,252r,-6l174,252r-12,l156,246r,6l162,258r,6l168,270r-6,l162,282r,6l168,294r,6l168,306r,6l174,318r-6,6l168,330r-6,6l156,336r,-6l150,324r,-6l150,312r-6,6l138,318r,-6l132,306r,6l132,318r6,6l132,330r-6,6l126,342r,6l126,354r-6,l114,360r,-6l114,348r-6,-6l108,348r,6l102,360r-6,6l90,366r,6l96,372r,6l96,372r6,l102,378r6,l108,384r-6,l96,384r-6,l84,384r-6,-6l72,378r-6,-6l72,366r,-6l72,354r,-6l72,342r,-6l66,336r,-6l66,324r6,-6l72,312r,-6l66,306r,-6l66,294r,-6l60,288r,-6l60,276r-6,l54,282r,-6l54,270,48,258,36,246r,-6l18,216r,-6l12,210r,-6l6,198,,192,18,156r6,l42,126,54,96,66,72r,-12xe" fillcolor="aqua"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0,0,0,0,0,0,0,0,0,0,0,0,0,0,0,0,0,0,0,0,0,0,0,0,0,0,0,0,0,0,0,0,0"/>
                  </v:shape>
                  <v:shape id="Freeform 193" o:spid="_x0000_s1230" style="position:absolute;left:24689;top:109719;width:15828;height:18211;visibility:visible;mso-wrap-style:square;v-text-anchor:top" coordsize="43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" path="m240,r,6l246,6r,6l252,18r,6l258,30r6,6l264,42r6,6l276,60r6,12l288,78r6,12l306,114r24,42l330,162r6,12l378,240r,6l384,246r6,12l390,264r12,12l402,282r,12l408,300r,12l408,318r6,24l414,348r6,18l426,366r,6l426,378r6,6l432,390r,6l438,396r-6,l432,402r6,l438,408r-6,6l432,420r,6l426,426r-6,l414,426r,6l414,438r-6,-6l402,438r,6l396,450r,6l396,462r,6l396,474r-6,l384,474r-6,l372,480r-6,l360,474r-6,l354,468r6,-6l360,456r6,l366,462r6,l372,468r6,l384,468r,-6l390,456r6,-6l396,438r,-6l396,426r6,l408,420r-6,l396,414r6,l402,408r,-6l396,402r,6l390,408r,-6l390,396r-6,6l390,408r-6,6l378,414r,6l378,426r-6,l372,420r6,-6l372,414r,6l366,420r,6l366,432r-6,l354,432r,6l354,444r-6,-6l342,444r-6,-6l336,432r-6,l336,432r,-6l336,420r6,l348,420r,-18l348,408r-6,l342,402r-6,-6l336,390r6,-6l342,378r-6,l336,384r-6,l330,390r-6,l318,396r6,l324,402r-6,l318,408r,6l318,420r-6,l312,426r-6,l306,432r,6l300,444r,-6l294,444r-6,l288,450r-6,-6l282,438r6,l288,432r,-6l294,426r,-12l288,414r,6l282,420r,6l276,432r,6l276,444r-6,l270,438r,-6l270,426r-6,6l270,432r-6,6l264,444r,6l258,450r,6l258,462r,6l252,468r,6l246,474r,-6l240,468r-6,l228,474r,-6l222,468r,-6l216,456r,-6l210,450r,6l210,462r-6,6l204,474r6,l204,474r,6l198,480r,6l192,486r,6l186,492r,6l186,504r-6,6l180,516r-6,l174,510r,-6l168,504r,-6l168,492r,-6l168,480r,-6l174,462r,-6l180,450r,-6l180,438,168,420r,-6l162,408r-6,-6l156,396r-6,l144,378r-6,-12l132,360r-6,-6l126,348r-6,-12l114,330r-6,-6l102,306r-6,l96,300r-6,-6l90,288,78,276,54,234r,-6l42,216,36,204,24,186r,-6l18,180,6,150,,144r,-6l18,132,48,108,84,90,108,78,132,66r,-6l150,54r6,-6l162,42,186,30r12,-6l216,12r6,l222,6,234,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 o:connectangles="0,0,0,0,0,0,0,0,0,0,0,0,0,0,0,0,0,0,0,0,0,0,0,0,0,0,0,0,0,0,0,0,0,0,0,0,0,0,0,0,0,0,0,0,0,0,0,0,0,0,0,0,0"/>
                  </v:shape>
                  <v:shape id="Freeform 194" o:spid="_x0000_s1231" style="position:absolute;left:43770;top:113319;width:6721;height:9106;visibility:visible;mso-wrap-style:square;v-text-anchor:top" coordsize="18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" path="m42,r6,l60,r6,l72,r6,l84,r30,l120,6r6,6l126,18r6,l132,24r18,24l150,54r12,12l168,78r,6l168,90r,-6l174,84r,6l174,96r6,l180,102r,6l180,114r6,l186,120r,6l180,132r,6l180,144r6,l186,150r,6l186,162r,6l186,174r-6,6l186,186r-6,l174,192r-6,l168,198r-6,l162,204r-6,l150,204r,-6l156,192r6,-6l156,186r6,l162,180r6,-6l156,180r-6,l144,180r,6l138,186r,-6l132,180r-6,l126,186r,6l126,198r-6,l126,198r6,l132,210r-6,l120,210r-6,l114,216r-6,l108,222r6,6l114,222r6,l126,222r-6,6l114,228r,6l108,234r,6l108,246r-6,12l102,252r,-6l102,240r-6,l96,234r,-6l96,222r,-6l96,210r6,-6l102,198r-6,l90,204r,6l96,210r-6,6l90,222r,6l84,228r-6,6l78,240r6,l78,246r-6,-6l72,234r,-6l66,222r,-6l60,210r6,l72,210r,-6l72,198r-6,l60,198r,-6l54,192r,-6l42,192r,-6l36,186r,-6l30,180r,6l36,186r-6,l30,180r,-6l24,174r,-6l24,162r,-6l24,150r,-6l18,144r,-6l12,138r,-6l6,126r,6l6,126r-6,l6,120r,-6l,114r6,l6,108r,-6l6,96r6,l12,90r,-6l6,84r6,-6l12,72r,-6l12,60r,-6l18,54r,-6l18,42r6,l24,36r,-6l18,30r,-6l18,18r6,l24,12r6,l30,18r,-6l36,12r,-6l42,6,42,xe" fillcolor="#ffc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96" o:spid="_x0000_s1232" style="position:absolute;left:44525;top:47539;width:41232;height:59892;visibility:visible;mso-wrap-style:square;v-text-anchor:top" coordsize="1141,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" path="m,6c18,,22,3,32,18v6,24,12,21,36,16c72,62,75,72,60,94v3,60,3,110,36,160c106,295,123,334,136,374v5,14,8,36,16,48c163,438,167,455,172,474v7,67,-3,19,12,56c187,538,192,554,192,554v1,13,-9,37,4,40c198,594,242,548,252,542v20,-11,46,-13,68,-20c324,544,335,551,344,570v13,30,5,32,40,44c416,646,397,635,440,646v20,5,37,23,56,32c514,674,527,664,544,670v7,26,1,53,16,76c589,736,564,727,600,734v24,16,31,43,56,60c694,786,688,777,696,818v11,-1,21,-2,32,-4c733,813,739,808,744,810v12,4,15,20,24,28c790,857,816,877,832,902v1,12,,25,4,36c839,945,855,947,860,950v19,11,33,18,52,28c927,1001,939,1028,948,1054v7,21,27,39,40,56c999,1153,1042,1172,1076,1194v16,24,21,39,48,48c1141,1267,1121,1273,1104,1290v-1,4,-2,8,-4,12c1098,1306,1094,1310,1092,1314v-3,8,-8,24,-8,24c1083,1348,1080,1420,1072,1434v-3,5,-36,28,-44,40c1025,1488,1016,1514,1016,1514v-4,87,-6,63,-20,120c1004,1697,996,1642,1032,1678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v:shape>
                  <v:shape id="Freeform 197" o:spid="_x0000_s1233" style="position:absolute;left:88940;top:4053;width:13154;height:48492;visibility:visible;mso-wrap-style:square;v-text-anchor:top" coordsize="364,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" path="m54,c39,44,27,78,18,124v-2,35,-6,62,-16,92c3,228,,242,6,252v2,4,45,-14,52,-16c116,217,181,233,242,232v46,-11,53,-14,108,-8c342,247,364,234,346,252v-10,10,-12,24,-16,36c327,296,322,312,322,312v-6,55,-18,115,-36,168c281,494,257,483,242,484v-36,7,-10,-5,-24,32c215,525,202,540,202,540v-5,32,-10,64,-16,96c192,687,185,665,222,672v1,4,4,8,4,12c226,713,213,744,206,772v-1,4,,10,-4,12c195,788,186,786,178,788,132,799,86,807,38,812,18,828,26,899,54,936v18,71,17,146,40,216c96,1178,103,1259,106,1276v2,9,12,98,12,60e" fillcolor="#ffc" strokecolor="black [3213]" strokeweight="6pt">
                    <v:stroke startarrowwidth="narrow" startarrowlength="short" endarrowwidth="narrow" endarrowlength="shor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
                  </v:shape>
                  <v:shape id="Freeform 198" o:spid="_x0000_s1234" style="position:absolute;left:61693;top:51345;width:31511;height:19905;visibility:visible;mso-wrap-style:square;v-text-anchor:top" coordsize="87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" path="m872,v-8,6,-36,32,-44,36c820,39,804,44,804,44,768,35,769,26,776,48v-6,30,9,47,-28,40c709,92,707,96,676,104v-30,91,38,76,-60,84c608,204,607,222,596,236v-11,14,-64,10,-88,16c483,269,458,269,428,272v-38,10,-8,39,-16,72c413,351,422,365,424,372v2,8,8,24,8,24c431,404,434,419,428,424v-8,7,-48,8,-48,8c247,429,199,424,88,440v-25,8,-44,9,-72,12c9,473,4,494,,516v5,22,12,14,24,32c25,553,28,564,28,564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
                  </v:shape>
                  <v:shape id="Freeform 199" o:spid="_x0000_s1235" style="position:absolute;left:93349;top:50922;width:20526;height:11858;visibility:visible;mso-wrap-style:square;v-text-anchor:top" coordsize="56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" path="m,8v31,4,33,7,64,c72,6,88,,88,v16,11,16,21,24,40c111,91,111,141,108,192v-1,8,-8,24,-8,24c97,242,96,260,88,284v17,12,20,1,40,-4c172,281,208,267,252,272v1,,36,43,44,48c301,323,320,327,324,328v8,2,24,8,24,8c316,288,327,259,372,248v13,20,,44,24,52c416,296,425,297,436,280v13,-53,86,-60,132,-60e" filled="f" fillcolor="#4f81bd [3204]" strokecolor="black [3213]" strokeweight="6pt">
                    <v:stroke startarrowwidth="narrow" startarrowlength="short" endarrowwidth="narrow" endarrowlength="short"/>
                    <v:shadow color="#eeece1 [3214]"/>
                    <v:path arrowok="t" o:connecttype="custom" o:connectlocs="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
                  </v:shape>
                  <v:shape id="Freeform 200" o:spid="_x0000_s1236" style="position:absolute;left:113875;top:58686;width:20489;height:38575;visibility:visible;mso-wrap-style:square;v-text-anchor:top" coordsize="567,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" path="m,c4,67,7,134,20,200v1,24,-9,102,24,124c44,324,52,327,56,328v-4,15,-11,25,-16,40c39,408,39,448,36,488v-1,8,-5,16,-8,24c26,517,57,504,60,504v19,-2,37,-3,56,-4c128,498,142,500,152,492v3,-3,,-11,4,-12c182,475,209,477,236,476v23,-8,27,13,44,24c274,524,266,512,260,536v17,11,32,17,48,28c314,582,308,597,328,604v8,17,9,26,24,36c359,660,361,680,368,700v-2,10,-11,18,-12,28c355,735,362,767,364,776v-5,27,-8,40,-4,68c371,843,381,838,392,840v9,2,24,16,24,16c434,883,416,852,428,908v4,21,23,23,36,36c483,963,485,989,508,1004v19,-6,19,4,24,20c525,1034,519,1059,532,1068v35,25,17,-5,28,16e" filled="f" fillcolor="#4f81bd [3204]" strokecolor="black [3213]" strokeweight="4.5pt">
                    <v:stroke startarrowwidth="narrow" startarrowlength="short" endarrowwidth="narrow" endarrowlength="short"/>
                    <v:shadow color="#eeece1 [3214]"/>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
                  </v:shape>
                  <v:shape id="Freeform 201" o:spid="_x0000_s1237" style="position:absolute;left:114019;top:50639;width:40762;height:39810;visibility:visible;mso-wrap-style:square;v-text-anchor:top" coordsize="112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" path="m,232c5,189,1,179,44,172v3,-8,,-21,8,-24c60,145,68,143,76,140v4,-1,12,-4,12,-4c98,115,97,95,92,72,131,33,152,48,208,44v25,-8,50,-13,76,-16c307,20,286,23,304,36v6,4,13,5,20,8c378,39,420,27,476,24,522,15,579,15,624,v11,28,16,56,28,84c657,97,666,108,672,120v7,14,13,26,20,40c705,186,716,220,732,244v13,51,47,89,68,136c812,407,801,401,828,408v33,-5,67,-9,100,-12c969,392,1048,376,1048,376v5,-1,31,-13,36,-4c1093,390,1095,477,1100,500v3,50,13,95,20,144c1123,663,1128,700,1128,700v-38,25,-114,22,-152,24c919,738,867,745,808,752v9,13,11,25,16,40c822,804,816,816,816,828v,28,50,29,68,32c903,866,916,870,932,880v9,19,12,31,16,52c946,949,935,994,944,1012v2,4,8,2,12,4c970,1023,979,1035,992,1044v15,22,28,58,28,84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v:shape>
                  <v:shape id="Freeform 203" o:spid="_x0000_s1238" style="position:absolute;left:159118;top:5323;width:14021;height:37128;visibility:visible;mso-wrap-style:square;v-text-anchor:top" coordsize="388,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" path="m376,v11,32,12,205,12,212c376,256,347,225,308,228v-39,3,-120,-1,-156,c140,229,104,229,92,232v-18,4,13,30,4,44c94,330,98,493,96,556v,56,-1,41,,56c97,627,78,641,100,648v20,14,105,-4,128,8c250,665,220,652,232,700v2,57,16,135,16,192c248,901,249,912,244,920v-5,8,-24,16,-24,16c209,933,198,933,188,928v-26,-14,32,-19,-24,-8c163,929,162,939,160,948v-2,8,-8,24,-8,24c154,975,166,991,164,996v-3,7,-44,12,-44,12c88,1012,39,1005,,1008v18,27,21,29,36,44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v:shape>
                  <v:shape id="Freeform 202" o:spid="_x0000_s1239" style="position:absolute;left:140037;top:42451;width:61722;height:15882;visibility:visible;mso-wrap-style:square;v-text-anchor:top" coordsize="170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" path="m,440v30,10,53,-1,80,-12c88,425,96,423,104,420v4,-1,12,-4,12,-4c124,408,135,378,144,384v29,19,11,22,36,28c196,423,199,427,216,416v10,-30,-1,-26,24,-28c265,382,307,387,336,368v4,-3,12,-8,12,-8c353,327,364,294,344,264v1,-9,,-20,4,-28c350,232,356,234,360,232v13,-8,23,-20,36,-28c423,186,463,150,492,140v8,-11,10,-36,,-48c488,88,481,89,476,88v1,-4,,-10,4,-12c491,71,504,72,516,68v5,-2,16,-18,20,-20c541,46,539,57,544,56,551,36,549,8,572,v14,14,14,30,32,36c619,60,637,71,664,80v11,33,42,46,64,68c745,165,748,180,772,188v5,-18,16,-13,32,-24c856,168,900,186,952,192v50,17,101,22,152,36c1149,240,1180,249,1228,252v16,3,32,7,48,12c1317,261,1351,255,1392,252v42,-10,81,-17,124,-20c1542,225,1573,237,1600,240v100,-4,64,-4,108,-4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v:shape>
                  <v:shape id="Freeform 226" o:spid="_x0000_s1240" style="position:absolute;left:135159;top:4900;width:10371;height:51527;visibility:visible;mso-wrap-style:square;v-text-anchor:top" coordsize="287,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" path="m19,v2,29,3,53,12,80c38,147,41,215,63,280v-14,9,-29,12,-44,20c10,335,12,370,3,404v-3,28,4,27,4,60c7,497,3,579,3,600v1,4,1,-9,4,-12c16,579,31,578,43,576v13,19,15,28,4,44c46,643,33,673,31,696v-1,13,-2,27,-4,40c26,741,20,747,23,752v5,8,19,-5,28,-8c79,736,43,743,91,736v8,1,18,-1,24,4c118,743,111,748,111,752v,25,2,51,4,76c118,871,133,913,139,956v3,78,17,113,24,184c164,1155,163,1167,171,1180v40,44,-5,-2,12,36c186,1224,196,1219,203,1224v12,8,17,23,28,32c255,1276,264,1307,271,1336v4,15,4,44,4,44c287,1448,267,1432,267,1460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v:shape>
                  <v:line id="Line 227" o:spid="_x0000_s1241" style="position:absolute;flip:y;visibility:visible;mso-wrap-style:square" from="44492,2500" to="47672,4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" strokecolor="black [3213]" strokeweight="2.25pt">
                    <v:stroke startarrowwidth="narrow" startarrowlength="short" endarrowwidth="narrow" endarrowlength="short"/>
                    <v:shadow color="#eeece1 [3214]"/>
                  </v:line>
                  <v:line id="Line 228" o:spid="_x0000_s1242" style="position:absolute;visibility:visible;mso-wrap-style:square" from="47672,2500" to="108382,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" strokecolor="black [3213]" strokeweight="2.25pt">
                    <v:stroke startarrowwidth="narrow" startarrowlength="short" endarrowwidth="narrow" endarrowlength="short"/>
                    <v:shadow color="#eeece1 [3214]"/>
                  </v:line>
                  <v:line id="Line 229" o:spid="_x0000_s1243" style="position:absolute;visibility:visible;mso-wrap-style:square" from="133244,4617" to="200024,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" strokecolor="black [3213]" strokeweight="2.25pt">
                    <v:stroke startarrowwidth="narrow" startarrowlength="short" endarrowwidth="narrow" endarrowlength="short"/>
                    <v:shadow color="#eeece1 [3214]"/>
                  </v:line>
                  <v:line id="Line 230" o:spid="_x0000_s1244" style="position:absolute;visibility:visible;mso-wrap-style:square" from="200169,5464" to="201614,50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" strokecolor="black [3213]" strokeweight="2.25pt">
                    <v:stroke startarrowwidth="narrow" startarrowlength="short" endarrowwidth="narrow" endarrowlength="short"/>
                    <v:shadow color="#eeece1 [3214]"/>
                  </v:line>
                  <v:line id="Line 232" o:spid="_x0000_s1245" style="position:absolute;flip:x;visibility:visible;mso-wrap-style:square" from="41023,47533" to="44492,9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" strokecolor="black [3213]" strokeweight="2.25pt">
                    <v:stroke startarrowwidth="narrow" startarrowlength="short" endarrowwidth="narrow" endarrowlength="short"/>
                    <v:shadow color="#eeece1 [3214]"/>
                  </v:line>
                  <v:line id="Line 233" o:spid="_x0000_s1246" style="position:absolute;visibility:visible;mso-wrap-style:square" from="40879,91579" to="47239,10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" strokecolor="black [3213]" strokeweight="2.25pt">
                    <v:stroke startarrowwidth="narrow" startarrowlength="short" endarrowwidth="narrow" endarrowlength="short"/>
                    <v:shadow color="#eeece1 [3214]"/>
                  </v:line>
                  <v:line id="Line 234" o:spid="_x0000_s1247" style="position:absolute;flip:x;visibility:visible;mso-wrap-style:square" from="24689,101461" to="47239,1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" strokecolor="black [3213]" strokeweight="2.25pt">
                    <v:stroke startarrowwidth="narrow" startarrowlength="short" endarrowwidth="narrow" endarrowlength="short"/>
                    <v:shadow color="#eeece1 [3214]"/>
                  </v:line>
                  <v:line id="Line 235" o:spid="_x0000_s1248" style="position:absolute;visibility:visible;mso-wrap-style:square" from="24689,114625" to="31194,12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" strokecolor="black [3213]" strokeweight="2.25pt">
                    <v:stroke startarrowwidth="narrow" startarrowlength="short" endarrowwidth="narrow" endarrowlength="short"/>
                    <v:shadow color="#eeece1 [3214]"/>
                  </v:line>
                  <v:shape id="Freeform 236" o:spid="_x0000_s1249" style="position:absolute;left:107948;top:4053;width:25440;height:5470;visibility:visible;mso-wrap-style:square;v-text-anchor:top" coordsize="70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" path="m20,12c,25,14,52,16,76v-1,13,-2,27,-4,40c10,127,12,136,8,152v1,3,29,-23,32,-24c49,123,55,133,68,132v13,-1,36,-9,48,-12c124,118,140,112,140,112v3,-5,13,-17,12,-24c154,82,131,79,132,72v1,-7,24,-14,28,-24c177,37,150,30,156,12v4,-12,48,,44,-8c264,12,332,17,400,20v41,14,86,5,128,16c551,42,528,46,540,48v12,2,47,3,60,c617,48,599,33,616,28v17,-5,70,-6,88,-8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
                  </v:shape>
                  <v:shape id="Freeform 238" o:spid="_x0000_s1250" style="position:absolute;left:30688;top:110143;width:39425;height:17999;visibility:visible;mso-wrap-style:square;v-text-anchor:top" coordsize="109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" path="m8,429v4,12,1,16,-6,27c4,484,,493,17,510v-4,-17,,-26,15,-36c40,463,41,455,44,441v3,1,7,1,9,3c56,447,52,455,56,456v11,3,22,-2,33,-3c96,426,97,424,122,432v26,-5,4,-5,24,-12c142,407,153,383,167,378v3,17,13,24,,33c171,430,173,431,191,426v7,-11,18,-23,30,-27c256,451,221,449,188,456v12,2,27,13,39,6c234,458,231,433,236,426v8,-12,20,-12,33,-15c264,392,273,393,290,390v7,-9,,-27,6,-36c300,349,312,360,317,357v5,-3,6,-21,9,-21c329,336,333,347,335,360v1,18,-4,37,3,54c341,420,356,408,356,408v10,-16,11,-26,,-42c360,344,364,346,386,342v19,-13,9,-38,21,-57c429,291,446,301,413,309v4,6,11,9,15,15c432,330,432,338,434,345v9,-14,16,-29,21,-45c463,315,461,331,470,345v7,-11,10,-15,6,-27c480,306,484,301,494,294v-11,-11,-19,-24,,-30c496,261,517,260,521,264v4,4,-3,21,-3,24c517,292,518,282,521,285v1,1,46,-1,57,-3c582,260,573,253,596,249v7,-10,9,-18,12,-30c627,226,620,230,635,240v22,-5,9,-20,3,-36c640,188,635,156,653,150v10,15,3,29,18,39c673,202,674,220,683,213v12,-9,-5,-34,18,-42c705,155,709,159,722,150v7,1,14,5,21,3c747,152,751,147,749,144v-6,-8,-19,-7,-27,-12c717,118,716,95,731,90v30,8,-1,8,15,24c756,124,774,120,788,123v2,3,2,9,6,9c800,132,825,83,830,78v2,-2,-14,6,-15,9c818,94,829,106,836,108v3,1,6,-4,9,-6c861,91,864,87,884,84v19,4,32,14,39,-6c932,71,938,54,944,48v6,-6,14,-9,18,-9c977,29,975,39,971,51v7,29,12,24,45,27c1040,94,1034,58,1055,51v6,-6,12,-10,15,-18c1075,23,1074,,1091,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v:shape>
                  <v:shape id="Freeform 241" o:spid="_x0000_s1251" style="position:absolute;left:70005;top:106225;width:12214;height:4271;visibility:visible;mso-wrap-style:square;v-text-anchor:top" coordsize="33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" path="m312,12v1,12,5,42,9,54c322,69,329,66,330,69v8,15,-37,17,-42,18c277,121,227,79,207,72,196,68,177,54,177,54,152,71,178,32,153,24,146,13,146,7,135,v-2,3,-6,5,-6,9c129,17,135,33,135,33v-6,12,-7,19,-18,27c96,55,87,54,72,30v2,3,-5,32,-6,36c65,70,41,54,39,57v-7,9,10,48,9,57c44,113,39,114,36,111,32,106,30,93,30,93v-4,12,-6,17,-18,21c2,111,6,111,,111e" fillcolor="#ffc" strokecolor="black [3213]" strokeweight="2.25pt">
                    <v:stroke startarrowwidth="narrow" startarrowlength="short" endarrowwidth="narrow" endarrowlength="shor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0,2147483646" o:connectangles="0,0,0,0,0,0,0,0,0,0,0,0,0,0,0,0,0,0,0"/>
                  </v:shape>
                  <v:shape id="Freeform 243" o:spid="_x0000_s1252" style="position:absolute;left:81821;top:91614;width:52146;height:14823;visibility:visible;mso-wrap-style:square;v-text-anchor:top" coordsize="144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" path="m,420v6,-2,12,-4,18,-6c24,412,19,402,21,396v3,-9,8,-10,15,-15c50,360,68,346,93,342v13,-13,6,-22,24,-27c123,311,124,268,129,264v4,-7,11,22,15,24c148,290,151,282,156,279v5,-5,18,-12,18,-12c167,278,168,284,156,288v-6,19,,32,15,42c180,321,180,313,192,309v15,4,15,10,27,18c239,320,231,318,243,300v4,-6,8,-12,12,-18c257,279,261,273,261,273v5,-25,21,-18,39,-30c305,210,295,235,330,222v11,-4,5,-17,18,-21c352,188,363,164,375,156v7,-4,22,-7,30,-9c411,145,423,141,423,141v15,-22,13,-20,27,-42c444,121,436,107,468,102v-11,-4,-16,1,-27,-3c437,86,416,87,432,66v4,-5,18,-6,18,-6c455,44,457,33,471,24,476,9,488,4,501,v17,6,1,17,-3,30c499,45,505,57,507,72v1,6,,21,,21c502,109,521,119,531,132v4,13,-36,24,-18,39c506,192,508,167,522,177v11,16,19,12,36,6c561,185,563,189,567,189v10,,47,-11,57,-12c628,165,633,163,645,159v-5,-7,-11,-11,,-18c650,138,663,135,663,135v5,15,5,34,21,39c691,176,680,159,690,150v3,-6,2,-11,12,-15c712,131,747,129,750,126v3,1,-33,-13,-30,-12c744,108,715,117,696,123v-1,4,31,5,39,12c739,140,719,145,720,150v1,5,11,17,21,15c756,155,767,146,783,135v13,-8,37,-10,51,-15c851,114,888,114,888,114v5,8,12,27,12,27c921,137,912,133,927,123v42,14,-18,22,36,15c967,136,971,131,975,132v10,1,14,20,18,27c1003,177,1007,181,1026,186v5,-14,13,-12,27,-15c1060,160,1070,154,1083,150v9,-13,-14,-22,-6,-30c1083,114,1106,107,1113,105v11,4,16,11,27,15c1155,110,1171,113,1188,108v6,-2,18,-6,18,-6c1213,91,1216,85,1230,90v20,-7,25,9,39,18c1287,99,1277,103,1299,96v3,-1,9,-3,9,-3c1320,94,1332,93,1344,96v6,2,12,14,15,18c1376,134,1400,157,1425,165v11,-4,11,-8,18,-15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
                  </v:shape>
                  <v:shape id="Freeform 244" o:spid="_x0000_s1253" style="position:absolute;left:133316;top:84626;width:41521;height:12176;visibility:visible;mso-wrap-style:square;v-text-anchor:top" coordsize="114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" path="m,330v12,-4,12,-11,24,-15c31,308,39,288,39,288v31,6,3,15,21,42c61,334,60,340,63,342v3,2,6,-3,9,-3c79,339,89,343,96,345v-14,-42,32,-46,60,-48c169,294,177,290,189,294v-1,3,-5,7,-3,9c195,312,196,293,198,288v6,-14,20,-20,33,-24c276,270,241,264,264,270v8,2,24,6,24,6c301,295,306,275,321,270v15,1,32,-4,45,3c372,276,367,287,369,294v4,14,19,21,24,36c395,327,396,323,399,321v5,-3,18,-6,18,-6c425,317,434,325,441,321v3,-1,1,-7,3,-9c445,311,465,306,465,306v15,-22,-6,3,36,-6c504,299,499,294,498,291v-1,-6,-2,-12,-3,-18c474,277,485,274,462,282v-7,2,-18,12,-18,12c438,290,428,291,426,285v-6,-19,16,-25,30,-30c483,262,475,268,486,252,472,231,473,234,444,237v-5,-14,-14,-15,,-24c456,231,461,230,468,210v3,-24,-1,-43,24,-48c499,183,500,215,519,228v8,23,16,25,33,36c594,261,639,261,684,246v15,-3,19,-2,33,-6c718,237,718,233,720,231v2,-2,8,,9,-3c732,221,729,211,732,204v2,-5,27,-12,27,-12c762,191,768,189,768,189v25,16,2,7,33,3c796,178,810,172,822,168v4,1,-9,21,-6,33c819,213,833,238,840,243v12,-3,13,,18,-12c861,225,864,213,864,213v-13,-9,-12,-15,-15,-30c853,161,859,156,852,135v20,-7,36,-20,57,-27c930,129,932,160,957,177v12,-18,-12,-29,15,-38c974,130,991,100,998,121v4,41,-4,59,31,71c1042,183,1053,182,1068,186v19,13,15,-4,30,-9c1103,162,1114,167,1128,162v21,-32,-5,14,,-18c1129,136,1139,132,1143,126v-2,-21,2,-32,-18,-39c1113,75,1114,66,1131,60,1128,42,1114,8,1137,v3,2,9,6,9,6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
                  </v:shape>
                  <v:shape id="Freeform 245" o:spid="_x0000_s1254" style="position:absolute;left:174620;top:77003;width:26669;height:13446;visibility:visible;mso-wrap-style:square;v-text-anchor:top" coordsize="73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" path="m738,3v-5,16,-14,12,-30,9c701,13,709,2,703,1,697,,677,2,671,5v-6,3,-2,14,-6,16c661,23,655,16,648,18v-11,7,-17,7,-24,18c617,63,629,50,623,67v7,21,-7,16,7,26c633,103,645,111,647,121v4,18,,35,4,53c640,181,634,180,630,192v-2,7,,25,3,31c636,229,645,224,649,227v4,3,18,1,8,16c649,294,622,287,591,318v-4,13,-8,16,-21,12c565,329,576,317,573,311v-3,-6,-26,-12,-20,-18c562,279,550,278,537,282v-4,-1,-10,,-12,-3c522,277,531,273,531,269v,-4,-2,-17,-6,-17c523,255,510,268,507,270v-2,2,-7,1,-9,3c496,275,498,280,495,282v-5,4,-18,6,-18,6c465,300,477,307,461,303v-5,-4,1,-31,-2,-40c456,254,447,246,444,246v-5,-7,-2,7,-5,17c436,273,433,305,425,309v-20,-7,-6,-15,-32,-20c385,284,386,278,379,277v-8,,-27,12,-34,12c343,285,336,279,335,275v-1,-4,14,-14,10,-14c334,261,326,273,315,276v7,21,11,43,-12,51c299,308,287,300,285,279v-7,11,-6,17,-18,21c262,326,259,307,252,327v-2,11,1,40,-12,21c235,327,234,343,222,351v-9,-26,-7,23,-27,30c191,370,190,361,183,351v4,-13,4,-33,-10,-38c169,325,170,340,161,349v-5,14,-14,16,-26,8c132,348,111,341,111,341v-22,8,-11,8,-33,4c64,365,50,341,33,335,31,320,28,316,24,303v-2,-6,-6,-18,-6,-18c20,270,25,219,,219e" filled="f"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
                  </v:shape>
                  <v:rect id="Rectangle 675" o:spid="_x0000_s1255" style="position:absolute;left:6111;top:9419;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" fillcolor="#92d050" strokecolor="black [3213]" strokeweight="1pt">
                    <v:stroke startarrowwidth="narrow" startarrowlength="short" endarrowwidth="narrow" endarrowlength="short" joinstyle="round"/>
                  </v:rect>
                  <v:shapetype id="_x0000_t202" coordsize="21600,21600" o:spt="202" path="m,l,21600r21600,l21600,xe">
                    <v:stroke joinstyle="miter"/>
                    <v:path gradientshapeok="t" o:connecttype="rect"/>
                  </v:shapetype>
                  <v:shape id="TextBox 222" o:spid="_x0000_s1256" type="#_x0000_t202" style="position:absolute;left:10670;top:8101;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" filled="f" stroked="f">
                    <v:textbox style="mso-fit-shape-to-text:t">
                      <w:txbxContent>
                        <w:p w14:paraId="5444B2A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2012</w:t>
                          </w:r>
                        </w:p>
                      </w:txbxContent>
                    </v:textbox>
                  </v:shape>
                  <v:rect id="Rectangle 677" o:spid="_x0000_s1257" style="position:absolute;left:100299;top:113840;width:8022;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" filled="f" strokecolor="black [3213]" strokeweight="3pt"/>
                  <v:rect id="Rectangle 678" o:spid="_x0000_s1258" style="position:absolute;left:113501;top:113920;width:28162;height:88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14:paraId="6A87295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County Boundary</w:t>
                          </w:r>
                        </w:p>
                      </w:txbxContent>
                    </v:textbox>
                  </v:rect>
                  <v:rect id="Rectangle 679" o:spid="_x0000_s1259" style="position:absolute;left:113386;top:107749;width:25282;height:88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14:paraId="5E4A5CB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Town Boundary</w:t>
                          </w:r>
                        </w:p>
                      </w:txbxContent>
                    </v:textbox>
                  </v:rect>
                  <v:rect id="Rectangle 680" o:spid="_x0000_s1260" style="position:absolute;left:5946;top:16733;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" fillcolor="#00b050" strokecolor="black [3213]" strokeweight="1pt">
                    <v:stroke startarrowwidth="narrow" startarrowlength="short" endarrowwidth="narrow" endarrowlength="short" joinstyle="round"/>
                  </v:rect>
                  <v:shape id="TextBox 283" o:spid="_x0000_s1261" type="#_x0000_t202" style="position:absolute;left:10910;top:15413;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" filled="f" stroked="f">
                    <v:textbox style="mso-fit-shape-to-text:t">
                      <w:txbxContent>
                        <w:p w14:paraId="65D42F26"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2013</w:t>
                          </w:r>
                        </w:p>
                      </w:txbxContent>
                    </v:textbox>
                  </v:shape>
                  <v:rect id="Rectangle 682" o:spid="_x0000_s1262" style="position:absolute;left:5752;top:24048;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" fillcolor="#f3c" strokecolor="black [3213]" strokeweight="1pt">
                    <v:stroke startarrowwidth="narrow" startarrowlength="short" endarrowwidth="narrow" endarrowlength="short" joinstyle="round"/>
                  </v:rect>
                  <v:shape id="TextBox 283" o:spid="_x0000_s1263" type="#_x0000_t202" style="position:absolute;left:10910;top:22863;width:13883;height:10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" filled="f" stroked="f">
                    <v:textbox style="mso-fit-shape-to-text:t">
                      <w:txbxContent>
                        <w:p w14:paraId="1821AE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2014</w:t>
                          </w:r>
                        </w:p>
                      </w:txbxContent>
                    </v:textbox>
                  </v:shape>
                  <v:line id="Line 231" o:spid="_x0000_s1264" style="position:absolute;flip:x;visibility:visible;mso-wrap-style:square" from="201325,50780" to="201614,7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" strokecolor="black [3213]" strokeweight="3pt">
                    <v:stroke startarrowwidth="narrow" startarrowlength="short" endarrowwidth="narrow" endarrowlength="short"/>
                    <v:shadow color="#eeece1 [3214]"/>
                  </v:line>
                  <v:rect id="Rectangle 685" o:spid="_x0000_s1265" style="position:absolute;left:5752;top:30827;width:4919;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" fillcolor="#95b3d7 [1940]" strokecolor="black [3213]" strokeweight="1pt">
                    <v:stroke startarrowwidth="narrow" startarrowlength="short" endarrowwidth="narrow" endarrowlength="short" joinstyle="round"/>
                  </v:rect>
                  <v:shape id="TextBox 283" o:spid="_x0000_s1266" type="#_x0000_t202" style="position:absolute;left:11195;top:30165;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" filled="f" stroked="f">
                    <v:textbox style="mso-fit-shape-to-text:t">
                      <w:txbxContent>
                        <w:p w14:paraId="5F1D371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2015</w:t>
                          </w:r>
                        </w:p>
                      </w:txbxContent>
                    </v:textbox>
                  </v:shape>
                  <v:shape id="Freeform 185" o:spid="_x0000_s1267" style="position:absolute;left:76292;top:95320;width:7156;height:14187;visibility:visible;mso-wrap-style:square;v-text-anchor:top" coordsize="19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" path="m198,42r,6l198,54r-6,6l192,66r-6,6l186,78r-6,l174,84r,6l168,90r-6,6l156,96r,6l150,108r,6l144,120r,6l138,132r,6l138,144r,6l138,156r6,6l144,168r-6,6l138,180r,6l138,192r,6l138,204r,6l144,216r-6,6l138,228r-6,6l126,240r-6,6l120,252r-6,6l108,264r,6l108,282r,6l102,294r6,6l102,306r,12l108,318r6,l120,318r6,6l132,318r,6l138,324r6,6l144,336r,6l144,348r,12l144,366r,6l150,378r6,l162,378r,6l156,390r-6,l144,390r-6,6l132,390r-12,l114,396r-6,6l96,402r-6,l84,402r-6,l72,396r-6,l60,390r-6,l42,384,30,378,18,372r-6,l6,366r-6,l6,348r6,-6l12,318r6,l12,318r6,-6l18,306r6,l24,300r,-6l24,288r6,l30,282r-6,l24,276r,-6l24,264r,-6l24,252r6,l24,234r,-6l12,198r,-12l6,174r,-12l6,156r,-6l12,150r,-6l18,144r,-6l18,132r6,l30,126r,-6l36,120r6,-6l42,108r6,l54,102r6,l60,96r,-6l54,90r,-6l54,78r,-6l54,66,48,60r,-6l48,48r,-6l60,36,72,30r6,-6l84,24r6,l102,18r,-6l114,12r6,-6l132,r12,l150,r,6l150,12r-6,l150,12r6,l156,18r,6l156,30r6,l168,30r6,l180,36r,6l186,42r,-6l192,36r,6l198,4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0,0,0,0,0,0,0,0,0,0,0,0,0,0,0,0,0,0,0,0,0,0,0,0,0,0,0,0,0,0,0,0"/>
                  </v:shape>
                  <v:rect id="Rectangle 688" o:spid="_x0000_s1268" style="position:absolute;left:5752;top:38231;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" fillcolor="#bf95df" strokecolor="black [3213]" strokeweight="1pt">
                    <v:stroke startarrowwidth="narrow" startarrowlength="short" endarrowwidth="narrow" endarrowlength="short" joinstyle="round"/>
                  </v:rect>
                  <v:shape id="TextBox 283" o:spid="_x0000_s1269" type="#_x0000_t202" style="position:absolute;left:11195;top:37569;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" filled="f" stroked="f">
                    <v:textbox style="mso-fit-shape-to-text:t">
                      <w:txbxContent>
                        <w:p w14:paraId="7ED7B9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2016</w:t>
                          </w:r>
                        </w:p>
                      </w:txbxContent>
                    </v:textbox>
                  </v:shape>
                  <v:shape id="Freeform 71" o:spid="_x0000_s1270" style="position:absolute;left:89952;top:31369;width:10841;height:11435;visibility:visible;mso-wrap-style:square;v-text-anchor:top" coordsize="30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" path="m174,6r30,l234,r6,6l246,6r,6l240,12r-6,6l228,18r,6l228,30r6,l234,36r,6l234,48r,6l234,60r,6l234,72r,6l240,84r,6l246,90r,6l246,102r6,l258,108r12,l276,108r,6l276,138r6,36l282,180r,6l288,198r,12l288,216r,12l294,234r,12l294,258r6,18l300,288r-48,6l240,294r-12,6l216,300r-42,6l168,306r-48,6l114,312r-12,6l96,318r-48,6l48,318r,-12l42,294r,-12l42,264,30,198,24,186r,-24l24,156r-6,-6l18,144r,-6l18,132r,-6l18,120r,-6l12,108r,-6l12,96r,-18l6,72,6,60,6,48r,-6l6,36,,36r6,l12,36r6,l18,30r6,l36,30r6,l48,30r6,l54,24r6,l66,24r24,l90,18r72,-6l174,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0,0,0,0,0,0,0,0,0,0,0"/>
                  </v:shape>
                  <v:shape id="Freeform 61" o:spid="_x0000_s1271" style="position:absolute;left:84748;top:21205;width:12576;height:11435;visibility:visible;mso-wrap-style:square;v-text-anchor:top" coordsize="34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" path="m54,24l90,18r12,l144,18r18,-6l192,12r30,l258,6,300,r36,l336,12r,6l330,24r,24l324,48r,6l324,60r,6l324,78r-6,6l318,102r-6,6l306,132r,6l306,144r,12l312,156r,6l312,168r,6l318,174r6,l330,174r6,l342,174r6,6l348,192r-6,12l336,222r,6l318,294r-12,6l234,306r,6l210,312r-6,l198,312r,6l192,318r-6,l180,318r-12,l162,318r,6l156,324r-6,l144,324r-12,l126,324r-12,l108,324r-6,l96,324r-12,l66,324r-6,l54,324r-6,l36,324r-18,l6,324r-6,l,318r,-6l,306r,-6l6,294r,-6l6,276r6,-12l12,258r,-6l18,240r,-6l18,216r6,-6l24,192r6,-18l30,156r6,-12l36,126,42,96r,-12l48,66,54,42r,-18xe" fillcolor="#ffc00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31" o:spid="_x0000_s1272" style="position:absolute;left:89085;top:4053;width:14960;height:8682;visibility:visible;mso-wrap-style:square;v-text-anchor:top" coordsize="41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" path="m48,l66,6r6,l78,6r6,l102,6r18,l126,6r24,l156,6r54,l222,6r12,l240,6r24,l312,6r12,l330,6r12,l348,6r6,l360,6r6,l372,6r12,l390,6r24,l408,30r-6,12l396,66r,12l390,96r-6,6l384,108r,12l378,120r,6l378,132r,6l372,156r-12,30l354,222r-84,6l216,228r-96,6l96,240r-24,l42,240,6,246r-6,l,222,18,156r,-6l18,144r,-6l18,132r6,-6l24,120r,-12l30,96r,-6l30,84r,-6l36,72r,-6l36,60r,-6l42,42r,-6l42,30,48,18r,-6l4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v:shape>
                </v:group>
                <v:shape id="TextBox 4" o:spid="_x0000_s1273" type="#_x0000_t202" style="position:absolute;top:36167;width:20491;height:5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" filled="f" stroked="f">
                  <v:textbox style="mso-fit-shape-to-text:t">
                    <w:txbxContent>
                      <w:p w14:paraId="34E1766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1</w:t>
                        </w:r>
                        <w:proofErr w:type="spellStart"/>
                        <w:r>
                          <w:rPr>
                            <w:rFonts w:ascii="Arial" w:hAnsi="Arial"/>
                            <w:color w:val="000000" w:themeColor="text1"/>
                            <w:kern w:val="24"/>
                            <w:position w:val="10"/>
                            <w:sz w:val="32"/>
                            <w:szCs w:val="32"/>
                            <w:vertAlign w:val="superscript"/>
                          </w:rPr>
                          <w:t>st</w:t>
                        </w:r>
                        <w:proofErr w:type="spellEnd"/>
                        <w:r>
                          <w:rPr>
                            <w:rFonts w:ascii="Arial" w:hAnsi="Arial"/>
                            <w:color w:val="000000" w:themeColor="text1"/>
                            <w:kern w:val="24"/>
                            <w:sz w:val="32"/>
                            <w:szCs w:val="32"/>
                          </w:rPr>
                          <w:t xml:space="preserve"> Detection Method</w:t>
                        </w:r>
                      </w:p>
                    </w:txbxContent>
                  </v:textbox>
                </v:shape>
                <v:shape id="TextBox 5" o:spid="_x0000_s1274" type="#_x0000_t202" style="position:absolute;left:3609;top:39620;width:6579;height:4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" filled="f" stroked="f">
                  <v:textbox style="mso-fit-shape-to-text:t">
                    <w:txbxContent>
                      <w:p w14:paraId="4887AD20"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wasp</w:t>
                        </w:r>
                      </w:p>
                    </w:txbxContent>
                  </v:textbox>
                </v:shape>
                <v:shape id="TextBox 6" o:spid="_x0000_s1275" type="#_x0000_t202" style="position:absolute;left:3311;top:42617;width:5334;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" filled="f" stroked="f">
                  <v:textbox style="mso-fit-shape-to-text:t">
                    <w:txbxContent>
                      <w:p w14:paraId="1809737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trap</w:t>
                        </w:r>
                      </w:p>
                    </w:txbxContent>
                  </v:textbox>
                </v:shape>
                <v:shape id="TextBox 7" o:spid="_x0000_s1276" type="#_x0000_t202" style="position:absolute;left:2516;top:45440;width:13119;height:4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" filled="f" stroked="f">
                  <v:textbox style="mso-fit-shape-to-text:t">
                    <w:txbxContent>
                      <w:p w14:paraId="3D9EDFE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 xml:space="preserve">DEEP </w:t>
                        </w:r>
                        <w:r>
                          <w:rPr>
                            <w:rFonts w:ascii="Arial" w:hAnsi="Arial"/>
                            <w:color w:val="000000" w:themeColor="text1"/>
                            <w:kern w:val="24"/>
                            <w:sz w:val="32"/>
                            <w:szCs w:val="32"/>
                          </w:rPr>
                          <w:t>survey</w:t>
                        </w:r>
                      </w:p>
                    </w:txbxContent>
                  </v:textbox>
                </v:shape>
                <v:shape id="TextBox 8" o:spid="_x0000_s1277" type="#_x0000_t202" style="position:absolute;left:2862;top:48010;width:7029;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" filled="f" stroked="f">
                  <v:textbox style="mso-fit-shape-to-text:t">
                    <w:txbxContent>
                      <w:p w14:paraId="1300E562"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visual</w:t>
                        </w:r>
                      </w:p>
                    </w:txbxContent>
                  </v:textbox>
                </v:shape>
                <v:oval id="Oval 698" o:spid="_x0000_s1278" style="position:absolute;left:49089;top:3563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" fillcolor="#c30" strokecolor="black [3213]" strokeweight="3pt">
                  <v:path arrowok="t"/>
                  <o:lock v:ext="edit" aspectratio="t"/>
                  <v:textbox inset="2.11658mm,1.0583mm,2.11658mm,1.0583mm"/>
                </v:oval>
                <v:oval id="Oval 699" o:spid="_x0000_s1279" style="position:absolute;left:41723;top:28488;width:17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" fillcolor="#c30" strokecolor="black [3213]" strokeweight="3pt">
                  <v:path arrowok="t"/>
                  <o:lock v:ext="edit" aspectratio="t"/>
                  <v:textbox inset="2.11658mm,1.0583mm,2.11658mm,1.0583mm"/>
                </v:oval>
                <v:oval id="Oval 700" o:spid="_x0000_s1280" style="position:absolute;left:38500;top:3175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" fillcolor="#c30" strokecolor="black [3213]" strokeweight="3pt">
                  <v:path arrowok="t"/>
                  <o:lock v:ext="edit" aspectratio="t"/>
                  <v:textbox inset="2.11658mm,1.0583mm,2.11658mm,1.0583mm"/>
                </v:oval>
                <v:oval id="Oval 701" o:spid="_x0000_s1281" style="position:absolute;left:31880;top:30091;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" fillcolor="#c30" strokecolor="black [3213]" strokeweight="3pt">
                  <v:path arrowok="t"/>
                  <o:lock v:ext="edit" aspectratio="t"/>
                  <v:textbox inset="2.11658mm,1.0583mm,2.11658mm,1.0583mm"/>
                </v:oval>
                <v:oval id="Oval 702" o:spid="_x0000_s1282" style="position:absolute;left:36579;top:2294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" fillcolor="#c30" strokecolor="black [3213]" strokeweight="3pt">
                  <v:path arrowok="t"/>
                  <o:lock v:ext="edit" aspectratio="t"/>
                  <v:textbox inset="2.11658mm,1.0583mm,2.11658mm,1.0583mm"/>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03" o:spid="_x0000_s1283" type="#_x0000_t5" style="position:absolute;left:45374;top:23392;width:163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" fillcolor="#7030a0" strokecolor="black [3213]">
                  <v:stroke joinstyle="round"/>
                  <v:path arrowok="t"/>
                  <o:lock v:ext="edit" aspectratio="t"/>
                  <v:textbox inset="2.11658mm,1.0583mm,2.11658mm,1.0583mm"/>
                </v:shape>
                <v:shape id="Isosceles Triangle 704" o:spid="_x0000_s1284" type="#_x0000_t5" style="position:absolute;left:38500;top:29313;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" fillcolor="#7030a0" strokecolor="black [3213]">
                  <v:stroke joinstyle="round"/>
                  <v:path arrowok="t"/>
                  <o:lock v:ext="edit" aspectratio="t"/>
                  <v:textbox inset="2.11658mm,1.0583mm,2.11658mm,1.0583mm"/>
                </v:shape>
                <v:shape id="Isosceles Triangle 705" o:spid="_x0000_s1285" type="#_x0000_t5" style="position:absolute;left:41389;top:32457;width:1620;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" fillcolor="#7030a0" strokecolor="black [3213]">
                  <v:stroke joinstyle="round"/>
                  <v:path arrowok="t"/>
                  <o:lock v:ext="edit" aspectratio="t"/>
                  <v:textbox inset="2.11658mm,1.0583mm,2.11658mm,1.0583mm"/>
                </v:shape>
                <v:shape id="5-Point Star 19" o:spid="_x0000_s1286" style="position:absolute;left:44374;top:28662;width:1810;height:1683;visibility:visible;mso-wrap-style:square;v-text-anchor:top" coordsize="18097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" path="m,64275r69127,1l90488,r21360,64276l180975,64275r-55925,39724l146412,168275,90488,128550,34563,168275,55925,103999,,64275xe" fillcolor="#f60" strokecolor="black [3213]">
                  <v:path arrowok="t" o:connecttype="custom" o:connectlocs="0,64275;69127,64276;90488,0;111848,64276;180975,64275;125050,103999;146412,168275;90488,128550;34563,168275;55925,103999;0,64275" o:connectangles="0,0,0,0,0,0,0,0,0,0,0"/>
                  <o:lock v:ext="edit" aspectratio="t"/>
                </v:shape>
                <v:shape id="5-Point Star 20" o:spid="_x0000_s1287" style="position:absolute;left:36325;top:27377;width:1810;height:1682;visibility:visible;mso-wrap-style:square;v-text-anchor:top" coordsize="18097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" path="m,64275r69127,1l90488,r21360,64276l180975,64275r-55925,39724l146412,168275,90488,128550,34563,168275,55925,103999,,64275xe" fillcolor="#f60" strokecolor="black [3213]">
                  <v:path arrowok="t" o:connecttype="custom" o:connectlocs="0,64275;69127,64276;90488,0;111848,64276;180975,64275;125050,103999;146412,168275;90488,128550;34563,168275;55925,103999;0,64275" o:connectangles="0,0,0,0,0,0,0,0,0,0,0"/>
                  <o:lock v:ext="edit" aspectratio="t"/>
                </v:shape>
                <v:shape id="5-Point Star 21" o:spid="_x0000_s1288" style="position:absolute;left:35833;top:31837;width:1794;height:1683;visibility:visible;mso-wrap-style:square;v-text-anchor:top" coordsize="179387,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" path="m,64275r68520,1l89694,r21173,64276l179387,64275r-55434,39724l145127,168275,89694,128550,34260,168275,55434,103999,,64275xe" fillcolor="#f60" strokecolor="black [3213]">
                  <v:path arrowok="t" o:connecttype="custom" o:connectlocs="0,64275;68520,64276;89694,0;110867,64276;179387,64275;123953,103999;145127,168275;89694,128550;34260,168275;55434,103999;0,64275" o:connectangles="0,0,0,0,0,0,0,0,0,0,0"/>
                  <o:lock v:ext="edit" aspectratio="t"/>
                </v:shape>
                <v:rect id="Rectangle 709" o:spid="_x0000_s1289" style="position:absolute;left:39500;top:26122;width:1778;height:13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" fillcolor="lime" strokecolor="black [3213]">
                  <v:stroke joinstyle="round"/>
                  <v:path arrowok="t"/>
                  <o:lock v:ext="edit" aspectratio="t"/>
                  <v:textbox inset="2.11658mm,1.0583mm,2.11658mm,1.0583mm"/>
                </v:rect>
                <v:rect id="Rectangle 710" o:spid="_x0000_s1290" style="position:absolute;left:43669;top:34614;width:1778;height:1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" fillcolor="lime" strokecolor="black [3213]">
                  <v:stroke joinstyle="round"/>
                  <v:path arrowok="t"/>
                  <o:lock v:ext="edit" aspectratio="t"/>
                  <v:textbox inset="2.11658mm,1.0583mm,2.11658mm,1.0583mm"/>
                </v:rect>
                <v:shape id="5-Point Star 24" o:spid="_x0000_s1291" style="position:absolute;left:1262;top:46387;width:1810;height:1667;visibility:visible;mso-wrap-style:square;v-text-anchor:top" coordsize="180975,16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" path="m,63669r69127,l90488,r21360,63669l180975,63669r-55925,39349l146412,166688,90488,127337,34563,166688,55925,103018,,63669xe" fillcolor="#f60" strokecolor="black [3213]">
                  <v:path arrowok="t" o:connecttype="custom" o:connectlocs="0,63669;69127,63669;90488,0;111848,63669;180975,63669;125050,103018;146412,166688;90488,127337;34563,166688;55925,103018;0,63669" o:connectangles="0,0,0,0,0,0,0,0,0,0,0"/>
                  <o:lock v:ext="edit" aspectratio="t"/>
                </v:shape>
                <v:shape id="Isosceles Triangle 712" o:spid="_x0000_s1292" type="#_x0000_t5" style="position:absolute;left:1389;top:43640;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" fillcolor="#7030a0" strokecolor="black [3213]">
                  <v:stroke joinstyle="round"/>
                  <v:path arrowok="t"/>
                  <o:lock v:ext="edit" aspectratio="t"/>
                  <v:textbox inset="2.11658mm,1.0583mm,2.11658mm,1.0583mm"/>
                </v:shape>
                <v:oval id="Oval 713" o:spid="_x0000_s1293" style="position:absolute;left:21752;top:2555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" fillcolor="#c30" strokecolor="black [3213]" strokeweight="3pt">
                  <v:path arrowok="t"/>
                  <o:lock v:ext="edit" aspectratio="t"/>
                  <v:textbox inset="2.11658mm,1.0583mm,2.11658mm,1.0583mm"/>
                </v:oval>
                <v:oval id="Oval 714" o:spid="_x0000_s1294" style="position:absolute;left:1389;top:405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" fillcolor="#c30" strokecolor="black [3213]" strokeweight="3pt">
                  <v:path arrowok="t"/>
                  <o:lock v:ext="edit" aspectratio="t"/>
                  <v:textbox inset="2.11658mm,1.0583mm,2.11658mm,1.0583mm"/>
                </v:oval>
                <v:rect id="Rectangle 715" o:spid="_x0000_s1295" style="position:absolute;left:1127;top:49077;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" fillcolor="lime" strokecolor="black [3213]">
                  <v:stroke joinstyle="round"/>
                  <v:path arrowok="t"/>
                  <o:lock v:ext="edit" aspectratio="t"/>
                  <v:textbox inset="2.11658mm,1.0583mm,2.11658mm,1.0583mm"/>
                </v:rect>
                <v:shape id="Isosceles Triangle 716" o:spid="_x0000_s1296" type="#_x0000_t5" style="position:absolute;left:29499;top:33155;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" fillcolor="#7030a0" strokecolor="black [3213]">
                  <v:stroke joinstyle="round"/>
                  <v:path arrowok="t"/>
                  <o:lock v:ext="edit" aspectratio="t"/>
                  <v:textbox inset="2.11658mm,1.0583mm,2.11658mm,1.0583mm"/>
                </v:shape>
                <v:rect id="Rectangle 717" o:spid="_x0000_s1297" style="position:absolute;left:32752;top:25450;width:1778;height:1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" fillcolor="lime" strokecolor="black [3213]">
                  <v:stroke joinstyle="round"/>
                  <v:path arrowok="t"/>
                  <o:lock v:ext="edit" aspectratio="t"/>
                  <v:textbox inset="2.11658mm,1.0583mm,2.11658mm,1.0583mm"/>
                </v:rect>
                <v:oval id="Oval 718" o:spid="_x0000_s1298" style="position:absolute;left:42177;top:39466;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" fillcolor="#c30" strokecolor="black [3213]" strokeweight="3pt">
                  <v:path arrowok="t"/>
                  <o:lock v:ext="edit" aspectratio="t"/>
                  <v:textbox inset="2.11658mm,1.0583mm,2.11658mm,1.0583mm"/>
                </v:oval>
                <v:oval id="Oval 719" o:spid="_x0000_s1299" style="position:absolute;left:37361;top:34676;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" fillcolor="#c30" strokecolor="black [3213]" strokeweight="3pt">
                  <v:path arrowok="t"/>
                  <o:lock v:ext="edit" aspectratio="t"/>
                  <v:textbox inset="2.11658mm,1.0583mm,2.11658mm,1.0583mm"/>
                </v:oval>
                <v:oval id="Oval 720" o:spid="_x0000_s1300" style="position:absolute;left:40523;top:3570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" fillcolor="#c30" strokecolor="black [3213]" strokeweight="3pt">
                  <v:path arrowok="t"/>
                  <o:lock v:ext="edit" aspectratio="t"/>
                  <v:textbox inset="2.11658mm,1.0583mm,2.11658mm,1.0583mm"/>
                </v:oval>
                <v:oval id="Oval 721" o:spid="_x0000_s1301" style="position:absolute;left:37351;top:37609;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" fillcolor="#c30" strokecolor="black [3213]" strokeweight="3pt">
                  <v:path arrowok="t"/>
                  <o:lock v:ext="edit" aspectratio="t"/>
                  <v:textbox inset="2.11658mm,1.0583mm,2.11658mm,1.0583mm"/>
                </v:oval>
                <v:oval id="Oval 722" o:spid="_x0000_s1302" style="position:absolute;left:39668;top:3932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" fillcolor="#c30" strokecolor="black [3213]" strokeweight="3pt">
                  <v:path arrowok="t"/>
                  <o:lock v:ext="edit" aspectratio="t"/>
                  <v:textbox inset="2.11658mm,1.0583mm,2.11658mm,1.0583mm"/>
                </v:oval>
                <v:oval id="Oval 723" o:spid="_x0000_s1303" style="position:absolute;left:48897;top:31163;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" fillcolor="#c30" strokecolor="black [3213]" strokeweight="3pt">
                  <v:path arrowok="t"/>
                  <o:lock v:ext="edit" aspectratio="t"/>
                  <v:textbox inset="2.11658mm,1.0583mm,2.11658mm,1.0583mm"/>
                </v:oval>
                <v:shape id="Isosceles Triangle 724" o:spid="_x0000_s1304" type="#_x0000_t5" style="position:absolute;left:53305;top:30894;width:1273;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" fillcolor="#7030a0" strokecolor="black [3213]">
                  <v:stroke joinstyle="round"/>
                  <v:path arrowok="t"/>
                  <o:lock v:ext="edit" aspectratio="t"/>
                  <v:textbox inset="2.11658mm,1.0583mm,2.11658mm,1.0583mm"/>
                </v:shape>
                <v:oval id="Oval 725" o:spid="_x0000_s1305" style="position:absolute;left:48698;top:3938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" fillcolor="#c30" strokecolor="black [3213]" strokeweight="3pt">
                  <v:path arrowok="t"/>
                  <o:lock v:ext="edit" aspectratio="t"/>
                  <v:textbox inset="2.11658mm,1.0583mm,2.11658mm,1.0583mm"/>
                </v:oval>
                <v:oval id="Oval 726" o:spid="_x0000_s1306" style="position:absolute;left:38325;top:3618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" fillcolor="#c30" strokecolor="black [3213]" strokeweight="3pt">
                  <v:path arrowok="t"/>
                  <o:lock v:ext="edit" aspectratio="t"/>
                  <v:textbox inset="2.11658mm,1.0583mm,2.11658mm,1.0583mm"/>
                </v:oval>
                <v:oval id="Oval 727" o:spid="_x0000_s1307" style="position:absolute;left:43140;top:37636;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" fillcolor="#c30" strokecolor="black [3213]" strokeweight="3pt">
                  <v:path arrowok="t"/>
                  <o:lock v:ext="edit" aspectratio="t"/>
                  <v:textbox inset="2.11658mm,1.0583mm,2.11658mm,1.0583mm"/>
                </v:oval>
                <v:oval id="Oval 728" o:spid="_x0000_s1308" style="position:absolute;left:32565;top:4073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" fillcolor="#c30" strokecolor="black [3213]" strokeweight="3pt">
                  <v:path arrowok="t"/>
                  <o:lock v:ext="edit" aspectratio="t"/>
                  <v:textbox inset="2.11658mm,1.0583mm,2.11658mm,1.0583mm"/>
                </v:oval>
                <v:oval id="Oval 729" o:spid="_x0000_s1309" style="position:absolute;left:48698;top:275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" fillcolor="#c30" strokecolor="black [3213]" strokeweight="3pt">
                  <v:path arrowok="t"/>
                  <o:lock v:ext="edit" aspectratio="t"/>
                  <v:textbox inset="2.11658mm,1.0583mm,2.11658mm,1.0583mm"/>
                </v:oval>
                <v:oval id="Oval 730" o:spid="_x0000_s1310" style="position:absolute;left:41527;top:23944;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" fillcolor="#c30" strokecolor="black [3213]" strokeweight="3pt">
                  <v:path arrowok="t"/>
                  <o:lock v:ext="edit" aspectratio="t"/>
                  <v:textbox inset="2.11658mm,1.0583mm,2.11658mm,1.0583mm"/>
                </v:oval>
                <v:oval id="Oval 731" o:spid="_x0000_s1311" style="position:absolute;left:53674;top:2345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" fillcolor="#c30" strokecolor="black [3213]" strokeweight="3pt">
                  <v:path arrowok="t"/>
                  <o:lock v:ext="edit" aspectratio="t"/>
                  <v:textbox inset="2.11658mm,1.0583mm,2.11658mm,1.0583mm"/>
                </v:oval>
                <v:oval id="Oval 732" o:spid="_x0000_s1312" style="position:absolute;left:58768;top:385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" fillcolor="#c30" strokecolor="black [3213]" strokeweight="3pt">
                  <v:path arrowok="t"/>
                  <o:lock v:ext="edit" aspectratio="t"/>
                  <v:textbox inset="2.11658mm,1.0583mm,2.11658mm,1.0583mm"/>
                </v:oval>
                <v:oval id="Oval 733" o:spid="_x0000_s1313" style="position:absolute;left:33144;top:1631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" fillcolor="#c30" strokecolor="black [3213]" strokeweight="3pt">
                  <v:path arrowok="t"/>
                  <o:lock v:ext="edit" aspectratio="t"/>
                  <v:textbox inset="2.11658mm,1.0583mm,2.11658mm,1.0583mm"/>
                </v:oval>
                <v:oval id="Oval 734" o:spid="_x0000_s1314" style="position:absolute;left:37279;top:2042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" fillcolor="#c30" strokecolor="black [3213]" strokeweight="3pt">
                  <v:path arrowok="t"/>
                  <o:lock v:ext="edit" aspectratio="t"/>
                  <v:textbox inset="2.11658mm,1.0583mm,2.11658mm,1.0583mm"/>
                </v:oval>
                <v:oval id="Oval 735" o:spid="_x0000_s1315" style="position:absolute;left:34851;top:3870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" fillcolor="#c30" strokecolor="black [3213]" strokeweight="3pt">
                  <v:path arrowok="t"/>
                  <o:lock v:ext="edit" aspectratio="t"/>
                  <v:textbox inset="2.11658mm,1.0583mm,2.11658mm,1.0583mm"/>
                </v:oval>
                <v:oval id="Oval 736" o:spid="_x0000_s1316" style="position:absolute;left:33232;top:4389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" fillcolor="#c30" strokecolor="black [3213]" strokeweight="3pt">
                  <v:path arrowok="t"/>
                  <o:lock v:ext="edit" aspectratio="t"/>
                  <v:textbox inset="2.11658mm,1.0583mm,2.11658mm,1.0583mm"/>
                </v:oval>
                <v:oval id="Oval 737" o:spid="_x0000_s1317" style="position:absolute;left:46184;top:20442;width:1571;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" fillcolor="#c30" strokecolor="black [3213]" strokeweight="3pt">
                  <v:path arrowok="t"/>
                  <o:lock v:ext="edit" aspectratio="t"/>
                  <v:textbox inset="2.11658mm,1.0583mm,2.11658mm,1.0583mm"/>
                </v:oval>
                <v:oval id="Oval 738" o:spid="_x0000_s1318" style="position:absolute;left:53483;top:2104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" fillcolor="#c30" strokecolor="black [3213]" strokeweight="3pt">
                  <v:path arrowok="t"/>
                  <o:lock v:ext="edit" aspectratio="t"/>
                  <v:textbox inset="2.11658mm,1.0583mm,2.11658mm,1.0583mm"/>
                </v:oval>
                <v:shape id="Isosceles Triangle 739" o:spid="_x0000_s1319" type="#_x0000_t5" style="position:absolute;left:32316;top:19577;width:1620;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" fillcolor="#7030a0" strokecolor="black [3213]">
                  <v:stroke joinstyle="round"/>
                  <v:path arrowok="t"/>
                  <o:lock v:ext="edit" aspectratio="t"/>
                  <v:textbox inset="2.11658mm,1.0583mm,2.11658mm,1.0583mm"/>
                </v:shape>
                <v:oval id="Oval 740" o:spid="_x0000_s1320" style="position:absolute;left:56374;top:2435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" fillcolor="#c30" strokecolor="black [3213]" strokeweight="3pt">
                  <v:path arrowok="t"/>
                  <o:lock v:ext="edit" aspectratio="t"/>
                  <v:textbox inset="2.11658mm,1.0583mm,2.11658mm,1.0583mm"/>
                </v:oval>
                <v:shape id="Isosceles Triangle 741" o:spid="_x0000_s1321" type="#_x0000_t5" style="position:absolute;left:65689;top:25869;width:163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" fillcolor="#7030a0" strokecolor="black [3213]">
                  <v:stroke joinstyle="round"/>
                  <v:path arrowok="t"/>
                  <o:lock v:ext="edit" aspectratio="t"/>
                  <v:textbox inset="2.11658mm,1.0583mm,2.11658mm,1.0583mm"/>
                </v:shape>
                <v:shape id="Isosceles Triangle 742" o:spid="_x0000_s1322" type="#_x0000_t5" style="position:absolute;left:59429;top:25713;width:163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" fillcolor="#7030a0" strokecolor="black [3213]">
                  <v:stroke joinstyle="round"/>
                  <v:path arrowok="t"/>
                  <o:lock v:ext="edit" aspectratio="t"/>
                  <v:textbox inset="2.11658mm,1.0583mm,2.11658mm,1.0583mm"/>
                </v:shape>
                <v:shape id="Isosceles Triangle 743" o:spid="_x0000_s1323" type="#_x0000_t5" style="position:absolute;left:54651;top:27341;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" fillcolor="#7030a0" strokecolor="black [3213]">
                  <v:stroke joinstyle="round"/>
                  <v:path arrowok="t"/>
                  <o:lock v:ext="edit" aspectratio="t"/>
                  <v:textbox inset="2.11658mm,1.0583mm,2.11658mm,1.0583mm"/>
                </v:shape>
                <v:shape id="Isosceles Triangle 744" o:spid="_x0000_s1324" type="#_x0000_t5" style="position:absolute;left:51662;top:27933;width:163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" fillcolor="#7030a0" strokecolor="black [3213]">
                  <v:stroke joinstyle="round"/>
                  <v:path arrowok="t"/>
                  <o:lock v:ext="edit" aspectratio="t"/>
                  <v:textbox inset="2.11658mm,1.0583mm,2.11658mm,1.0583mm"/>
                </v:shape>
                <v:shape id="Freeform 58" o:spid="_x0000_s1325" style="position:absolute;left:83716;top:22678;width:3559;height:6717;visibility:visible;mso-wrap-style:square;v-text-anchor:middle" coordsize="372380,67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" path="m,28963l49651,343417,95164,637184r277216,41375l359968,24825r-136540,l99302,,,28963xe" fillcolor="#548dd4 [1951]" strokecolor="black [3213]">
                  <v:path arrowok="t" o:connecttype="custom" o:connectlocs="0,28674;47446,339993;90938,630831;355842,671793;343981,24577;213505,24577;94892,0;0,28674" o:connectangles="0,0,0,0,0,0,0,0"/>
                </v:shape>
                <v:oval id="Oval 746" o:spid="_x0000_s1326" style="position:absolute;left:32164;top:36804;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" fillcolor="#c30" strokecolor="black [3213]" strokeweight="3pt">
                  <v:path arrowok="t"/>
                  <o:lock v:ext="edit" aspectratio="t"/>
                  <v:textbox inset="2.11658mm,1.0583mm,2.11658mm,1.0583mm"/>
                </v:oval>
                <v:shape id="TextBox 60" o:spid="_x0000_s1327" type="#_x0000_t202" style="position:absolute;left:3334;width:18929;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" filled="f" stroked="f">
                  <v:textbox style="mso-fit-shape-to-text:t">
                    <w:txbxContent>
                      <w:p w14:paraId="246C9E1F" w14:textId="77777777" w:rsidR="00DC7BC5" w:rsidRDefault="00DC7BC5" w:rsidP="00DC7BC5">
                        <w:pPr>
                          <w:rPr>
                            <w:rFonts w:ascii="Arial" w:hAnsi="Arial" w:cs="Arial"/>
                            <w:color w:val="000000" w:themeColor="text1"/>
                            <w:kern w:val="24"/>
                            <w:sz w:val="32"/>
                            <w:szCs w:val="32"/>
                          </w:rPr>
                        </w:pPr>
                        <w:r>
                          <w:rPr>
                            <w:rFonts w:ascii="Arial" w:hAnsi="Arial" w:cs="Arial"/>
                            <w:color w:val="000000" w:themeColor="text1"/>
                            <w:kern w:val="24"/>
                            <w:sz w:val="32"/>
                            <w:szCs w:val="32"/>
                          </w:rPr>
                          <w:t xml:space="preserve">Year EAB </w:t>
                        </w:r>
                        <w:proofErr w:type="gramStart"/>
                        <w:r>
                          <w:rPr>
                            <w:rFonts w:ascii="Arial" w:hAnsi="Arial" w:cs="Arial"/>
                            <w:color w:val="000000" w:themeColor="text1"/>
                            <w:kern w:val="24"/>
                            <w:sz w:val="32"/>
                            <w:szCs w:val="32"/>
                          </w:rPr>
                          <w:t>detected</w:t>
                        </w:r>
                        <w:proofErr w:type="gramEnd"/>
                      </w:p>
                    </w:txbxContent>
                  </v:textbox>
                </v:shape>
                <v:rect id="Rectangle 748" o:spid="_x0000_s1328" style="position:absolute;left:39733;top:20626;width:1778;height:13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" fillcolor="lime" strokecolor="black [3213]">
                  <v:stroke joinstyle="round"/>
                  <v:path arrowok="t"/>
                  <o:lock v:ext="edit" aspectratio="t"/>
                  <v:textbox inset="2.11658mm,1.0583mm,2.11658mm,1.0583mm"/>
                </v:rect>
                <v:oval id="Oval 749" o:spid="_x0000_s1329" style="position:absolute;left:43012;top:1989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" fillcolor="#c30" strokecolor="black [3213]" strokeweight="3pt">
                  <v:path arrowok="t"/>
                  <o:lock v:ext="edit" aspectratio="t"/>
                  <v:textbox inset="2.11658mm,1.0583mm,2.11658mm,1.0583mm"/>
                </v:oval>
                <v:oval id="Oval 750" o:spid="_x0000_s1330" style="position:absolute;left:49089;top:23247;width:1572;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" fillcolor="#c30" strokecolor="black [3213]" strokeweight="3pt">
                  <v:path arrowok="t"/>
                  <o:lock v:ext="edit" aspectratio="t"/>
                  <v:textbox inset="2.11658mm,1.0583mm,2.11658mm,1.0583mm"/>
                </v:oval>
                <v:oval id="Oval 751" o:spid="_x0000_s1331" style="position:absolute;left:27366;top:46285;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" fillcolor="#c30" strokecolor="black [3213]" strokeweight="3pt">
                  <v:path arrowok="t"/>
                  <o:lock v:ext="edit" aspectratio="t"/>
                  <v:textbox inset="2.11658mm,1.0583mm,2.11658mm,1.0583mm"/>
                </v:oval>
                <v:oval id="Oval 752" o:spid="_x0000_s1332" style="position:absolute;left:28709;top:21135;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" fillcolor="#c30" strokecolor="black [3213]" strokeweight="3pt">
                  <v:path arrowok="t"/>
                  <o:lock v:ext="edit" aspectratio="t"/>
                  <v:textbox inset="2.11658mm,1.0583mm,2.11658mm,1.0583mm"/>
                </v:oval>
                <v:oval id="Oval 753" o:spid="_x0000_s1333" style="position:absolute;left:38671;top:4199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" fillcolor="#c30" strokecolor="black [3213]" strokeweight="3pt">
                  <v:path arrowok="t"/>
                  <o:lock v:ext="edit" aspectratio="t"/>
                  <v:textbox inset="2.11658mm,1.0583mm,2.11658mm,1.0583mm"/>
                </v:oval>
                <v:oval id="Oval 754" o:spid="_x0000_s1334" style="position:absolute;left:24129;top:43341;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" fillcolor="#c30" strokecolor="black [3213]" strokeweight="3pt">
                  <v:path arrowok="t"/>
                  <o:lock v:ext="edit" aspectratio="t"/>
                  <v:textbox inset="2.11658mm,1.0583mm,2.11658mm,1.0583mm"/>
                </v:oval>
                <v:oval id="Oval 755" o:spid="_x0000_s1335" style="position:absolute;left:54063;top:3582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" fillcolor="#c30" strokecolor="black [3213]" strokeweight="3pt">
                  <v:path arrowok="t"/>
                  <o:lock v:ext="edit" aspectratio="t"/>
                  <v:textbox inset="2.11658mm,1.0583mm,2.11658mm,1.0583mm"/>
                </v:oval>
                <v:oval id="Oval 756" o:spid="_x0000_s1336" style="position:absolute;left:44234;top:11185;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" fillcolor="#c30" strokecolor="black [3213]" strokeweight="3pt">
                  <v:path arrowok="t"/>
                  <o:lock v:ext="edit" aspectratio="t"/>
                  <v:textbox inset="2.11658mm,1.0583mm,2.11658mm,1.0583mm"/>
                </v:oval>
                <v:oval id="Oval 757" o:spid="_x0000_s1337" style="position:absolute;left:32796;top:22074;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" fillcolor="#c30" strokecolor="black [3213]" strokeweight="3pt">
                  <v:path arrowok="t"/>
                  <o:lock v:ext="edit" aspectratio="t"/>
                  <v:textbox inset="2.11658mm,1.0583mm,2.11658mm,1.0583mm"/>
                </v:oval>
                <v:oval id="Oval 758" o:spid="_x0000_s1338" style="position:absolute;left:29271;top:2585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" fillcolor="#c30" strokecolor="black [3213]" strokeweight="3pt">
                  <v:path arrowok="t"/>
                  <o:lock v:ext="edit" aspectratio="t"/>
                  <v:textbox inset="2.11658mm,1.0583mm,2.11658mm,1.0583mm"/>
                </v:oval>
                <v:oval id="Oval 759" o:spid="_x0000_s1339" style="position:absolute;left:24927;top:23392;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" fillcolor="#c30" strokecolor="black [3213]" strokeweight="3pt">
                  <v:path arrowok="t"/>
                  <o:lock v:ext="edit" aspectratio="t"/>
                  <v:textbox inset="2.11658mm,1.0583mm,2.11658mm,1.0583mm"/>
                </v:oval>
                <v:oval id="Oval 760" o:spid="_x0000_s1340" style="position:absolute;left:52201;top:38007;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" fillcolor="#c30" strokecolor="black [3213]" strokeweight="3pt">
                  <v:path arrowok="t"/>
                  <o:lock v:ext="edit" aspectratio="t"/>
                  <v:textbox inset="2.11658mm,1.0583mm,2.11658mm,1.0583mm"/>
                </v:oval>
                <v:oval id="Oval 761" o:spid="_x0000_s1341" style="position:absolute;left:75498;top:2261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" fillcolor="#c30" strokecolor="black [3213]" strokeweight="3pt">
                  <v:path arrowok="t"/>
                  <o:lock v:ext="edit" aspectratio="t"/>
                  <v:textbox inset="2.11658mm,1.0583mm,2.11658mm,1.0583mm"/>
                </v:oval>
                <v:oval id="Oval 762" o:spid="_x0000_s1342" style="position:absolute;left:57729;top:3048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" fillcolor="#c30" strokecolor="black [3213]" strokeweight="3pt">
                  <v:path arrowok="t"/>
                  <o:lock v:ext="edit" aspectratio="t"/>
                  <v:textbox inset="2.11658mm,1.0583mm,2.11658mm,1.0583mm"/>
                </v:oval>
                <v:oval id="Oval 763" o:spid="_x0000_s1343" style="position:absolute;left:38533;top:16649;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" fillcolor="#c30" strokecolor="black [3213]" strokeweight="3pt">
                  <v:path arrowok="t"/>
                  <o:lock v:ext="edit" aspectratio="t"/>
                  <v:textbox inset="2.11658mm,1.0583mm,2.11658mm,1.0583mm"/>
                </v:oval>
                <v:oval id="Oval 764" o:spid="_x0000_s1344" style="position:absolute;left:57800;top:19438;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" fillcolor="#c30" strokecolor="black [3213]" strokeweight="3pt">
                  <v:path arrowok="t"/>
                  <o:lock v:ext="edit" aspectratio="t"/>
                  <v:textbox inset="2.11658mm,1.0583mm,2.11658mm,1.0583mm"/>
                </v:oval>
                <v:oval id="Oval 765" o:spid="_x0000_s1345" style="position:absolute;left:26743;top:271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" fillcolor="#c30" strokecolor="black [3213]" strokeweight="3pt">
                  <v:path arrowok="t"/>
                  <o:lock v:ext="edit" aspectratio="t"/>
                  <v:textbox inset="2.11658mm,1.0583mm,2.11658mm,1.0583mm"/>
                </v:oval>
                <v:oval id="Oval 766" o:spid="_x0000_s1346" style="position:absolute;left:60952;top:8540;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" fillcolor="#c30" strokecolor="black [3213]" strokeweight="3pt">
                  <v:path arrowok="t"/>
                  <o:lock v:ext="edit" aspectratio="t"/>
                  <v:textbox inset="2.11658mm,1.0583mm,2.11658mm,1.0583mm"/>
                </v:oval>
                <v:oval id="Oval 767" o:spid="_x0000_s1347" style="position:absolute;left:64159;top:20886;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" fillcolor="#c30" strokecolor="black [3213]" strokeweight="3pt">
                  <v:path arrowok="t"/>
                  <o:lock v:ext="edit" aspectratio="t"/>
                  <v:textbox inset="2.11658mm,1.0583mm,2.11658mm,1.0583mm"/>
                </v:oval>
                <v:oval id="Oval 768" o:spid="_x0000_s1348" style="position:absolute;left:53402;top:10562;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" fillcolor="#c30" strokecolor="black [3213]" strokeweight="3pt">
                  <v:path arrowok="t"/>
                  <o:lock v:ext="edit" aspectratio="t"/>
                  <v:textbox inset="2.11658mm,1.0583mm,2.11658mm,1.0583mm"/>
                </v:oval>
                <v:oval id="Oval 769" o:spid="_x0000_s1349" style="position:absolute;left:36049;top:12525;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" fillcolor="#c30" strokecolor="black [3213]" strokeweight="3pt">
                  <v:path arrowok="t"/>
                  <o:lock v:ext="edit" aspectratio="t"/>
                  <v:textbox inset="2.11658mm,1.0583mm,2.11658mm,1.0583mm"/>
                </v:oval>
                <v:oval id="Oval 770" o:spid="_x0000_s1350" style="position:absolute;left:35409;top:431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" fillcolor="#c30" strokecolor="black [3213]" strokeweight="3pt">
                  <v:path arrowok="t"/>
                  <o:lock v:ext="edit" aspectratio="t"/>
                  <v:textbox inset="2.11658mm,1.0583mm,2.11658mm,1.0583mm"/>
                </v:oval>
                <v:oval id="Oval 771" o:spid="_x0000_s1351" style="position:absolute;left:28098;top:172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" fillcolor="#c30" strokecolor="black [3213]" strokeweight="3pt">
                  <v:path arrowok="t"/>
                  <o:lock v:ext="edit" aspectratio="t"/>
                  <v:textbox inset="2.11658mm,1.0583mm,2.11658mm,1.0583mm"/>
                </v:oval>
                <v:oval id="Oval 772" o:spid="_x0000_s1352" style="position:absolute;left:23451;top:179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" fillcolor="#c30" strokecolor="black [3213]" strokeweight="3pt">
                  <v:path arrowok="t"/>
                  <o:lock v:ext="edit" aspectratio="t"/>
                  <v:textbox inset="2.11658mm,1.0583mm,2.11658mm,1.0583mm"/>
                </v:oval>
                <v:oval id="Oval 773" o:spid="_x0000_s1353" style="position:absolute;left:63840;top:3837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" fillcolor="#c30" strokecolor="black [3213]" strokeweight="3pt">
                  <v:path arrowok="t"/>
                  <o:lock v:ext="edit" aspectratio="t"/>
                  <v:textbox inset="2.11658mm,1.0583mm,2.11658mm,1.0583mm"/>
                </v:oval>
                <v:rect id="Rectangle 774" o:spid="_x0000_s1354" style="position:absolute;left:47336;top:1075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" fillcolor="lime" strokecolor="black [3213]">
                  <v:stroke joinstyle="round"/>
                  <v:path arrowok="t"/>
                  <o:lock v:ext="edit" aspectratio="t"/>
                  <v:textbox inset="2.11658mm,1.0583mm,2.11658mm,1.0583mm"/>
                </v:rect>
                <v:rect id="Rectangle 775" o:spid="_x0000_s1355" style="position:absolute;left:56840;top:928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" fillcolor="lime" strokecolor="black [3213]">
                  <v:stroke joinstyle="round"/>
                  <v:path arrowok="t"/>
                  <o:lock v:ext="edit" aspectratio="t"/>
                  <v:textbox inset="2.11658mm,1.0583mm,2.11658mm,1.0583mm"/>
                </v:rect>
                <v:rect id="Rectangle 776" o:spid="_x0000_s1356" style="position:absolute;left:64957;top:3010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" fillcolor="lime" strokecolor="black [3213]">
                  <v:stroke joinstyle="round"/>
                  <v:path arrowok="t"/>
                  <o:lock v:ext="edit" aspectratio="t"/>
                  <v:textbox inset="2.11658mm,1.0583mm,2.11658mm,1.0583mm"/>
                </v:rect>
                <v:rect id="Rectangle 777" o:spid="_x0000_s1357" style="position:absolute;left:53339;top:1915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" fillcolor="lime" strokecolor="black [3213]">
                  <v:stroke joinstyle="round"/>
                  <v:path arrowok="t"/>
                  <o:lock v:ext="edit" aspectratio="t"/>
                  <v:textbox inset="2.11658mm,1.0583mm,2.11658mm,1.0583mm"/>
                </v:rect>
                <v:rect id="Rectangle 778" o:spid="_x0000_s1358" style="position:absolute;left:73892;top:1479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" fillcolor="lime" strokecolor="black [3213]">
                  <v:stroke joinstyle="round"/>
                  <v:path arrowok="t"/>
                  <o:lock v:ext="edit" aspectratio="t"/>
                  <v:textbox inset="2.11658mm,1.0583mm,2.11658mm,1.0583mm"/>
                </v:rect>
                <v:rect id="Rectangle 779" o:spid="_x0000_s1359" style="position:absolute;left:22538;top:3381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" fillcolor="lime" strokecolor="black [3213]">
                  <v:stroke joinstyle="round"/>
                  <v:path arrowok="t"/>
                  <o:lock v:ext="edit" aspectratio="t"/>
                  <v:textbox inset="2.11658mm,1.0583mm,2.11658mm,1.0583mm"/>
                </v:rect>
                <v:shape id="Freeform 61" o:spid="_x0000_s1360" style="position:absolute;left:39364;top:6350;width:6668;height:4297;visibility:visible;mso-wrap-style:square;v-text-anchor:top" coordsize="4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" path="m66,24r6,l108,18r30,l162,18r24,-6l282,6r54,l420,,408,48r-6,12l402,72r-6,l396,78r,6l390,96r,6l378,150r-6,12l372,174r-24,84l342,258r-60,6l246,264r-42,6l168,276r-30,l108,276r-18,6l48,282r-12,l,288r6,-6l6,270r,-6l12,252r6,-36l18,204r,-6l24,180r,-18l30,144r,-6l30,132r,-6l36,126r,-12l36,108,42,72,48,60,54,30r,-6l66,24xe" fillcolor="#bf95df" strokecolor="black [3213]">
                  <v:path arrowok="t" o:connecttype="custom" o:connectlocs="104775,35812;114300,35812;171450,26859;219075,26859;257175,26859;295275,17906;447675,8953;533400,8953;666750,0;647700,71623;638175,89529;638175,107435;628650,107435;628650,116387;628650,125340;619125,143246;619125,152199;600075,223822;590550,241728;590550,259633;552450,384974;542925,384974;447675,393927;390525,393927;323850,402879;266700,411832;219075,411832;171450,411832;142875,420785;76200,420785;57150,420785;0,429738;9525,420785;9525,402879;9525,393927;19050,376021;28575,322304;28575,304398;28575,295445;38100,268586;38100,241728;47625,214869;47625,205916;47625,196963;47625,188010;57150,188010;57150,170105;57150,161152;66675,107435;76200,89529;85725,44764;85725,35812;104775,35812" o:connectangles="0,0,0,0,0,0,0,0,0,0,0,0,0,0,0,0,0,0,0,0,0,0,0,0,0,0,0,0,0,0,0,0,0,0,0,0,0,0,0,0,0,0,0,0,0,0,0,0,0,0,0,0,0"/>
                </v:shape>
                <v:oval id="Oval 781" o:spid="_x0000_s1361" style="position:absolute;left:19514;top:484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" fillcolor="#c30" strokecolor="black [3213]" strokeweight="3pt">
                  <v:path arrowok="t"/>
                  <o:lock v:ext="edit" aspectratio="t"/>
                  <v:textbox inset="2.11658mm,1.0583mm,2.11658mm,1.0583mm"/>
                </v:oval>
                <v:rect id="Rectangle 782" o:spid="_x0000_s1362" style="position:absolute;left:41638;top:7566;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" fillcolor="lime" strokecolor="black [3213]">
                  <v:stroke joinstyle="round"/>
                  <v:path arrowok="t"/>
                  <o:lock v:ext="edit" aspectratio="t"/>
                  <v:textbox inset="2.11658mm,1.0583mm,2.11658mm,1.0583mm"/>
                </v:rect>
                <v:rect id="Rectangle 783" o:spid="_x0000_s1363" style="position:absolute;left:41957;top:1654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DhxQAAANwAAAAPAAAAZHJzL2Rvd25yZXYueG1sRI/NbsIw&#10;EITvlXgHa5G4FacgFR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CnNPDhxQAAANwAAAAP&#10;AAAAAAAAAAAAAAAAAAcCAABkcnMvZG93bnJldi54bWxQSwUGAAAAAAMAAwC3AAAA+QIAAAAA&#10;" fillcolor="lime" strokecolor="black [3213]">
                  <v:stroke joinstyle="round"/>
                  <v:path arrowok="t"/>
                  <o:lock v:ext="edit" aspectratio="t"/>
                  <v:textbox inset="2.11658mm,1.0583mm,2.11658mm,1.0583mm"/>
                </v:rect>
                <v:rect id="Rectangle 784" o:spid="_x0000_s1364" style="position:absolute;left:46640;top:1820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iV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Ao3WiVxQAAANwAAAAP&#10;AAAAAAAAAAAAAAAAAAcCAABkcnMvZG93bnJldi54bWxQSwUGAAAAAAMAAwC3AAAA+QIAAAAA&#10;" fillcolor="lime" strokecolor="black [3213]">
                  <v:stroke joinstyle="round"/>
                  <v:path arrowok="t"/>
                  <o:lock v:ext="edit" aspectratio="t"/>
                  <v:textbox inset="2.11658mm,1.0583mm,2.11658mm,1.0583mm"/>
                </v:rect>
                <v:rect id="Rectangle 785" o:spid="_x0000_s1365" style="position:absolute;left:48667;top:2060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c0OxQAAANwAAAAPAAAAZHJzL2Rvd25yZXYueG1sRI/NbsIw&#10;EITvlXgHa5G4FadIFB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BHkc0OxQAAANwAAAAP&#10;AAAAAAAAAAAAAAAAAAcCAABkcnMvZG93bnJldi54bWxQSwUGAAAAAAMAAwC3AAAA+QIAAAAA&#10;" fillcolor="lime" strokecolor="black [3213]">
                  <v:stroke joinstyle="round"/>
                  <v:path arrowok="t"/>
                  <o:lock v:ext="edit" aspectratio="t"/>
                  <v:textbox inset="2.11658mm,1.0583mm,2.11658mm,1.0583mm"/>
                </v:rect>
                <v:rect id="Rectangle 786" o:spid="_x0000_s1366" style="position:absolute;left:52394;top:1634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" fillcolor="lime" strokecolor="black [3213]">
                  <v:stroke joinstyle="round"/>
                  <v:path arrowok="t"/>
                  <o:lock v:ext="edit" aspectratio="t"/>
                  <v:textbox inset="2.11658mm,1.0583mm,2.11658mm,1.0583mm"/>
                </v:rect>
                <v:oval id="Oval 787" o:spid="_x0000_s1367" style="position:absolute;left:69655;top:35209;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" fillcolor="#c30" strokecolor="black [3213]" strokeweight="3pt">
                  <v:path arrowok="t"/>
                  <o:lock v:ext="edit" aspectratio="t"/>
                  <v:textbox inset="2.11658mm,1.0583mm,2.11658mm,1.0583mm"/>
                </v:oval>
                <v:oval id="Oval 788" o:spid="_x0000_s1368" style="position:absolute;left:46503;top:1467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" fillcolor="#c30" strokecolor="black [3213]" strokeweight="3pt">
                  <v:path arrowok="t"/>
                  <o:lock v:ext="edit" aspectratio="t"/>
                  <v:textbox inset="2.11658mm,1.0583mm,2.11658mm,1.0583mm"/>
                </v:oval>
                <v:oval id="Oval 789" o:spid="_x0000_s1369" style="position:absolute;left:61939;top:15902;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" fillcolor="#c30" strokecolor="black [3213]" strokeweight="3pt">
                  <v:path arrowok="t"/>
                  <o:lock v:ext="edit" aspectratio="t"/>
                  <v:textbox inset="2.11658mm,1.0583mm,2.11658mm,1.0583mm"/>
                </v:oval>
                <v:oval id="Oval 790" o:spid="_x0000_s1370" style="position:absolute;left:49837;top:1578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" fillcolor="#c30" strokecolor="black [3213]" strokeweight="3pt">
                  <v:path arrowok="t"/>
                  <o:lock v:ext="edit" aspectratio="t"/>
                  <v:textbox inset="2.11658mm,1.0583mm,2.11658mm,1.0583mm"/>
                </v:oval>
                <v:oval id="Oval 791" o:spid="_x0000_s1371" style="position:absolute;left:25854;top:3787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" fillcolor="#c30" strokecolor="black [3213]" strokeweight="3pt">
                  <v:path arrowok="t"/>
                  <o:lock v:ext="edit" aspectratio="t"/>
                  <v:textbox inset="2.11658mm,1.0583mm,2.11658mm,1.0583mm"/>
                </v:oval>
                <v:oval id="Oval 792" o:spid="_x0000_s1372" style="position:absolute;left:51071;top:1955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" fillcolor="#c30" strokecolor="black [3213]" strokeweight="3pt">
                  <v:path arrowok="t"/>
                  <o:lock v:ext="edit" aspectratio="t"/>
                  <v:textbox inset="2.11658mm,1.0583mm,2.11658mm,1.0583mm"/>
                </v:oval>
                <v:rect id="Rectangle 793" o:spid="_x0000_s1373" style="position:absolute;left:50774;top:1238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" fillcolor="lime" strokecolor="black [3213]">
                  <v:stroke joinstyle="round"/>
                  <v:path arrowok="t"/>
                  <o:lock v:ext="edit" aspectratio="t"/>
                  <v:textbox inset="2.11658mm,1.0583mm,2.11658mm,1.0583mm"/>
                </v:rect>
                <v:rect id="Rectangle 794" o:spid="_x0000_s1374" style="position:absolute;left:57029;top:35144;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" fillcolor="lime" strokecolor="black [3213]">
                  <v:stroke joinstyle="round"/>
                  <v:path arrowok="t"/>
                  <o:lock v:ext="edit" aspectratio="t"/>
                  <v:textbox inset="2.11658mm,1.0583mm,2.11658mm,1.0583mm"/>
                </v:rect>
                <v:oval id="Oval 795" o:spid="_x0000_s1375" style="position:absolute;left:29957;top:4484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" fillcolor="#c30" strokecolor="black [3213]" strokeweight="3pt">
                  <v:path arrowok="t"/>
                  <o:lock v:ext="edit" aspectratio="t"/>
                  <v:textbox inset="2.11658mm,1.0583mm,2.11658mm,1.0583mm"/>
                </v:oval>
                <v:oval id="Oval 796" o:spid="_x0000_s1376" style="position:absolute;left:25923;top:3065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" fillcolor="#c30" strokecolor="black [3213]" strokeweight="3pt">
                  <v:path arrowok="t"/>
                  <o:lock v:ext="edit" aspectratio="t"/>
                  <v:textbox inset="2.11658mm,1.0583mm,2.11658mm,1.0583mm"/>
                </v:oval>
                <v:rect id="Rectangle 797" o:spid="_x0000_s1377" style="position:absolute;left:46066;top:3865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" fillcolor="lime" strokecolor="black [3213]">
                  <v:stroke joinstyle="round"/>
                  <v:path arrowok="t"/>
                  <o:lock v:ext="edit" aspectratio="t"/>
                  <v:textbox inset="2.11658mm,1.0583mm,2.11658mm,1.0583mm"/>
                </v:rect>
                <v:oval id="Oval 798" o:spid="_x0000_s1378" style="position:absolute;left:61222;top:3862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" fillcolor="#c30" strokecolor="black [3213]" strokeweight="3pt">
                  <v:path arrowok="t"/>
                  <o:lock v:ext="edit" aspectratio="t"/>
                  <v:textbox inset="2.11658mm,1.0583mm,2.11658mm,1.0583mm"/>
                </v:oval>
                <v:oval id="Oval 799" o:spid="_x0000_s1379" style="position:absolute;left:60802;top:3545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" fillcolor="#c30" strokecolor="black [3213]" strokeweight="3pt">
                  <v:path arrowok="t"/>
                  <o:lock v:ext="edit" aspectratio="t"/>
                  <v:textbox inset="2.11658mm,1.0583mm,2.11658mm,1.0583mm"/>
                </v:oval>
                <v:oval id="Oval 800" o:spid="_x0000_s1380" style="position:absolute;left:62832;top:36387;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" fillcolor="#c30" strokecolor="black [3213]" strokeweight="3pt">
                  <v:path arrowok="t"/>
                  <o:lock v:ext="edit" aspectratio="t"/>
                  <v:textbox inset="2.11658mm,1.0583mm,2.11658mm,1.0583mm"/>
                </v:oval>
                <v:rect id="Rectangle 801" o:spid="_x0000_s1381" style="position:absolute;left:46120;top:3518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" fillcolor="lime" strokecolor="black [3213]">
                  <v:stroke joinstyle="round"/>
                  <v:path arrowok="t"/>
                  <o:lock v:ext="edit" aspectratio="t"/>
                  <v:textbox inset="2.11658mm,1.0583mm,2.11658mm,1.0583mm"/>
                </v:rect>
                <v:rect id="Rectangle 802" o:spid="_x0000_s1382" style="position:absolute;left:28926;top:4096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" fillcolor="lime" strokecolor="black [3213]">
                  <v:stroke joinstyle="round"/>
                  <v:path arrowok="t"/>
                  <o:lock v:ext="edit" aspectratio="t"/>
                  <v:textbox inset="2.11658mm,1.0583mm,2.11658mm,1.0583mm"/>
                </v:rect>
                <v:rect id="Rectangle 803" o:spid="_x0000_s1383" style="position:absolute;left:26155;top:4234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" fillcolor="lime" strokecolor="black [3213]">
                  <v:stroke joinstyle="round"/>
                  <v:path arrowok="t"/>
                  <o:lock v:ext="edit" aspectratio="t"/>
                  <v:textbox inset="2.11658mm,1.0583mm,2.11658mm,1.0583mm"/>
                </v:rect>
                <v:rect id="Rectangle 804" o:spid="_x0000_s1384" style="position:absolute;left:5757;top:20458;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" fillcolor="#ffc000" strokecolor="black [3213]" strokeweight="1pt">
                  <v:stroke startarrowwidth="narrow" startarrowlength="short" endarrowwidth="narrow" endarrowlength="short" joinstyle="round"/>
                </v:rect>
                <v:shape id="TextBox 283" o:spid="_x0000_s1385" type="#_x0000_t202" style="position:absolute;left:8053;top:19876;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" filled="f" stroked="f">
                  <v:textbox style="mso-fit-shape-to-text:t">
                    <w:txbxContent>
                      <w:p w14:paraId="75FAC39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2017</w:t>
                        </w:r>
                      </w:p>
                    </w:txbxContent>
                  </v:textbox>
                </v:shape>
                <v:rect id="Rectangle 806" o:spid="_x0000_s1386" style="position:absolute;left:59888;top:33660;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" fillcolor="lime" strokecolor="black [3213]">
                  <v:stroke joinstyle="round"/>
                  <v:path arrowok="t"/>
                  <o:lock v:ext="edit" aspectratio="t"/>
                  <v:textbox inset="2.11658mm,1.0583mm,2.11658mm,1.0583mm"/>
                </v:rect>
                <v:rect id="Rectangle 807" o:spid="_x0000_s1387" style="position:absolute;left:53591;top:7930;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" fillcolor="lime" strokecolor="black [3213]">
                  <v:stroke joinstyle="round"/>
                  <v:path arrowok="t"/>
                  <o:lock v:ext="edit" aspectratio="t"/>
                  <v:textbox inset="2.11658mm,1.0583mm,2.11658mm,1.0583mm"/>
                </v:rect>
                <v:rect id="Rectangle 808" o:spid="_x0000_s1388" style="position:absolute;left:25624;top:3540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" fillcolor="lime" strokecolor="black [3213]">
                  <v:stroke joinstyle="round"/>
                  <v:path arrowok="t"/>
                  <o:lock v:ext="edit" aspectratio="t"/>
                  <v:textbox inset="2.11658mm,1.0583mm,2.11658mm,1.0583mm"/>
                </v:rect>
                <v:rect id="Rectangle 809" o:spid="_x0000_s1389" style="position:absolute;left:22150;top:4953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" fillcolor="lime" strokecolor="black [3213]">
                  <v:stroke joinstyle="round"/>
                  <v:path arrowok="t"/>
                  <o:lock v:ext="edit" aspectratio="t"/>
                  <v:textbox inset="2.11658mm,1.0583mm,2.11658mm,1.0583mm"/>
                </v:rect>
                <v:oval id="Oval 810" o:spid="_x0000_s1390" style="position:absolute;left:24129;top:1141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" fillcolor="#c30" strokecolor="black [3213]" strokeweight="3pt">
                  <v:path arrowok="t"/>
                  <o:lock v:ext="edit" aspectratio="t"/>
                  <v:textbox inset="2.11658mm,1.0583mm,2.11658mm,1.0583mm"/>
                </v:oval>
                <v:oval id="Oval 811" o:spid="_x0000_s1391" style="position:absolute;left:28324;top:117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" fillcolor="#c30" strokecolor="black [3213]" strokeweight="3pt">
                  <v:path arrowok="t"/>
                  <o:lock v:ext="edit" aspectratio="t"/>
                  <v:textbox inset="2.11658mm,1.0583mm,2.11658mm,1.0583mm"/>
                </v:oval>
                <v:oval id="Oval 812" o:spid="_x0000_s1392" style="position:absolute;left:36815;top:800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" fillcolor="#c30" strokecolor="black [3213]" strokeweight="3pt">
                  <v:path arrowok="t"/>
                  <o:lock v:ext="edit" aspectratio="t"/>
                  <v:textbox inset="2.11658mm,1.0583mm,2.11658mm,1.0583mm"/>
                </v:oval>
                <v:oval id="Oval 813" o:spid="_x0000_s1393" style="position:absolute;left:40560;top:1174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" fillcolor="#c30" strokecolor="black [3213]" strokeweight="3pt">
                  <v:path arrowok="t"/>
                  <o:lock v:ext="edit" aspectratio="t"/>
                  <v:textbox inset="2.11658mm,1.0583mm,2.11658mm,1.0583mm"/>
                </v:oval>
                <v:oval id="Oval 814" o:spid="_x0000_s1394" style="position:absolute;left:60944;top:1230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" fillcolor="#c30" strokecolor="black [3213]" strokeweight="3pt">
                  <v:path arrowok="t"/>
                  <o:lock v:ext="edit" aspectratio="t"/>
                  <v:textbox inset="2.11658mm,1.0583mm,2.11658mm,1.0583mm"/>
                </v:oval>
                <v:oval id="Oval 815" o:spid="_x0000_s1395" style="position:absolute;left:78918;top:1102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" fillcolor="#c30" strokecolor="black [3213]" strokeweight="3pt">
                  <v:path arrowok="t"/>
                  <o:lock v:ext="edit" aspectratio="t"/>
                  <v:textbox inset="2.11658mm,1.0583mm,2.11658mm,1.0583mm"/>
                </v:oval>
                <v:oval id="Oval 816" o:spid="_x0000_s1396" style="position:absolute;left:69552;top:2228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" fillcolor="#c30" strokecolor="black [3213]" strokeweight="3pt">
                  <v:path arrowok="t"/>
                  <o:lock v:ext="edit" aspectratio="t"/>
                  <v:textbox inset="2.11658mm,1.0583mm,2.11658mm,1.0583mm"/>
                </v:oval>
                <v:oval id="Oval 817" o:spid="_x0000_s1397" style="position:absolute;left:72312;top:2658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" fillcolor="#c30" strokecolor="black [3213]" strokeweight="3pt">
                  <v:path arrowok="t"/>
                  <o:lock v:ext="edit" aspectratio="t"/>
                  <v:textbox inset="2.11658mm,1.0583mm,2.11658mm,1.0583mm"/>
                </v:oval>
                <v:oval id="Oval 818" o:spid="_x0000_s1398" style="position:absolute;left:67247;top:3771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" fillcolor="#c30" strokecolor="black [3213]" strokeweight="3pt">
                  <v:path arrowok="t"/>
                  <o:lock v:ext="edit" aspectratio="t"/>
                  <v:textbox inset="2.11658mm,1.0583mm,2.11658mm,1.0583mm"/>
                </v:oval>
                <v:oval id="Oval 819" o:spid="_x0000_s1399" style="position:absolute;left:73268;top:2335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" fillcolor="#c30" strokecolor="black [3213]" strokeweight="3pt">
                  <v:path arrowok="t"/>
                  <o:lock v:ext="edit" aspectratio="t"/>
                  <v:textbox inset="2.11658mm,1.0583mm,2.11658mm,1.0583mm"/>
                </v:oval>
                <v:rect id="Rectangle 820" o:spid="_x0000_s1400" style="position:absolute;left:66446;top:34255;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" fillcolor="lime" strokecolor="black [3213]">
                  <v:stroke joinstyle="round"/>
                  <v:path arrowok="t"/>
                  <o:lock v:ext="edit" aspectratio="t"/>
                  <v:textbox inset="2.11658mm,1.0583mm,2.11658mm,1.0583mm"/>
                </v:rect>
                <v:rect id="Rectangle 821" o:spid="_x0000_s1401" style="position:absolute;left:5757;top:23450;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" fillcolor="aqua" strokecolor="black [3213]" strokeweight="1pt">
                  <v:stroke startarrowwidth="narrow" startarrowlength="short" endarrowwidth="narrow" endarrowlength="short" joinstyle="round"/>
                </v:rect>
                <v:shape id="TextBox 283" o:spid="_x0000_s1402" type="#_x0000_t202" style="position:absolute;left:7951;top:22867;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" filled="f" stroked="f">
                  <v:textbox style="mso-fit-shape-to-text:t">
                    <w:txbxContent>
                      <w:p w14:paraId="302F01E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2018</w:t>
                        </w:r>
                      </w:p>
                    </w:txbxContent>
                  </v:textbox>
                </v:shape>
                <v:rect id="Rectangle 823" o:spid="_x0000_s1403" style="position:absolute;left:72936;top:3552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" fillcolor="lime" strokecolor="black [3213]">
                  <v:stroke joinstyle="round"/>
                  <v:path arrowok="t"/>
                  <o:lock v:ext="edit" aspectratio="t"/>
                  <v:textbox inset="2.11658mm,1.0583mm,2.11658mm,1.0583mm"/>
                </v:rect>
                <v:rect id="Rectangle 824" o:spid="_x0000_s1404" style="position:absolute;left:56976;top:1273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" fillcolor="lime" strokecolor="black [3213]">
                  <v:stroke joinstyle="round"/>
                  <v:path arrowok="t"/>
                  <o:lock v:ext="edit" aspectratio="t"/>
                  <v:textbox inset="2.11658mm,1.0583mm,2.11658mm,1.0583mm"/>
                </v:rect>
                <v:oval id="Oval 825" o:spid="_x0000_s1405" style="position:absolute;left:55473;top:1567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" fillcolor="#c30" strokecolor="black [3213]" strokeweight="3pt">
                  <v:path arrowok="t"/>
                  <o:lock v:ext="edit" aspectratio="t"/>
                  <v:textbox inset="2.11658mm,1.0583mm,2.11658mm,1.0583mm"/>
                </v:oval>
                <v:oval id="Oval 826" o:spid="_x0000_s1406" style="position:absolute;left:65140;top:1470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" fillcolor="#c30" strokecolor="black [3213]" strokeweight="3pt">
                  <v:path arrowok="t"/>
                  <o:lock v:ext="edit" aspectratio="t"/>
                  <v:textbox inset="2.11658mm,1.0583mm,2.11658mm,1.0583mm"/>
                </v:oval>
                <v:oval id="Oval 827" o:spid="_x0000_s1407" style="position:absolute;left:69564;top:1430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" fillcolor="#c30" strokecolor="black [3213]" strokeweight="3pt">
                  <v:path arrowok="t"/>
                  <o:lock v:ext="edit" aspectratio="t"/>
                  <v:textbox inset="2.11658mm,1.0583mm,2.11658mm,1.0583mm"/>
                </v:oval>
                <v:rect id="Rectangle 828" o:spid="_x0000_s1408" style="position:absolute;left:64315;top:1765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" fillcolor="lime" strokecolor="black [3213]">
                  <v:stroke joinstyle="round"/>
                  <v:path arrowok="t"/>
                  <o:lock v:ext="edit" aspectratio="t"/>
                  <v:textbox inset="2.11658mm,1.0583mm,2.11658mm,1.0583mm"/>
                </v:rect>
                <v:oval id="Oval 829" o:spid="_x0000_s1409" style="position:absolute;left:68932;top:994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" fillcolor="#c30" strokecolor="black [3213]" strokeweight="3pt">
                  <v:path arrowok="t"/>
                  <o:lock v:ext="edit" aspectratio="t"/>
                  <v:textbox inset="2.11658mm,1.0583mm,2.11658mm,1.0583mm"/>
                </v:oval>
                <v:oval id="Oval 830" o:spid="_x0000_s1410" style="position:absolute;left:24129;top:54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" fillcolor="#c30" strokecolor="black [3213]" strokeweight="3pt">
                  <v:path arrowok="t"/>
                  <o:lock v:ext="edit" aspectratio="t"/>
                  <v:textbox inset="2.11658mm,1.0583mm,2.11658mm,1.0583mm"/>
                </v:oval>
                <v:oval id="Oval 831" o:spid="_x0000_s1411" style="position:absolute;left:29271;top:601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" fillcolor="#c30" strokecolor="black [3213]" strokeweight="3pt">
                  <v:path arrowok="t"/>
                  <o:lock v:ext="edit" aspectratio="t"/>
                  <v:textbox inset="2.11658mm,1.0583mm,2.11658mm,1.0583mm"/>
                </v:oval>
                <v:oval id="Oval 832" o:spid="_x0000_s1412" style="position:absolute;left:37672;top:446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" fillcolor="#c30" strokecolor="black [3213]" strokeweight="3pt">
                  <v:path arrowok="t"/>
                  <o:lock v:ext="edit" aspectratio="t"/>
                  <v:textbox inset="2.11658mm,1.0583mm,2.11658mm,1.0583mm"/>
                </v:oval>
                <v:oval id="Oval 833" o:spid="_x0000_s1413" style="position:absolute;left:43175;top:4075;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" fillcolor="#c30" strokecolor="black [3213]" strokeweight="3pt">
                  <v:path arrowok="t"/>
                  <o:lock v:ext="edit" aspectratio="t"/>
                  <v:textbox inset="2.11658mm,1.0583mm,2.11658mm,1.0583mm"/>
                </v:oval>
                <v:oval id="Oval 834" o:spid="_x0000_s1414" style="position:absolute;left:84745;top:3101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" fillcolor="#c30" strokecolor="black [3213]" strokeweight="3pt">
                  <v:path arrowok="t"/>
                  <o:lock v:ext="edit" aspectratio="t"/>
                  <v:textbox inset="2.11658mm,1.0583mm,2.11658mm,1.0583mm"/>
                </v:oval>
                <v:rect id="Rectangle 835" o:spid="_x0000_s1415" style="position:absolute;left:82486;top:34736;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" fillcolor="lime" strokecolor="black [3213]">
                  <v:stroke joinstyle="round"/>
                  <v:path arrowok="t"/>
                  <o:lock v:ext="edit" aspectratio="t"/>
                  <v:textbox inset="2.11658mm,1.0583mm,2.11658mm,1.0583mm"/>
                </v:rect>
                <v:rect id="Rectangle 836" o:spid="_x0000_s1416" style="position:absolute;left:66755;top:5288;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" fillcolor="lime" strokecolor="black [3213]">
                  <v:stroke joinstyle="round"/>
                  <v:path arrowok="t"/>
                  <o:lock v:ext="edit" aspectratio="t"/>
                  <v:textbox inset="2.11658mm,1.0583mm,2.11658mm,1.0583mm"/>
                </v:rect>
                <v:oval id="Oval 837" o:spid="_x0000_s1417" style="position:absolute;left:21419;top:38056;width:17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" fillcolor="#c30" strokecolor="black [3213]" strokeweight="3pt">
                  <v:path arrowok="t"/>
                  <o:lock v:ext="edit" aspectratio="t"/>
                  <v:textbox inset="2.11658mm,1.0583mm,2.11658mm,1.0583mm"/>
                </v:oval>
                <v:oval id="Oval 838" o:spid="_x0000_s1418" style="position:absolute;left:24560;top:47446;width:17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" fillcolor="#c30" strokecolor="black [3213]" strokeweight="3pt">
                  <v:path arrowok="t"/>
                  <o:lock v:ext="edit" aspectratio="t"/>
                  <v:textbox inset="2.11658mm,1.0583mm,2.11658mm,1.0583mm"/>
                </v:oval>
                <v:oval id="Oval 839" o:spid="_x0000_s1419" style="position:absolute;left:21532;top:45520;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" fillcolor="#c30" strokecolor="black [3213]" strokeweight="3pt">
                  <v:path arrowok="t"/>
                  <o:lock v:ext="edit" aspectratio="t"/>
                  <v:textbox inset="2.11658mm,1.0583mm,2.11658mm,1.0583mm"/>
                </v:oval>
                <v:rect id="Rectangle 840" o:spid="_x0000_s1420" style="position:absolute;left:16176;top:5031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" fillcolor="lime" strokecolor="black [3213]">
                  <v:stroke joinstyle="round"/>
                  <v:path arrowok="t"/>
                  <o:lock v:ext="edit" aspectratio="t"/>
                  <v:textbox inset="2.11658mm,1.0583mm,2.11658mm,1.0583mm"/>
                </v:rect>
                <v:rect id="Rectangle 841" o:spid="_x0000_s1421" style="position:absolute;left:68407;top:2993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" fillcolor="lime" strokecolor="black [3213]">
                  <v:stroke joinstyle="round"/>
                  <v:path arrowok="t"/>
                  <o:lock v:ext="edit" aspectratio="t"/>
                  <v:textbox inset="2.11658mm,1.0583mm,2.11658mm,1.0583mm"/>
                </v:rect>
                <v:rect id="Rectangle 842" o:spid="_x0000_s1422" style="position:absolute;left:60954;top:2217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" fillcolor="lime" strokecolor="black [3213]">
                  <v:stroke joinstyle="round"/>
                  <v:path arrowok="t"/>
                  <o:lock v:ext="edit" aspectratio="t"/>
                  <v:textbox inset="2.11658mm,1.0583mm,2.11658mm,1.0583mm">
                    <w:txbxContent>
                      <w:p w14:paraId="1669BB3D" w14:textId="77777777" w:rsidR="00DC7BC5" w:rsidRDefault="00DC7BC5" w:rsidP="00DC7BC5">
                        <w:pPr>
                          <w:rPr>
                            <w:rFonts w:ascii="Arial" w:hAnsi="Arial"/>
                            <w:color w:val="000000" w:themeColor="text1"/>
                            <w:kern w:val="24"/>
                            <w:sz w:val="40"/>
                            <w:szCs w:val="40"/>
                          </w:rPr>
                        </w:pPr>
                        <w:r>
                          <w:rPr>
                            <w:rFonts w:ascii="Arial" w:hAnsi="Arial"/>
                            <w:color w:val="000000" w:themeColor="text1"/>
                            <w:kern w:val="24"/>
                            <w:sz w:val="40"/>
                            <w:szCs w:val="40"/>
                          </w:rPr>
                          <w:t>d</w:t>
                        </w:r>
                      </w:p>
                    </w:txbxContent>
                  </v:textbox>
                </v:rect>
                <v:rect id="Rectangle 843" o:spid="_x0000_s1423" style="position:absolute;left:66420;top:19338;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" fillcolor="lime" strokecolor="black [3213]">
                  <v:stroke joinstyle="round"/>
                  <v:path arrowok="t"/>
                  <o:lock v:ext="edit" aspectratio="t"/>
                  <v:textbox inset="2.11658mm,1.0583mm,2.11658mm,1.0583mm"/>
                </v:rect>
                <v:rect id="Rectangle 844" o:spid="_x0000_s1424" style="position:absolute;left:5772;top:26460;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" fillcolor="#c00000" strokecolor="black [3213]" strokeweight="1pt">
                  <v:stroke startarrowwidth="narrow" startarrowlength="short" endarrowwidth="narrow" endarrowlength="short" joinstyle="round"/>
                </v:rect>
                <v:shape id="TextBox 283" o:spid="_x0000_s1425" type="#_x0000_t202" style="position:absolute;left:7965;top:25877;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" filled="f" stroked="f">
                  <v:textbox style="mso-fit-shape-to-text:t">
                    <w:txbxContent>
                      <w:p w14:paraId="7140DA57"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2019</w:t>
                        </w:r>
                      </w:p>
                    </w:txbxContent>
                  </v:textbox>
                </v:shape>
                <v:rect id="Rectangle 846" o:spid="_x0000_s1426" style="position:absolute;left:71761;top:1875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" fillcolor="lime" strokecolor="black [3213]">
                  <v:stroke joinstyle="round"/>
                  <v:path arrowok="t"/>
                  <o:lock v:ext="edit" aspectratio="t"/>
                  <v:textbox inset="2.11658mm,1.0583mm,2.11658mm,1.0583mm"/>
                </v:rect>
                <v:rect id="Rectangle 847" o:spid="_x0000_s1427" style="position:absolute;left:76448;top:15037;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gu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" fillcolor="lime" strokecolor="black [3213]">
                  <v:stroke joinstyle="round"/>
                  <v:path arrowok="t"/>
                  <o:lock v:ext="edit" aspectratio="t"/>
                  <v:textbox inset="2.11658mm,1.0583mm,2.11658mm,1.0583mm"/>
                </v:rect>
                <v:rect id="Rectangle 848" o:spid="_x0000_s1428" style="position:absolute;left:77220;top:3548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" fillcolor="lime" strokecolor="black [3213]">
                  <v:stroke joinstyle="round"/>
                  <v:path arrowok="t"/>
                  <o:lock v:ext="edit" aspectratio="t"/>
                  <v:textbox inset="2.11658mm,1.0583mm,2.11658mm,1.0583mm"/>
                </v:rect>
                <v:rect id="Rectangle 849" o:spid="_x0000_s1429" style="position:absolute;left:33593;top:575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" fillcolor="lime" strokecolor="black [3213]">
                  <v:stroke joinstyle="round"/>
                  <v:path arrowok="t"/>
                  <o:lock v:ext="edit" aspectratio="t"/>
                  <v:textbox inset="2.11658mm,1.0583mm,2.11658mm,1.0583mm"/>
                </v:rect>
                <v:rect id="Rectangle 850" o:spid="_x0000_s1430" style="position:absolute;left:75130;top:26055;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" fillcolor="lime" strokecolor="black [3213]">
                  <v:stroke joinstyle="round"/>
                  <v:path arrowok="t"/>
                  <o:lock v:ext="edit" aspectratio="t"/>
                  <v:textbox inset="2.11658mm,1.0583mm,2.11658mm,1.0583mm"/>
                </v:rect>
                <v:oval id="Oval 851" o:spid="_x0000_s1431" style="position:absolute;left:77516;top:511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" fillcolor="#c30" strokecolor="black [3213]" strokeweight="3pt">
                  <v:path arrowok="t"/>
                  <o:lock v:ext="edit" aspectratio="t"/>
                  <v:textbox inset="2.11658mm,1.0583mm,2.11658mm,1.0583mm"/>
                </v:oval>
                <v:oval id="Oval 852" o:spid="_x0000_s1432" style="position:absolute;left:82846;top:522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" fillcolor="#c30" strokecolor="black [3213]" strokeweight="3pt">
                  <v:path arrowok="t"/>
                  <o:lock v:ext="edit" aspectratio="t"/>
                  <v:textbox inset="2.11658mm,1.0583mm,2.11658mm,1.0583mm"/>
                </v:oval>
                <v:oval id="Oval 853" o:spid="_x0000_s1433" style="position:absolute;left:84049;top:12582;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" fillcolor="#c30" strokecolor="black [3213]" strokeweight="3pt">
                  <v:path arrowok="t"/>
                  <o:lock v:ext="edit" aspectratio="t"/>
                  <v:textbox inset="2.11658mm,1.0583mm,2.11658mm,1.0583mm"/>
                </v:oval>
                <v:oval id="Oval 854" o:spid="_x0000_s1434" style="position:absolute;left:79823;top:150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" fillcolor="#c30" strokecolor="black [3213]" strokeweight="3pt">
                  <v:path arrowok="t"/>
                  <o:lock v:ext="edit" aspectratio="t"/>
                  <v:textbox inset="2.11658mm,1.0583mm,2.11658mm,1.0583mm"/>
                </v:oval>
                <v:oval id="Oval 855" o:spid="_x0000_s1435" style="position:absolute;left:78712;top:18752;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" fillcolor="#c30" strokecolor="black [3213]" strokeweight="3pt">
                  <v:path arrowok="t"/>
                  <o:lock v:ext="edit" aspectratio="t"/>
                  <v:textbox inset="2.11658mm,1.0583mm,2.11658mm,1.0583mm"/>
                </v:oval>
                <v:oval id="Oval 856" o:spid="_x0000_s1436" style="position:absolute;left:75301;top:190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" fillcolor="#c30" strokecolor="black [3213]" strokeweight="3pt">
                  <v:path arrowok="t"/>
                  <o:lock v:ext="edit" aspectratio="t"/>
                  <v:textbox inset="2.11658mm,1.0583mm,2.11658mm,1.0583mm"/>
                </v:oval>
                <v:oval id="Oval 857" o:spid="_x0000_s1437" style="position:absolute;left:78421;top:2760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" fillcolor="#c30" strokecolor="black [3213]" strokeweight="3pt">
                  <v:path arrowok="t"/>
                  <o:lock v:ext="edit" aspectratio="t"/>
                  <v:textbox inset="2.11658mm,1.0583mm,2.11658mm,1.0583mm"/>
                </v:oval>
                <v:oval id="Oval 858" o:spid="_x0000_s1438" style="position:absolute;left:47073;top:620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" fillcolor="#c30" strokecolor="black [3213]" strokeweight="3pt">
                  <v:path arrowok="t"/>
                  <o:lock v:ext="edit" aspectratio="t"/>
                  <v:textbox inset="2.11658mm,1.0583mm,2.11658mm,1.0583mm"/>
                </v:oval>
                <v:oval id="Oval 859" o:spid="_x0000_s1439" style="position:absolute;left:29809;top:3096;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" fillcolor="#c30" strokecolor="black [3213]" strokeweight="3pt">
                  <v:path arrowok="t"/>
                  <o:lock v:ext="edit" aspectratio="t"/>
                  <v:textbox inset="2.11658mm,1.0583mm,2.11658mm,1.0583mm"/>
                </v:oval>
                <v:oval id="Oval 860" o:spid="_x0000_s1440" style="position:absolute;left:21908;top:2972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" fillcolor="#c30" strokecolor="black [3213]" strokeweight="3pt">
                  <v:path arrowok="t"/>
                  <o:lock v:ext="edit" aspectratio="t"/>
                  <v:textbox inset="2.11658mm,1.0583mm,2.11658mm,1.0583mm"/>
                </v:oval>
                <v:rect id="Rectangle 861" o:spid="_x0000_s1441" style="position:absolute;left:58167;top:1552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" fillcolor="lime" strokecolor="black [3213]">
                  <v:stroke joinstyle="round"/>
                  <v:path arrowok="t"/>
                  <o:lock v:ext="edit" aspectratio="t"/>
                  <v:textbox inset="2.11658mm,1.0583mm,2.11658mm,1.0583mm"/>
                </v:rect>
                <v:rect id="Rectangle 862" o:spid="_x0000_s1442" style="position:absolute;left:74602;top:3632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" fillcolor="lime" strokecolor="black [3213]">
                  <v:stroke joinstyle="round"/>
                  <v:path arrowok="t"/>
                  <o:lock v:ext="edit" aspectratio="t"/>
                  <v:textbox inset="2.11658mm,1.0583mm,2.11658mm,1.0583mm"/>
                </v:rect>
                <v:rect id="Rectangle 863" o:spid="_x0000_s1443" style="position:absolute;left:5757;top:29443;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" fillcolor="#4f81bd [3204]" strokecolor="black [3213]" strokeweight="1pt">
                  <v:stroke startarrowwidth="narrow" startarrowlength="short" endarrowwidth="narrow" endarrowlength="short" joinstyle="round"/>
                </v:rect>
                <v:shape id="TextBox 283" o:spid="_x0000_s1444" type="#_x0000_t202" style="position:absolute;left:8050;top:28981;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" filled="f" stroked="f">
                  <v:textbox style="mso-fit-shape-to-text:t">
                    <w:txbxContent>
                      <w:p w14:paraId="60052ADF"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2020</w:t>
                        </w:r>
                      </w:p>
                    </w:txbxContent>
                  </v:textbox>
                </v:shape>
                <v:rect id="Rectangle 865" o:spid="_x0000_s1445" style="position:absolute;left:72527;top:451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" fillcolor="lime" strokecolor="black [3213]">
                  <v:stroke joinstyle="round"/>
                  <v:path arrowok="t"/>
                  <o:lock v:ext="edit" aspectratio="t"/>
                  <v:textbox inset="2.11658mm,1.0583mm,2.11658mm,1.0583mm"/>
                </v:rect>
                <v:rect id="Rectangle 866" o:spid="_x0000_s1446" style="position:absolute;left:31907;top:1112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" fillcolor="lime" strokecolor="black [3213]">
                  <v:stroke joinstyle="round"/>
                  <v:path arrowok="t"/>
                  <o:lock v:ext="edit" aspectratio="t"/>
                  <v:textbox inset="2.11658mm,1.0583mm,2.11658mm,1.0583mm"/>
                </v:rect>
                <v:oval id="Oval 867" o:spid="_x0000_s1447" style="position:absolute;left:50322;top:725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" fillcolor="#c30" strokecolor="black [3213]" strokeweight="3pt">
                  <v:path arrowok="t"/>
                  <o:lock v:ext="edit" aspectratio="t"/>
                  <v:textbox inset="2.11658mm,1.0583mm,2.11658mm,1.0583mm"/>
                </v:oval>
                <v:oval id="Oval 868" o:spid="_x0000_s1448" style="position:absolute;left:57142;top:5169;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" fillcolor="#c30" strokecolor="black [3213]" strokeweight="3pt">
                  <v:path arrowok="t"/>
                  <o:lock v:ext="edit" aspectratio="t"/>
                  <v:textbox inset="2.11658mm,1.0583mm,2.11658mm,1.0583mm"/>
                </v:oval>
                <v:oval id="Oval 869" o:spid="_x0000_s1449" style="position:absolute;left:61362;top:4588;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" fillcolor="#c30" strokecolor="black [3213]" strokeweight="3pt">
                  <v:path arrowok="t"/>
                  <o:lock v:ext="edit" aspectratio="t"/>
                  <v:textbox inset="2.11658mm,1.0583mm,2.11658mm,1.0583mm"/>
                </v:oval>
                <v:rect id="Rectangle 870" o:spid="_x0000_s1450" style="position:absolute;left:64360;top:1062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" fillcolor="lime" strokecolor="black [3213]">
                  <v:stroke joinstyle="round"/>
                  <v:path arrowok="t"/>
                  <o:lock v:ext="edit" aspectratio="t"/>
                  <v:textbox inset="2.11658mm,1.0583mm,2.11658mm,1.0583mm"/>
                </v:rect>
                <v:rect id="Rectangle 871" o:spid="_x0000_s1451" style="position:absolute;left:81846;top:2483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" fillcolor="lime" strokecolor="black [3213]">
                  <v:stroke joinstyle="round"/>
                  <v:path arrowok="t"/>
                  <o:lock v:ext="edit" aspectratio="t"/>
                  <v:textbox inset="2.11658mm,1.0583mm,2.11658mm,1.0583mm"/>
                </v:rect>
                <v:rect id="Rectangle 872" o:spid="_x0000_s1452" style="position:absolute;left:84731;top:2528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" fillcolor="lime" strokecolor="black [3213]">
                  <v:stroke joinstyle="round"/>
                  <v:path arrowok="t"/>
                  <o:lock v:ext="edit" aspectratio="t"/>
                  <v:textbox inset="2.11658mm,1.0583mm,2.11658mm,1.0583mm"/>
                </v:rect>
                <v:rect id="Rectangle 873" o:spid="_x0000_s1453" style="position:absolute;left:72924;top:3058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SQxQAAANwAAAAPAAAAZHJzL2Rvd25yZXYueG1sRI/NbsIw&#10;EITvlXgHa5G4FacgFR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BkVRSQxQAAANwAAAAP&#10;AAAAAAAAAAAAAAAAAAcCAABkcnMvZG93bnJldi54bWxQSwUGAAAAAAMAAwC3AAAA+QIAAAAA&#10;" fillcolor="lime" strokecolor="black [3213]">
                  <v:stroke joinstyle="round"/>
                  <v:path arrowok="t"/>
                  <o:lock v:ext="edit" aspectratio="t"/>
                  <v:textbox inset="2.11658mm,1.0583mm,2.11658mm,1.0583mm"/>
                </v:rect>
                <v:rect id="Rectangle 874" o:spid="_x0000_s1454" style="position:absolute;left:78255;top:3173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zk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DrvIzkxQAAANwAAAAP&#10;AAAAAAAAAAAAAAAAAAcCAABkcnMvZG93bnJldi54bWxQSwUGAAAAAAMAAwC3AAAA+QIAAAAA&#10;" fillcolor="lime" strokecolor="black [3213]">
                  <v:stroke joinstyle="round"/>
                  <v:path arrowok="t"/>
                  <o:lock v:ext="edit" aspectratio="t"/>
                  <v:textbox inset="2.11658mm,1.0583mm,2.11658mm,1.0583mm"/>
                </v:rect>
                <v:rect id="Rectangle 875" o:spid="_x0000_s1455" style="position:absolute;left:71908;top:995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l/xQAAANwAAAAPAAAAZHJzL2Rvd25yZXYueG1sRI/NbsIw&#10;EITvlXgHa5G4FadIFB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CE8Cl/xQAAANwAAAAP&#10;AAAAAAAAAAAAAAAAAAcCAABkcnMvZG93bnJldi54bWxQSwUGAAAAAAMAAwC3AAAA+QIAAAAA&#10;" fillcolor="lime" strokecolor="black [3213]">
                  <v:stroke joinstyle="round"/>
                  <v:path arrowok="t"/>
                  <o:lock v:ext="edit" aspectratio="t"/>
                  <v:textbox inset="2.11658mm,1.0583mm,2.11658mm,1.0583mm"/>
                </v:rect>
                <v:rect id="Rectangle 876" o:spid="_x0000_s1456" style="position:absolute;left:75224;top:1000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" fillcolor="lime" strokecolor="black [3213]">
                  <v:stroke joinstyle="round"/>
                  <v:path arrowok="t"/>
                  <o:lock v:ext="edit" aspectratio="t"/>
                  <v:textbox inset="2.11658mm,1.0583mm,2.11658mm,1.0583mm"/>
                </v:rect>
                <v:rect id="Rectangle 877" o:spid="_x0000_s1457" style="position:absolute;left:52570;top:425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" fillcolor="lime" strokecolor="black [3213]">
                  <v:stroke joinstyle="round"/>
                  <v:path arrowok="t"/>
                  <o:lock v:ext="edit" aspectratio="t"/>
                  <v:textbox inset="2.11658mm,1.0583mm,2.11658mm,1.0583mm"/>
                </v:rect>
                <v:rect id="Rectangle 878" o:spid="_x0000_s1458" style="position:absolute;left:5730;top:32344;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" fillcolor="#243f60 [1604]" strokecolor="black [3213]" strokeweight="1pt">
                  <v:stroke startarrowwidth="narrow" startarrowlength="short" endarrowwidth="narrow" endarrowlength="short" joinstyle="round"/>
                </v:rect>
                <v:shape id="TextBox 283" o:spid="_x0000_s1459" type="#_x0000_t202" style="position:absolute;left:8023;top:31882;width:5784;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" filled="f" stroked="f">
                  <v:textbox style="mso-fit-shape-to-text:t">
                    <w:txbxContent>
                      <w:p w14:paraId="414AA32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2021</w:t>
                        </w:r>
                      </w:p>
                    </w:txbxContent>
                  </v:textbox>
                </v:shape>
                <v:oval id="Oval 880" o:spid="_x0000_s1460" style="position:absolute;left:83119;top:864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" fillcolor="#c30" strokecolor="black [3213]" strokeweight="3pt">
                  <v:path arrowok="t"/>
                  <o:lock v:ext="edit" aspectratio="t"/>
                  <v:textbox inset="2.11658mm,1.0583mm,2.11658mm,1.0583mm"/>
                </v:oval>
              </v:group>
            </w:pict>
          </mc:Fallback>
        </mc:AlternateContent>
      </w:r>
    </w:p>
    <w:p w14:paraId="26EA7AED" w14:textId="77777777" w:rsidR="00E84F8D" w:rsidRDefault="00E84F8D" w:rsidP="00F9608E">
      <w:pPr>
        <w:spacing w:line="360" w:lineRule="auto"/>
      </w:pPr>
    </w:p>
    <w:p w14:paraId="3575BEFF" w14:textId="04BB6328" w:rsidR="0021258B" w:rsidRPr="00FF53F1" w:rsidRDefault="0021258B" w:rsidP="00F9608E">
      <w:pPr>
        <w:spacing w:line="360" w:lineRule="auto"/>
      </w:pPr>
    </w:p>
    <w:p w14:paraId="6B0BDE91" w14:textId="23D7B85F" w:rsidR="00031667" w:rsidRDefault="00031667" w:rsidP="004635FC">
      <w:pPr>
        <w:spacing w:line="360" w:lineRule="auto"/>
        <w:rPr>
          <w:sz w:val="2"/>
        </w:rPr>
      </w:pPr>
    </w:p>
    <w:p w14:paraId="35CE026F" w14:textId="0E2F5236" w:rsidR="00835E22" w:rsidRPr="00430DEA" w:rsidRDefault="00835E22" w:rsidP="004635FC">
      <w:pPr>
        <w:spacing w:line="360" w:lineRule="auto"/>
        <w:rPr>
          <w:sz w:val="2"/>
        </w:rPr>
      </w:pPr>
    </w:p>
    <w:sectPr w:rsidR="00835E22" w:rsidRPr="00430DEA" w:rsidSect="00A92F1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431A1" w14:textId="77777777" w:rsidR="00A3599D" w:rsidRDefault="00A3599D" w:rsidP="004136D0">
      <w:pPr>
        <w:spacing w:after="0" w:line="240" w:lineRule="auto"/>
      </w:pPr>
      <w:r>
        <w:separator/>
      </w:r>
    </w:p>
  </w:endnote>
  <w:endnote w:type="continuationSeparator" w:id="0">
    <w:p w14:paraId="6822C708" w14:textId="77777777" w:rsidR="00A3599D" w:rsidRDefault="00A3599D" w:rsidP="004136D0">
      <w:pPr>
        <w:spacing w:after="0" w:line="240" w:lineRule="auto"/>
      </w:pPr>
      <w:r>
        <w:continuationSeparator/>
      </w:r>
    </w:p>
  </w:endnote>
  <w:endnote w:type="continuationNotice" w:id="1">
    <w:p w14:paraId="70C04F7A" w14:textId="77777777" w:rsidR="00A3599D" w:rsidRDefault="00A359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94376"/>
      <w:docPartObj>
        <w:docPartGallery w:val="Page Numbers (Bottom of Page)"/>
        <w:docPartUnique/>
      </w:docPartObj>
    </w:sdtPr>
    <w:sdtEndPr>
      <w:rPr>
        <w:noProof/>
      </w:rPr>
    </w:sdtEndPr>
    <w:sdtContent>
      <w:p w14:paraId="05643EFC" w14:textId="6FA16D58" w:rsidR="00FD570A" w:rsidRDefault="00FD57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D08FB" w14:textId="77777777" w:rsidR="008B6959" w:rsidRDefault="008B6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BD3C1" w14:textId="77777777" w:rsidR="00A3599D" w:rsidRDefault="00A3599D" w:rsidP="004136D0">
      <w:pPr>
        <w:spacing w:after="0" w:line="240" w:lineRule="auto"/>
      </w:pPr>
      <w:r>
        <w:separator/>
      </w:r>
    </w:p>
  </w:footnote>
  <w:footnote w:type="continuationSeparator" w:id="0">
    <w:p w14:paraId="3F7CA7A0" w14:textId="77777777" w:rsidR="00A3599D" w:rsidRDefault="00A3599D" w:rsidP="004136D0">
      <w:pPr>
        <w:spacing w:after="0" w:line="240" w:lineRule="auto"/>
      </w:pPr>
      <w:r>
        <w:continuationSeparator/>
      </w:r>
    </w:p>
  </w:footnote>
  <w:footnote w:type="continuationNotice" w:id="1">
    <w:p w14:paraId="66766DC4" w14:textId="77777777" w:rsidR="00A3599D" w:rsidRDefault="00A359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23DD" w14:textId="17E5E278" w:rsidR="00F54D52" w:rsidRDefault="00F54D52">
    <w:pPr>
      <w:pStyle w:val="Header"/>
    </w:pPr>
    <w:r>
      <w:t xml:space="preserve">Rutledge and Clark – </w:t>
    </w:r>
    <w:r w:rsidR="0043426C">
      <w:t xml:space="preserve">EAB </w:t>
    </w:r>
    <w:r w:rsidR="00D66506">
      <w:t xml:space="preserve">in Connecticut as seen by </w:t>
    </w:r>
    <w:proofErr w:type="spellStart"/>
    <w:r w:rsidR="00D66506" w:rsidRPr="00D66506">
      <w:rPr>
        <w:i/>
        <w:iCs/>
      </w:rPr>
      <w:t>Cerceris</w:t>
    </w:r>
    <w:proofErr w:type="spellEnd"/>
    <w:r w:rsidR="00D66506" w:rsidRPr="00D66506">
      <w:rPr>
        <w:i/>
        <w:iCs/>
      </w:rPr>
      <w:t xml:space="preserve"> </w:t>
    </w:r>
    <w:proofErr w:type="spellStart"/>
    <w:proofErr w:type="gramStart"/>
    <w:r w:rsidR="00D66506" w:rsidRPr="00D66506">
      <w:rPr>
        <w:i/>
        <w:iCs/>
      </w:rPr>
      <w:t>fumipennis</w:t>
    </w:r>
    <w:proofErr w:type="spellEnd"/>
    <w:proofErr w:type="gramEnd"/>
  </w:p>
  <w:p w14:paraId="65EA427F" w14:textId="77777777" w:rsidR="008B6959" w:rsidRDefault="008B69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E21"/>
    <w:multiLevelType w:val="hybridMultilevel"/>
    <w:tmpl w:val="B260A4C8"/>
    <w:lvl w:ilvl="0" w:tplc="29BEA260">
      <w:start w:val="1"/>
      <w:numFmt w:val="bullet"/>
      <w:lvlText w:val="•"/>
      <w:lvlJc w:val="left"/>
      <w:pPr>
        <w:tabs>
          <w:tab w:val="num" w:pos="720"/>
        </w:tabs>
        <w:ind w:left="720" w:hanging="360"/>
      </w:pPr>
      <w:rPr>
        <w:rFonts w:ascii="Arial" w:hAnsi="Arial" w:hint="default"/>
      </w:rPr>
    </w:lvl>
    <w:lvl w:ilvl="1" w:tplc="BD8AE13C" w:tentative="1">
      <w:start w:val="1"/>
      <w:numFmt w:val="bullet"/>
      <w:lvlText w:val="•"/>
      <w:lvlJc w:val="left"/>
      <w:pPr>
        <w:tabs>
          <w:tab w:val="num" w:pos="1440"/>
        </w:tabs>
        <w:ind w:left="1440" w:hanging="360"/>
      </w:pPr>
      <w:rPr>
        <w:rFonts w:ascii="Arial" w:hAnsi="Arial" w:hint="default"/>
      </w:rPr>
    </w:lvl>
    <w:lvl w:ilvl="2" w:tplc="56764D46" w:tentative="1">
      <w:start w:val="1"/>
      <w:numFmt w:val="bullet"/>
      <w:lvlText w:val="•"/>
      <w:lvlJc w:val="left"/>
      <w:pPr>
        <w:tabs>
          <w:tab w:val="num" w:pos="2160"/>
        </w:tabs>
        <w:ind w:left="2160" w:hanging="360"/>
      </w:pPr>
      <w:rPr>
        <w:rFonts w:ascii="Arial" w:hAnsi="Arial" w:hint="default"/>
      </w:rPr>
    </w:lvl>
    <w:lvl w:ilvl="3" w:tplc="F71EDCF4" w:tentative="1">
      <w:start w:val="1"/>
      <w:numFmt w:val="bullet"/>
      <w:lvlText w:val="•"/>
      <w:lvlJc w:val="left"/>
      <w:pPr>
        <w:tabs>
          <w:tab w:val="num" w:pos="2880"/>
        </w:tabs>
        <w:ind w:left="2880" w:hanging="360"/>
      </w:pPr>
      <w:rPr>
        <w:rFonts w:ascii="Arial" w:hAnsi="Arial" w:hint="default"/>
      </w:rPr>
    </w:lvl>
    <w:lvl w:ilvl="4" w:tplc="22B6187A" w:tentative="1">
      <w:start w:val="1"/>
      <w:numFmt w:val="bullet"/>
      <w:lvlText w:val="•"/>
      <w:lvlJc w:val="left"/>
      <w:pPr>
        <w:tabs>
          <w:tab w:val="num" w:pos="3600"/>
        </w:tabs>
        <w:ind w:left="3600" w:hanging="360"/>
      </w:pPr>
      <w:rPr>
        <w:rFonts w:ascii="Arial" w:hAnsi="Arial" w:hint="default"/>
      </w:rPr>
    </w:lvl>
    <w:lvl w:ilvl="5" w:tplc="42867882" w:tentative="1">
      <w:start w:val="1"/>
      <w:numFmt w:val="bullet"/>
      <w:lvlText w:val="•"/>
      <w:lvlJc w:val="left"/>
      <w:pPr>
        <w:tabs>
          <w:tab w:val="num" w:pos="4320"/>
        </w:tabs>
        <w:ind w:left="4320" w:hanging="360"/>
      </w:pPr>
      <w:rPr>
        <w:rFonts w:ascii="Arial" w:hAnsi="Arial" w:hint="default"/>
      </w:rPr>
    </w:lvl>
    <w:lvl w:ilvl="6" w:tplc="969C7938" w:tentative="1">
      <w:start w:val="1"/>
      <w:numFmt w:val="bullet"/>
      <w:lvlText w:val="•"/>
      <w:lvlJc w:val="left"/>
      <w:pPr>
        <w:tabs>
          <w:tab w:val="num" w:pos="5040"/>
        </w:tabs>
        <w:ind w:left="5040" w:hanging="360"/>
      </w:pPr>
      <w:rPr>
        <w:rFonts w:ascii="Arial" w:hAnsi="Arial" w:hint="default"/>
      </w:rPr>
    </w:lvl>
    <w:lvl w:ilvl="7" w:tplc="C3CE50AE" w:tentative="1">
      <w:start w:val="1"/>
      <w:numFmt w:val="bullet"/>
      <w:lvlText w:val="•"/>
      <w:lvlJc w:val="left"/>
      <w:pPr>
        <w:tabs>
          <w:tab w:val="num" w:pos="5760"/>
        </w:tabs>
        <w:ind w:left="5760" w:hanging="360"/>
      </w:pPr>
      <w:rPr>
        <w:rFonts w:ascii="Arial" w:hAnsi="Arial" w:hint="default"/>
      </w:rPr>
    </w:lvl>
    <w:lvl w:ilvl="8" w:tplc="743CA8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9400DF"/>
    <w:multiLevelType w:val="hybridMultilevel"/>
    <w:tmpl w:val="13D2D9E8"/>
    <w:lvl w:ilvl="0" w:tplc="1980AA6E">
      <w:start w:val="1"/>
      <w:numFmt w:val="bullet"/>
      <w:lvlText w:val="•"/>
      <w:lvlJc w:val="left"/>
      <w:pPr>
        <w:tabs>
          <w:tab w:val="num" w:pos="720"/>
        </w:tabs>
        <w:ind w:left="720" w:hanging="360"/>
      </w:pPr>
      <w:rPr>
        <w:rFonts w:ascii="Arial" w:hAnsi="Arial" w:hint="default"/>
      </w:rPr>
    </w:lvl>
    <w:lvl w:ilvl="1" w:tplc="C55028FE" w:tentative="1">
      <w:start w:val="1"/>
      <w:numFmt w:val="bullet"/>
      <w:lvlText w:val="•"/>
      <w:lvlJc w:val="left"/>
      <w:pPr>
        <w:tabs>
          <w:tab w:val="num" w:pos="1440"/>
        </w:tabs>
        <w:ind w:left="1440" w:hanging="360"/>
      </w:pPr>
      <w:rPr>
        <w:rFonts w:ascii="Arial" w:hAnsi="Arial" w:hint="default"/>
      </w:rPr>
    </w:lvl>
    <w:lvl w:ilvl="2" w:tplc="FDCE78B4" w:tentative="1">
      <w:start w:val="1"/>
      <w:numFmt w:val="bullet"/>
      <w:lvlText w:val="•"/>
      <w:lvlJc w:val="left"/>
      <w:pPr>
        <w:tabs>
          <w:tab w:val="num" w:pos="2160"/>
        </w:tabs>
        <w:ind w:left="2160" w:hanging="360"/>
      </w:pPr>
      <w:rPr>
        <w:rFonts w:ascii="Arial" w:hAnsi="Arial" w:hint="default"/>
      </w:rPr>
    </w:lvl>
    <w:lvl w:ilvl="3" w:tplc="FDD8F850" w:tentative="1">
      <w:start w:val="1"/>
      <w:numFmt w:val="bullet"/>
      <w:lvlText w:val="•"/>
      <w:lvlJc w:val="left"/>
      <w:pPr>
        <w:tabs>
          <w:tab w:val="num" w:pos="2880"/>
        </w:tabs>
        <w:ind w:left="2880" w:hanging="360"/>
      </w:pPr>
      <w:rPr>
        <w:rFonts w:ascii="Arial" w:hAnsi="Arial" w:hint="default"/>
      </w:rPr>
    </w:lvl>
    <w:lvl w:ilvl="4" w:tplc="9FB8E9C8" w:tentative="1">
      <w:start w:val="1"/>
      <w:numFmt w:val="bullet"/>
      <w:lvlText w:val="•"/>
      <w:lvlJc w:val="left"/>
      <w:pPr>
        <w:tabs>
          <w:tab w:val="num" w:pos="3600"/>
        </w:tabs>
        <w:ind w:left="3600" w:hanging="360"/>
      </w:pPr>
      <w:rPr>
        <w:rFonts w:ascii="Arial" w:hAnsi="Arial" w:hint="default"/>
      </w:rPr>
    </w:lvl>
    <w:lvl w:ilvl="5" w:tplc="5E38FF38" w:tentative="1">
      <w:start w:val="1"/>
      <w:numFmt w:val="bullet"/>
      <w:lvlText w:val="•"/>
      <w:lvlJc w:val="left"/>
      <w:pPr>
        <w:tabs>
          <w:tab w:val="num" w:pos="4320"/>
        </w:tabs>
        <w:ind w:left="4320" w:hanging="360"/>
      </w:pPr>
      <w:rPr>
        <w:rFonts w:ascii="Arial" w:hAnsi="Arial" w:hint="default"/>
      </w:rPr>
    </w:lvl>
    <w:lvl w:ilvl="6" w:tplc="9E28EC52" w:tentative="1">
      <w:start w:val="1"/>
      <w:numFmt w:val="bullet"/>
      <w:lvlText w:val="•"/>
      <w:lvlJc w:val="left"/>
      <w:pPr>
        <w:tabs>
          <w:tab w:val="num" w:pos="5040"/>
        </w:tabs>
        <w:ind w:left="5040" w:hanging="360"/>
      </w:pPr>
      <w:rPr>
        <w:rFonts w:ascii="Arial" w:hAnsi="Arial" w:hint="default"/>
      </w:rPr>
    </w:lvl>
    <w:lvl w:ilvl="7" w:tplc="9FF04512" w:tentative="1">
      <w:start w:val="1"/>
      <w:numFmt w:val="bullet"/>
      <w:lvlText w:val="•"/>
      <w:lvlJc w:val="left"/>
      <w:pPr>
        <w:tabs>
          <w:tab w:val="num" w:pos="5760"/>
        </w:tabs>
        <w:ind w:left="5760" w:hanging="360"/>
      </w:pPr>
      <w:rPr>
        <w:rFonts w:ascii="Arial" w:hAnsi="Arial" w:hint="default"/>
      </w:rPr>
    </w:lvl>
    <w:lvl w:ilvl="8" w:tplc="452C25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7655C3"/>
    <w:multiLevelType w:val="hybridMultilevel"/>
    <w:tmpl w:val="C296870E"/>
    <w:lvl w:ilvl="0" w:tplc="9530CC1E">
      <w:start w:val="1"/>
      <w:numFmt w:val="bullet"/>
      <w:lvlText w:val="•"/>
      <w:lvlJc w:val="left"/>
      <w:pPr>
        <w:tabs>
          <w:tab w:val="num" w:pos="720"/>
        </w:tabs>
        <w:ind w:left="720" w:hanging="360"/>
      </w:pPr>
      <w:rPr>
        <w:rFonts w:ascii="Arial" w:hAnsi="Arial" w:hint="default"/>
      </w:rPr>
    </w:lvl>
    <w:lvl w:ilvl="1" w:tplc="57527962" w:tentative="1">
      <w:start w:val="1"/>
      <w:numFmt w:val="bullet"/>
      <w:lvlText w:val="•"/>
      <w:lvlJc w:val="left"/>
      <w:pPr>
        <w:tabs>
          <w:tab w:val="num" w:pos="1440"/>
        </w:tabs>
        <w:ind w:left="1440" w:hanging="360"/>
      </w:pPr>
      <w:rPr>
        <w:rFonts w:ascii="Arial" w:hAnsi="Arial" w:hint="default"/>
      </w:rPr>
    </w:lvl>
    <w:lvl w:ilvl="2" w:tplc="06CAF2F4" w:tentative="1">
      <w:start w:val="1"/>
      <w:numFmt w:val="bullet"/>
      <w:lvlText w:val="•"/>
      <w:lvlJc w:val="left"/>
      <w:pPr>
        <w:tabs>
          <w:tab w:val="num" w:pos="2160"/>
        </w:tabs>
        <w:ind w:left="2160" w:hanging="360"/>
      </w:pPr>
      <w:rPr>
        <w:rFonts w:ascii="Arial" w:hAnsi="Arial" w:hint="default"/>
      </w:rPr>
    </w:lvl>
    <w:lvl w:ilvl="3" w:tplc="00CCF28E" w:tentative="1">
      <w:start w:val="1"/>
      <w:numFmt w:val="bullet"/>
      <w:lvlText w:val="•"/>
      <w:lvlJc w:val="left"/>
      <w:pPr>
        <w:tabs>
          <w:tab w:val="num" w:pos="2880"/>
        </w:tabs>
        <w:ind w:left="2880" w:hanging="360"/>
      </w:pPr>
      <w:rPr>
        <w:rFonts w:ascii="Arial" w:hAnsi="Arial" w:hint="default"/>
      </w:rPr>
    </w:lvl>
    <w:lvl w:ilvl="4" w:tplc="B5445F46" w:tentative="1">
      <w:start w:val="1"/>
      <w:numFmt w:val="bullet"/>
      <w:lvlText w:val="•"/>
      <w:lvlJc w:val="left"/>
      <w:pPr>
        <w:tabs>
          <w:tab w:val="num" w:pos="3600"/>
        </w:tabs>
        <w:ind w:left="3600" w:hanging="360"/>
      </w:pPr>
      <w:rPr>
        <w:rFonts w:ascii="Arial" w:hAnsi="Arial" w:hint="default"/>
      </w:rPr>
    </w:lvl>
    <w:lvl w:ilvl="5" w:tplc="695EDCD6" w:tentative="1">
      <w:start w:val="1"/>
      <w:numFmt w:val="bullet"/>
      <w:lvlText w:val="•"/>
      <w:lvlJc w:val="left"/>
      <w:pPr>
        <w:tabs>
          <w:tab w:val="num" w:pos="4320"/>
        </w:tabs>
        <w:ind w:left="4320" w:hanging="360"/>
      </w:pPr>
      <w:rPr>
        <w:rFonts w:ascii="Arial" w:hAnsi="Arial" w:hint="default"/>
      </w:rPr>
    </w:lvl>
    <w:lvl w:ilvl="6" w:tplc="94F870A2" w:tentative="1">
      <w:start w:val="1"/>
      <w:numFmt w:val="bullet"/>
      <w:lvlText w:val="•"/>
      <w:lvlJc w:val="left"/>
      <w:pPr>
        <w:tabs>
          <w:tab w:val="num" w:pos="5040"/>
        </w:tabs>
        <w:ind w:left="5040" w:hanging="360"/>
      </w:pPr>
      <w:rPr>
        <w:rFonts w:ascii="Arial" w:hAnsi="Arial" w:hint="default"/>
      </w:rPr>
    </w:lvl>
    <w:lvl w:ilvl="7" w:tplc="88968504" w:tentative="1">
      <w:start w:val="1"/>
      <w:numFmt w:val="bullet"/>
      <w:lvlText w:val="•"/>
      <w:lvlJc w:val="left"/>
      <w:pPr>
        <w:tabs>
          <w:tab w:val="num" w:pos="5760"/>
        </w:tabs>
        <w:ind w:left="5760" w:hanging="360"/>
      </w:pPr>
      <w:rPr>
        <w:rFonts w:ascii="Arial" w:hAnsi="Arial" w:hint="default"/>
      </w:rPr>
    </w:lvl>
    <w:lvl w:ilvl="8" w:tplc="4E906A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06252BF"/>
    <w:multiLevelType w:val="hybridMultilevel"/>
    <w:tmpl w:val="7F30DCA4"/>
    <w:lvl w:ilvl="0" w:tplc="6AACB7FC">
      <w:start w:val="1"/>
      <w:numFmt w:val="bullet"/>
      <w:lvlText w:val="•"/>
      <w:lvlJc w:val="left"/>
      <w:pPr>
        <w:tabs>
          <w:tab w:val="num" w:pos="720"/>
        </w:tabs>
        <w:ind w:left="720" w:hanging="360"/>
      </w:pPr>
      <w:rPr>
        <w:rFonts w:ascii="Arial" w:hAnsi="Arial" w:hint="default"/>
      </w:rPr>
    </w:lvl>
    <w:lvl w:ilvl="1" w:tplc="C47EB980" w:tentative="1">
      <w:start w:val="1"/>
      <w:numFmt w:val="bullet"/>
      <w:lvlText w:val="•"/>
      <w:lvlJc w:val="left"/>
      <w:pPr>
        <w:tabs>
          <w:tab w:val="num" w:pos="1440"/>
        </w:tabs>
        <w:ind w:left="1440" w:hanging="360"/>
      </w:pPr>
      <w:rPr>
        <w:rFonts w:ascii="Arial" w:hAnsi="Arial" w:hint="default"/>
      </w:rPr>
    </w:lvl>
    <w:lvl w:ilvl="2" w:tplc="1450BEF8" w:tentative="1">
      <w:start w:val="1"/>
      <w:numFmt w:val="bullet"/>
      <w:lvlText w:val="•"/>
      <w:lvlJc w:val="left"/>
      <w:pPr>
        <w:tabs>
          <w:tab w:val="num" w:pos="2160"/>
        </w:tabs>
        <w:ind w:left="2160" w:hanging="360"/>
      </w:pPr>
      <w:rPr>
        <w:rFonts w:ascii="Arial" w:hAnsi="Arial" w:hint="default"/>
      </w:rPr>
    </w:lvl>
    <w:lvl w:ilvl="3" w:tplc="E5DA6814" w:tentative="1">
      <w:start w:val="1"/>
      <w:numFmt w:val="bullet"/>
      <w:lvlText w:val="•"/>
      <w:lvlJc w:val="left"/>
      <w:pPr>
        <w:tabs>
          <w:tab w:val="num" w:pos="2880"/>
        </w:tabs>
        <w:ind w:left="2880" w:hanging="360"/>
      </w:pPr>
      <w:rPr>
        <w:rFonts w:ascii="Arial" w:hAnsi="Arial" w:hint="default"/>
      </w:rPr>
    </w:lvl>
    <w:lvl w:ilvl="4" w:tplc="27265F36" w:tentative="1">
      <w:start w:val="1"/>
      <w:numFmt w:val="bullet"/>
      <w:lvlText w:val="•"/>
      <w:lvlJc w:val="left"/>
      <w:pPr>
        <w:tabs>
          <w:tab w:val="num" w:pos="3600"/>
        </w:tabs>
        <w:ind w:left="3600" w:hanging="360"/>
      </w:pPr>
      <w:rPr>
        <w:rFonts w:ascii="Arial" w:hAnsi="Arial" w:hint="default"/>
      </w:rPr>
    </w:lvl>
    <w:lvl w:ilvl="5" w:tplc="F8DCCF3A" w:tentative="1">
      <w:start w:val="1"/>
      <w:numFmt w:val="bullet"/>
      <w:lvlText w:val="•"/>
      <w:lvlJc w:val="left"/>
      <w:pPr>
        <w:tabs>
          <w:tab w:val="num" w:pos="4320"/>
        </w:tabs>
        <w:ind w:left="4320" w:hanging="360"/>
      </w:pPr>
      <w:rPr>
        <w:rFonts w:ascii="Arial" w:hAnsi="Arial" w:hint="default"/>
      </w:rPr>
    </w:lvl>
    <w:lvl w:ilvl="6" w:tplc="82B01974" w:tentative="1">
      <w:start w:val="1"/>
      <w:numFmt w:val="bullet"/>
      <w:lvlText w:val="•"/>
      <w:lvlJc w:val="left"/>
      <w:pPr>
        <w:tabs>
          <w:tab w:val="num" w:pos="5040"/>
        </w:tabs>
        <w:ind w:left="5040" w:hanging="360"/>
      </w:pPr>
      <w:rPr>
        <w:rFonts w:ascii="Arial" w:hAnsi="Arial" w:hint="default"/>
      </w:rPr>
    </w:lvl>
    <w:lvl w:ilvl="7" w:tplc="C7C8D6CA" w:tentative="1">
      <w:start w:val="1"/>
      <w:numFmt w:val="bullet"/>
      <w:lvlText w:val="•"/>
      <w:lvlJc w:val="left"/>
      <w:pPr>
        <w:tabs>
          <w:tab w:val="num" w:pos="5760"/>
        </w:tabs>
        <w:ind w:left="5760" w:hanging="360"/>
      </w:pPr>
      <w:rPr>
        <w:rFonts w:ascii="Arial" w:hAnsi="Arial" w:hint="default"/>
      </w:rPr>
    </w:lvl>
    <w:lvl w:ilvl="8" w:tplc="C4A220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BD04AE6"/>
    <w:multiLevelType w:val="hybridMultilevel"/>
    <w:tmpl w:val="0BAE6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D65FD"/>
    <w:multiLevelType w:val="hybridMultilevel"/>
    <w:tmpl w:val="B002E62C"/>
    <w:lvl w:ilvl="0" w:tplc="B9986EE2">
      <w:start w:val="1"/>
      <w:numFmt w:val="bullet"/>
      <w:lvlText w:val="•"/>
      <w:lvlJc w:val="left"/>
      <w:pPr>
        <w:tabs>
          <w:tab w:val="num" w:pos="720"/>
        </w:tabs>
        <w:ind w:left="720" w:hanging="360"/>
      </w:pPr>
      <w:rPr>
        <w:rFonts w:ascii="Arial" w:hAnsi="Arial" w:hint="default"/>
      </w:rPr>
    </w:lvl>
    <w:lvl w:ilvl="1" w:tplc="488EE2A2" w:tentative="1">
      <w:start w:val="1"/>
      <w:numFmt w:val="bullet"/>
      <w:lvlText w:val="•"/>
      <w:lvlJc w:val="left"/>
      <w:pPr>
        <w:tabs>
          <w:tab w:val="num" w:pos="1440"/>
        </w:tabs>
        <w:ind w:left="1440" w:hanging="360"/>
      </w:pPr>
      <w:rPr>
        <w:rFonts w:ascii="Arial" w:hAnsi="Arial" w:hint="default"/>
      </w:rPr>
    </w:lvl>
    <w:lvl w:ilvl="2" w:tplc="F2DEC8EA" w:tentative="1">
      <w:start w:val="1"/>
      <w:numFmt w:val="bullet"/>
      <w:lvlText w:val="•"/>
      <w:lvlJc w:val="left"/>
      <w:pPr>
        <w:tabs>
          <w:tab w:val="num" w:pos="2160"/>
        </w:tabs>
        <w:ind w:left="2160" w:hanging="360"/>
      </w:pPr>
      <w:rPr>
        <w:rFonts w:ascii="Arial" w:hAnsi="Arial" w:hint="default"/>
      </w:rPr>
    </w:lvl>
    <w:lvl w:ilvl="3" w:tplc="3420382A" w:tentative="1">
      <w:start w:val="1"/>
      <w:numFmt w:val="bullet"/>
      <w:lvlText w:val="•"/>
      <w:lvlJc w:val="left"/>
      <w:pPr>
        <w:tabs>
          <w:tab w:val="num" w:pos="2880"/>
        </w:tabs>
        <w:ind w:left="2880" w:hanging="360"/>
      </w:pPr>
      <w:rPr>
        <w:rFonts w:ascii="Arial" w:hAnsi="Arial" w:hint="default"/>
      </w:rPr>
    </w:lvl>
    <w:lvl w:ilvl="4" w:tplc="17F0B86C" w:tentative="1">
      <w:start w:val="1"/>
      <w:numFmt w:val="bullet"/>
      <w:lvlText w:val="•"/>
      <w:lvlJc w:val="left"/>
      <w:pPr>
        <w:tabs>
          <w:tab w:val="num" w:pos="3600"/>
        </w:tabs>
        <w:ind w:left="3600" w:hanging="360"/>
      </w:pPr>
      <w:rPr>
        <w:rFonts w:ascii="Arial" w:hAnsi="Arial" w:hint="default"/>
      </w:rPr>
    </w:lvl>
    <w:lvl w:ilvl="5" w:tplc="B4D25AB8" w:tentative="1">
      <w:start w:val="1"/>
      <w:numFmt w:val="bullet"/>
      <w:lvlText w:val="•"/>
      <w:lvlJc w:val="left"/>
      <w:pPr>
        <w:tabs>
          <w:tab w:val="num" w:pos="4320"/>
        </w:tabs>
        <w:ind w:left="4320" w:hanging="360"/>
      </w:pPr>
      <w:rPr>
        <w:rFonts w:ascii="Arial" w:hAnsi="Arial" w:hint="default"/>
      </w:rPr>
    </w:lvl>
    <w:lvl w:ilvl="6" w:tplc="AA003E44" w:tentative="1">
      <w:start w:val="1"/>
      <w:numFmt w:val="bullet"/>
      <w:lvlText w:val="•"/>
      <w:lvlJc w:val="left"/>
      <w:pPr>
        <w:tabs>
          <w:tab w:val="num" w:pos="5040"/>
        </w:tabs>
        <w:ind w:left="5040" w:hanging="360"/>
      </w:pPr>
      <w:rPr>
        <w:rFonts w:ascii="Arial" w:hAnsi="Arial" w:hint="default"/>
      </w:rPr>
    </w:lvl>
    <w:lvl w:ilvl="7" w:tplc="4250723C" w:tentative="1">
      <w:start w:val="1"/>
      <w:numFmt w:val="bullet"/>
      <w:lvlText w:val="•"/>
      <w:lvlJc w:val="left"/>
      <w:pPr>
        <w:tabs>
          <w:tab w:val="num" w:pos="5760"/>
        </w:tabs>
        <w:ind w:left="5760" w:hanging="360"/>
      </w:pPr>
      <w:rPr>
        <w:rFonts w:ascii="Arial" w:hAnsi="Arial" w:hint="default"/>
      </w:rPr>
    </w:lvl>
    <w:lvl w:ilvl="8" w:tplc="C758135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C9B0D57"/>
    <w:multiLevelType w:val="hybridMultilevel"/>
    <w:tmpl w:val="CE949F5E"/>
    <w:lvl w:ilvl="0" w:tplc="711001A0">
      <w:start w:val="1"/>
      <w:numFmt w:val="bullet"/>
      <w:lvlText w:val="•"/>
      <w:lvlJc w:val="left"/>
      <w:pPr>
        <w:tabs>
          <w:tab w:val="num" w:pos="720"/>
        </w:tabs>
        <w:ind w:left="720" w:hanging="360"/>
      </w:pPr>
      <w:rPr>
        <w:rFonts w:ascii="Arial" w:hAnsi="Arial" w:hint="default"/>
      </w:rPr>
    </w:lvl>
    <w:lvl w:ilvl="1" w:tplc="992E12F0" w:tentative="1">
      <w:start w:val="1"/>
      <w:numFmt w:val="bullet"/>
      <w:lvlText w:val="•"/>
      <w:lvlJc w:val="left"/>
      <w:pPr>
        <w:tabs>
          <w:tab w:val="num" w:pos="1440"/>
        </w:tabs>
        <w:ind w:left="1440" w:hanging="360"/>
      </w:pPr>
      <w:rPr>
        <w:rFonts w:ascii="Arial" w:hAnsi="Arial" w:hint="default"/>
      </w:rPr>
    </w:lvl>
    <w:lvl w:ilvl="2" w:tplc="D2EADC7C" w:tentative="1">
      <w:start w:val="1"/>
      <w:numFmt w:val="bullet"/>
      <w:lvlText w:val="•"/>
      <w:lvlJc w:val="left"/>
      <w:pPr>
        <w:tabs>
          <w:tab w:val="num" w:pos="2160"/>
        </w:tabs>
        <w:ind w:left="2160" w:hanging="360"/>
      </w:pPr>
      <w:rPr>
        <w:rFonts w:ascii="Arial" w:hAnsi="Arial" w:hint="default"/>
      </w:rPr>
    </w:lvl>
    <w:lvl w:ilvl="3" w:tplc="111E16A2" w:tentative="1">
      <w:start w:val="1"/>
      <w:numFmt w:val="bullet"/>
      <w:lvlText w:val="•"/>
      <w:lvlJc w:val="left"/>
      <w:pPr>
        <w:tabs>
          <w:tab w:val="num" w:pos="2880"/>
        </w:tabs>
        <w:ind w:left="2880" w:hanging="360"/>
      </w:pPr>
      <w:rPr>
        <w:rFonts w:ascii="Arial" w:hAnsi="Arial" w:hint="default"/>
      </w:rPr>
    </w:lvl>
    <w:lvl w:ilvl="4" w:tplc="C7080A00" w:tentative="1">
      <w:start w:val="1"/>
      <w:numFmt w:val="bullet"/>
      <w:lvlText w:val="•"/>
      <w:lvlJc w:val="left"/>
      <w:pPr>
        <w:tabs>
          <w:tab w:val="num" w:pos="3600"/>
        </w:tabs>
        <w:ind w:left="3600" w:hanging="360"/>
      </w:pPr>
      <w:rPr>
        <w:rFonts w:ascii="Arial" w:hAnsi="Arial" w:hint="default"/>
      </w:rPr>
    </w:lvl>
    <w:lvl w:ilvl="5" w:tplc="16528BE8" w:tentative="1">
      <w:start w:val="1"/>
      <w:numFmt w:val="bullet"/>
      <w:lvlText w:val="•"/>
      <w:lvlJc w:val="left"/>
      <w:pPr>
        <w:tabs>
          <w:tab w:val="num" w:pos="4320"/>
        </w:tabs>
        <w:ind w:left="4320" w:hanging="360"/>
      </w:pPr>
      <w:rPr>
        <w:rFonts w:ascii="Arial" w:hAnsi="Arial" w:hint="default"/>
      </w:rPr>
    </w:lvl>
    <w:lvl w:ilvl="6" w:tplc="CD721402" w:tentative="1">
      <w:start w:val="1"/>
      <w:numFmt w:val="bullet"/>
      <w:lvlText w:val="•"/>
      <w:lvlJc w:val="left"/>
      <w:pPr>
        <w:tabs>
          <w:tab w:val="num" w:pos="5040"/>
        </w:tabs>
        <w:ind w:left="5040" w:hanging="360"/>
      </w:pPr>
      <w:rPr>
        <w:rFonts w:ascii="Arial" w:hAnsi="Arial" w:hint="default"/>
      </w:rPr>
    </w:lvl>
    <w:lvl w:ilvl="7" w:tplc="EC6A35A6" w:tentative="1">
      <w:start w:val="1"/>
      <w:numFmt w:val="bullet"/>
      <w:lvlText w:val="•"/>
      <w:lvlJc w:val="left"/>
      <w:pPr>
        <w:tabs>
          <w:tab w:val="num" w:pos="5760"/>
        </w:tabs>
        <w:ind w:left="5760" w:hanging="360"/>
      </w:pPr>
      <w:rPr>
        <w:rFonts w:ascii="Arial" w:hAnsi="Arial" w:hint="default"/>
      </w:rPr>
    </w:lvl>
    <w:lvl w:ilvl="8" w:tplc="941EBEC6" w:tentative="1">
      <w:start w:val="1"/>
      <w:numFmt w:val="bullet"/>
      <w:lvlText w:val="•"/>
      <w:lvlJc w:val="left"/>
      <w:pPr>
        <w:tabs>
          <w:tab w:val="num" w:pos="6480"/>
        </w:tabs>
        <w:ind w:left="6480" w:hanging="360"/>
      </w:pPr>
      <w:rPr>
        <w:rFonts w:ascii="Arial" w:hAnsi="Arial" w:hint="default"/>
      </w:rPr>
    </w:lvl>
  </w:abstractNum>
  <w:num w:numId="1" w16cid:durableId="2094474343">
    <w:abstractNumId w:val="2"/>
  </w:num>
  <w:num w:numId="2" w16cid:durableId="1072773341">
    <w:abstractNumId w:val="6"/>
  </w:num>
  <w:num w:numId="3" w16cid:durableId="768624373">
    <w:abstractNumId w:val="5"/>
  </w:num>
  <w:num w:numId="4" w16cid:durableId="1452285267">
    <w:abstractNumId w:val="0"/>
  </w:num>
  <w:num w:numId="5" w16cid:durableId="512693609">
    <w:abstractNumId w:val="1"/>
  </w:num>
  <w:num w:numId="6" w16cid:durableId="526213513">
    <w:abstractNumId w:val="3"/>
  </w:num>
  <w:num w:numId="7" w16cid:durableId="5357752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3A3"/>
    <w:rsid w:val="00000803"/>
    <w:rsid w:val="000024A9"/>
    <w:rsid w:val="00004F17"/>
    <w:rsid w:val="00005349"/>
    <w:rsid w:val="0000585B"/>
    <w:rsid w:val="000314E6"/>
    <w:rsid w:val="00031667"/>
    <w:rsid w:val="000332D5"/>
    <w:rsid w:val="00034C50"/>
    <w:rsid w:val="000375D4"/>
    <w:rsid w:val="0003776D"/>
    <w:rsid w:val="00037A2F"/>
    <w:rsid w:val="00041574"/>
    <w:rsid w:val="0004210D"/>
    <w:rsid w:val="00045C7E"/>
    <w:rsid w:val="00046DD2"/>
    <w:rsid w:val="00046FC6"/>
    <w:rsid w:val="00047E31"/>
    <w:rsid w:val="00047E8E"/>
    <w:rsid w:val="000504AA"/>
    <w:rsid w:val="00051E3C"/>
    <w:rsid w:val="000528E4"/>
    <w:rsid w:val="00053201"/>
    <w:rsid w:val="000629D8"/>
    <w:rsid w:val="00066BE9"/>
    <w:rsid w:val="000725F9"/>
    <w:rsid w:val="000739AC"/>
    <w:rsid w:val="00080703"/>
    <w:rsid w:val="00082A3E"/>
    <w:rsid w:val="000842B6"/>
    <w:rsid w:val="00085426"/>
    <w:rsid w:val="00086310"/>
    <w:rsid w:val="000910E8"/>
    <w:rsid w:val="00091FF0"/>
    <w:rsid w:val="00092C86"/>
    <w:rsid w:val="00094F69"/>
    <w:rsid w:val="00095FE6"/>
    <w:rsid w:val="000B15CD"/>
    <w:rsid w:val="000B3890"/>
    <w:rsid w:val="000C06C2"/>
    <w:rsid w:val="000C1912"/>
    <w:rsid w:val="000C326A"/>
    <w:rsid w:val="000C59ED"/>
    <w:rsid w:val="000C75A3"/>
    <w:rsid w:val="000D1AA2"/>
    <w:rsid w:val="000D2BFC"/>
    <w:rsid w:val="000D37B0"/>
    <w:rsid w:val="000D59F9"/>
    <w:rsid w:val="000D6059"/>
    <w:rsid w:val="000D7C5F"/>
    <w:rsid w:val="000E0819"/>
    <w:rsid w:val="000E2996"/>
    <w:rsid w:val="000E3C42"/>
    <w:rsid w:val="000E5371"/>
    <w:rsid w:val="000E7FDA"/>
    <w:rsid w:val="000F0F9A"/>
    <w:rsid w:val="000F312D"/>
    <w:rsid w:val="000F78CE"/>
    <w:rsid w:val="00106D7A"/>
    <w:rsid w:val="00110630"/>
    <w:rsid w:val="001123B5"/>
    <w:rsid w:val="00116314"/>
    <w:rsid w:val="0012535D"/>
    <w:rsid w:val="00125398"/>
    <w:rsid w:val="00125F3B"/>
    <w:rsid w:val="001315A2"/>
    <w:rsid w:val="00131B22"/>
    <w:rsid w:val="00141C71"/>
    <w:rsid w:val="0014245A"/>
    <w:rsid w:val="001447E1"/>
    <w:rsid w:val="00145B30"/>
    <w:rsid w:val="0014699E"/>
    <w:rsid w:val="001557EE"/>
    <w:rsid w:val="00157753"/>
    <w:rsid w:val="00164FE7"/>
    <w:rsid w:val="0017097A"/>
    <w:rsid w:val="00181643"/>
    <w:rsid w:val="00184C4B"/>
    <w:rsid w:val="00184EEF"/>
    <w:rsid w:val="001854DE"/>
    <w:rsid w:val="00190E68"/>
    <w:rsid w:val="00194379"/>
    <w:rsid w:val="001960B6"/>
    <w:rsid w:val="00196CA2"/>
    <w:rsid w:val="001A047E"/>
    <w:rsid w:val="001A1DB5"/>
    <w:rsid w:val="001A2E23"/>
    <w:rsid w:val="001A3C28"/>
    <w:rsid w:val="001A766A"/>
    <w:rsid w:val="001B0EF8"/>
    <w:rsid w:val="001B111E"/>
    <w:rsid w:val="001B1FAC"/>
    <w:rsid w:val="001B267C"/>
    <w:rsid w:val="001B368A"/>
    <w:rsid w:val="001B3B98"/>
    <w:rsid w:val="001B53D7"/>
    <w:rsid w:val="001B558C"/>
    <w:rsid w:val="001B6DAF"/>
    <w:rsid w:val="001C6086"/>
    <w:rsid w:val="001C6964"/>
    <w:rsid w:val="001D0F60"/>
    <w:rsid w:val="001D181C"/>
    <w:rsid w:val="001D1993"/>
    <w:rsid w:val="001D5498"/>
    <w:rsid w:val="001D6402"/>
    <w:rsid w:val="001E01F2"/>
    <w:rsid w:val="001E2253"/>
    <w:rsid w:val="001E390D"/>
    <w:rsid w:val="001E7215"/>
    <w:rsid w:val="001E76A1"/>
    <w:rsid w:val="001F1CE3"/>
    <w:rsid w:val="001F3947"/>
    <w:rsid w:val="001F6481"/>
    <w:rsid w:val="001F72C7"/>
    <w:rsid w:val="00202D21"/>
    <w:rsid w:val="002076D3"/>
    <w:rsid w:val="00211516"/>
    <w:rsid w:val="0021258B"/>
    <w:rsid w:val="00213CC3"/>
    <w:rsid w:val="002152BE"/>
    <w:rsid w:val="0021710E"/>
    <w:rsid w:val="00222552"/>
    <w:rsid w:val="00223005"/>
    <w:rsid w:val="0022352C"/>
    <w:rsid w:val="002237DA"/>
    <w:rsid w:val="00224F46"/>
    <w:rsid w:val="00226773"/>
    <w:rsid w:val="00226DFE"/>
    <w:rsid w:val="00227C65"/>
    <w:rsid w:val="002315A9"/>
    <w:rsid w:val="002319EF"/>
    <w:rsid w:val="002328AF"/>
    <w:rsid w:val="00236DCF"/>
    <w:rsid w:val="00237596"/>
    <w:rsid w:val="002416D7"/>
    <w:rsid w:val="00241B43"/>
    <w:rsid w:val="00242348"/>
    <w:rsid w:val="00244039"/>
    <w:rsid w:val="0025055C"/>
    <w:rsid w:val="00255E45"/>
    <w:rsid w:val="0026016C"/>
    <w:rsid w:val="00263994"/>
    <w:rsid w:val="00263EAC"/>
    <w:rsid w:val="00270F66"/>
    <w:rsid w:val="0028185A"/>
    <w:rsid w:val="00282D34"/>
    <w:rsid w:val="0028394C"/>
    <w:rsid w:val="00284452"/>
    <w:rsid w:val="00284947"/>
    <w:rsid w:val="00284C70"/>
    <w:rsid w:val="0028770E"/>
    <w:rsid w:val="002878B4"/>
    <w:rsid w:val="00287C8F"/>
    <w:rsid w:val="00290E70"/>
    <w:rsid w:val="00291E3B"/>
    <w:rsid w:val="002963DB"/>
    <w:rsid w:val="00297420"/>
    <w:rsid w:val="002A2672"/>
    <w:rsid w:val="002A47AD"/>
    <w:rsid w:val="002A5415"/>
    <w:rsid w:val="002A5BB7"/>
    <w:rsid w:val="002A6784"/>
    <w:rsid w:val="002A7110"/>
    <w:rsid w:val="002B0238"/>
    <w:rsid w:val="002B1656"/>
    <w:rsid w:val="002B21A9"/>
    <w:rsid w:val="002B2865"/>
    <w:rsid w:val="002B7425"/>
    <w:rsid w:val="002C31DF"/>
    <w:rsid w:val="002C4036"/>
    <w:rsid w:val="002D02B7"/>
    <w:rsid w:val="002D0EEE"/>
    <w:rsid w:val="002D278E"/>
    <w:rsid w:val="002D78F2"/>
    <w:rsid w:val="002E0CCA"/>
    <w:rsid w:val="002E4416"/>
    <w:rsid w:val="002E4CFC"/>
    <w:rsid w:val="002E5892"/>
    <w:rsid w:val="002F2BC7"/>
    <w:rsid w:val="002F6982"/>
    <w:rsid w:val="003005CA"/>
    <w:rsid w:val="00301EB0"/>
    <w:rsid w:val="00303CF9"/>
    <w:rsid w:val="00304DEB"/>
    <w:rsid w:val="0031276B"/>
    <w:rsid w:val="00313F71"/>
    <w:rsid w:val="00317B7D"/>
    <w:rsid w:val="00317C4E"/>
    <w:rsid w:val="003236A5"/>
    <w:rsid w:val="0032665C"/>
    <w:rsid w:val="00327180"/>
    <w:rsid w:val="00334E31"/>
    <w:rsid w:val="0033567C"/>
    <w:rsid w:val="00335E22"/>
    <w:rsid w:val="00336CE3"/>
    <w:rsid w:val="00340F7A"/>
    <w:rsid w:val="00341B63"/>
    <w:rsid w:val="00343BB3"/>
    <w:rsid w:val="0034500A"/>
    <w:rsid w:val="00345516"/>
    <w:rsid w:val="003466D2"/>
    <w:rsid w:val="003471A8"/>
    <w:rsid w:val="00355529"/>
    <w:rsid w:val="00356CBE"/>
    <w:rsid w:val="00357549"/>
    <w:rsid w:val="003618CC"/>
    <w:rsid w:val="003621C6"/>
    <w:rsid w:val="003773DB"/>
    <w:rsid w:val="00386427"/>
    <w:rsid w:val="00387038"/>
    <w:rsid w:val="00392F6F"/>
    <w:rsid w:val="00395066"/>
    <w:rsid w:val="00395EDF"/>
    <w:rsid w:val="003971FC"/>
    <w:rsid w:val="003A11A7"/>
    <w:rsid w:val="003A2B25"/>
    <w:rsid w:val="003A44E1"/>
    <w:rsid w:val="003A5EAE"/>
    <w:rsid w:val="003B2976"/>
    <w:rsid w:val="003B5B01"/>
    <w:rsid w:val="003B6C73"/>
    <w:rsid w:val="003C79A3"/>
    <w:rsid w:val="003D0178"/>
    <w:rsid w:val="003D0CFE"/>
    <w:rsid w:val="003D41DA"/>
    <w:rsid w:val="003D6EFD"/>
    <w:rsid w:val="003D75A2"/>
    <w:rsid w:val="003E14A4"/>
    <w:rsid w:val="003E63C0"/>
    <w:rsid w:val="003E6E11"/>
    <w:rsid w:val="003F0004"/>
    <w:rsid w:val="003F0F4F"/>
    <w:rsid w:val="003F108B"/>
    <w:rsid w:val="003F2BC9"/>
    <w:rsid w:val="003F64D9"/>
    <w:rsid w:val="00401083"/>
    <w:rsid w:val="00401150"/>
    <w:rsid w:val="00401C08"/>
    <w:rsid w:val="004047F0"/>
    <w:rsid w:val="00406848"/>
    <w:rsid w:val="0040752D"/>
    <w:rsid w:val="00411302"/>
    <w:rsid w:val="00413616"/>
    <w:rsid w:val="004136D0"/>
    <w:rsid w:val="00413A31"/>
    <w:rsid w:val="0041493A"/>
    <w:rsid w:val="00415027"/>
    <w:rsid w:val="004164C9"/>
    <w:rsid w:val="00416F46"/>
    <w:rsid w:val="00421218"/>
    <w:rsid w:val="004250B7"/>
    <w:rsid w:val="00427685"/>
    <w:rsid w:val="004277DA"/>
    <w:rsid w:val="00430105"/>
    <w:rsid w:val="00430DEA"/>
    <w:rsid w:val="00432DA8"/>
    <w:rsid w:val="0043426C"/>
    <w:rsid w:val="00447009"/>
    <w:rsid w:val="004531A5"/>
    <w:rsid w:val="004534A1"/>
    <w:rsid w:val="00456480"/>
    <w:rsid w:val="00456E1A"/>
    <w:rsid w:val="004604D1"/>
    <w:rsid w:val="0046074A"/>
    <w:rsid w:val="00461A87"/>
    <w:rsid w:val="004621CB"/>
    <w:rsid w:val="004635FC"/>
    <w:rsid w:val="004669C9"/>
    <w:rsid w:val="00467CDE"/>
    <w:rsid w:val="004716D2"/>
    <w:rsid w:val="00473738"/>
    <w:rsid w:val="00475C93"/>
    <w:rsid w:val="00477967"/>
    <w:rsid w:val="004835CD"/>
    <w:rsid w:val="004914DE"/>
    <w:rsid w:val="004931EF"/>
    <w:rsid w:val="00497740"/>
    <w:rsid w:val="004A24FC"/>
    <w:rsid w:val="004A45B6"/>
    <w:rsid w:val="004A5D36"/>
    <w:rsid w:val="004B31CB"/>
    <w:rsid w:val="004B3630"/>
    <w:rsid w:val="004B369D"/>
    <w:rsid w:val="004B3DD3"/>
    <w:rsid w:val="004C17E4"/>
    <w:rsid w:val="004C4452"/>
    <w:rsid w:val="004D0869"/>
    <w:rsid w:val="004D0F5C"/>
    <w:rsid w:val="004D5A4C"/>
    <w:rsid w:val="004D715B"/>
    <w:rsid w:val="004E0A60"/>
    <w:rsid w:val="004E3CF4"/>
    <w:rsid w:val="004E4957"/>
    <w:rsid w:val="004E5790"/>
    <w:rsid w:val="004E5D64"/>
    <w:rsid w:val="004E6790"/>
    <w:rsid w:val="004E7214"/>
    <w:rsid w:val="004F0896"/>
    <w:rsid w:val="004F614A"/>
    <w:rsid w:val="00503CAE"/>
    <w:rsid w:val="00504A82"/>
    <w:rsid w:val="005057FD"/>
    <w:rsid w:val="00514E3F"/>
    <w:rsid w:val="00514FB2"/>
    <w:rsid w:val="005179D2"/>
    <w:rsid w:val="00523EA0"/>
    <w:rsid w:val="00525192"/>
    <w:rsid w:val="00525720"/>
    <w:rsid w:val="00530852"/>
    <w:rsid w:val="0053199C"/>
    <w:rsid w:val="00536C48"/>
    <w:rsid w:val="0054277A"/>
    <w:rsid w:val="0054298F"/>
    <w:rsid w:val="00544A5C"/>
    <w:rsid w:val="005463E1"/>
    <w:rsid w:val="00550E2F"/>
    <w:rsid w:val="005557DF"/>
    <w:rsid w:val="00561AF3"/>
    <w:rsid w:val="00561EDE"/>
    <w:rsid w:val="0056518E"/>
    <w:rsid w:val="00565902"/>
    <w:rsid w:val="00566836"/>
    <w:rsid w:val="00573BD0"/>
    <w:rsid w:val="005769CA"/>
    <w:rsid w:val="00580313"/>
    <w:rsid w:val="00581D91"/>
    <w:rsid w:val="005832AB"/>
    <w:rsid w:val="0059011D"/>
    <w:rsid w:val="0059031E"/>
    <w:rsid w:val="00596476"/>
    <w:rsid w:val="00597C75"/>
    <w:rsid w:val="005B06E8"/>
    <w:rsid w:val="005B2BE9"/>
    <w:rsid w:val="005B3403"/>
    <w:rsid w:val="005B4A70"/>
    <w:rsid w:val="005B65DD"/>
    <w:rsid w:val="005B7CCE"/>
    <w:rsid w:val="005C57FD"/>
    <w:rsid w:val="005D177E"/>
    <w:rsid w:val="005D3062"/>
    <w:rsid w:val="005D4AB8"/>
    <w:rsid w:val="005D4D2E"/>
    <w:rsid w:val="005E06D5"/>
    <w:rsid w:val="005E1AED"/>
    <w:rsid w:val="005E37EE"/>
    <w:rsid w:val="005F032A"/>
    <w:rsid w:val="005F29B4"/>
    <w:rsid w:val="00601491"/>
    <w:rsid w:val="00603B5E"/>
    <w:rsid w:val="006057DC"/>
    <w:rsid w:val="00614443"/>
    <w:rsid w:val="00615EA2"/>
    <w:rsid w:val="006178D5"/>
    <w:rsid w:val="00621DD2"/>
    <w:rsid w:val="0062364F"/>
    <w:rsid w:val="00623E4D"/>
    <w:rsid w:val="00626380"/>
    <w:rsid w:val="00626901"/>
    <w:rsid w:val="00627E7C"/>
    <w:rsid w:val="00635C5C"/>
    <w:rsid w:val="0063606F"/>
    <w:rsid w:val="00637C09"/>
    <w:rsid w:val="00642D7C"/>
    <w:rsid w:val="006439AB"/>
    <w:rsid w:val="00646FE1"/>
    <w:rsid w:val="006474C4"/>
    <w:rsid w:val="006517C0"/>
    <w:rsid w:val="00651C92"/>
    <w:rsid w:val="00653501"/>
    <w:rsid w:val="006653C0"/>
    <w:rsid w:val="006654C6"/>
    <w:rsid w:val="00665E7C"/>
    <w:rsid w:val="0066618C"/>
    <w:rsid w:val="0067291B"/>
    <w:rsid w:val="00673F00"/>
    <w:rsid w:val="00675F26"/>
    <w:rsid w:val="0067652A"/>
    <w:rsid w:val="00676DA7"/>
    <w:rsid w:val="00681E26"/>
    <w:rsid w:val="0068230C"/>
    <w:rsid w:val="00685287"/>
    <w:rsid w:val="00685C44"/>
    <w:rsid w:val="00687E05"/>
    <w:rsid w:val="006909CD"/>
    <w:rsid w:val="00691661"/>
    <w:rsid w:val="00693753"/>
    <w:rsid w:val="00695FF3"/>
    <w:rsid w:val="00696060"/>
    <w:rsid w:val="00696984"/>
    <w:rsid w:val="006A1739"/>
    <w:rsid w:val="006A3971"/>
    <w:rsid w:val="006A5CBF"/>
    <w:rsid w:val="006B0DDF"/>
    <w:rsid w:val="006B1535"/>
    <w:rsid w:val="006B3BF6"/>
    <w:rsid w:val="006B7D31"/>
    <w:rsid w:val="006C6F4A"/>
    <w:rsid w:val="006D715E"/>
    <w:rsid w:val="006E2AA7"/>
    <w:rsid w:val="006E6540"/>
    <w:rsid w:val="006E6C25"/>
    <w:rsid w:val="006F165F"/>
    <w:rsid w:val="006F3AF4"/>
    <w:rsid w:val="007027AB"/>
    <w:rsid w:val="007072D6"/>
    <w:rsid w:val="00710D36"/>
    <w:rsid w:val="007240B8"/>
    <w:rsid w:val="00726516"/>
    <w:rsid w:val="00727068"/>
    <w:rsid w:val="0072709F"/>
    <w:rsid w:val="007302EA"/>
    <w:rsid w:val="00730A7F"/>
    <w:rsid w:val="007362D6"/>
    <w:rsid w:val="007421CB"/>
    <w:rsid w:val="00746F46"/>
    <w:rsid w:val="00747EA7"/>
    <w:rsid w:val="007502F1"/>
    <w:rsid w:val="00754F9D"/>
    <w:rsid w:val="00760065"/>
    <w:rsid w:val="00760A73"/>
    <w:rsid w:val="00761CC3"/>
    <w:rsid w:val="0076607A"/>
    <w:rsid w:val="00767B9A"/>
    <w:rsid w:val="007757A3"/>
    <w:rsid w:val="00775838"/>
    <w:rsid w:val="00775941"/>
    <w:rsid w:val="00777651"/>
    <w:rsid w:val="00780648"/>
    <w:rsid w:val="00780D1E"/>
    <w:rsid w:val="007815C2"/>
    <w:rsid w:val="00785483"/>
    <w:rsid w:val="007865BB"/>
    <w:rsid w:val="00790C6E"/>
    <w:rsid w:val="00791CA5"/>
    <w:rsid w:val="00793E5C"/>
    <w:rsid w:val="007949B9"/>
    <w:rsid w:val="007949C9"/>
    <w:rsid w:val="007A01C0"/>
    <w:rsid w:val="007A3D0D"/>
    <w:rsid w:val="007A4C3A"/>
    <w:rsid w:val="007A5C6A"/>
    <w:rsid w:val="007B1478"/>
    <w:rsid w:val="007B1EC1"/>
    <w:rsid w:val="007B32BF"/>
    <w:rsid w:val="007C5C68"/>
    <w:rsid w:val="007C7279"/>
    <w:rsid w:val="007D15C3"/>
    <w:rsid w:val="007D7ECC"/>
    <w:rsid w:val="00801E26"/>
    <w:rsid w:val="00803EC5"/>
    <w:rsid w:val="00812A2B"/>
    <w:rsid w:val="0081509C"/>
    <w:rsid w:val="00820890"/>
    <w:rsid w:val="008249DC"/>
    <w:rsid w:val="00831A54"/>
    <w:rsid w:val="00834C75"/>
    <w:rsid w:val="00835B90"/>
    <w:rsid w:val="00835E22"/>
    <w:rsid w:val="00837C95"/>
    <w:rsid w:val="00841E40"/>
    <w:rsid w:val="008424C5"/>
    <w:rsid w:val="008428AE"/>
    <w:rsid w:val="00842D79"/>
    <w:rsid w:val="00850371"/>
    <w:rsid w:val="0085204E"/>
    <w:rsid w:val="00856EE4"/>
    <w:rsid w:val="008605FC"/>
    <w:rsid w:val="00862629"/>
    <w:rsid w:val="00863755"/>
    <w:rsid w:val="00866AC5"/>
    <w:rsid w:val="00866C67"/>
    <w:rsid w:val="00867A4A"/>
    <w:rsid w:val="008706FF"/>
    <w:rsid w:val="0087226E"/>
    <w:rsid w:val="008734D3"/>
    <w:rsid w:val="00876ADE"/>
    <w:rsid w:val="00880F72"/>
    <w:rsid w:val="00890814"/>
    <w:rsid w:val="008914DD"/>
    <w:rsid w:val="00893126"/>
    <w:rsid w:val="00895554"/>
    <w:rsid w:val="00895AC8"/>
    <w:rsid w:val="008964D0"/>
    <w:rsid w:val="00897D1E"/>
    <w:rsid w:val="00897E1C"/>
    <w:rsid w:val="008A2CEA"/>
    <w:rsid w:val="008A2E21"/>
    <w:rsid w:val="008A6A25"/>
    <w:rsid w:val="008B1150"/>
    <w:rsid w:val="008B15AB"/>
    <w:rsid w:val="008B1D42"/>
    <w:rsid w:val="008B5D74"/>
    <w:rsid w:val="008B6959"/>
    <w:rsid w:val="008D1C20"/>
    <w:rsid w:val="008D4A4F"/>
    <w:rsid w:val="008D59FE"/>
    <w:rsid w:val="008E1BD2"/>
    <w:rsid w:val="008E57DB"/>
    <w:rsid w:val="008F3770"/>
    <w:rsid w:val="008F72C9"/>
    <w:rsid w:val="008F7CC9"/>
    <w:rsid w:val="009145B1"/>
    <w:rsid w:val="00917524"/>
    <w:rsid w:val="0092051D"/>
    <w:rsid w:val="00924100"/>
    <w:rsid w:val="00926109"/>
    <w:rsid w:val="0093097E"/>
    <w:rsid w:val="00931238"/>
    <w:rsid w:val="00931B96"/>
    <w:rsid w:val="00935A07"/>
    <w:rsid w:val="009400A7"/>
    <w:rsid w:val="0094159D"/>
    <w:rsid w:val="00950650"/>
    <w:rsid w:val="00956C09"/>
    <w:rsid w:val="00957828"/>
    <w:rsid w:val="00960C11"/>
    <w:rsid w:val="009621B2"/>
    <w:rsid w:val="00962E37"/>
    <w:rsid w:val="00963782"/>
    <w:rsid w:val="00967165"/>
    <w:rsid w:val="00970E8B"/>
    <w:rsid w:val="00977367"/>
    <w:rsid w:val="00982868"/>
    <w:rsid w:val="00990014"/>
    <w:rsid w:val="0099118B"/>
    <w:rsid w:val="00992943"/>
    <w:rsid w:val="009A02A7"/>
    <w:rsid w:val="009A0307"/>
    <w:rsid w:val="009A0F69"/>
    <w:rsid w:val="009A3FB3"/>
    <w:rsid w:val="009A43CA"/>
    <w:rsid w:val="009A5531"/>
    <w:rsid w:val="009A6CEB"/>
    <w:rsid w:val="009B2DD1"/>
    <w:rsid w:val="009B32CF"/>
    <w:rsid w:val="009B4457"/>
    <w:rsid w:val="009B5CEB"/>
    <w:rsid w:val="009B7739"/>
    <w:rsid w:val="009B7E35"/>
    <w:rsid w:val="009C62BC"/>
    <w:rsid w:val="009D7C8A"/>
    <w:rsid w:val="009E3446"/>
    <w:rsid w:val="009E581D"/>
    <w:rsid w:val="009E6CD2"/>
    <w:rsid w:val="009F0065"/>
    <w:rsid w:val="009F02F9"/>
    <w:rsid w:val="009F0753"/>
    <w:rsid w:val="009F20AC"/>
    <w:rsid w:val="009F35AA"/>
    <w:rsid w:val="009F6277"/>
    <w:rsid w:val="00A013B4"/>
    <w:rsid w:val="00A01807"/>
    <w:rsid w:val="00A02F5F"/>
    <w:rsid w:val="00A07F3B"/>
    <w:rsid w:val="00A16369"/>
    <w:rsid w:val="00A262CE"/>
    <w:rsid w:val="00A33005"/>
    <w:rsid w:val="00A3599D"/>
    <w:rsid w:val="00A412B6"/>
    <w:rsid w:val="00A4315A"/>
    <w:rsid w:val="00A444D6"/>
    <w:rsid w:val="00A44AEB"/>
    <w:rsid w:val="00A44C7D"/>
    <w:rsid w:val="00A46F73"/>
    <w:rsid w:val="00A50ED3"/>
    <w:rsid w:val="00A546D1"/>
    <w:rsid w:val="00A57B7A"/>
    <w:rsid w:val="00A64E06"/>
    <w:rsid w:val="00A70964"/>
    <w:rsid w:val="00A72224"/>
    <w:rsid w:val="00A735CF"/>
    <w:rsid w:val="00A7506A"/>
    <w:rsid w:val="00A80758"/>
    <w:rsid w:val="00A82A83"/>
    <w:rsid w:val="00A83A96"/>
    <w:rsid w:val="00A90EF7"/>
    <w:rsid w:val="00A92F1D"/>
    <w:rsid w:val="00A93088"/>
    <w:rsid w:val="00A93FF5"/>
    <w:rsid w:val="00AA303D"/>
    <w:rsid w:val="00AA4CF5"/>
    <w:rsid w:val="00AB3454"/>
    <w:rsid w:val="00AB5EB9"/>
    <w:rsid w:val="00AB6D8E"/>
    <w:rsid w:val="00AC27CD"/>
    <w:rsid w:val="00AC4094"/>
    <w:rsid w:val="00AD4251"/>
    <w:rsid w:val="00AD690A"/>
    <w:rsid w:val="00AE0704"/>
    <w:rsid w:val="00AE2225"/>
    <w:rsid w:val="00AE4B1F"/>
    <w:rsid w:val="00AE6E67"/>
    <w:rsid w:val="00AF0EE2"/>
    <w:rsid w:val="00AF25DB"/>
    <w:rsid w:val="00B12FBB"/>
    <w:rsid w:val="00B15C39"/>
    <w:rsid w:val="00B16A78"/>
    <w:rsid w:val="00B25C79"/>
    <w:rsid w:val="00B33A58"/>
    <w:rsid w:val="00B365DD"/>
    <w:rsid w:val="00B37242"/>
    <w:rsid w:val="00B37CB4"/>
    <w:rsid w:val="00B41CB4"/>
    <w:rsid w:val="00B472FA"/>
    <w:rsid w:val="00B544AC"/>
    <w:rsid w:val="00B730A1"/>
    <w:rsid w:val="00B75816"/>
    <w:rsid w:val="00B81CD5"/>
    <w:rsid w:val="00B82529"/>
    <w:rsid w:val="00B82B8B"/>
    <w:rsid w:val="00B831E7"/>
    <w:rsid w:val="00B86685"/>
    <w:rsid w:val="00B90C07"/>
    <w:rsid w:val="00B91A93"/>
    <w:rsid w:val="00B93090"/>
    <w:rsid w:val="00B95CBE"/>
    <w:rsid w:val="00B964F8"/>
    <w:rsid w:val="00BA07C5"/>
    <w:rsid w:val="00BA3A7E"/>
    <w:rsid w:val="00BA5D87"/>
    <w:rsid w:val="00BC1CBF"/>
    <w:rsid w:val="00BD67C7"/>
    <w:rsid w:val="00BD7396"/>
    <w:rsid w:val="00BE084C"/>
    <w:rsid w:val="00BF194F"/>
    <w:rsid w:val="00BF3B26"/>
    <w:rsid w:val="00BF53EA"/>
    <w:rsid w:val="00BF55EF"/>
    <w:rsid w:val="00BF593B"/>
    <w:rsid w:val="00BF7A66"/>
    <w:rsid w:val="00C0082C"/>
    <w:rsid w:val="00C11124"/>
    <w:rsid w:val="00C14068"/>
    <w:rsid w:val="00C20C8D"/>
    <w:rsid w:val="00C21D29"/>
    <w:rsid w:val="00C22418"/>
    <w:rsid w:val="00C2681D"/>
    <w:rsid w:val="00C306EE"/>
    <w:rsid w:val="00C31901"/>
    <w:rsid w:val="00C31907"/>
    <w:rsid w:val="00C34ED7"/>
    <w:rsid w:val="00C3581B"/>
    <w:rsid w:val="00C3613C"/>
    <w:rsid w:val="00C419DB"/>
    <w:rsid w:val="00C41AD9"/>
    <w:rsid w:val="00C41D8D"/>
    <w:rsid w:val="00C4220D"/>
    <w:rsid w:val="00C42998"/>
    <w:rsid w:val="00C47BA2"/>
    <w:rsid w:val="00C50898"/>
    <w:rsid w:val="00C50E85"/>
    <w:rsid w:val="00C51B58"/>
    <w:rsid w:val="00C5382A"/>
    <w:rsid w:val="00C57BA6"/>
    <w:rsid w:val="00C619DF"/>
    <w:rsid w:val="00C638E1"/>
    <w:rsid w:val="00C65554"/>
    <w:rsid w:val="00C656A1"/>
    <w:rsid w:val="00C65A3A"/>
    <w:rsid w:val="00C65C21"/>
    <w:rsid w:val="00C66CE7"/>
    <w:rsid w:val="00C67904"/>
    <w:rsid w:val="00C703B1"/>
    <w:rsid w:val="00C731D0"/>
    <w:rsid w:val="00C75F04"/>
    <w:rsid w:val="00C7782B"/>
    <w:rsid w:val="00C923A3"/>
    <w:rsid w:val="00C935D7"/>
    <w:rsid w:val="00C93666"/>
    <w:rsid w:val="00C93AC7"/>
    <w:rsid w:val="00C94FA8"/>
    <w:rsid w:val="00C965F1"/>
    <w:rsid w:val="00CA0E8D"/>
    <w:rsid w:val="00CA7F62"/>
    <w:rsid w:val="00CB31BA"/>
    <w:rsid w:val="00CB33C4"/>
    <w:rsid w:val="00CB452B"/>
    <w:rsid w:val="00CB5903"/>
    <w:rsid w:val="00CB5A1F"/>
    <w:rsid w:val="00CB6F7C"/>
    <w:rsid w:val="00CC5E37"/>
    <w:rsid w:val="00CC5EDB"/>
    <w:rsid w:val="00CC77E7"/>
    <w:rsid w:val="00CD2241"/>
    <w:rsid w:val="00CD46A1"/>
    <w:rsid w:val="00CD5DA4"/>
    <w:rsid w:val="00CE0605"/>
    <w:rsid w:val="00CE4C1C"/>
    <w:rsid w:val="00CF6571"/>
    <w:rsid w:val="00CF6E1B"/>
    <w:rsid w:val="00CF70E9"/>
    <w:rsid w:val="00CF7789"/>
    <w:rsid w:val="00D049EB"/>
    <w:rsid w:val="00D06EF3"/>
    <w:rsid w:val="00D1066D"/>
    <w:rsid w:val="00D165A3"/>
    <w:rsid w:val="00D1718B"/>
    <w:rsid w:val="00D1797E"/>
    <w:rsid w:val="00D23F98"/>
    <w:rsid w:val="00D26550"/>
    <w:rsid w:val="00D32519"/>
    <w:rsid w:val="00D32DCC"/>
    <w:rsid w:val="00D32DEA"/>
    <w:rsid w:val="00D351DF"/>
    <w:rsid w:val="00D402DF"/>
    <w:rsid w:val="00D40AFF"/>
    <w:rsid w:val="00D42465"/>
    <w:rsid w:val="00D44015"/>
    <w:rsid w:val="00D45751"/>
    <w:rsid w:val="00D46F2B"/>
    <w:rsid w:val="00D4791C"/>
    <w:rsid w:val="00D51893"/>
    <w:rsid w:val="00D53AE6"/>
    <w:rsid w:val="00D54409"/>
    <w:rsid w:val="00D558C0"/>
    <w:rsid w:val="00D55B59"/>
    <w:rsid w:val="00D5669F"/>
    <w:rsid w:val="00D57CC5"/>
    <w:rsid w:val="00D57DF7"/>
    <w:rsid w:val="00D64E12"/>
    <w:rsid w:val="00D66506"/>
    <w:rsid w:val="00D66A0B"/>
    <w:rsid w:val="00D6715A"/>
    <w:rsid w:val="00D6775F"/>
    <w:rsid w:val="00D7044E"/>
    <w:rsid w:val="00D71363"/>
    <w:rsid w:val="00D7349D"/>
    <w:rsid w:val="00D73527"/>
    <w:rsid w:val="00D755D3"/>
    <w:rsid w:val="00D7657B"/>
    <w:rsid w:val="00D81CF5"/>
    <w:rsid w:val="00D8443E"/>
    <w:rsid w:val="00D912AA"/>
    <w:rsid w:val="00D92BA4"/>
    <w:rsid w:val="00D96FDC"/>
    <w:rsid w:val="00DA1317"/>
    <w:rsid w:val="00DA1D2B"/>
    <w:rsid w:val="00DA3BF9"/>
    <w:rsid w:val="00DA687D"/>
    <w:rsid w:val="00DB23CF"/>
    <w:rsid w:val="00DB2A2D"/>
    <w:rsid w:val="00DB3D19"/>
    <w:rsid w:val="00DB494A"/>
    <w:rsid w:val="00DC3FC0"/>
    <w:rsid w:val="00DC462D"/>
    <w:rsid w:val="00DC56CB"/>
    <w:rsid w:val="00DC76A2"/>
    <w:rsid w:val="00DC7BC5"/>
    <w:rsid w:val="00DD23F7"/>
    <w:rsid w:val="00DD2676"/>
    <w:rsid w:val="00DD4057"/>
    <w:rsid w:val="00DD574E"/>
    <w:rsid w:val="00DE1F63"/>
    <w:rsid w:val="00DE727F"/>
    <w:rsid w:val="00DE781F"/>
    <w:rsid w:val="00DF02CA"/>
    <w:rsid w:val="00DF3751"/>
    <w:rsid w:val="00E00B65"/>
    <w:rsid w:val="00E01E68"/>
    <w:rsid w:val="00E03649"/>
    <w:rsid w:val="00E051AD"/>
    <w:rsid w:val="00E05566"/>
    <w:rsid w:val="00E12A7F"/>
    <w:rsid w:val="00E1380B"/>
    <w:rsid w:val="00E25377"/>
    <w:rsid w:val="00E25DE2"/>
    <w:rsid w:val="00E266DC"/>
    <w:rsid w:val="00E30E27"/>
    <w:rsid w:val="00E357AE"/>
    <w:rsid w:val="00E35CF7"/>
    <w:rsid w:val="00E427AF"/>
    <w:rsid w:val="00E4333E"/>
    <w:rsid w:val="00E45AED"/>
    <w:rsid w:val="00E50054"/>
    <w:rsid w:val="00E52D0F"/>
    <w:rsid w:val="00E54E69"/>
    <w:rsid w:val="00E6393F"/>
    <w:rsid w:val="00E647DA"/>
    <w:rsid w:val="00E649BB"/>
    <w:rsid w:val="00E66433"/>
    <w:rsid w:val="00E66487"/>
    <w:rsid w:val="00E714CE"/>
    <w:rsid w:val="00E71762"/>
    <w:rsid w:val="00E73735"/>
    <w:rsid w:val="00E76D6C"/>
    <w:rsid w:val="00E80923"/>
    <w:rsid w:val="00E82FC4"/>
    <w:rsid w:val="00E84F8D"/>
    <w:rsid w:val="00E85801"/>
    <w:rsid w:val="00E91207"/>
    <w:rsid w:val="00E914D5"/>
    <w:rsid w:val="00E91570"/>
    <w:rsid w:val="00E96C49"/>
    <w:rsid w:val="00EA4798"/>
    <w:rsid w:val="00EA4C1B"/>
    <w:rsid w:val="00EA5D15"/>
    <w:rsid w:val="00EB0CF6"/>
    <w:rsid w:val="00EB1BEA"/>
    <w:rsid w:val="00EB31D9"/>
    <w:rsid w:val="00EB5FAD"/>
    <w:rsid w:val="00EB7EC3"/>
    <w:rsid w:val="00EC0556"/>
    <w:rsid w:val="00EC1CA2"/>
    <w:rsid w:val="00EC2AF6"/>
    <w:rsid w:val="00EC67B7"/>
    <w:rsid w:val="00EC7B39"/>
    <w:rsid w:val="00ED3242"/>
    <w:rsid w:val="00ED4549"/>
    <w:rsid w:val="00ED4C32"/>
    <w:rsid w:val="00EE268E"/>
    <w:rsid w:val="00EE4A42"/>
    <w:rsid w:val="00EE607A"/>
    <w:rsid w:val="00EF1133"/>
    <w:rsid w:val="00EF23F5"/>
    <w:rsid w:val="00EF46EF"/>
    <w:rsid w:val="00EF4D1D"/>
    <w:rsid w:val="00EF5F90"/>
    <w:rsid w:val="00EF7E39"/>
    <w:rsid w:val="00F02725"/>
    <w:rsid w:val="00F0394C"/>
    <w:rsid w:val="00F062B5"/>
    <w:rsid w:val="00F11DCF"/>
    <w:rsid w:val="00F13071"/>
    <w:rsid w:val="00F1627B"/>
    <w:rsid w:val="00F20D37"/>
    <w:rsid w:val="00F20E55"/>
    <w:rsid w:val="00F2291C"/>
    <w:rsid w:val="00F23D7D"/>
    <w:rsid w:val="00F24649"/>
    <w:rsid w:val="00F24BD0"/>
    <w:rsid w:val="00F323EA"/>
    <w:rsid w:val="00F3490A"/>
    <w:rsid w:val="00F34D51"/>
    <w:rsid w:val="00F34E6A"/>
    <w:rsid w:val="00F356D5"/>
    <w:rsid w:val="00F419A5"/>
    <w:rsid w:val="00F425C3"/>
    <w:rsid w:val="00F42C7C"/>
    <w:rsid w:val="00F46359"/>
    <w:rsid w:val="00F50849"/>
    <w:rsid w:val="00F54D52"/>
    <w:rsid w:val="00F55A3C"/>
    <w:rsid w:val="00F60EF9"/>
    <w:rsid w:val="00F65443"/>
    <w:rsid w:val="00F703EE"/>
    <w:rsid w:val="00F72C69"/>
    <w:rsid w:val="00F738B3"/>
    <w:rsid w:val="00F74025"/>
    <w:rsid w:val="00F751A5"/>
    <w:rsid w:val="00F77537"/>
    <w:rsid w:val="00F77DB7"/>
    <w:rsid w:val="00F80F17"/>
    <w:rsid w:val="00F828A7"/>
    <w:rsid w:val="00F83343"/>
    <w:rsid w:val="00F843EC"/>
    <w:rsid w:val="00F84F7E"/>
    <w:rsid w:val="00F93E09"/>
    <w:rsid w:val="00F9608E"/>
    <w:rsid w:val="00FA093B"/>
    <w:rsid w:val="00FA26A5"/>
    <w:rsid w:val="00FA4D83"/>
    <w:rsid w:val="00FB266E"/>
    <w:rsid w:val="00FB5D2A"/>
    <w:rsid w:val="00FB780A"/>
    <w:rsid w:val="00FC0331"/>
    <w:rsid w:val="00FC1A1F"/>
    <w:rsid w:val="00FC208C"/>
    <w:rsid w:val="00FC2FEB"/>
    <w:rsid w:val="00FC3275"/>
    <w:rsid w:val="00FC350F"/>
    <w:rsid w:val="00FC5751"/>
    <w:rsid w:val="00FC7025"/>
    <w:rsid w:val="00FC7364"/>
    <w:rsid w:val="00FC74DE"/>
    <w:rsid w:val="00FD1A4D"/>
    <w:rsid w:val="00FD423B"/>
    <w:rsid w:val="00FD4818"/>
    <w:rsid w:val="00FD570A"/>
    <w:rsid w:val="00FE1ABD"/>
    <w:rsid w:val="00FE1B90"/>
    <w:rsid w:val="00FE2B1E"/>
    <w:rsid w:val="00FE71BD"/>
    <w:rsid w:val="00FF0C9F"/>
    <w:rsid w:val="00FF43C9"/>
    <w:rsid w:val="00FF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BF248"/>
  <w15:docId w15:val="{D0F4E271-D714-4C93-AE41-A779E4796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94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23A3"/>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785483"/>
    <w:pPr>
      <w:ind w:left="720"/>
      <w:contextualSpacing/>
    </w:pPr>
  </w:style>
  <w:style w:type="paragraph" w:styleId="EndnoteText">
    <w:name w:val="endnote text"/>
    <w:basedOn w:val="Normal"/>
    <w:link w:val="EndnoteTextChar"/>
    <w:uiPriority w:val="99"/>
    <w:semiHidden/>
    <w:unhideWhenUsed/>
    <w:rsid w:val="004136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36D0"/>
    <w:rPr>
      <w:sz w:val="20"/>
      <w:szCs w:val="20"/>
    </w:rPr>
  </w:style>
  <w:style w:type="character" w:styleId="EndnoteReference">
    <w:name w:val="endnote reference"/>
    <w:basedOn w:val="DefaultParagraphFont"/>
    <w:uiPriority w:val="99"/>
    <w:semiHidden/>
    <w:unhideWhenUsed/>
    <w:rsid w:val="004136D0"/>
    <w:rPr>
      <w:vertAlign w:val="superscript"/>
    </w:rPr>
  </w:style>
  <w:style w:type="character" w:customStyle="1" w:styleId="Heading1Char">
    <w:name w:val="Heading 1 Char"/>
    <w:basedOn w:val="DefaultParagraphFont"/>
    <w:link w:val="Heading1"/>
    <w:uiPriority w:val="9"/>
    <w:rsid w:val="0028394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28394C"/>
  </w:style>
  <w:style w:type="character" w:styleId="Hyperlink">
    <w:name w:val="Hyperlink"/>
    <w:basedOn w:val="DefaultParagraphFont"/>
    <w:uiPriority w:val="99"/>
    <w:unhideWhenUsed/>
    <w:rsid w:val="00041574"/>
    <w:rPr>
      <w:color w:val="0000FF" w:themeColor="hyperlink"/>
      <w:u w:val="single"/>
    </w:rPr>
  </w:style>
  <w:style w:type="character" w:styleId="UnresolvedMention">
    <w:name w:val="Unresolved Mention"/>
    <w:basedOn w:val="DefaultParagraphFont"/>
    <w:uiPriority w:val="99"/>
    <w:semiHidden/>
    <w:unhideWhenUsed/>
    <w:rsid w:val="00041574"/>
    <w:rPr>
      <w:color w:val="605E5C"/>
      <w:shd w:val="clear" w:color="auto" w:fill="E1DFDD"/>
    </w:rPr>
  </w:style>
  <w:style w:type="table" w:styleId="PlainTable3">
    <w:name w:val="Plain Table 3"/>
    <w:basedOn w:val="TableNormal"/>
    <w:uiPriority w:val="43"/>
    <w:rsid w:val="00FB5D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C656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A1"/>
  </w:style>
  <w:style w:type="paragraph" w:styleId="Footer">
    <w:name w:val="footer"/>
    <w:basedOn w:val="Normal"/>
    <w:link w:val="FooterChar"/>
    <w:uiPriority w:val="99"/>
    <w:unhideWhenUsed/>
    <w:rsid w:val="00C656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A1"/>
  </w:style>
  <w:style w:type="paragraph" w:styleId="Revision">
    <w:name w:val="Revision"/>
    <w:hidden/>
    <w:uiPriority w:val="99"/>
    <w:semiHidden/>
    <w:rsid w:val="00125F3B"/>
    <w:pPr>
      <w:spacing w:after="0" w:line="240" w:lineRule="auto"/>
    </w:pPr>
  </w:style>
  <w:style w:type="table" w:styleId="TableGrid">
    <w:name w:val="Table Grid"/>
    <w:basedOn w:val="TableNormal"/>
    <w:uiPriority w:val="59"/>
    <w:rsid w:val="00A5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B5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1671">
      <w:bodyDiv w:val="1"/>
      <w:marLeft w:val="0"/>
      <w:marRight w:val="0"/>
      <w:marTop w:val="0"/>
      <w:marBottom w:val="0"/>
      <w:divBdr>
        <w:top w:val="none" w:sz="0" w:space="0" w:color="auto"/>
        <w:left w:val="none" w:sz="0" w:space="0" w:color="auto"/>
        <w:bottom w:val="none" w:sz="0" w:space="0" w:color="auto"/>
        <w:right w:val="none" w:sz="0" w:space="0" w:color="auto"/>
      </w:divBdr>
    </w:div>
    <w:div w:id="13306858">
      <w:bodyDiv w:val="1"/>
      <w:marLeft w:val="0"/>
      <w:marRight w:val="0"/>
      <w:marTop w:val="0"/>
      <w:marBottom w:val="0"/>
      <w:divBdr>
        <w:top w:val="none" w:sz="0" w:space="0" w:color="auto"/>
        <w:left w:val="none" w:sz="0" w:space="0" w:color="auto"/>
        <w:bottom w:val="none" w:sz="0" w:space="0" w:color="auto"/>
        <w:right w:val="none" w:sz="0" w:space="0" w:color="auto"/>
      </w:divBdr>
    </w:div>
    <w:div w:id="15734764">
      <w:bodyDiv w:val="1"/>
      <w:marLeft w:val="0"/>
      <w:marRight w:val="0"/>
      <w:marTop w:val="0"/>
      <w:marBottom w:val="0"/>
      <w:divBdr>
        <w:top w:val="none" w:sz="0" w:space="0" w:color="auto"/>
        <w:left w:val="none" w:sz="0" w:space="0" w:color="auto"/>
        <w:bottom w:val="none" w:sz="0" w:space="0" w:color="auto"/>
        <w:right w:val="none" w:sz="0" w:space="0" w:color="auto"/>
      </w:divBdr>
    </w:div>
    <w:div w:id="22748208">
      <w:bodyDiv w:val="1"/>
      <w:marLeft w:val="0"/>
      <w:marRight w:val="0"/>
      <w:marTop w:val="0"/>
      <w:marBottom w:val="0"/>
      <w:divBdr>
        <w:top w:val="none" w:sz="0" w:space="0" w:color="auto"/>
        <w:left w:val="none" w:sz="0" w:space="0" w:color="auto"/>
        <w:bottom w:val="none" w:sz="0" w:space="0" w:color="auto"/>
        <w:right w:val="none" w:sz="0" w:space="0" w:color="auto"/>
      </w:divBdr>
    </w:div>
    <w:div w:id="25444880">
      <w:bodyDiv w:val="1"/>
      <w:marLeft w:val="0"/>
      <w:marRight w:val="0"/>
      <w:marTop w:val="0"/>
      <w:marBottom w:val="0"/>
      <w:divBdr>
        <w:top w:val="none" w:sz="0" w:space="0" w:color="auto"/>
        <w:left w:val="none" w:sz="0" w:space="0" w:color="auto"/>
        <w:bottom w:val="none" w:sz="0" w:space="0" w:color="auto"/>
        <w:right w:val="none" w:sz="0" w:space="0" w:color="auto"/>
      </w:divBdr>
    </w:div>
    <w:div w:id="25757436">
      <w:bodyDiv w:val="1"/>
      <w:marLeft w:val="0"/>
      <w:marRight w:val="0"/>
      <w:marTop w:val="0"/>
      <w:marBottom w:val="0"/>
      <w:divBdr>
        <w:top w:val="none" w:sz="0" w:space="0" w:color="auto"/>
        <w:left w:val="none" w:sz="0" w:space="0" w:color="auto"/>
        <w:bottom w:val="none" w:sz="0" w:space="0" w:color="auto"/>
        <w:right w:val="none" w:sz="0" w:space="0" w:color="auto"/>
      </w:divBdr>
    </w:div>
    <w:div w:id="26302180">
      <w:bodyDiv w:val="1"/>
      <w:marLeft w:val="0"/>
      <w:marRight w:val="0"/>
      <w:marTop w:val="0"/>
      <w:marBottom w:val="0"/>
      <w:divBdr>
        <w:top w:val="none" w:sz="0" w:space="0" w:color="auto"/>
        <w:left w:val="none" w:sz="0" w:space="0" w:color="auto"/>
        <w:bottom w:val="none" w:sz="0" w:space="0" w:color="auto"/>
        <w:right w:val="none" w:sz="0" w:space="0" w:color="auto"/>
      </w:divBdr>
    </w:div>
    <w:div w:id="29956883">
      <w:bodyDiv w:val="1"/>
      <w:marLeft w:val="0"/>
      <w:marRight w:val="0"/>
      <w:marTop w:val="0"/>
      <w:marBottom w:val="0"/>
      <w:divBdr>
        <w:top w:val="none" w:sz="0" w:space="0" w:color="auto"/>
        <w:left w:val="none" w:sz="0" w:space="0" w:color="auto"/>
        <w:bottom w:val="none" w:sz="0" w:space="0" w:color="auto"/>
        <w:right w:val="none" w:sz="0" w:space="0" w:color="auto"/>
      </w:divBdr>
    </w:div>
    <w:div w:id="54551891">
      <w:bodyDiv w:val="1"/>
      <w:marLeft w:val="0"/>
      <w:marRight w:val="0"/>
      <w:marTop w:val="0"/>
      <w:marBottom w:val="0"/>
      <w:divBdr>
        <w:top w:val="none" w:sz="0" w:space="0" w:color="auto"/>
        <w:left w:val="none" w:sz="0" w:space="0" w:color="auto"/>
        <w:bottom w:val="none" w:sz="0" w:space="0" w:color="auto"/>
        <w:right w:val="none" w:sz="0" w:space="0" w:color="auto"/>
      </w:divBdr>
    </w:div>
    <w:div w:id="58017336">
      <w:bodyDiv w:val="1"/>
      <w:marLeft w:val="0"/>
      <w:marRight w:val="0"/>
      <w:marTop w:val="0"/>
      <w:marBottom w:val="0"/>
      <w:divBdr>
        <w:top w:val="none" w:sz="0" w:space="0" w:color="auto"/>
        <w:left w:val="none" w:sz="0" w:space="0" w:color="auto"/>
        <w:bottom w:val="none" w:sz="0" w:space="0" w:color="auto"/>
        <w:right w:val="none" w:sz="0" w:space="0" w:color="auto"/>
      </w:divBdr>
    </w:div>
    <w:div w:id="59326394">
      <w:bodyDiv w:val="1"/>
      <w:marLeft w:val="0"/>
      <w:marRight w:val="0"/>
      <w:marTop w:val="0"/>
      <w:marBottom w:val="0"/>
      <w:divBdr>
        <w:top w:val="none" w:sz="0" w:space="0" w:color="auto"/>
        <w:left w:val="none" w:sz="0" w:space="0" w:color="auto"/>
        <w:bottom w:val="none" w:sz="0" w:space="0" w:color="auto"/>
        <w:right w:val="none" w:sz="0" w:space="0" w:color="auto"/>
      </w:divBdr>
    </w:div>
    <w:div w:id="61949319">
      <w:bodyDiv w:val="1"/>
      <w:marLeft w:val="0"/>
      <w:marRight w:val="0"/>
      <w:marTop w:val="0"/>
      <w:marBottom w:val="0"/>
      <w:divBdr>
        <w:top w:val="none" w:sz="0" w:space="0" w:color="auto"/>
        <w:left w:val="none" w:sz="0" w:space="0" w:color="auto"/>
        <w:bottom w:val="none" w:sz="0" w:space="0" w:color="auto"/>
        <w:right w:val="none" w:sz="0" w:space="0" w:color="auto"/>
      </w:divBdr>
    </w:div>
    <w:div w:id="75057861">
      <w:bodyDiv w:val="1"/>
      <w:marLeft w:val="0"/>
      <w:marRight w:val="0"/>
      <w:marTop w:val="0"/>
      <w:marBottom w:val="0"/>
      <w:divBdr>
        <w:top w:val="none" w:sz="0" w:space="0" w:color="auto"/>
        <w:left w:val="none" w:sz="0" w:space="0" w:color="auto"/>
        <w:bottom w:val="none" w:sz="0" w:space="0" w:color="auto"/>
        <w:right w:val="none" w:sz="0" w:space="0" w:color="auto"/>
      </w:divBdr>
    </w:div>
    <w:div w:id="76709865">
      <w:bodyDiv w:val="1"/>
      <w:marLeft w:val="0"/>
      <w:marRight w:val="0"/>
      <w:marTop w:val="0"/>
      <w:marBottom w:val="0"/>
      <w:divBdr>
        <w:top w:val="none" w:sz="0" w:space="0" w:color="auto"/>
        <w:left w:val="none" w:sz="0" w:space="0" w:color="auto"/>
        <w:bottom w:val="none" w:sz="0" w:space="0" w:color="auto"/>
        <w:right w:val="none" w:sz="0" w:space="0" w:color="auto"/>
      </w:divBdr>
    </w:div>
    <w:div w:id="96105023">
      <w:bodyDiv w:val="1"/>
      <w:marLeft w:val="0"/>
      <w:marRight w:val="0"/>
      <w:marTop w:val="0"/>
      <w:marBottom w:val="0"/>
      <w:divBdr>
        <w:top w:val="none" w:sz="0" w:space="0" w:color="auto"/>
        <w:left w:val="none" w:sz="0" w:space="0" w:color="auto"/>
        <w:bottom w:val="none" w:sz="0" w:space="0" w:color="auto"/>
        <w:right w:val="none" w:sz="0" w:space="0" w:color="auto"/>
      </w:divBdr>
    </w:div>
    <w:div w:id="106774194">
      <w:bodyDiv w:val="1"/>
      <w:marLeft w:val="0"/>
      <w:marRight w:val="0"/>
      <w:marTop w:val="0"/>
      <w:marBottom w:val="0"/>
      <w:divBdr>
        <w:top w:val="none" w:sz="0" w:space="0" w:color="auto"/>
        <w:left w:val="none" w:sz="0" w:space="0" w:color="auto"/>
        <w:bottom w:val="none" w:sz="0" w:space="0" w:color="auto"/>
        <w:right w:val="none" w:sz="0" w:space="0" w:color="auto"/>
      </w:divBdr>
    </w:div>
    <w:div w:id="108480040">
      <w:bodyDiv w:val="1"/>
      <w:marLeft w:val="0"/>
      <w:marRight w:val="0"/>
      <w:marTop w:val="0"/>
      <w:marBottom w:val="0"/>
      <w:divBdr>
        <w:top w:val="none" w:sz="0" w:space="0" w:color="auto"/>
        <w:left w:val="none" w:sz="0" w:space="0" w:color="auto"/>
        <w:bottom w:val="none" w:sz="0" w:space="0" w:color="auto"/>
        <w:right w:val="none" w:sz="0" w:space="0" w:color="auto"/>
      </w:divBdr>
    </w:div>
    <w:div w:id="114982500">
      <w:bodyDiv w:val="1"/>
      <w:marLeft w:val="0"/>
      <w:marRight w:val="0"/>
      <w:marTop w:val="0"/>
      <w:marBottom w:val="0"/>
      <w:divBdr>
        <w:top w:val="none" w:sz="0" w:space="0" w:color="auto"/>
        <w:left w:val="none" w:sz="0" w:space="0" w:color="auto"/>
        <w:bottom w:val="none" w:sz="0" w:space="0" w:color="auto"/>
        <w:right w:val="none" w:sz="0" w:space="0" w:color="auto"/>
      </w:divBdr>
    </w:div>
    <w:div w:id="116262774">
      <w:bodyDiv w:val="1"/>
      <w:marLeft w:val="0"/>
      <w:marRight w:val="0"/>
      <w:marTop w:val="0"/>
      <w:marBottom w:val="0"/>
      <w:divBdr>
        <w:top w:val="none" w:sz="0" w:space="0" w:color="auto"/>
        <w:left w:val="none" w:sz="0" w:space="0" w:color="auto"/>
        <w:bottom w:val="none" w:sz="0" w:space="0" w:color="auto"/>
        <w:right w:val="none" w:sz="0" w:space="0" w:color="auto"/>
      </w:divBdr>
    </w:div>
    <w:div w:id="116605894">
      <w:bodyDiv w:val="1"/>
      <w:marLeft w:val="0"/>
      <w:marRight w:val="0"/>
      <w:marTop w:val="0"/>
      <w:marBottom w:val="0"/>
      <w:divBdr>
        <w:top w:val="none" w:sz="0" w:space="0" w:color="auto"/>
        <w:left w:val="none" w:sz="0" w:space="0" w:color="auto"/>
        <w:bottom w:val="none" w:sz="0" w:space="0" w:color="auto"/>
        <w:right w:val="none" w:sz="0" w:space="0" w:color="auto"/>
      </w:divBdr>
    </w:div>
    <w:div w:id="127476241">
      <w:bodyDiv w:val="1"/>
      <w:marLeft w:val="0"/>
      <w:marRight w:val="0"/>
      <w:marTop w:val="0"/>
      <w:marBottom w:val="0"/>
      <w:divBdr>
        <w:top w:val="none" w:sz="0" w:space="0" w:color="auto"/>
        <w:left w:val="none" w:sz="0" w:space="0" w:color="auto"/>
        <w:bottom w:val="none" w:sz="0" w:space="0" w:color="auto"/>
        <w:right w:val="none" w:sz="0" w:space="0" w:color="auto"/>
      </w:divBdr>
    </w:div>
    <w:div w:id="129906320">
      <w:bodyDiv w:val="1"/>
      <w:marLeft w:val="0"/>
      <w:marRight w:val="0"/>
      <w:marTop w:val="0"/>
      <w:marBottom w:val="0"/>
      <w:divBdr>
        <w:top w:val="none" w:sz="0" w:space="0" w:color="auto"/>
        <w:left w:val="none" w:sz="0" w:space="0" w:color="auto"/>
        <w:bottom w:val="none" w:sz="0" w:space="0" w:color="auto"/>
        <w:right w:val="none" w:sz="0" w:space="0" w:color="auto"/>
      </w:divBdr>
    </w:div>
    <w:div w:id="131098856">
      <w:bodyDiv w:val="1"/>
      <w:marLeft w:val="0"/>
      <w:marRight w:val="0"/>
      <w:marTop w:val="0"/>
      <w:marBottom w:val="0"/>
      <w:divBdr>
        <w:top w:val="none" w:sz="0" w:space="0" w:color="auto"/>
        <w:left w:val="none" w:sz="0" w:space="0" w:color="auto"/>
        <w:bottom w:val="none" w:sz="0" w:space="0" w:color="auto"/>
        <w:right w:val="none" w:sz="0" w:space="0" w:color="auto"/>
      </w:divBdr>
    </w:div>
    <w:div w:id="136727528">
      <w:bodyDiv w:val="1"/>
      <w:marLeft w:val="0"/>
      <w:marRight w:val="0"/>
      <w:marTop w:val="0"/>
      <w:marBottom w:val="0"/>
      <w:divBdr>
        <w:top w:val="none" w:sz="0" w:space="0" w:color="auto"/>
        <w:left w:val="none" w:sz="0" w:space="0" w:color="auto"/>
        <w:bottom w:val="none" w:sz="0" w:space="0" w:color="auto"/>
        <w:right w:val="none" w:sz="0" w:space="0" w:color="auto"/>
      </w:divBdr>
    </w:div>
    <w:div w:id="144470306">
      <w:bodyDiv w:val="1"/>
      <w:marLeft w:val="0"/>
      <w:marRight w:val="0"/>
      <w:marTop w:val="0"/>
      <w:marBottom w:val="0"/>
      <w:divBdr>
        <w:top w:val="none" w:sz="0" w:space="0" w:color="auto"/>
        <w:left w:val="none" w:sz="0" w:space="0" w:color="auto"/>
        <w:bottom w:val="none" w:sz="0" w:space="0" w:color="auto"/>
        <w:right w:val="none" w:sz="0" w:space="0" w:color="auto"/>
      </w:divBdr>
    </w:div>
    <w:div w:id="149444924">
      <w:bodyDiv w:val="1"/>
      <w:marLeft w:val="0"/>
      <w:marRight w:val="0"/>
      <w:marTop w:val="0"/>
      <w:marBottom w:val="0"/>
      <w:divBdr>
        <w:top w:val="none" w:sz="0" w:space="0" w:color="auto"/>
        <w:left w:val="none" w:sz="0" w:space="0" w:color="auto"/>
        <w:bottom w:val="none" w:sz="0" w:space="0" w:color="auto"/>
        <w:right w:val="none" w:sz="0" w:space="0" w:color="auto"/>
      </w:divBdr>
    </w:div>
    <w:div w:id="151262167">
      <w:bodyDiv w:val="1"/>
      <w:marLeft w:val="0"/>
      <w:marRight w:val="0"/>
      <w:marTop w:val="0"/>
      <w:marBottom w:val="0"/>
      <w:divBdr>
        <w:top w:val="none" w:sz="0" w:space="0" w:color="auto"/>
        <w:left w:val="none" w:sz="0" w:space="0" w:color="auto"/>
        <w:bottom w:val="none" w:sz="0" w:space="0" w:color="auto"/>
        <w:right w:val="none" w:sz="0" w:space="0" w:color="auto"/>
      </w:divBdr>
    </w:div>
    <w:div w:id="152642017">
      <w:bodyDiv w:val="1"/>
      <w:marLeft w:val="0"/>
      <w:marRight w:val="0"/>
      <w:marTop w:val="0"/>
      <w:marBottom w:val="0"/>
      <w:divBdr>
        <w:top w:val="none" w:sz="0" w:space="0" w:color="auto"/>
        <w:left w:val="none" w:sz="0" w:space="0" w:color="auto"/>
        <w:bottom w:val="none" w:sz="0" w:space="0" w:color="auto"/>
        <w:right w:val="none" w:sz="0" w:space="0" w:color="auto"/>
      </w:divBdr>
    </w:div>
    <w:div w:id="153956420">
      <w:bodyDiv w:val="1"/>
      <w:marLeft w:val="0"/>
      <w:marRight w:val="0"/>
      <w:marTop w:val="0"/>
      <w:marBottom w:val="0"/>
      <w:divBdr>
        <w:top w:val="none" w:sz="0" w:space="0" w:color="auto"/>
        <w:left w:val="none" w:sz="0" w:space="0" w:color="auto"/>
        <w:bottom w:val="none" w:sz="0" w:space="0" w:color="auto"/>
        <w:right w:val="none" w:sz="0" w:space="0" w:color="auto"/>
      </w:divBdr>
    </w:div>
    <w:div w:id="157158076">
      <w:bodyDiv w:val="1"/>
      <w:marLeft w:val="0"/>
      <w:marRight w:val="0"/>
      <w:marTop w:val="0"/>
      <w:marBottom w:val="0"/>
      <w:divBdr>
        <w:top w:val="none" w:sz="0" w:space="0" w:color="auto"/>
        <w:left w:val="none" w:sz="0" w:space="0" w:color="auto"/>
        <w:bottom w:val="none" w:sz="0" w:space="0" w:color="auto"/>
        <w:right w:val="none" w:sz="0" w:space="0" w:color="auto"/>
      </w:divBdr>
    </w:div>
    <w:div w:id="165290216">
      <w:bodyDiv w:val="1"/>
      <w:marLeft w:val="0"/>
      <w:marRight w:val="0"/>
      <w:marTop w:val="0"/>
      <w:marBottom w:val="0"/>
      <w:divBdr>
        <w:top w:val="none" w:sz="0" w:space="0" w:color="auto"/>
        <w:left w:val="none" w:sz="0" w:space="0" w:color="auto"/>
        <w:bottom w:val="none" w:sz="0" w:space="0" w:color="auto"/>
        <w:right w:val="none" w:sz="0" w:space="0" w:color="auto"/>
      </w:divBdr>
    </w:div>
    <w:div w:id="181629873">
      <w:bodyDiv w:val="1"/>
      <w:marLeft w:val="0"/>
      <w:marRight w:val="0"/>
      <w:marTop w:val="0"/>
      <w:marBottom w:val="0"/>
      <w:divBdr>
        <w:top w:val="none" w:sz="0" w:space="0" w:color="auto"/>
        <w:left w:val="none" w:sz="0" w:space="0" w:color="auto"/>
        <w:bottom w:val="none" w:sz="0" w:space="0" w:color="auto"/>
        <w:right w:val="none" w:sz="0" w:space="0" w:color="auto"/>
      </w:divBdr>
    </w:div>
    <w:div w:id="194585418">
      <w:bodyDiv w:val="1"/>
      <w:marLeft w:val="0"/>
      <w:marRight w:val="0"/>
      <w:marTop w:val="0"/>
      <w:marBottom w:val="0"/>
      <w:divBdr>
        <w:top w:val="none" w:sz="0" w:space="0" w:color="auto"/>
        <w:left w:val="none" w:sz="0" w:space="0" w:color="auto"/>
        <w:bottom w:val="none" w:sz="0" w:space="0" w:color="auto"/>
        <w:right w:val="none" w:sz="0" w:space="0" w:color="auto"/>
      </w:divBdr>
    </w:div>
    <w:div w:id="196164236">
      <w:bodyDiv w:val="1"/>
      <w:marLeft w:val="0"/>
      <w:marRight w:val="0"/>
      <w:marTop w:val="0"/>
      <w:marBottom w:val="0"/>
      <w:divBdr>
        <w:top w:val="none" w:sz="0" w:space="0" w:color="auto"/>
        <w:left w:val="none" w:sz="0" w:space="0" w:color="auto"/>
        <w:bottom w:val="none" w:sz="0" w:space="0" w:color="auto"/>
        <w:right w:val="none" w:sz="0" w:space="0" w:color="auto"/>
      </w:divBdr>
    </w:div>
    <w:div w:id="197857672">
      <w:bodyDiv w:val="1"/>
      <w:marLeft w:val="0"/>
      <w:marRight w:val="0"/>
      <w:marTop w:val="0"/>
      <w:marBottom w:val="0"/>
      <w:divBdr>
        <w:top w:val="none" w:sz="0" w:space="0" w:color="auto"/>
        <w:left w:val="none" w:sz="0" w:space="0" w:color="auto"/>
        <w:bottom w:val="none" w:sz="0" w:space="0" w:color="auto"/>
        <w:right w:val="none" w:sz="0" w:space="0" w:color="auto"/>
      </w:divBdr>
    </w:div>
    <w:div w:id="206990047">
      <w:bodyDiv w:val="1"/>
      <w:marLeft w:val="0"/>
      <w:marRight w:val="0"/>
      <w:marTop w:val="0"/>
      <w:marBottom w:val="0"/>
      <w:divBdr>
        <w:top w:val="none" w:sz="0" w:space="0" w:color="auto"/>
        <w:left w:val="none" w:sz="0" w:space="0" w:color="auto"/>
        <w:bottom w:val="none" w:sz="0" w:space="0" w:color="auto"/>
        <w:right w:val="none" w:sz="0" w:space="0" w:color="auto"/>
      </w:divBdr>
    </w:div>
    <w:div w:id="217522609">
      <w:bodyDiv w:val="1"/>
      <w:marLeft w:val="0"/>
      <w:marRight w:val="0"/>
      <w:marTop w:val="0"/>
      <w:marBottom w:val="0"/>
      <w:divBdr>
        <w:top w:val="none" w:sz="0" w:space="0" w:color="auto"/>
        <w:left w:val="none" w:sz="0" w:space="0" w:color="auto"/>
        <w:bottom w:val="none" w:sz="0" w:space="0" w:color="auto"/>
        <w:right w:val="none" w:sz="0" w:space="0" w:color="auto"/>
      </w:divBdr>
    </w:div>
    <w:div w:id="229661196">
      <w:bodyDiv w:val="1"/>
      <w:marLeft w:val="0"/>
      <w:marRight w:val="0"/>
      <w:marTop w:val="0"/>
      <w:marBottom w:val="0"/>
      <w:divBdr>
        <w:top w:val="none" w:sz="0" w:space="0" w:color="auto"/>
        <w:left w:val="none" w:sz="0" w:space="0" w:color="auto"/>
        <w:bottom w:val="none" w:sz="0" w:space="0" w:color="auto"/>
        <w:right w:val="none" w:sz="0" w:space="0" w:color="auto"/>
      </w:divBdr>
    </w:div>
    <w:div w:id="242104120">
      <w:bodyDiv w:val="1"/>
      <w:marLeft w:val="0"/>
      <w:marRight w:val="0"/>
      <w:marTop w:val="0"/>
      <w:marBottom w:val="0"/>
      <w:divBdr>
        <w:top w:val="none" w:sz="0" w:space="0" w:color="auto"/>
        <w:left w:val="none" w:sz="0" w:space="0" w:color="auto"/>
        <w:bottom w:val="none" w:sz="0" w:space="0" w:color="auto"/>
        <w:right w:val="none" w:sz="0" w:space="0" w:color="auto"/>
      </w:divBdr>
    </w:div>
    <w:div w:id="255477581">
      <w:bodyDiv w:val="1"/>
      <w:marLeft w:val="0"/>
      <w:marRight w:val="0"/>
      <w:marTop w:val="0"/>
      <w:marBottom w:val="0"/>
      <w:divBdr>
        <w:top w:val="none" w:sz="0" w:space="0" w:color="auto"/>
        <w:left w:val="none" w:sz="0" w:space="0" w:color="auto"/>
        <w:bottom w:val="none" w:sz="0" w:space="0" w:color="auto"/>
        <w:right w:val="none" w:sz="0" w:space="0" w:color="auto"/>
      </w:divBdr>
    </w:div>
    <w:div w:id="256255682">
      <w:bodyDiv w:val="1"/>
      <w:marLeft w:val="0"/>
      <w:marRight w:val="0"/>
      <w:marTop w:val="0"/>
      <w:marBottom w:val="0"/>
      <w:divBdr>
        <w:top w:val="none" w:sz="0" w:space="0" w:color="auto"/>
        <w:left w:val="none" w:sz="0" w:space="0" w:color="auto"/>
        <w:bottom w:val="none" w:sz="0" w:space="0" w:color="auto"/>
        <w:right w:val="none" w:sz="0" w:space="0" w:color="auto"/>
      </w:divBdr>
    </w:div>
    <w:div w:id="258950682">
      <w:bodyDiv w:val="1"/>
      <w:marLeft w:val="0"/>
      <w:marRight w:val="0"/>
      <w:marTop w:val="0"/>
      <w:marBottom w:val="0"/>
      <w:divBdr>
        <w:top w:val="none" w:sz="0" w:space="0" w:color="auto"/>
        <w:left w:val="none" w:sz="0" w:space="0" w:color="auto"/>
        <w:bottom w:val="none" w:sz="0" w:space="0" w:color="auto"/>
        <w:right w:val="none" w:sz="0" w:space="0" w:color="auto"/>
      </w:divBdr>
    </w:div>
    <w:div w:id="262998953">
      <w:bodyDiv w:val="1"/>
      <w:marLeft w:val="0"/>
      <w:marRight w:val="0"/>
      <w:marTop w:val="0"/>
      <w:marBottom w:val="0"/>
      <w:divBdr>
        <w:top w:val="none" w:sz="0" w:space="0" w:color="auto"/>
        <w:left w:val="none" w:sz="0" w:space="0" w:color="auto"/>
        <w:bottom w:val="none" w:sz="0" w:space="0" w:color="auto"/>
        <w:right w:val="none" w:sz="0" w:space="0" w:color="auto"/>
      </w:divBdr>
    </w:div>
    <w:div w:id="267006343">
      <w:bodyDiv w:val="1"/>
      <w:marLeft w:val="0"/>
      <w:marRight w:val="0"/>
      <w:marTop w:val="0"/>
      <w:marBottom w:val="0"/>
      <w:divBdr>
        <w:top w:val="none" w:sz="0" w:space="0" w:color="auto"/>
        <w:left w:val="none" w:sz="0" w:space="0" w:color="auto"/>
        <w:bottom w:val="none" w:sz="0" w:space="0" w:color="auto"/>
        <w:right w:val="none" w:sz="0" w:space="0" w:color="auto"/>
      </w:divBdr>
    </w:div>
    <w:div w:id="273221265">
      <w:bodyDiv w:val="1"/>
      <w:marLeft w:val="0"/>
      <w:marRight w:val="0"/>
      <w:marTop w:val="0"/>
      <w:marBottom w:val="0"/>
      <w:divBdr>
        <w:top w:val="none" w:sz="0" w:space="0" w:color="auto"/>
        <w:left w:val="none" w:sz="0" w:space="0" w:color="auto"/>
        <w:bottom w:val="none" w:sz="0" w:space="0" w:color="auto"/>
        <w:right w:val="none" w:sz="0" w:space="0" w:color="auto"/>
      </w:divBdr>
    </w:div>
    <w:div w:id="284849907">
      <w:bodyDiv w:val="1"/>
      <w:marLeft w:val="0"/>
      <w:marRight w:val="0"/>
      <w:marTop w:val="0"/>
      <w:marBottom w:val="0"/>
      <w:divBdr>
        <w:top w:val="none" w:sz="0" w:space="0" w:color="auto"/>
        <w:left w:val="none" w:sz="0" w:space="0" w:color="auto"/>
        <w:bottom w:val="none" w:sz="0" w:space="0" w:color="auto"/>
        <w:right w:val="none" w:sz="0" w:space="0" w:color="auto"/>
      </w:divBdr>
    </w:div>
    <w:div w:id="306326805">
      <w:bodyDiv w:val="1"/>
      <w:marLeft w:val="0"/>
      <w:marRight w:val="0"/>
      <w:marTop w:val="0"/>
      <w:marBottom w:val="0"/>
      <w:divBdr>
        <w:top w:val="none" w:sz="0" w:space="0" w:color="auto"/>
        <w:left w:val="none" w:sz="0" w:space="0" w:color="auto"/>
        <w:bottom w:val="none" w:sz="0" w:space="0" w:color="auto"/>
        <w:right w:val="none" w:sz="0" w:space="0" w:color="auto"/>
      </w:divBdr>
    </w:div>
    <w:div w:id="329255080">
      <w:bodyDiv w:val="1"/>
      <w:marLeft w:val="0"/>
      <w:marRight w:val="0"/>
      <w:marTop w:val="0"/>
      <w:marBottom w:val="0"/>
      <w:divBdr>
        <w:top w:val="none" w:sz="0" w:space="0" w:color="auto"/>
        <w:left w:val="none" w:sz="0" w:space="0" w:color="auto"/>
        <w:bottom w:val="none" w:sz="0" w:space="0" w:color="auto"/>
        <w:right w:val="none" w:sz="0" w:space="0" w:color="auto"/>
      </w:divBdr>
    </w:div>
    <w:div w:id="357969831">
      <w:bodyDiv w:val="1"/>
      <w:marLeft w:val="0"/>
      <w:marRight w:val="0"/>
      <w:marTop w:val="0"/>
      <w:marBottom w:val="0"/>
      <w:divBdr>
        <w:top w:val="none" w:sz="0" w:space="0" w:color="auto"/>
        <w:left w:val="none" w:sz="0" w:space="0" w:color="auto"/>
        <w:bottom w:val="none" w:sz="0" w:space="0" w:color="auto"/>
        <w:right w:val="none" w:sz="0" w:space="0" w:color="auto"/>
      </w:divBdr>
    </w:div>
    <w:div w:id="373314528">
      <w:bodyDiv w:val="1"/>
      <w:marLeft w:val="0"/>
      <w:marRight w:val="0"/>
      <w:marTop w:val="0"/>
      <w:marBottom w:val="0"/>
      <w:divBdr>
        <w:top w:val="none" w:sz="0" w:space="0" w:color="auto"/>
        <w:left w:val="none" w:sz="0" w:space="0" w:color="auto"/>
        <w:bottom w:val="none" w:sz="0" w:space="0" w:color="auto"/>
        <w:right w:val="none" w:sz="0" w:space="0" w:color="auto"/>
      </w:divBdr>
    </w:div>
    <w:div w:id="380908024">
      <w:bodyDiv w:val="1"/>
      <w:marLeft w:val="0"/>
      <w:marRight w:val="0"/>
      <w:marTop w:val="0"/>
      <w:marBottom w:val="0"/>
      <w:divBdr>
        <w:top w:val="none" w:sz="0" w:space="0" w:color="auto"/>
        <w:left w:val="none" w:sz="0" w:space="0" w:color="auto"/>
        <w:bottom w:val="none" w:sz="0" w:space="0" w:color="auto"/>
        <w:right w:val="none" w:sz="0" w:space="0" w:color="auto"/>
      </w:divBdr>
    </w:div>
    <w:div w:id="391388579">
      <w:bodyDiv w:val="1"/>
      <w:marLeft w:val="0"/>
      <w:marRight w:val="0"/>
      <w:marTop w:val="0"/>
      <w:marBottom w:val="0"/>
      <w:divBdr>
        <w:top w:val="none" w:sz="0" w:space="0" w:color="auto"/>
        <w:left w:val="none" w:sz="0" w:space="0" w:color="auto"/>
        <w:bottom w:val="none" w:sz="0" w:space="0" w:color="auto"/>
        <w:right w:val="none" w:sz="0" w:space="0" w:color="auto"/>
      </w:divBdr>
    </w:div>
    <w:div w:id="397169596">
      <w:bodyDiv w:val="1"/>
      <w:marLeft w:val="0"/>
      <w:marRight w:val="0"/>
      <w:marTop w:val="0"/>
      <w:marBottom w:val="0"/>
      <w:divBdr>
        <w:top w:val="none" w:sz="0" w:space="0" w:color="auto"/>
        <w:left w:val="none" w:sz="0" w:space="0" w:color="auto"/>
        <w:bottom w:val="none" w:sz="0" w:space="0" w:color="auto"/>
        <w:right w:val="none" w:sz="0" w:space="0" w:color="auto"/>
      </w:divBdr>
    </w:div>
    <w:div w:id="397748681">
      <w:bodyDiv w:val="1"/>
      <w:marLeft w:val="0"/>
      <w:marRight w:val="0"/>
      <w:marTop w:val="0"/>
      <w:marBottom w:val="0"/>
      <w:divBdr>
        <w:top w:val="none" w:sz="0" w:space="0" w:color="auto"/>
        <w:left w:val="none" w:sz="0" w:space="0" w:color="auto"/>
        <w:bottom w:val="none" w:sz="0" w:space="0" w:color="auto"/>
        <w:right w:val="none" w:sz="0" w:space="0" w:color="auto"/>
      </w:divBdr>
    </w:div>
    <w:div w:id="404647508">
      <w:bodyDiv w:val="1"/>
      <w:marLeft w:val="0"/>
      <w:marRight w:val="0"/>
      <w:marTop w:val="0"/>
      <w:marBottom w:val="0"/>
      <w:divBdr>
        <w:top w:val="none" w:sz="0" w:space="0" w:color="auto"/>
        <w:left w:val="none" w:sz="0" w:space="0" w:color="auto"/>
        <w:bottom w:val="none" w:sz="0" w:space="0" w:color="auto"/>
        <w:right w:val="none" w:sz="0" w:space="0" w:color="auto"/>
      </w:divBdr>
    </w:div>
    <w:div w:id="419058439">
      <w:bodyDiv w:val="1"/>
      <w:marLeft w:val="0"/>
      <w:marRight w:val="0"/>
      <w:marTop w:val="0"/>
      <w:marBottom w:val="0"/>
      <w:divBdr>
        <w:top w:val="none" w:sz="0" w:space="0" w:color="auto"/>
        <w:left w:val="none" w:sz="0" w:space="0" w:color="auto"/>
        <w:bottom w:val="none" w:sz="0" w:space="0" w:color="auto"/>
        <w:right w:val="none" w:sz="0" w:space="0" w:color="auto"/>
      </w:divBdr>
    </w:div>
    <w:div w:id="425806527">
      <w:bodyDiv w:val="1"/>
      <w:marLeft w:val="0"/>
      <w:marRight w:val="0"/>
      <w:marTop w:val="0"/>
      <w:marBottom w:val="0"/>
      <w:divBdr>
        <w:top w:val="none" w:sz="0" w:space="0" w:color="auto"/>
        <w:left w:val="none" w:sz="0" w:space="0" w:color="auto"/>
        <w:bottom w:val="none" w:sz="0" w:space="0" w:color="auto"/>
        <w:right w:val="none" w:sz="0" w:space="0" w:color="auto"/>
      </w:divBdr>
    </w:div>
    <w:div w:id="426318082">
      <w:bodyDiv w:val="1"/>
      <w:marLeft w:val="0"/>
      <w:marRight w:val="0"/>
      <w:marTop w:val="0"/>
      <w:marBottom w:val="0"/>
      <w:divBdr>
        <w:top w:val="none" w:sz="0" w:space="0" w:color="auto"/>
        <w:left w:val="none" w:sz="0" w:space="0" w:color="auto"/>
        <w:bottom w:val="none" w:sz="0" w:space="0" w:color="auto"/>
        <w:right w:val="none" w:sz="0" w:space="0" w:color="auto"/>
      </w:divBdr>
    </w:div>
    <w:div w:id="428502504">
      <w:bodyDiv w:val="1"/>
      <w:marLeft w:val="0"/>
      <w:marRight w:val="0"/>
      <w:marTop w:val="0"/>
      <w:marBottom w:val="0"/>
      <w:divBdr>
        <w:top w:val="none" w:sz="0" w:space="0" w:color="auto"/>
        <w:left w:val="none" w:sz="0" w:space="0" w:color="auto"/>
        <w:bottom w:val="none" w:sz="0" w:space="0" w:color="auto"/>
        <w:right w:val="none" w:sz="0" w:space="0" w:color="auto"/>
      </w:divBdr>
    </w:div>
    <w:div w:id="440103184">
      <w:bodyDiv w:val="1"/>
      <w:marLeft w:val="0"/>
      <w:marRight w:val="0"/>
      <w:marTop w:val="0"/>
      <w:marBottom w:val="0"/>
      <w:divBdr>
        <w:top w:val="none" w:sz="0" w:space="0" w:color="auto"/>
        <w:left w:val="none" w:sz="0" w:space="0" w:color="auto"/>
        <w:bottom w:val="none" w:sz="0" w:space="0" w:color="auto"/>
        <w:right w:val="none" w:sz="0" w:space="0" w:color="auto"/>
      </w:divBdr>
    </w:div>
    <w:div w:id="466700606">
      <w:bodyDiv w:val="1"/>
      <w:marLeft w:val="0"/>
      <w:marRight w:val="0"/>
      <w:marTop w:val="0"/>
      <w:marBottom w:val="0"/>
      <w:divBdr>
        <w:top w:val="none" w:sz="0" w:space="0" w:color="auto"/>
        <w:left w:val="none" w:sz="0" w:space="0" w:color="auto"/>
        <w:bottom w:val="none" w:sz="0" w:space="0" w:color="auto"/>
        <w:right w:val="none" w:sz="0" w:space="0" w:color="auto"/>
      </w:divBdr>
    </w:div>
    <w:div w:id="476920295">
      <w:bodyDiv w:val="1"/>
      <w:marLeft w:val="0"/>
      <w:marRight w:val="0"/>
      <w:marTop w:val="0"/>
      <w:marBottom w:val="0"/>
      <w:divBdr>
        <w:top w:val="none" w:sz="0" w:space="0" w:color="auto"/>
        <w:left w:val="none" w:sz="0" w:space="0" w:color="auto"/>
        <w:bottom w:val="none" w:sz="0" w:space="0" w:color="auto"/>
        <w:right w:val="none" w:sz="0" w:space="0" w:color="auto"/>
      </w:divBdr>
    </w:div>
    <w:div w:id="483543250">
      <w:bodyDiv w:val="1"/>
      <w:marLeft w:val="0"/>
      <w:marRight w:val="0"/>
      <w:marTop w:val="0"/>
      <w:marBottom w:val="0"/>
      <w:divBdr>
        <w:top w:val="none" w:sz="0" w:space="0" w:color="auto"/>
        <w:left w:val="none" w:sz="0" w:space="0" w:color="auto"/>
        <w:bottom w:val="none" w:sz="0" w:space="0" w:color="auto"/>
        <w:right w:val="none" w:sz="0" w:space="0" w:color="auto"/>
      </w:divBdr>
    </w:div>
    <w:div w:id="489098237">
      <w:bodyDiv w:val="1"/>
      <w:marLeft w:val="0"/>
      <w:marRight w:val="0"/>
      <w:marTop w:val="0"/>
      <w:marBottom w:val="0"/>
      <w:divBdr>
        <w:top w:val="none" w:sz="0" w:space="0" w:color="auto"/>
        <w:left w:val="none" w:sz="0" w:space="0" w:color="auto"/>
        <w:bottom w:val="none" w:sz="0" w:space="0" w:color="auto"/>
        <w:right w:val="none" w:sz="0" w:space="0" w:color="auto"/>
      </w:divBdr>
    </w:div>
    <w:div w:id="503784517">
      <w:bodyDiv w:val="1"/>
      <w:marLeft w:val="0"/>
      <w:marRight w:val="0"/>
      <w:marTop w:val="0"/>
      <w:marBottom w:val="0"/>
      <w:divBdr>
        <w:top w:val="none" w:sz="0" w:space="0" w:color="auto"/>
        <w:left w:val="none" w:sz="0" w:space="0" w:color="auto"/>
        <w:bottom w:val="none" w:sz="0" w:space="0" w:color="auto"/>
        <w:right w:val="none" w:sz="0" w:space="0" w:color="auto"/>
      </w:divBdr>
    </w:div>
    <w:div w:id="511575810">
      <w:bodyDiv w:val="1"/>
      <w:marLeft w:val="0"/>
      <w:marRight w:val="0"/>
      <w:marTop w:val="0"/>
      <w:marBottom w:val="0"/>
      <w:divBdr>
        <w:top w:val="none" w:sz="0" w:space="0" w:color="auto"/>
        <w:left w:val="none" w:sz="0" w:space="0" w:color="auto"/>
        <w:bottom w:val="none" w:sz="0" w:space="0" w:color="auto"/>
        <w:right w:val="none" w:sz="0" w:space="0" w:color="auto"/>
      </w:divBdr>
    </w:div>
    <w:div w:id="535966659">
      <w:bodyDiv w:val="1"/>
      <w:marLeft w:val="0"/>
      <w:marRight w:val="0"/>
      <w:marTop w:val="0"/>
      <w:marBottom w:val="0"/>
      <w:divBdr>
        <w:top w:val="none" w:sz="0" w:space="0" w:color="auto"/>
        <w:left w:val="none" w:sz="0" w:space="0" w:color="auto"/>
        <w:bottom w:val="none" w:sz="0" w:space="0" w:color="auto"/>
        <w:right w:val="none" w:sz="0" w:space="0" w:color="auto"/>
      </w:divBdr>
    </w:div>
    <w:div w:id="537284047">
      <w:bodyDiv w:val="1"/>
      <w:marLeft w:val="0"/>
      <w:marRight w:val="0"/>
      <w:marTop w:val="0"/>
      <w:marBottom w:val="0"/>
      <w:divBdr>
        <w:top w:val="none" w:sz="0" w:space="0" w:color="auto"/>
        <w:left w:val="none" w:sz="0" w:space="0" w:color="auto"/>
        <w:bottom w:val="none" w:sz="0" w:space="0" w:color="auto"/>
        <w:right w:val="none" w:sz="0" w:space="0" w:color="auto"/>
      </w:divBdr>
    </w:div>
    <w:div w:id="537399741">
      <w:bodyDiv w:val="1"/>
      <w:marLeft w:val="0"/>
      <w:marRight w:val="0"/>
      <w:marTop w:val="0"/>
      <w:marBottom w:val="0"/>
      <w:divBdr>
        <w:top w:val="none" w:sz="0" w:space="0" w:color="auto"/>
        <w:left w:val="none" w:sz="0" w:space="0" w:color="auto"/>
        <w:bottom w:val="none" w:sz="0" w:space="0" w:color="auto"/>
        <w:right w:val="none" w:sz="0" w:space="0" w:color="auto"/>
      </w:divBdr>
    </w:div>
    <w:div w:id="538904712">
      <w:bodyDiv w:val="1"/>
      <w:marLeft w:val="0"/>
      <w:marRight w:val="0"/>
      <w:marTop w:val="0"/>
      <w:marBottom w:val="0"/>
      <w:divBdr>
        <w:top w:val="none" w:sz="0" w:space="0" w:color="auto"/>
        <w:left w:val="none" w:sz="0" w:space="0" w:color="auto"/>
        <w:bottom w:val="none" w:sz="0" w:space="0" w:color="auto"/>
        <w:right w:val="none" w:sz="0" w:space="0" w:color="auto"/>
      </w:divBdr>
    </w:div>
    <w:div w:id="539051882">
      <w:bodyDiv w:val="1"/>
      <w:marLeft w:val="0"/>
      <w:marRight w:val="0"/>
      <w:marTop w:val="0"/>
      <w:marBottom w:val="0"/>
      <w:divBdr>
        <w:top w:val="none" w:sz="0" w:space="0" w:color="auto"/>
        <w:left w:val="none" w:sz="0" w:space="0" w:color="auto"/>
        <w:bottom w:val="none" w:sz="0" w:space="0" w:color="auto"/>
        <w:right w:val="none" w:sz="0" w:space="0" w:color="auto"/>
      </w:divBdr>
    </w:div>
    <w:div w:id="540439780">
      <w:bodyDiv w:val="1"/>
      <w:marLeft w:val="0"/>
      <w:marRight w:val="0"/>
      <w:marTop w:val="0"/>
      <w:marBottom w:val="0"/>
      <w:divBdr>
        <w:top w:val="none" w:sz="0" w:space="0" w:color="auto"/>
        <w:left w:val="none" w:sz="0" w:space="0" w:color="auto"/>
        <w:bottom w:val="none" w:sz="0" w:space="0" w:color="auto"/>
        <w:right w:val="none" w:sz="0" w:space="0" w:color="auto"/>
      </w:divBdr>
    </w:div>
    <w:div w:id="561452879">
      <w:bodyDiv w:val="1"/>
      <w:marLeft w:val="0"/>
      <w:marRight w:val="0"/>
      <w:marTop w:val="0"/>
      <w:marBottom w:val="0"/>
      <w:divBdr>
        <w:top w:val="none" w:sz="0" w:space="0" w:color="auto"/>
        <w:left w:val="none" w:sz="0" w:space="0" w:color="auto"/>
        <w:bottom w:val="none" w:sz="0" w:space="0" w:color="auto"/>
        <w:right w:val="none" w:sz="0" w:space="0" w:color="auto"/>
      </w:divBdr>
    </w:div>
    <w:div w:id="566301137">
      <w:bodyDiv w:val="1"/>
      <w:marLeft w:val="0"/>
      <w:marRight w:val="0"/>
      <w:marTop w:val="0"/>
      <w:marBottom w:val="0"/>
      <w:divBdr>
        <w:top w:val="none" w:sz="0" w:space="0" w:color="auto"/>
        <w:left w:val="none" w:sz="0" w:space="0" w:color="auto"/>
        <w:bottom w:val="none" w:sz="0" w:space="0" w:color="auto"/>
        <w:right w:val="none" w:sz="0" w:space="0" w:color="auto"/>
      </w:divBdr>
    </w:div>
    <w:div w:id="580527200">
      <w:bodyDiv w:val="1"/>
      <w:marLeft w:val="0"/>
      <w:marRight w:val="0"/>
      <w:marTop w:val="0"/>
      <w:marBottom w:val="0"/>
      <w:divBdr>
        <w:top w:val="none" w:sz="0" w:space="0" w:color="auto"/>
        <w:left w:val="none" w:sz="0" w:space="0" w:color="auto"/>
        <w:bottom w:val="none" w:sz="0" w:space="0" w:color="auto"/>
        <w:right w:val="none" w:sz="0" w:space="0" w:color="auto"/>
      </w:divBdr>
    </w:div>
    <w:div w:id="585698726">
      <w:bodyDiv w:val="1"/>
      <w:marLeft w:val="0"/>
      <w:marRight w:val="0"/>
      <w:marTop w:val="0"/>
      <w:marBottom w:val="0"/>
      <w:divBdr>
        <w:top w:val="none" w:sz="0" w:space="0" w:color="auto"/>
        <w:left w:val="none" w:sz="0" w:space="0" w:color="auto"/>
        <w:bottom w:val="none" w:sz="0" w:space="0" w:color="auto"/>
        <w:right w:val="none" w:sz="0" w:space="0" w:color="auto"/>
      </w:divBdr>
    </w:div>
    <w:div w:id="585769427">
      <w:bodyDiv w:val="1"/>
      <w:marLeft w:val="0"/>
      <w:marRight w:val="0"/>
      <w:marTop w:val="0"/>
      <w:marBottom w:val="0"/>
      <w:divBdr>
        <w:top w:val="none" w:sz="0" w:space="0" w:color="auto"/>
        <w:left w:val="none" w:sz="0" w:space="0" w:color="auto"/>
        <w:bottom w:val="none" w:sz="0" w:space="0" w:color="auto"/>
        <w:right w:val="none" w:sz="0" w:space="0" w:color="auto"/>
      </w:divBdr>
    </w:div>
    <w:div w:id="587664475">
      <w:bodyDiv w:val="1"/>
      <w:marLeft w:val="0"/>
      <w:marRight w:val="0"/>
      <w:marTop w:val="0"/>
      <w:marBottom w:val="0"/>
      <w:divBdr>
        <w:top w:val="none" w:sz="0" w:space="0" w:color="auto"/>
        <w:left w:val="none" w:sz="0" w:space="0" w:color="auto"/>
        <w:bottom w:val="none" w:sz="0" w:space="0" w:color="auto"/>
        <w:right w:val="none" w:sz="0" w:space="0" w:color="auto"/>
      </w:divBdr>
    </w:div>
    <w:div w:id="588276161">
      <w:bodyDiv w:val="1"/>
      <w:marLeft w:val="0"/>
      <w:marRight w:val="0"/>
      <w:marTop w:val="0"/>
      <w:marBottom w:val="0"/>
      <w:divBdr>
        <w:top w:val="none" w:sz="0" w:space="0" w:color="auto"/>
        <w:left w:val="none" w:sz="0" w:space="0" w:color="auto"/>
        <w:bottom w:val="none" w:sz="0" w:space="0" w:color="auto"/>
        <w:right w:val="none" w:sz="0" w:space="0" w:color="auto"/>
      </w:divBdr>
    </w:div>
    <w:div w:id="590161691">
      <w:bodyDiv w:val="1"/>
      <w:marLeft w:val="0"/>
      <w:marRight w:val="0"/>
      <w:marTop w:val="0"/>
      <w:marBottom w:val="0"/>
      <w:divBdr>
        <w:top w:val="none" w:sz="0" w:space="0" w:color="auto"/>
        <w:left w:val="none" w:sz="0" w:space="0" w:color="auto"/>
        <w:bottom w:val="none" w:sz="0" w:space="0" w:color="auto"/>
        <w:right w:val="none" w:sz="0" w:space="0" w:color="auto"/>
      </w:divBdr>
      <w:divsChild>
        <w:div w:id="2123107493">
          <w:marLeft w:val="720"/>
          <w:marRight w:val="0"/>
          <w:marTop w:val="0"/>
          <w:marBottom w:val="0"/>
          <w:divBdr>
            <w:top w:val="none" w:sz="0" w:space="0" w:color="auto"/>
            <w:left w:val="none" w:sz="0" w:space="0" w:color="auto"/>
            <w:bottom w:val="none" w:sz="0" w:space="0" w:color="auto"/>
            <w:right w:val="none" w:sz="0" w:space="0" w:color="auto"/>
          </w:divBdr>
        </w:div>
      </w:divsChild>
    </w:div>
    <w:div w:id="617686625">
      <w:bodyDiv w:val="1"/>
      <w:marLeft w:val="0"/>
      <w:marRight w:val="0"/>
      <w:marTop w:val="0"/>
      <w:marBottom w:val="0"/>
      <w:divBdr>
        <w:top w:val="none" w:sz="0" w:space="0" w:color="auto"/>
        <w:left w:val="none" w:sz="0" w:space="0" w:color="auto"/>
        <w:bottom w:val="none" w:sz="0" w:space="0" w:color="auto"/>
        <w:right w:val="none" w:sz="0" w:space="0" w:color="auto"/>
      </w:divBdr>
    </w:div>
    <w:div w:id="619191873">
      <w:bodyDiv w:val="1"/>
      <w:marLeft w:val="0"/>
      <w:marRight w:val="0"/>
      <w:marTop w:val="0"/>
      <w:marBottom w:val="0"/>
      <w:divBdr>
        <w:top w:val="none" w:sz="0" w:space="0" w:color="auto"/>
        <w:left w:val="none" w:sz="0" w:space="0" w:color="auto"/>
        <w:bottom w:val="none" w:sz="0" w:space="0" w:color="auto"/>
        <w:right w:val="none" w:sz="0" w:space="0" w:color="auto"/>
      </w:divBdr>
    </w:div>
    <w:div w:id="641926779">
      <w:bodyDiv w:val="1"/>
      <w:marLeft w:val="0"/>
      <w:marRight w:val="0"/>
      <w:marTop w:val="0"/>
      <w:marBottom w:val="0"/>
      <w:divBdr>
        <w:top w:val="none" w:sz="0" w:space="0" w:color="auto"/>
        <w:left w:val="none" w:sz="0" w:space="0" w:color="auto"/>
        <w:bottom w:val="none" w:sz="0" w:space="0" w:color="auto"/>
        <w:right w:val="none" w:sz="0" w:space="0" w:color="auto"/>
      </w:divBdr>
    </w:div>
    <w:div w:id="647055052">
      <w:bodyDiv w:val="1"/>
      <w:marLeft w:val="0"/>
      <w:marRight w:val="0"/>
      <w:marTop w:val="0"/>
      <w:marBottom w:val="0"/>
      <w:divBdr>
        <w:top w:val="none" w:sz="0" w:space="0" w:color="auto"/>
        <w:left w:val="none" w:sz="0" w:space="0" w:color="auto"/>
        <w:bottom w:val="none" w:sz="0" w:space="0" w:color="auto"/>
        <w:right w:val="none" w:sz="0" w:space="0" w:color="auto"/>
      </w:divBdr>
    </w:div>
    <w:div w:id="648093202">
      <w:bodyDiv w:val="1"/>
      <w:marLeft w:val="0"/>
      <w:marRight w:val="0"/>
      <w:marTop w:val="0"/>
      <w:marBottom w:val="0"/>
      <w:divBdr>
        <w:top w:val="none" w:sz="0" w:space="0" w:color="auto"/>
        <w:left w:val="none" w:sz="0" w:space="0" w:color="auto"/>
        <w:bottom w:val="none" w:sz="0" w:space="0" w:color="auto"/>
        <w:right w:val="none" w:sz="0" w:space="0" w:color="auto"/>
      </w:divBdr>
    </w:div>
    <w:div w:id="665939953">
      <w:bodyDiv w:val="1"/>
      <w:marLeft w:val="0"/>
      <w:marRight w:val="0"/>
      <w:marTop w:val="0"/>
      <w:marBottom w:val="0"/>
      <w:divBdr>
        <w:top w:val="none" w:sz="0" w:space="0" w:color="auto"/>
        <w:left w:val="none" w:sz="0" w:space="0" w:color="auto"/>
        <w:bottom w:val="none" w:sz="0" w:space="0" w:color="auto"/>
        <w:right w:val="none" w:sz="0" w:space="0" w:color="auto"/>
      </w:divBdr>
    </w:div>
    <w:div w:id="673072088">
      <w:bodyDiv w:val="1"/>
      <w:marLeft w:val="0"/>
      <w:marRight w:val="0"/>
      <w:marTop w:val="0"/>
      <w:marBottom w:val="0"/>
      <w:divBdr>
        <w:top w:val="none" w:sz="0" w:space="0" w:color="auto"/>
        <w:left w:val="none" w:sz="0" w:space="0" w:color="auto"/>
        <w:bottom w:val="none" w:sz="0" w:space="0" w:color="auto"/>
        <w:right w:val="none" w:sz="0" w:space="0" w:color="auto"/>
      </w:divBdr>
    </w:div>
    <w:div w:id="684862547">
      <w:bodyDiv w:val="1"/>
      <w:marLeft w:val="0"/>
      <w:marRight w:val="0"/>
      <w:marTop w:val="0"/>
      <w:marBottom w:val="0"/>
      <w:divBdr>
        <w:top w:val="none" w:sz="0" w:space="0" w:color="auto"/>
        <w:left w:val="none" w:sz="0" w:space="0" w:color="auto"/>
        <w:bottom w:val="none" w:sz="0" w:space="0" w:color="auto"/>
        <w:right w:val="none" w:sz="0" w:space="0" w:color="auto"/>
      </w:divBdr>
    </w:div>
    <w:div w:id="702829114">
      <w:bodyDiv w:val="1"/>
      <w:marLeft w:val="0"/>
      <w:marRight w:val="0"/>
      <w:marTop w:val="0"/>
      <w:marBottom w:val="0"/>
      <w:divBdr>
        <w:top w:val="none" w:sz="0" w:space="0" w:color="auto"/>
        <w:left w:val="none" w:sz="0" w:space="0" w:color="auto"/>
        <w:bottom w:val="none" w:sz="0" w:space="0" w:color="auto"/>
        <w:right w:val="none" w:sz="0" w:space="0" w:color="auto"/>
      </w:divBdr>
    </w:div>
    <w:div w:id="731076325">
      <w:bodyDiv w:val="1"/>
      <w:marLeft w:val="0"/>
      <w:marRight w:val="0"/>
      <w:marTop w:val="0"/>
      <w:marBottom w:val="0"/>
      <w:divBdr>
        <w:top w:val="none" w:sz="0" w:space="0" w:color="auto"/>
        <w:left w:val="none" w:sz="0" w:space="0" w:color="auto"/>
        <w:bottom w:val="none" w:sz="0" w:space="0" w:color="auto"/>
        <w:right w:val="none" w:sz="0" w:space="0" w:color="auto"/>
      </w:divBdr>
    </w:div>
    <w:div w:id="732462521">
      <w:bodyDiv w:val="1"/>
      <w:marLeft w:val="0"/>
      <w:marRight w:val="0"/>
      <w:marTop w:val="0"/>
      <w:marBottom w:val="0"/>
      <w:divBdr>
        <w:top w:val="none" w:sz="0" w:space="0" w:color="auto"/>
        <w:left w:val="none" w:sz="0" w:space="0" w:color="auto"/>
        <w:bottom w:val="none" w:sz="0" w:space="0" w:color="auto"/>
        <w:right w:val="none" w:sz="0" w:space="0" w:color="auto"/>
      </w:divBdr>
    </w:div>
    <w:div w:id="738288767">
      <w:bodyDiv w:val="1"/>
      <w:marLeft w:val="0"/>
      <w:marRight w:val="0"/>
      <w:marTop w:val="0"/>
      <w:marBottom w:val="0"/>
      <w:divBdr>
        <w:top w:val="none" w:sz="0" w:space="0" w:color="auto"/>
        <w:left w:val="none" w:sz="0" w:space="0" w:color="auto"/>
        <w:bottom w:val="none" w:sz="0" w:space="0" w:color="auto"/>
        <w:right w:val="none" w:sz="0" w:space="0" w:color="auto"/>
      </w:divBdr>
    </w:div>
    <w:div w:id="742799884">
      <w:bodyDiv w:val="1"/>
      <w:marLeft w:val="0"/>
      <w:marRight w:val="0"/>
      <w:marTop w:val="0"/>
      <w:marBottom w:val="0"/>
      <w:divBdr>
        <w:top w:val="none" w:sz="0" w:space="0" w:color="auto"/>
        <w:left w:val="none" w:sz="0" w:space="0" w:color="auto"/>
        <w:bottom w:val="none" w:sz="0" w:space="0" w:color="auto"/>
        <w:right w:val="none" w:sz="0" w:space="0" w:color="auto"/>
      </w:divBdr>
    </w:div>
    <w:div w:id="748769038">
      <w:bodyDiv w:val="1"/>
      <w:marLeft w:val="0"/>
      <w:marRight w:val="0"/>
      <w:marTop w:val="0"/>
      <w:marBottom w:val="0"/>
      <w:divBdr>
        <w:top w:val="none" w:sz="0" w:space="0" w:color="auto"/>
        <w:left w:val="none" w:sz="0" w:space="0" w:color="auto"/>
        <w:bottom w:val="none" w:sz="0" w:space="0" w:color="auto"/>
        <w:right w:val="none" w:sz="0" w:space="0" w:color="auto"/>
      </w:divBdr>
    </w:div>
    <w:div w:id="753358426">
      <w:bodyDiv w:val="1"/>
      <w:marLeft w:val="0"/>
      <w:marRight w:val="0"/>
      <w:marTop w:val="0"/>
      <w:marBottom w:val="0"/>
      <w:divBdr>
        <w:top w:val="none" w:sz="0" w:space="0" w:color="auto"/>
        <w:left w:val="none" w:sz="0" w:space="0" w:color="auto"/>
        <w:bottom w:val="none" w:sz="0" w:space="0" w:color="auto"/>
        <w:right w:val="none" w:sz="0" w:space="0" w:color="auto"/>
      </w:divBdr>
    </w:div>
    <w:div w:id="770050842">
      <w:bodyDiv w:val="1"/>
      <w:marLeft w:val="0"/>
      <w:marRight w:val="0"/>
      <w:marTop w:val="0"/>
      <w:marBottom w:val="0"/>
      <w:divBdr>
        <w:top w:val="none" w:sz="0" w:space="0" w:color="auto"/>
        <w:left w:val="none" w:sz="0" w:space="0" w:color="auto"/>
        <w:bottom w:val="none" w:sz="0" w:space="0" w:color="auto"/>
        <w:right w:val="none" w:sz="0" w:space="0" w:color="auto"/>
      </w:divBdr>
    </w:div>
    <w:div w:id="770395046">
      <w:bodyDiv w:val="1"/>
      <w:marLeft w:val="0"/>
      <w:marRight w:val="0"/>
      <w:marTop w:val="0"/>
      <w:marBottom w:val="0"/>
      <w:divBdr>
        <w:top w:val="none" w:sz="0" w:space="0" w:color="auto"/>
        <w:left w:val="none" w:sz="0" w:space="0" w:color="auto"/>
        <w:bottom w:val="none" w:sz="0" w:space="0" w:color="auto"/>
        <w:right w:val="none" w:sz="0" w:space="0" w:color="auto"/>
      </w:divBdr>
    </w:div>
    <w:div w:id="771900784">
      <w:bodyDiv w:val="1"/>
      <w:marLeft w:val="0"/>
      <w:marRight w:val="0"/>
      <w:marTop w:val="0"/>
      <w:marBottom w:val="0"/>
      <w:divBdr>
        <w:top w:val="none" w:sz="0" w:space="0" w:color="auto"/>
        <w:left w:val="none" w:sz="0" w:space="0" w:color="auto"/>
        <w:bottom w:val="none" w:sz="0" w:space="0" w:color="auto"/>
        <w:right w:val="none" w:sz="0" w:space="0" w:color="auto"/>
      </w:divBdr>
    </w:div>
    <w:div w:id="775101418">
      <w:bodyDiv w:val="1"/>
      <w:marLeft w:val="0"/>
      <w:marRight w:val="0"/>
      <w:marTop w:val="0"/>
      <w:marBottom w:val="0"/>
      <w:divBdr>
        <w:top w:val="none" w:sz="0" w:space="0" w:color="auto"/>
        <w:left w:val="none" w:sz="0" w:space="0" w:color="auto"/>
        <w:bottom w:val="none" w:sz="0" w:space="0" w:color="auto"/>
        <w:right w:val="none" w:sz="0" w:space="0" w:color="auto"/>
      </w:divBdr>
    </w:div>
    <w:div w:id="778526092">
      <w:bodyDiv w:val="1"/>
      <w:marLeft w:val="0"/>
      <w:marRight w:val="0"/>
      <w:marTop w:val="0"/>
      <w:marBottom w:val="0"/>
      <w:divBdr>
        <w:top w:val="none" w:sz="0" w:space="0" w:color="auto"/>
        <w:left w:val="none" w:sz="0" w:space="0" w:color="auto"/>
        <w:bottom w:val="none" w:sz="0" w:space="0" w:color="auto"/>
        <w:right w:val="none" w:sz="0" w:space="0" w:color="auto"/>
      </w:divBdr>
    </w:div>
    <w:div w:id="784807720">
      <w:bodyDiv w:val="1"/>
      <w:marLeft w:val="0"/>
      <w:marRight w:val="0"/>
      <w:marTop w:val="0"/>
      <w:marBottom w:val="0"/>
      <w:divBdr>
        <w:top w:val="none" w:sz="0" w:space="0" w:color="auto"/>
        <w:left w:val="none" w:sz="0" w:space="0" w:color="auto"/>
        <w:bottom w:val="none" w:sz="0" w:space="0" w:color="auto"/>
        <w:right w:val="none" w:sz="0" w:space="0" w:color="auto"/>
      </w:divBdr>
    </w:div>
    <w:div w:id="797720216">
      <w:bodyDiv w:val="1"/>
      <w:marLeft w:val="0"/>
      <w:marRight w:val="0"/>
      <w:marTop w:val="0"/>
      <w:marBottom w:val="0"/>
      <w:divBdr>
        <w:top w:val="none" w:sz="0" w:space="0" w:color="auto"/>
        <w:left w:val="none" w:sz="0" w:space="0" w:color="auto"/>
        <w:bottom w:val="none" w:sz="0" w:space="0" w:color="auto"/>
        <w:right w:val="none" w:sz="0" w:space="0" w:color="auto"/>
      </w:divBdr>
    </w:div>
    <w:div w:id="798765864">
      <w:bodyDiv w:val="1"/>
      <w:marLeft w:val="0"/>
      <w:marRight w:val="0"/>
      <w:marTop w:val="0"/>
      <w:marBottom w:val="0"/>
      <w:divBdr>
        <w:top w:val="none" w:sz="0" w:space="0" w:color="auto"/>
        <w:left w:val="none" w:sz="0" w:space="0" w:color="auto"/>
        <w:bottom w:val="none" w:sz="0" w:space="0" w:color="auto"/>
        <w:right w:val="none" w:sz="0" w:space="0" w:color="auto"/>
      </w:divBdr>
    </w:div>
    <w:div w:id="812523737">
      <w:bodyDiv w:val="1"/>
      <w:marLeft w:val="0"/>
      <w:marRight w:val="0"/>
      <w:marTop w:val="0"/>
      <w:marBottom w:val="0"/>
      <w:divBdr>
        <w:top w:val="none" w:sz="0" w:space="0" w:color="auto"/>
        <w:left w:val="none" w:sz="0" w:space="0" w:color="auto"/>
        <w:bottom w:val="none" w:sz="0" w:space="0" w:color="auto"/>
        <w:right w:val="none" w:sz="0" w:space="0" w:color="auto"/>
      </w:divBdr>
    </w:div>
    <w:div w:id="817190231">
      <w:bodyDiv w:val="1"/>
      <w:marLeft w:val="0"/>
      <w:marRight w:val="0"/>
      <w:marTop w:val="0"/>
      <w:marBottom w:val="0"/>
      <w:divBdr>
        <w:top w:val="none" w:sz="0" w:space="0" w:color="auto"/>
        <w:left w:val="none" w:sz="0" w:space="0" w:color="auto"/>
        <w:bottom w:val="none" w:sz="0" w:space="0" w:color="auto"/>
        <w:right w:val="none" w:sz="0" w:space="0" w:color="auto"/>
      </w:divBdr>
      <w:divsChild>
        <w:div w:id="399519308">
          <w:marLeft w:val="720"/>
          <w:marRight w:val="0"/>
          <w:marTop w:val="0"/>
          <w:marBottom w:val="0"/>
          <w:divBdr>
            <w:top w:val="none" w:sz="0" w:space="0" w:color="auto"/>
            <w:left w:val="none" w:sz="0" w:space="0" w:color="auto"/>
            <w:bottom w:val="none" w:sz="0" w:space="0" w:color="auto"/>
            <w:right w:val="none" w:sz="0" w:space="0" w:color="auto"/>
          </w:divBdr>
        </w:div>
        <w:div w:id="1963532486">
          <w:marLeft w:val="720"/>
          <w:marRight w:val="0"/>
          <w:marTop w:val="0"/>
          <w:marBottom w:val="0"/>
          <w:divBdr>
            <w:top w:val="none" w:sz="0" w:space="0" w:color="auto"/>
            <w:left w:val="none" w:sz="0" w:space="0" w:color="auto"/>
            <w:bottom w:val="none" w:sz="0" w:space="0" w:color="auto"/>
            <w:right w:val="none" w:sz="0" w:space="0" w:color="auto"/>
          </w:divBdr>
        </w:div>
        <w:div w:id="2040548908">
          <w:marLeft w:val="720"/>
          <w:marRight w:val="0"/>
          <w:marTop w:val="0"/>
          <w:marBottom w:val="0"/>
          <w:divBdr>
            <w:top w:val="none" w:sz="0" w:space="0" w:color="auto"/>
            <w:left w:val="none" w:sz="0" w:space="0" w:color="auto"/>
            <w:bottom w:val="none" w:sz="0" w:space="0" w:color="auto"/>
            <w:right w:val="none" w:sz="0" w:space="0" w:color="auto"/>
          </w:divBdr>
        </w:div>
        <w:div w:id="2050181053">
          <w:marLeft w:val="720"/>
          <w:marRight w:val="0"/>
          <w:marTop w:val="0"/>
          <w:marBottom w:val="0"/>
          <w:divBdr>
            <w:top w:val="none" w:sz="0" w:space="0" w:color="auto"/>
            <w:left w:val="none" w:sz="0" w:space="0" w:color="auto"/>
            <w:bottom w:val="none" w:sz="0" w:space="0" w:color="auto"/>
            <w:right w:val="none" w:sz="0" w:space="0" w:color="auto"/>
          </w:divBdr>
        </w:div>
      </w:divsChild>
    </w:div>
    <w:div w:id="828520844">
      <w:bodyDiv w:val="1"/>
      <w:marLeft w:val="0"/>
      <w:marRight w:val="0"/>
      <w:marTop w:val="0"/>
      <w:marBottom w:val="0"/>
      <w:divBdr>
        <w:top w:val="none" w:sz="0" w:space="0" w:color="auto"/>
        <w:left w:val="none" w:sz="0" w:space="0" w:color="auto"/>
        <w:bottom w:val="none" w:sz="0" w:space="0" w:color="auto"/>
        <w:right w:val="none" w:sz="0" w:space="0" w:color="auto"/>
      </w:divBdr>
    </w:div>
    <w:div w:id="838348480">
      <w:bodyDiv w:val="1"/>
      <w:marLeft w:val="0"/>
      <w:marRight w:val="0"/>
      <w:marTop w:val="0"/>
      <w:marBottom w:val="0"/>
      <w:divBdr>
        <w:top w:val="none" w:sz="0" w:space="0" w:color="auto"/>
        <w:left w:val="none" w:sz="0" w:space="0" w:color="auto"/>
        <w:bottom w:val="none" w:sz="0" w:space="0" w:color="auto"/>
        <w:right w:val="none" w:sz="0" w:space="0" w:color="auto"/>
      </w:divBdr>
    </w:div>
    <w:div w:id="840780913">
      <w:bodyDiv w:val="1"/>
      <w:marLeft w:val="0"/>
      <w:marRight w:val="0"/>
      <w:marTop w:val="0"/>
      <w:marBottom w:val="0"/>
      <w:divBdr>
        <w:top w:val="none" w:sz="0" w:space="0" w:color="auto"/>
        <w:left w:val="none" w:sz="0" w:space="0" w:color="auto"/>
        <w:bottom w:val="none" w:sz="0" w:space="0" w:color="auto"/>
        <w:right w:val="none" w:sz="0" w:space="0" w:color="auto"/>
      </w:divBdr>
    </w:div>
    <w:div w:id="853762837">
      <w:bodyDiv w:val="1"/>
      <w:marLeft w:val="0"/>
      <w:marRight w:val="0"/>
      <w:marTop w:val="0"/>
      <w:marBottom w:val="0"/>
      <w:divBdr>
        <w:top w:val="none" w:sz="0" w:space="0" w:color="auto"/>
        <w:left w:val="none" w:sz="0" w:space="0" w:color="auto"/>
        <w:bottom w:val="none" w:sz="0" w:space="0" w:color="auto"/>
        <w:right w:val="none" w:sz="0" w:space="0" w:color="auto"/>
      </w:divBdr>
      <w:divsChild>
        <w:div w:id="114252884">
          <w:marLeft w:val="547"/>
          <w:marRight w:val="0"/>
          <w:marTop w:val="0"/>
          <w:marBottom w:val="0"/>
          <w:divBdr>
            <w:top w:val="none" w:sz="0" w:space="0" w:color="auto"/>
            <w:left w:val="none" w:sz="0" w:space="0" w:color="auto"/>
            <w:bottom w:val="none" w:sz="0" w:space="0" w:color="auto"/>
            <w:right w:val="none" w:sz="0" w:space="0" w:color="auto"/>
          </w:divBdr>
        </w:div>
        <w:div w:id="340858216">
          <w:marLeft w:val="547"/>
          <w:marRight w:val="0"/>
          <w:marTop w:val="0"/>
          <w:marBottom w:val="0"/>
          <w:divBdr>
            <w:top w:val="none" w:sz="0" w:space="0" w:color="auto"/>
            <w:left w:val="none" w:sz="0" w:space="0" w:color="auto"/>
            <w:bottom w:val="none" w:sz="0" w:space="0" w:color="auto"/>
            <w:right w:val="none" w:sz="0" w:space="0" w:color="auto"/>
          </w:divBdr>
        </w:div>
      </w:divsChild>
    </w:div>
    <w:div w:id="864714511">
      <w:bodyDiv w:val="1"/>
      <w:marLeft w:val="0"/>
      <w:marRight w:val="0"/>
      <w:marTop w:val="0"/>
      <w:marBottom w:val="0"/>
      <w:divBdr>
        <w:top w:val="none" w:sz="0" w:space="0" w:color="auto"/>
        <w:left w:val="none" w:sz="0" w:space="0" w:color="auto"/>
        <w:bottom w:val="none" w:sz="0" w:space="0" w:color="auto"/>
        <w:right w:val="none" w:sz="0" w:space="0" w:color="auto"/>
      </w:divBdr>
    </w:div>
    <w:div w:id="872692804">
      <w:bodyDiv w:val="1"/>
      <w:marLeft w:val="0"/>
      <w:marRight w:val="0"/>
      <w:marTop w:val="0"/>
      <w:marBottom w:val="0"/>
      <w:divBdr>
        <w:top w:val="none" w:sz="0" w:space="0" w:color="auto"/>
        <w:left w:val="none" w:sz="0" w:space="0" w:color="auto"/>
        <w:bottom w:val="none" w:sz="0" w:space="0" w:color="auto"/>
        <w:right w:val="none" w:sz="0" w:space="0" w:color="auto"/>
      </w:divBdr>
    </w:div>
    <w:div w:id="882134192">
      <w:bodyDiv w:val="1"/>
      <w:marLeft w:val="0"/>
      <w:marRight w:val="0"/>
      <w:marTop w:val="0"/>
      <w:marBottom w:val="0"/>
      <w:divBdr>
        <w:top w:val="none" w:sz="0" w:space="0" w:color="auto"/>
        <w:left w:val="none" w:sz="0" w:space="0" w:color="auto"/>
        <w:bottom w:val="none" w:sz="0" w:space="0" w:color="auto"/>
        <w:right w:val="none" w:sz="0" w:space="0" w:color="auto"/>
      </w:divBdr>
    </w:div>
    <w:div w:id="883754872">
      <w:bodyDiv w:val="1"/>
      <w:marLeft w:val="0"/>
      <w:marRight w:val="0"/>
      <w:marTop w:val="0"/>
      <w:marBottom w:val="0"/>
      <w:divBdr>
        <w:top w:val="none" w:sz="0" w:space="0" w:color="auto"/>
        <w:left w:val="none" w:sz="0" w:space="0" w:color="auto"/>
        <w:bottom w:val="none" w:sz="0" w:space="0" w:color="auto"/>
        <w:right w:val="none" w:sz="0" w:space="0" w:color="auto"/>
      </w:divBdr>
    </w:div>
    <w:div w:id="889996120">
      <w:bodyDiv w:val="1"/>
      <w:marLeft w:val="0"/>
      <w:marRight w:val="0"/>
      <w:marTop w:val="0"/>
      <w:marBottom w:val="0"/>
      <w:divBdr>
        <w:top w:val="none" w:sz="0" w:space="0" w:color="auto"/>
        <w:left w:val="none" w:sz="0" w:space="0" w:color="auto"/>
        <w:bottom w:val="none" w:sz="0" w:space="0" w:color="auto"/>
        <w:right w:val="none" w:sz="0" w:space="0" w:color="auto"/>
      </w:divBdr>
    </w:div>
    <w:div w:id="894661955">
      <w:bodyDiv w:val="1"/>
      <w:marLeft w:val="0"/>
      <w:marRight w:val="0"/>
      <w:marTop w:val="0"/>
      <w:marBottom w:val="0"/>
      <w:divBdr>
        <w:top w:val="none" w:sz="0" w:space="0" w:color="auto"/>
        <w:left w:val="none" w:sz="0" w:space="0" w:color="auto"/>
        <w:bottom w:val="none" w:sz="0" w:space="0" w:color="auto"/>
        <w:right w:val="none" w:sz="0" w:space="0" w:color="auto"/>
      </w:divBdr>
    </w:div>
    <w:div w:id="905918852">
      <w:bodyDiv w:val="1"/>
      <w:marLeft w:val="0"/>
      <w:marRight w:val="0"/>
      <w:marTop w:val="0"/>
      <w:marBottom w:val="0"/>
      <w:divBdr>
        <w:top w:val="none" w:sz="0" w:space="0" w:color="auto"/>
        <w:left w:val="none" w:sz="0" w:space="0" w:color="auto"/>
        <w:bottom w:val="none" w:sz="0" w:space="0" w:color="auto"/>
        <w:right w:val="none" w:sz="0" w:space="0" w:color="auto"/>
      </w:divBdr>
    </w:div>
    <w:div w:id="909383410">
      <w:bodyDiv w:val="1"/>
      <w:marLeft w:val="0"/>
      <w:marRight w:val="0"/>
      <w:marTop w:val="0"/>
      <w:marBottom w:val="0"/>
      <w:divBdr>
        <w:top w:val="none" w:sz="0" w:space="0" w:color="auto"/>
        <w:left w:val="none" w:sz="0" w:space="0" w:color="auto"/>
        <w:bottom w:val="none" w:sz="0" w:space="0" w:color="auto"/>
        <w:right w:val="none" w:sz="0" w:space="0" w:color="auto"/>
      </w:divBdr>
    </w:div>
    <w:div w:id="912544447">
      <w:bodyDiv w:val="1"/>
      <w:marLeft w:val="0"/>
      <w:marRight w:val="0"/>
      <w:marTop w:val="0"/>
      <w:marBottom w:val="0"/>
      <w:divBdr>
        <w:top w:val="none" w:sz="0" w:space="0" w:color="auto"/>
        <w:left w:val="none" w:sz="0" w:space="0" w:color="auto"/>
        <w:bottom w:val="none" w:sz="0" w:space="0" w:color="auto"/>
        <w:right w:val="none" w:sz="0" w:space="0" w:color="auto"/>
      </w:divBdr>
    </w:div>
    <w:div w:id="921140215">
      <w:bodyDiv w:val="1"/>
      <w:marLeft w:val="0"/>
      <w:marRight w:val="0"/>
      <w:marTop w:val="0"/>
      <w:marBottom w:val="0"/>
      <w:divBdr>
        <w:top w:val="none" w:sz="0" w:space="0" w:color="auto"/>
        <w:left w:val="none" w:sz="0" w:space="0" w:color="auto"/>
        <w:bottom w:val="none" w:sz="0" w:space="0" w:color="auto"/>
        <w:right w:val="none" w:sz="0" w:space="0" w:color="auto"/>
      </w:divBdr>
    </w:div>
    <w:div w:id="931166108">
      <w:bodyDiv w:val="1"/>
      <w:marLeft w:val="0"/>
      <w:marRight w:val="0"/>
      <w:marTop w:val="0"/>
      <w:marBottom w:val="0"/>
      <w:divBdr>
        <w:top w:val="none" w:sz="0" w:space="0" w:color="auto"/>
        <w:left w:val="none" w:sz="0" w:space="0" w:color="auto"/>
        <w:bottom w:val="none" w:sz="0" w:space="0" w:color="auto"/>
        <w:right w:val="none" w:sz="0" w:space="0" w:color="auto"/>
      </w:divBdr>
    </w:div>
    <w:div w:id="933972639">
      <w:bodyDiv w:val="1"/>
      <w:marLeft w:val="0"/>
      <w:marRight w:val="0"/>
      <w:marTop w:val="0"/>
      <w:marBottom w:val="0"/>
      <w:divBdr>
        <w:top w:val="none" w:sz="0" w:space="0" w:color="auto"/>
        <w:left w:val="none" w:sz="0" w:space="0" w:color="auto"/>
        <w:bottom w:val="none" w:sz="0" w:space="0" w:color="auto"/>
        <w:right w:val="none" w:sz="0" w:space="0" w:color="auto"/>
      </w:divBdr>
    </w:div>
    <w:div w:id="938371510">
      <w:bodyDiv w:val="1"/>
      <w:marLeft w:val="0"/>
      <w:marRight w:val="0"/>
      <w:marTop w:val="0"/>
      <w:marBottom w:val="0"/>
      <w:divBdr>
        <w:top w:val="none" w:sz="0" w:space="0" w:color="auto"/>
        <w:left w:val="none" w:sz="0" w:space="0" w:color="auto"/>
        <w:bottom w:val="none" w:sz="0" w:space="0" w:color="auto"/>
        <w:right w:val="none" w:sz="0" w:space="0" w:color="auto"/>
      </w:divBdr>
    </w:div>
    <w:div w:id="939407637">
      <w:bodyDiv w:val="1"/>
      <w:marLeft w:val="0"/>
      <w:marRight w:val="0"/>
      <w:marTop w:val="0"/>
      <w:marBottom w:val="0"/>
      <w:divBdr>
        <w:top w:val="none" w:sz="0" w:space="0" w:color="auto"/>
        <w:left w:val="none" w:sz="0" w:space="0" w:color="auto"/>
        <w:bottom w:val="none" w:sz="0" w:space="0" w:color="auto"/>
        <w:right w:val="none" w:sz="0" w:space="0" w:color="auto"/>
      </w:divBdr>
    </w:div>
    <w:div w:id="950089465">
      <w:bodyDiv w:val="1"/>
      <w:marLeft w:val="0"/>
      <w:marRight w:val="0"/>
      <w:marTop w:val="0"/>
      <w:marBottom w:val="0"/>
      <w:divBdr>
        <w:top w:val="none" w:sz="0" w:space="0" w:color="auto"/>
        <w:left w:val="none" w:sz="0" w:space="0" w:color="auto"/>
        <w:bottom w:val="none" w:sz="0" w:space="0" w:color="auto"/>
        <w:right w:val="none" w:sz="0" w:space="0" w:color="auto"/>
      </w:divBdr>
    </w:div>
    <w:div w:id="959609364">
      <w:bodyDiv w:val="1"/>
      <w:marLeft w:val="0"/>
      <w:marRight w:val="0"/>
      <w:marTop w:val="0"/>
      <w:marBottom w:val="0"/>
      <w:divBdr>
        <w:top w:val="none" w:sz="0" w:space="0" w:color="auto"/>
        <w:left w:val="none" w:sz="0" w:space="0" w:color="auto"/>
        <w:bottom w:val="none" w:sz="0" w:space="0" w:color="auto"/>
        <w:right w:val="none" w:sz="0" w:space="0" w:color="auto"/>
      </w:divBdr>
    </w:div>
    <w:div w:id="980423905">
      <w:bodyDiv w:val="1"/>
      <w:marLeft w:val="0"/>
      <w:marRight w:val="0"/>
      <w:marTop w:val="0"/>
      <w:marBottom w:val="0"/>
      <w:divBdr>
        <w:top w:val="none" w:sz="0" w:space="0" w:color="auto"/>
        <w:left w:val="none" w:sz="0" w:space="0" w:color="auto"/>
        <w:bottom w:val="none" w:sz="0" w:space="0" w:color="auto"/>
        <w:right w:val="none" w:sz="0" w:space="0" w:color="auto"/>
      </w:divBdr>
    </w:div>
    <w:div w:id="983195375">
      <w:bodyDiv w:val="1"/>
      <w:marLeft w:val="0"/>
      <w:marRight w:val="0"/>
      <w:marTop w:val="0"/>
      <w:marBottom w:val="0"/>
      <w:divBdr>
        <w:top w:val="none" w:sz="0" w:space="0" w:color="auto"/>
        <w:left w:val="none" w:sz="0" w:space="0" w:color="auto"/>
        <w:bottom w:val="none" w:sz="0" w:space="0" w:color="auto"/>
        <w:right w:val="none" w:sz="0" w:space="0" w:color="auto"/>
      </w:divBdr>
    </w:div>
    <w:div w:id="995500644">
      <w:bodyDiv w:val="1"/>
      <w:marLeft w:val="0"/>
      <w:marRight w:val="0"/>
      <w:marTop w:val="0"/>
      <w:marBottom w:val="0"/>
      <w:divBdr>
        <w:top w:val="none" w:sz="0" w:space="0" w:color="auto"/>
        <w:left w:val="none" w:sz="0" w:space="0" w:color="auto"/>
        <w:bottom w:val="none" w:sz="0" w:space="0" w:color="auto"/>
        <w:right w:val="none" w:sz="0" w:space="0" w:color="auto"/>
      </w:divBdr>
    </w:div>
    <w:div w:id="1032269733">
      <w:bodyDiv w:val="1"/>
      <w:marLeft w:val="0"/>
      <w:marRight w:val="0"/>
      <w:marTop w:val="0"/>
      <w:marBottom w:val="0"/>
      <w:divBdr>
        <w:top w:val="none" w:sz="0" w:space="0" w:color="auto"/>
        <w:left w:val="none" w:sz="0" w:space="0" w:color="auto"/>
        <w:bottom w:val="none" w:sz="0" w:space="0" w:color="auto"/>
        <w:right w:val="none" w:sz="0" w:space="0" w:color="auto"/>
      </w:divBdr>
    </w:div>
    <w:div w:id="1046442543">
      <w:bodyDiv w:val="1"/>
      <w:marLeft w:val="0"/>
      <w:marRight w:val="0"/>
      <w:marTop w:val="0"/>
      <w:marBottom w:val="0"/>
      <w:divBdr>
        <w:top w:val="none" w:sz="0" w:space="0" w:color="auto"/>
        <w:left w:val="none" w:sz="0" w:space="0" w:color="auto"/>
        <w:bottom w:val="none" w:sz="0" w:space="0" w:color="auto"/>
        <w:right w:val="none" w:sz="0" w:space="0" w:color="auto"/>
      </w:divBdr>
    </w:div>
    <w:div w:id="1051464293">
      <w:bodyDiv w:val="1"/>
      <w:marLeft w:val="0"/>
      <w:marRight w:val="0"/>
      <w:marTop w:val="0"/>
      <w:marBottom w:val="0"/>
      <w:divBdr>
        <w:top w:val="none" w:sz="0" w:space="0" w:color="auto"/>
        <w:left w:val="none" w:sz="0" w:space="0" w:color="auto"/>
        <w:bottom w:val="none" w:sz="0" w:space="0" w:color="auto"/>
        <w:right w:val="none" w:sz="0" w:space="0" w:color="auto"/>
      </w:divBdr>
    </w:div>
    <w:div w:id="1055081479">
      <w:bodyDiv w:val="1"/>
      <w:marLeft w:val="0"/>
      <w:marRight w:val="0"/>
      <w:marTop w:val="0"/>
      <w:marBottom w:val="0"/>
      <w:divBdr>
        <w:top w:val="none" w:sz="0" w:space="0" w:color="auto"/>
        <w:left w:val="none" w:sz="0" w:space="0" w:color="auto"/>
        <w:bottom w:val="none" w:sz="0" w:space="0" w:color="auto"/>
        <w:right w:val="none" w:sz="0" w:space="0" w:color="auto"/>
      </w:divBdr>
    </w:div>
    <w:div w:id="1056927350">
      <w:bodyDiv w:val="1"/>
      <w:marLeft w:val="0"/>
      <w:marRight w:val="0"/>
      <w:marTop w:val="0"/>
      <w:marBottom w:val="0"/>
      <w:divBdr>
        <w:top w:val="none" w:sz="0" w:space="0" w:color="auto"/>
        <w:left w:val="none" w:sz="0" w:space="0" w:color="auto"/>
        <w:bottom w:val="none" w:sz="0" w:space="0" w:color="auto"/>
        <w:right w:val="none" w:sz="0" w:space="0" w:color="auto"/>
      </w:divBdr>
    </w:div>
    <w:div w:id="1073355932">
      <w:bodyDiv w:val="1"/>
      <w:marLeft w:val="0"/>
      <w:marRight w:val="0"/>
      <w:marTop w:val="0"/>
      <w:marBottom w:val="0"/>
      <w:divBdr>
        <w:top w:val="none" w:sz="0" w:space="0" w:color="auto"/>
        <w:left w:val="none" w:sz="0" w:space="0" w:color="auto"/>
        <w:bottom w:val="none" w:sz="0" w:space="0" w:color="auto"/>
        <w:right w:val="none" w:sz="0" w:space="0" w:color="auto"/>
      </w:divBdr>
    </w:div>
    <w:div w:id="1079401809">
      <w:bodyDiv w:val="1"/>
      <w:marLeft w:val="0"/>
      <w:marRight w:val="0"/>
      <w:marTop w:val="0"/>
      <w:marBottom w:val="0"/>
      <w:divBdr>
        <w:top w:val="none" w:sz="0" w:space="0" w:color="auto"/>
        <w:left w:val="none" w:sz="0" w:space="0" w:color="auto"/>
        <w:bottom w:val="none" w:sz="0" w:space="0" w:color="auto"/>
        <w:right w:val="none" w:sz="0" w:space="0" w:color="auto"/>
      </w:divBdr>
    </w:div>
    <w:div w:id="1091849846">
      <w:bodyDiv w:val="1"/>
      <w:marLeft w:val="0"/>
      <w:marRight w:val="0"/>
      <w:marTop w:val="0"/>
      <w:marBottom w:val="0"/>
      <w:divBdr>
        <w:top w:val="none" w:sz="0" w:space="0" w:color="auto"/>
        <w:left w:val="none" w:sz="0" w:space="0" w:color="auto"/>
        <w:bottom w:val="none" w:sz="0" w:space="0" w:color="auto"/>
        <w:right w:val="none" w:sz="0" w:space="0" w:color="auto"/>
      </w:divBdr>
    </w:div>
    <w:div w:id="1094010374">
      <w:bodyDiv w:val="1"/>
      <w:marLeft w:val="0"/>
      <w:marRight w:val="0"/>
      <w:marTop w:val="0"/>
      <w:marBottom w:val="0"/>
      <w:divBdr>
        <w:top w:val="none" w:sz="0" w:space="0" w:color="auto"/>
        <w:left w:val="none" w:sz="0" w:space="0" w:color="auto"/>
        <w:bottom w:val="none" w:sz="0" w:space="0" w:color="auto"/>
        <w:right w:val="none" w:sz="0" w:space="0" w:color="auto"/>
      </w:divBdr>
    </w:div>
    <w:div w:id="1094934138">
      <w:bodyDiv w:val="1"/>
      <w:marLeft w:val="0"/>
      <w:marRight w:val="0"/>
      <w:marTop w:val="0"/>
      <w:marBottom w:val="0"/>
      <w:divBdr>
        <w:top w:val="none" w:sz="0" w:space="0" w:color="auto"/>
        <w:left w:val="none" w:sz="0" w:space="0" w:color="auto"/>
        <w:bottom w:val="none" w:sz="0" w:space="0" w:color="auto"/>
        <w:right w:val="none" w:sz="0" w:space="0" w:color="auto"/>
      </w:divBdr>
    </w:div>
    <w:div w:id="1104958104">
      <w:bodyDiv w:val="1"/>
      <w:marLeft w:val="0"/>
      <w:marRight w:val="0"/>
      <w:marTop w:val="0"/>
      <w:marBottom w:val="0"/>
      <w:divBdr>
        <w:top w:val="none" w:sz="0" w:space="0" w:color="auto"/>
        <w:left w:val="none" w:sz="0" w:space="0" w:color="auto"/>
        <w:bottom w:val="none" w:sz="0" w:space="0" w:color="auto"/>
        <w:right w:val="none" w:sz="0" w:space="0" w:color="auto"/>
      </w:divBdr>
    </w:div>
    <w:div w:id="1112895037">
      <w:bodyDiv w:val="1"/>
      <w:marLeft w:val="0"/>
      <w:marRight w:val="0"/>
      <w:marTop w:val="0"/>
      <w:marBottom w:val="0"/>
      <w:divBdr>
        <w:top w:val="none" w:sz="0" w:space="0" w:color="auto"/>
        <w:left w:val="none" w:sz="0" w:space="0" w:color="auto"/>
        <w:bottom w:val="none" w:sz="0" w:space="0" w:color="auto"/>
        <w:right w:val="none" w:sz="0" w:space="0" w:color="auto"/>
      </w:divBdr>
    </w:div>
    <w:div w:id="1142385239">
      <w:bodyDiv w:val="1"/>
      <w:marLeft w:val="0"/>
      <w:marRight w:val="0"/>
      <w:marTop w:val="0"/>
      <w:marBottom w:val="0"/>
      <w:divBdr>
        <w:top w:val="none" w:sz="0" w:space="0" w:color="auto"/>
        <w:left w:val="none" w:sz="0" w:space="0" w:color="auto"/>
        <w:bottom w:val="none" w:sz="0" w:space="0" w:color="auto"/>
        <w:right w:val="none" w:sz="0" w:space="0" w:color="auto"/>
      </w:divBdr>
    </w:div>
    <w:div w:id="1156730281">
      <w:bodyDiv w:val="1"/>
      <w:marLeft w:val="0"/>
      <w:marRight w:val="0"/>
      <w:marTop w:val="0"/>
      <w:marBottom w:val="0"/>
      <w:divBdr>
        <w:top w:val="none" w:sz="0" w:space="0" w:color="auto"/>
        <w:left w:val="none" w:sz="0" w:space="0" w:color="auto"/>
        <w:bottom w:val="none" w:sz="0" w:space="0" w:color="auto"/>
        <w:right w:val="none" w:sz="0" w:space="0" w:color="auto"/>
      </w:divBdr>
      <w:divsChild>
        <w:div w:id="31736123">
          <w:marLeft w:val="720"/>
          <w:marRight w:val="0"/>
          <w:marTop w:val="0"/>
          <w:marBottom w:val="0"/>
          <w:divBdr>
            <w:top w:val="none" w:sz="0" w:space="0" w:color="auto"/>
            <w:left w:val="none" w:sz="0" w:space="0" w:color="auto"/>
            <w:bottom w:val="none" w:sz="0" w:space="0" w:color="auto"/>
            <w:right w:val="none" w:sz="0" w:space="0" w:color="auto"/>
          </w:divBdr>
        </w:div>
        <w:div w:id="1640770535">
          <w:marLeft w:val="720"/>
          <w:marRight w:val="0"/>
          <w:marTop w:val="0"/>
          <w:marBottom w:val="0"/>
          <w:divBdr>
            <w:top w:val="none" w:sz="0" w:space="0" w:color="auto"/>
            <w:left w:val="none" w:sz="0" w:space="0" w:color="auto"/>
            <w:bottom w:val="none" w:sz="0" w:space="0" w:color="auto"/>
            <w:right w:val="none" w:sz="0" w:space="0" w:color="auto"/>
          </w:divBdr>
        </w:div>
      </w:divsChild>
    </w:div>
    <w:div w:id="1162502661">
      <w:bodyDiv w:val="1"/>
      <w:marLeft w:val="0"/>
      <w:marRight w:val="0"/>
      <w:marTop w:val="0"/>
      <w:marBottom w:val="0"/>
      <w:divBdr>
        <w:top w:val="none" w:sz="0" w:space="0" w:color="auto"/>
        <w:left w:val="none" w:sz="0" w:space="0" w:color="auto"/>
        <w:bottom w:val="none" w:sz="0" w:space="0" w:color="auto"/>
        <w:right w:val="none" w:sz="0" w:space="0" w:color="auto"/>
      </w:divBdr>
    </w:div>
    <w:div w:id="1181745592">
      <w:bodyDiv w:val="1"/>
      <w:marLeft w:val="0"/>
      <w:marRight w:val="0"/>
      <w:marTop w:val="0"/>
      <w:marBottom w:val="0"/>
      <w:divBdr>
        <w:top w:val="none" w:sz="0" w:space="0" w:color="auto"/>
        <w:left w:val="none" w:sz="0" w:space="0" w:color="auto"/>
        <w:bottom w:val="none" w:sz="0" w:space="0" w:color="auto"/>
        <w:right w:val="none" w:sz="0" w:space="0" w:color="auto"/>
      </w:divBdr>
    </w:div>
    <w:div w:id="1193111843">
      <w:bodyDiv w:val="1"/>
      <w:marLeft w:val="0"/>
      <w:marRight w:val="0"/>
      <w:marTop w:val="0"/>
      <w:marBottom w:val="0"/>
      <w:divBdr>
        <w:top w:val="none" w:sz="0" w:space="0" w:color="auto"/>
        <w:left w:val="none" w:sz="0" w:space="0" w:color="auto"/>
        <w:bottom w:val="none" w:sz="0" w:space="0" w:color="auto"/>
        <w:right w:val="none" w:sz="0" w:space="0" w:color="auto"/>
      </w:divBdr>
    </w:div>
    <w:div w:id="1200898445">
      <w:bodyDiv w:val="1"/>
      <w:marLeft w:val="0"/>
      <w:marRight w:val="0"/>
      <w:marTop w:val="0"/>
      <w:marBottom w:val="0"/>
      <w:divBdr>
        <w:top w:val="none" w:sz="0" w:space="0" w:color="auto"/>
        <w:left w:val="none" w:sz="0" w:space="0" w:color="auto"/>
        <w:bottom w:val="none" w:sz="0" w:space="0" w:color="auto"/>
        <w:right w:val="none" w:sz="0" w:space="0" w:color="auto"/>
      </w:divBdr>
    </w:div>
    <w:div w:id="1205677030">
      <w:bodyDiv w:val="1"/>
      <w:marLeft w:val="0"/>
      <w:marRight w:val="0"/>
      <w:marTop w:val="0"/>
      <w:marBottom w:val="0"/>
      <w:divBdr>
        <w:top w:val="none" w:sz="0" w:space="0" w:color="auto"/>
        <w:left w:val="none" w:sz="0" w:space="0" w:color="auto"/>
        <w:bottom w:val="none" w:sz="0" w:space="0" w:color="auto"/>
        <w:right w:val="none" w:sz="0" w:space="0" w:color="auto"/>
      </w:divBdr>
    </w:div>
    <w:div w:id="1215696667">
      <w:bodyDiv w:val="1"/>
      <w:marLeft w:val="0"/>
      <w:marRight w:val="0"/>
      <w:marTop w:val="0"/>
      <w:marBottom w:val="0"/>
      <w:divBdr>
        <w:top w:val="none" w:sz="0" w:space="0" w:color="auto"/>
        <w:left w:val="none" w:sz="0" w:space="0" w:color="auto"/>
        <w:bottom w:val="none" w:sz="0" w:space="0" w:color="auto"/>
        <w:right w:val="none" w:sz="0" w:space="0" w:color="auto"/>
      </w:divBdr>
    </w:div>
    <w:div w:id="1216041712">
      <w:bodyDiv w:val="1"/>
      <w:marLeft w:val="0"/>
      <w:marRight w:val="0"/>
      <w:marTop w:val="0"/>
      <w:marBottom w:val="0"/>
      <w:divBdr>
        <w:top w:val="none" w:sz="0" w:space="0" w:color="auto"/>
        <w:left w:val="none" w:sz="0" w:space="0" w:color="auto"/>
        <w:bottom w:val="none" w:sz="0" w:space="0" w:color="auto"/>
        <w:right w:val="none" w:sz="0" w:space="0" w:color="auto"/>
      </w:divBdr>
    </w:div>
    <w:div w:id="1243370206">
      <w:bodyDiv w:val="1"/>
      <w:marLeft w:val="0"/>
      <w:marRight w:val="0"/>
      <w:marTop w:val="0"/>
      <w:marBottom w:val="0"/>
      <w:divBdr>
        <w:top w:val="none" w:sz="0" w:space="0" w:color="auto"/>
        <w:left w:val="none" w:sz="0" w:space="0" w:color="auto"/>
        <w:bottom w:val="none" w:sz="0" w:space="0" w:color="auto"/>
        <w:right w:val="none" w:sz="0" w:space="0" w:color="auto"/>
      </w:divBdr>
    </w:div>
    <w:div w:id="1243762727">
      <w:bodyDiv w:val="1"/>
      <w:marLeft w:val="0"/>
      <w:marRight w:val="0"/>
      <w:marTop w:val="0"/>
      <w:marBottom w:val="0"/>
      <w:divBdr>
        <w:top w:val="none" w:sz="0" w:space="0" w:color="auto"/>
        <w:left w:val="none" w:sz="0" w:space="0" w:color="auto"/>
        <w:bottom w:val="none" w:sz="0" w:space="0" w:color="auto"/>
        <w:right w:val="none" w:sz="0" w:space="0" w:color="auto"/>
      </w:divBdr>
    </w:div>
    <w:div w:id="1249344840">
      <w:bodyDiv w:val="1"/>
      <w:marLeft w:val="0"/>
      <w:marRight w:val="0"/>
      <w:marTop w:val="0"/>
      <w:marBottom w:val="0"/>
      <w:divBdr>
        <w:top w:val="none" w:sz="0" w:space="0" w:color="auto"/>
        <w:left w:val="none" w:sz="0" w:space="0" w:color="auto"/>
        <w:bottom w:val="none" w:sz="0" w:space="0" w:color="auto"/>
        <w:right w:val="none" w:sz="0" w:space="0" w:color="auto"/>
      </w:divBdr>
    </w:div>
    <w:div w:id="1251546320">
      <w:bodyDiv w:val="1"/>
      <w:marLeft w:val="0"/>
      <w:marRight w:val="0"/>
      <w:marTop w:val="0"/>
      <w:marBottom w:val="0"/>
      <w:divBdr>
        <w:top w:val="none" w:sz="0" w:space="0" w:color="auto"/>
        <w:left w:val="none" w:sz="0" w:space="0" w:color="auto"/>
        <w:bottom w:val="none" w:sz="0" w:space="0" w:color="auto"/>
        <w:right w:val="none" w:sz="0" w:space="0" w:color="auto"/>
      </w:divBdr>
    </w:div>
    <w:div w:id="1268540867">
      <w:bodyDiv w:val="1"/>
      <w:marLeft w:val="0"/>
      <w:marRight w:val="0"/>
      <w:marTop w:val="0"/>
      <w:marBottom w:val="0"/>
      <w:divBdr>
        <w:top w:val="none" w:sz="0" w:space="0" w:color="auto"/>
        <w:left w:val="none" w:sz="0" w:space="0" w:color="auto"/>
        <w:bottom w:val="none" w:sz="0" w:space="0" w:color="auto"/>
        <w:right w:val="none" w:sz="0" w:space="0" w:color="auto"/>
      </w:divBdr>
    </w:div>
    <w:div w:id="1270242456">
      <w:bodyDiv w:val="1"/>
      <w:marLeft w:val="0"/>
      <w:marRight w:val="0"/>
      <w:marTop w:val="0"/>
      <w:marBottom w:val="0"/>
      <w:divBdr>
        <w:top w:val="none" w:sz="0" w:space="0" w:color="auto"/>
        <w:left w:val="none" w:sz="0" w:space="0" w:color="auto"/>
        <w:bottom w:val="none" w:sz="0" w:space="0" w:color="auto"/>
        <w:right w:val="none" w:sz="0" w:space="0" w:color="auto"/>
      </w:divBdr>
    </w:div>
    <w:div w:id="1300379767">
      <w:bodyDiv w:val="1"/>
      <w:marLeft w:val="0"/>
      <w:marRight w:val="0"/>
      <w:marTop w:val="0"/>
      <w:marBottom w:val="0"/>
      <w:divBdr>
        <w:top w:val="none" w:sz="0" w:space="0" w:color="auto"/>
        <w:left w:val="none" w:sz="0" w:space="0" w:color="auto"/>
        <w:bottom w:val="none" w:sz="0" w:space="0" w:color="auto"/>
        <w:right w:val="none" w:sz="0" w:space="0" w:color="auto"/>
      </w:divBdr>
    </w:div>
    <w:div w:id="1302614291">
      <w:bodyDiv w:val="1"/>
      <w:marLeft w:val="0"/>
      <w:marRight w:val="0"/>
      <w:marTop w:val="0"/>
      <w:marBottom w:val="0"/>
      <w:divBdr>
        <w:top w:val="none" w:sz="0" w:space="0" w:color="auto"/>
        <w:left w:val="none" w:sz="0" w:space="0" w:color="auto"/>
        <w:bottom w:val="none" w:sz="0" w:space="0" w:color="auto"/>
        <w:right w:val="none" w:sz="0" w:space="0" w:color="auto"/>
      </w:divBdr>
    </w:div>
    <w:div w:id="1311711340">
      <w:bodyDiv w:val="1"/>
      <w:marLeft w:val="0"/>
      <w:marRight w:val="0"/>
      <w:marTop w:val="0"/>
      <w:marBottom w:val="0"/>
      <w:divBdr>
        <w:top w:val="none" w:sz="0" w:space="0" w:color="auto"/>
        <w:left w:val="none" w:sz="0" w:space="0" w:color="auto"/>
        <w:bottom w:val="none" w:sz="0" w:space="0" w:color="auto"/>
        <w:right w:val="none" w:sz="0" w:space="0" w:color="auto"/>
      </w:divBdr>
    </w:div>
    <w:div w:id="1316295934">
      <w:bodyDiv w:val="1"/>
      <w:marLeft w:val="0"/>
      <w:marRight w:val="0"/>
      <w:marTop w:val="0"/>
      <w:marBottom w:val="0"/>
      <w:divBdr>
        <w:top w:val="none" w:sz="0" w:space="0" w:color="auto"/>
        <w:left w:val="none" w:sz="0" w:space="0" w:color="auto"/>
        <w:bottom w:val="none" w:sz="0" w:space="0" w:color="auto"/>
        <w:right w:val="none" w:sz="0" w:space="0" w:color="auto"/>
      </w:divBdr>
    </w:div>
    <w:div w:id="1316880581">
      <w:bodyDiv w:val="1"/>
      <w:marLeft w:val="0"/>
      <w:marRight w:val="0"/>
      <w:marTop w:val="0"/>
      <w:marBottom w:val="0"/>
      <w:divBdr>
        <w:top w:val="none" w:sz="0" w:space="0" w:color="auto"/>
        <w:left w:val="none" w:sz="0" w:space="0" w:color="auto"/>
        <w:bottom w:val="none" w:sz="0" w:space="0" w:color="auto"/>
        <w:right w:val="none" w:sz="0" w:space="0" w:color="auto"/>
      </w:divBdr>
    </w:div>
    <w:div w:id="1318535496">
      <w:bodyDiv w:val="1"/>
      <w:marLeft w:val="0"/>
      <w:marRight w:val="0"/>
      <w:marTop w:val="0"/>
      <w:marBottom w:val="0"/>
      <w:divBdr>
        <w:top w:val="none" w:sz="0" w:space="0" w:color="auto"/>
        <w:left w:val="none" w:sz="0" w:space="0" w:color="auto"/>
        <w:bottom w:val="none" w:sz="0" w:space="0" w:color="auto"/>
        <w:right w:val="none" w:sz="0" w:space="0" w:color="auto"/>
      </w:divBdr>
    </w:div>
    <w:div w:id="1328290130">
      <w:bodyDiv w:val="1"/>
      <w:marLeft w:val="0"/>
      <w:marRight w:val="0"/>
      <w:marTop w:val="0"/>
      <w:marBottom w:val="0"/>
      <w:divBdr>
        <w:top w:val="none" w:sz="0" w:space="0" w:color="auto"/>
        <w:left w:val="none" w:sz="0" w:space="0" w:color="auto"/>
        <w:bottom w:val="none" w:sz="0" w:space="0" w:color="auto"/>
        <w:right w:val="none" w:sz="0" w:space="0" w:color="auto"/>
      </w:divBdr>
    </w:div>
    <w:div w:id="1330406422">
      <w:bodyDiv w:val="1"/>
      <w:marLeft w:val="0"/>
      <w:marRight w:val="0"/>
      <w:marTop w:val="0"/>
      <w:marBottom w:val="0"/>
      <w:divBdr>
        <w:top w:val="none" w:sz="0" w:space="0" w:color="auto"/>
        <w:left w:val="none" w:sz="0" w:space="0" w:color="auto"/>
        <w:bottom w:val="none" w:sz="0" w:space="0" w:color="auto"/>
        <w:right w:val="none" w:sz="0" w:space="0" w:color="auto"/>
      </w:divBdr>
    </w:div>
    <w:div w:id="1331525886">
      <w:bodyDiv w:val="1"/>
      <w:marLeft w:val="0"/>
      <w:marRight w:val="0"/>
      <w:marTop w:val="0"/>
      <w:marBottom w:val="0"/>
      <w:divBdr>
        <w:top w:val="none" w:sz="0" w:space="0" w:color="auto"/>
        <w:left w:val="none" w:sz="0" w:space="0" w:color="auto"/>
        <w:bottom w:val="none" w:sz="0" w:space="0" w:color="auto"/>
        <w:right w:val="none" w:sz="0" w:space="0" w:color="auto"/>
      </w:divBdr>
    </w:div>
    <w:div w:id="1332638158">
      <w:bodyDiv w:val="1"/>
      <w:marLeft w:val="0"/>
      <w:marRight w:val="0"/>
      <w:marTop w:val="0"/>
      <w:marBottom w:val="0"/>
      <w:divBdr>
        <w:top w:val="none" w:sz="0" w:space="0" w:color="auto"/>
        <w:left w:val="none" w:sz="0" w:space="0" w:color="auto"/>
        <w:bottom w:val="none" w:sz="0" w:space="0" w:color="auto"/>
        <w:right w:val="none" w:sz="0" w:space="0" w:color="auto"/>
      </w:divBdr>
    </w:div>
    <w:div w:id="1337264027">
      <w:bodyDiv w:val="1"/>
      <w:marLeft w:val="0"/>
      <w:marRight w:val="0"/>
      <w:marTop w:val="0"/>
      <w:marBottom w:val="0"/>
      <w:divBdr>
        <w:top w:val="none" w:sz="0" w:space="0" w:color="auto"/>
        <w:left w:val="none" w:sz="0" w:space="0" w:color="auto"/>
        <w:bottom w:val="none" w:sz="0" w:space="0" w:color="auto"/>
        <w:right w:val="none" w:sz="0" w:space="0" w:color="auto"/>
      </w:divBdr>
    </w:div>
    <w:div w:id="1345325670">
      <w:bodyDiv w:val="1"/>
      <w:marLeft w:val="0"/>
      <w:marRight w:val="0"/>
      <w:marTop w:val="0"/>
      <w:marBottom w:val="0"/>
      <w:divBdr>
        <w:top w:val="none" w:sz="0" w:space="0" w:color="auto"/>
        <w:left w:val="none" w:sz="0" w:space="0" w:color="auto"/>
        <w:bottom w:val="none" w:sz="0" w:space="0" w:color="auto"/>
        <w:right w:val="none" w:sz="0" w:space="0" w:color="auto"/>
      </w:divBdr>
    </w:div>
    <w:div w:id="1355031738">
      <w:bodyDiv w:val="1"/>
      <w:marLeft w:val="0"/>
      <w:marRight w:val="0"/>
      <w:marTop w:val="0"/>
      <w:marBottom w:val="0"/>
      <w:divBdr>
        <w:top w:val="none" w:sz="0" w:space="0" w:color="auto"/>
        <w:left w:val="none" w:sz="0" w:space="0" w:color="auto"/>
        <w:bottom w:val="none" w:sz="0" w:space="0" w:color="auto"/>
        <w:right w:val="none" w:sz="0" w:space="0" w:color="auto"/>
      </w:divBdr>
    </w:div>
    <w:div w:id="1355690565">
      <w:bodyDiv w:val="1"/>
      <w:marLeft w:val="0"/>
      <w:marRight w:val="0"/>
      <w:marTop w:val="0"/>
      <w:marBottom w:val="0"/>
      <w:divBdr>
        <w:top w:val="none" w:sz="0" w:space="0" w:color="auto"/>
        <w:left w:val="none" w:sz="0" w:space="0" w:color="auto"/>
        <w:bottom w:val="none" w:sz="0" w:space="0" w:color="auto"/>
        <w:right w:val="none" w:sz="0" w:space="0" w:color="auto"/>
      </w:divBdr>
    </w:div>
    <w:div w:id="1369260808">
      <w:bodyDiv w:val="1"/>
      <w:marLeft w:val="0"/>
      <w:marRight w:val="0"/>
      <w:marTop w:val="0"/>
      <w:marBottom w:val="0"/>
      <w:divBdr>
        <w:top w:val="none" w:sz="0" w:space="0" w:color="auto"/>
        <w:left w:val="none" w:sz="0" w:space="0" w:color="auto"/>
        <w:bottom w:val="none" w:sz="0" w:space="0" w:color="auto"/>
        <w:right w:val="none" w:sz="0" w:space="0" w:color="auto"/>
      </w:divBdr>
    </w:div>
    <w:div w:id="1380544109">
      <w:bodyDiv w:val="1"/>
      <w:marLeft w:val="0"/>
      <w:marRight w:val="0"/>
      <w:marTop w:val="0"/>
      <w:marBottom w:val="0"/>
      <w:divBdr>
        <w:top w:val="none" w:sz="0" w:space="0" w:color="auto"/>
        <w:left w:val="none" w:sz="0" w:space="0" w:color="auto"/>
        <w:bottom w:val="none" w:sz="0" w:space="0" w:color="auto"/>
        <w:right w:val="none" w:sz="0" w:space="0" w:color="auto"/>
      </w:divBdr>
    </w:div>
    <w:div w:id="1380785600">
      <w:bodyDiv w:val="1"/>
      <w:marLeft w:val="0"/>
      <w:marRight w:val="0"/>
      <w:marTop w:val="0"/>
      <w:marBottom w:val="0"/>
      <w:divBdr>
        <w:top w:val="none" w:sz="0" w:space="0" w:color="auto"/>
        <w:left w:val="none" w:sz="0" w:space="0" w:color="auto"/>
        <w:bottom w:val="none" w:sz="0" w:space="0" w:color="auto"/>
        <w:right w:val="none" w:sz="0" w:space="0" w:color="auto"/>
      </w:divBdr>
    </w:div>
    <w:div w:id="1380785602">
      <w:bodyDiv w:val="1"/>
      <w:marLeft w:val="0"/>
      <w:marRight w:val="0"/>
      <w:marTop w:val="0"/>
      <w:marBottom w:val="0"/>
      <w:divBdr>
        <w:top w:val="none" w:sz="0" w:space="0" w:color="auto"/>
        <w:left w:val="none" w:sz="0" w:space="0" w:color="auto"/>
        <w:bottom w:val="none" w:sz="0" w:space="0" w:color="auto"/>
        <w:right w:val="none" w:sz="0" w:space="0" w:color="auto"/>
      </w:divBdr>
    </w:div>
    <w:div w:id="1382748646">
      <w:bodyDiv w:val="1"/>
      <w:marLeft w:val="0"/>
      <w:marRight w:val="0"/>
      <w:marTop w:val="0"/>
      <w:marBottom w:val="0"/>
      <w:divBdr>
        <w:top w:val="none" w:sz="0" w:space="0" w:color="auto"/>
        <w:left w:val="none" w:sz="0" w:space="0" w:color="auto"/>
        <w:bottom w:val="none" w:sz="0" w:space="0" w:color="auto"/>
        <w:right w:val="none" w:sz="0" w:space="0" w:color="auto"/>
      </w:divBdr>
    </w:div>
    <w:div w:id="1382901187">
      <w:bodyDiv w:val="1"/>
      <w:marLeft w:val="0"/>
      <w:marRight w:val="0"/>
      <w:marTop w:val="0"/>
      <w:marBottom w:val="0"/>
      <w:divBdr>
        <w:top w:val="none" w:sz="0" w:space="0" w:color="auto"/>
        <w:left w:val="none" w:sz="0" w:space="0" w:color="auto"/>
        <w:bottom w:val="none" w:sz="0" w:space="0" w:color="auto"/>
        <w:right w:val="none" w:sz="0" w:space="0" w:color="auto"/>
      </w:divBdr>
    </w:div>
    <w:div w:id="1387409120">
      <w:bodyDiv w:val="1"/>
      <w:marLeft w:val="0"/>
      <w:marRight w:val="0"/>
      <w:marTop w:val="0"/>
      <w:marBottom w:val="0"/>
      <w:divBdr>
        <w:top w:val="none" w:sz="0" w:space="0" w:color="auto"/>
        <w:left w:val="none" w:sz="0" w:space="0" w:color="auto"/>
        <w:bottom w:val="none" w:sz="0" w:space="0" w:color="auto"/>
        <w:right w:val="none" w:sz="0" w:space="0" w:color="auto"/>
      </w:divBdr>
    </w:div>
    <w:div w:id="1389035988">
      <w:bodyDiv w:val="1"/>
      <w:marLeft w:val="0"/>
      <w:marRight w:val="0"/>
      <w:marTop w:val="0"/>
      <w:marBottom w:val="0"/>
      <w:divBdr>
        <w:top w:val="none" w:sz="0" w:space="0" w:color="auto"/>
        <w:left w:val="none" w:sz="0" w:space="0" w:color="auto"/>
        <w:bottom w:val="none" w:sz="0" w:space="0" w:color="auto"/>
        <w:right w:val="none" w:sz="0" w:space="0" w:color="auto"/>
      </w:divBdr>
    </w:div>
    <w:div w:id="1401440882">
      <w:bodyDiv w:val="1"/>
      <w:marLeft w:val="0"/>
      <w:marRight w:val="0"/>
      <w:marTop w:val="0"/>
      <w:marBottom w:val="0"/>
      <w:divBdr>
        <w:top w:val="none" w:sz="0" w:space="0" w:color="auto"/>
        <w:left w:val="none" w:sz="0" w:space="0" w:color="auto"/>
        <w:bottom w:val="none" w:sz="0" w:space="0" w:color="auto"/>
        <w:right w:val="none" w:sz="0" w:space="0" w:color="auto"/>
      </w:divBdr>
    </w:div>
    <w:div w:id="1402825587">
      <w:bodyDiv w:val="1"/>
      <w:marLeft w:val="0"/>
      <w:marRight w:val="0"/>
      <w:marTop w:val="0"/>
      <w:marBottom w:val="0"/>
      <w:divBdr>
        <w:top w:val="none" w:sz="0" w:space="0" w:color="auto"/>
        <w:left w:val="none" w:sz="0" w:space="0" w:color="auto"/>
        <w:bottom w:val="none" w:sz="0" w:space="0" w:color="auto"/>
        <w:right w:val="none" w:sz="0" w:space="0" w:color="auto"/>
      </w:divBdr>
    </w:div>
    <w:div w:id="1458379609">
      <w:bodyDiv w:val="1"/>
      <w:marLeft w:val="0"/>
      <w:marRight w:val="0"/>
      <w:marTop w:val="0"/>
      <w:marBottom w:val="0"/>
      <w:divBdr>
        <w:top w:val="none" w:sz="0" w:space="0" w:color="auto"/>
        <w:left w:val="none" w:sz="0" w:space="0" w:color="auto"/>
        <w:bottom w:val="none" w:sz="0" w:space="0" w:color="auto"/>
        <w:right w:val="none" w:sz="0" w:space="0" w:color="auto"/>
      </w:divBdr>
    </w:div>
    <w:div w:id="1470635510">
      <w:bodyDiv w:val="1"/>
      <w:marLeft w:val="0"/>
      <w:marRight w:val="0"/>
      <w:marTop w:val="0"/>
      <w:marBottom w:val="0"/>
      <w:divBdr>
        <w:top w:val="none" w:sz="0" w:space="0" w:color="auto"/>
        <w:left w:val="none" w:sz="0" w:space="0" w:color="auto"/>
        <w:bottom w:val="none" w:sz="0" w:space="0" w:color="auto"/>
        <w:right w:val="none" w:sz="0" w:space="0" w:color="auto"/>
      </w:divBdr>
    </w:div>
    <w:div w:id="1476951957">
      <w:bodyDiv w:val="1"/>
      <w:marLeft w:val="0"/>
      <w:marRight w:val="0"/>
      <w:marTop w:val="0"/>
      <w:marBottom w:val="0"/>
      <w:divBdr>
        <w:top w:val="none" w:sz="0" w:space="0" w:color="auto"/>
        <w:left w:val="none" w:sz="0" w:space="0" w:color="auto"/>
        <w:bottom w:val="none" w:sz="0" w:space="0" w:color="auto"/>
        <w:right w:val="none" w:sz="0" w:space="0" w:color="auto"/>
      </w:divBdr>
    </w:div>
    <w:div w:id="1501576130">
      <w:bodyDiv w:val="1"/>
      <w:marLeft w:val="0"/>
      <w:marRight w:val="0"/>
      <w:marTop w:val="0"/>
      <w:marBottom w:val="0"/>
      <w:divBdr>
        <w:top w:val="none" w:sz="0" w:space="0" w:color="auto"/>
        <w:left w:val="none" w:sz="0" w:space="0" w:color="auto"/>
        <w:bottom w:val="none" w:sz="0" w:space="0" w:color="auto"/>
        <w:right w:val="none" w:sz="0" w:space="0" w:color="auto"/>
      </w:divBdr>
    </w:div>
    <w:div w:id="1519268053">
      <w:bodyDiv w:val="1"/>
      <w:marLeft w:val="0"/>
      <w:marRight w:val="0"/>
      <w:marTop w:val="0"/>
      <w:marBottom w:val="0"/>
      <w:divBdr>
        <w:top w:val="none" w:sz="0" w:space="0" w:color="auto"/>
        <w:left w:val="none" w:sz="0" w:space="0" w:color="auto"/>
        <w:bottom w:val="none" w:sz="0" w:space="0" w:color="auto"/>
        <w:right w:val="none" w:sz="0" w:space="0" w:color="auto"/>
      </w:divBdr>
    </w:div>
    <w:div w:id="1520777362">
      <w:bodyDiv w:val="1"/>
      <w:marLeft w:val="0"/>
      <w:marRight w:val="0"/>
      <w:marTop w:val="0"/>
      <w:marBottom w:val="0"/>
      <w:divBdr>
        <w:top w:val="none" w:sz="0" w:space="0" w:color="auto"/>
        <w:left w:val="none" w:sz="0" w:space="0" w:color="auto"/>
        <w:bottom w:val="none" w:sz="0" w:space="0" w:color="auto"/>
        <w:right w:val="none" w:sz="0" w:space="0" w:color="auto"/>
      </w:divBdr>
    </w:div>
    <w:div w:id="1527254999">
      <w:bodyDiv w:val="1"/>
      <w:marLeft w:val="0"/>
      <w:marRight w:val="0"/>
      <w:marTop w:val="0"/>
      <w:marBottom w:val="0"/>
      <w:divBdr>
        <w:top w:val="none" w:sz="0" w:space="0" w:color="auto"/>
        <w:left w:val="none" w:sz="0" w:space="0" w:color="auto"/>
        <w:bottom w:val="none" w:sz="0" w:space="0" w:color="auto"/>
        <w:right w:val="none" w:sz="0" w:space="0" w:color="auto"/>
      </w:divBdr>
    </w:div>
    <w:div w:id="1551184060">
      <w:bodyDiv w:val="1"/>
      <w:marLeft w:val="0"/>
      <w:marRight w:val="0"/>
      <w:marTop w:val="0"/>
      <w:marBottom w:val="0"/>
      <w:divBdr>
        <w:top w:val="none" w:sz="0" w:space="0" w:color="auto"/>
        <w:left w:val="none" w:sz="0" w:space="0" w:color="auto"/>
        <w:bottom w:val="none" w:sz="0" w:space="0" w:color="auto"/>
        <w:right w:val="none" w:sz="0" w:space="0" w:color="auto"/>
      </w:divBdr>
    </w:div>
    <w:div w:id="1564104141">
      <w:bodyDiv w:val="1"/>
      <w:marLeft w:val="0"/>
      <w:marRight w:val="0"/>
      <w:marTop w:val="0"/>
      <w:marBottom w:val="0"/>
      <w:divBdr>
        <w:top w:val="none" w:sz="0" w:space="0" w:color="auto"/>
        <w:left w:val="none" w:sz="0" w:space="0" w:color="auto"/>
        <w:bottom w:val="none" w:sz="0" w:space="0" w:color="auto"/>
        <w:right w:val="none" w:sz="0" w:space="0" w:color="auto"/>
      </w:divBdr>
    </w:div>
    <w:div w:id="1570459718">
      <w:bodyDiv w:val="1"/>
      <w:marLeft w:val="0"/>
      <w:marRight w:val="0"/>
      <w:marTop w:val="0"/>
      <w:marBottom w:val="0"/>
      <w:divBdr>
        <w:top w:val="none" w:sz="0" w:space="0" w:color="auto"/>
        <w:left w:val="none" w:sz="0" w:space="0" w:color="auto"/>
        <w:bottom w:val="none" w:sz="0" w:space="0" w:color="auto"/>
        <w:right w:val="none" w:sz="0" w:space="0" w:color="auto"/>
      </w:divBdr>
    </w:div>
    <w:div w:id="1572229082">
      <w:bodyDiv w:val="1"/>
      <w:marLeft w:val="0"/>
      <w:marRight w:val="0"/>
      <w:marTop w:val="0"/>
      <w:marBottom w:val="0"/>
      <w:divBdr>
        <w:top w:val="none" w:sz="0" w:space="0" w:color="auto"/>
        <w:left w:val="none" w:sz="0" w:space="0" w:color="auto"/>
        <w:bottom w:val="none" w:sz="0" w:space="0" w:color="auto"/>
        <w:right w:val="none" w:sz="0" w:space="0" w:color="auto"/>
      </w:divBdr>
    </w:div>
    <w:div w:id="1579053716">
      <w:bodyDiv w:val="1"/>
      <w:marLeft w:val="0"/>
      <w:marRight w:val="0"/>
      <w:marTop w:val="0"/>
      <w:marBottom w:val="0"/>
      <w:divBdr>
        <w:top w:val="none" w:sz="0" w:space="0" w:color="auto"/>
        <w:left w:val="none" w:sz="0" w:space="0" w:color="auto"/>
        <w:bottom w:val="none" w:sz="0" w:space="0" w:color="auto"/>
        <w:right w:val="none" w:sz="0" w:space="0" w:color="auto"/>
      </w:divBdr>
    </w:div>
    <w:div w:id="1583835997">
      <w:bodyDiv w:val="1"/>
      <w:marLeft w:val="0"/>
      <w:marRight w:val="0"/>
      <w:marTop w:val="0"/>
      <w:marBottom w:val="0"/>
      <w:divBdr>
        <w:top w:val="none" w:sz="0" w:space="0" w:color="auto"/>
        <w:left w:val="none" w:sz="0" w:space="0" w:color="auto"/>
        <w:bottom w:val="none" w:sz="0" w:space="0" w:color="auto"/>
        <w:right w:val="none" w:sz="0" w:space="0" w:color="auto"/>
      </w:divBdr>
    </w:div>
    <w:div w:id="1605915102">
      <w:bodyDiv w:val="1"/>
      <w:marLeft w:val="0"/>
      <w:marRight w:val="0"/>
      <w:marTop w:val="0"/>
      <w:marBottom w:val="0"/>
      <w:divBdr>
        <w:top w:val="none" w:sz="0" w:space="0" w:color="auto"/>
        <w:left w:val="none" w:sz="0" w:space="0" w:color="auto"/>
        <w:bottom w:val="none" w:sz="0" w:space="0" w:color="auto"/>
        <w:right w:val="none" w:sz="0" w:space="0" w:color="auto"/>
      </w:divBdr>
    </w:div>
    <w:div w:id="1612861046">
      <w:bodyDiv w:val="1"/>
      <w:marLeft w:val="0"/>
      <w:marRight w:val="0"/>
      <w:marTop w:val="0"/>
      <w:marBottom w:val="0"/>
      <w:divBdr>
        <w:top w:val="none" w:sz="0" w:space="0" w:color="auto"/>
        <w:left w:val="none" w:sz="0" w:space="0" w:color="auto"/>
        <w:bottom w:val="none" w:sz="0" w:space="0" w:color="auto"/>
        <w:right w:val="none" w:sz="0" w:space="0" w:color="auto"/>
      </w:divBdr>
    </w:div>
    <w:div w:id="1615333036">
      <w:bodyDiv w:val="1"/>
      <w:marLeft w:val="0"/>
      <w:marRight w:val="0"/>
      <w:marTop w:val="0"/>
      <w:marBottom w:val="0"/>
      <w:divBdr>
        <w:top w:val="none" w:sz="0" w:space="0" w:color="auto"/>
        <w:left w:val="none" w:sz="0" w:space="0" w:color="auto"/>
        <w:bottom w:val="none" w:sz="0" w:space="0" w:color="auto"/>
        <w:right w:val="none" w:sz="0" w:space="0" w:color="auto"/>
      </w:divBdr>
    </w:div>
    <w:div w:id="1617903653">
      <w:bodyDiv w:val="1"/>
      <w:marLeft w:val="0"/>
      <w:marRight w:val="0"/>
      <w:marTop w:val="0"/>
      <w:marBottom w:val="0"/>
      <w:divBdr>
        <w:top w:val="none" w:sz="0" w:space="0" w:color="auto"/>
        <w:left w:val="none" w:sz="0" w:space="0" w:color="auto"/>
        <w:bottom w:val="none" w:sz="0" w:space="0" w:color="auto"/>
        <w:right w:val="none" w:sz="0" w:space="0" w:color="auto"/>
      </w:divBdr>
    </w:div>
    <w:div w:id="1623031333">
      <w:bodyDiv w:val="1"/>
      <w:marLeft w:val="0"/>
      <w:marRight w:val="0"/>
      <w:marTop w:val="0"/>
      <w:marBottom w:val="0"/>
      <w:divBdr>
        <w:top w:val="none" w:sz="0" w:space="0" w:color="auto"/>
        <w:left w:val="none" w:sz="0" w:space="0" w:color="auto"/>
        <w:bottom w:val="none" w:sz="0" w:space="0" w:color="auto"/>
        <w:right w:val="none" w:sz="0" w:space="0" w:color="auto"/>
      </w:divBdr>
    </w:div>
    <w:div w:id="1638602773">
      <w:bodyDiv w:val="1"/>
      <w:marLeft w:val="0"/>
      <w:marRight w:val="0"/>
      <w:marTop w:val="0"/>
      <w:marBottom w:val="0"/>
      <w:divBdr>
        <w:top w:val="none" w:sz="0" w:space="0" w:color="auto"/>
        <w:left w:val="none" w:sz="0" w:space="0" w:color="auto"/>
        <w:bottom w:val="none" w:sz="0" w:space="0" w:color="auto"/>
        <w:right w:val="none" w:sz="0" w:space="0" w:color="auto"/>
      </w:divBdr>
    </w:div>
    <w:div w:id="1644970062">
      <w:bodyDiv w:val="1"/>
      <w:marLeft w:val="0"/>
      <w:marRight w:val="0"/>
      <w:marTop w:val="0"/>
      <w:marBottom w:val="0"/>
      <w:divBdr>
        <w:top w:val="none" w:sz="0" w:space="0" w:color="auto"/>
        <w:left w:val="none" w:sz="0" w:space="0" w:color="auto"/>
        <w:bottom w:val="none" w:sz="0" w:space="0" w:color="auto"/>
        <w:right w:val="none" w:sz="0" w:space="0" w:color="auto"/>
      </w:divBdr>
    </w:div>
    <w:div w:id="1660575511">
      <w:bodyDiv w:val="1"/>
      <w:marLeft w:val="0"/>
      <w:marRight w:val="0"/>
      <w:marTop w:val="0"/>
      <w:marBottom w:val="0"/>
      <w:divBdr>
        <w:top w:val="none" w:sz="0" w:space="0" w:color="auto"/>
        <w:left w:val="none" w:sz="0" w:space="0" w:color="auto"/>
        <w:bottom w:val="none" w:sz="0" w:space="0" w:color="auto"/>
        <w:right w:val="none" w:sz="0" w:space="0" w:color="auto"/>
      </w:divBdr>
    </w:div>
    <w:div w:id="1664048254">
      <w:bodyDiv w:val="1"/>
      <w:marLeft w:val="0"/>
      <w:marRight w:val="0"/>
      <w:marTop w:val="0"/>
      <w:marBottom w:val="0"/>
      <w:divBdr>
        <w:top w:val="none" w:sz="0" w:space="0" w:color="auto"/>
        <w:left w:val="none" w:sz="0" w:space="0" w:color="auto"/>
        <w:bottom w:val="none" w:sz="0" w:space="0" w:color="auto"/>
        <w:right w:val="none" w:sz="0" w:space="0" w:color="auto"/>
      </w:divBdr>
    </w:div>
    <w:div w:id="1674602659">
      <w:bodyDiv w:val="1"/>
      <w:marLeft w:val="0"/>
      <w:marRight w:val="0"/>
      <w:marTop w:val="0"/>
      <w:marBottom w:val="0"/>
      <w:divBdr>
        <w:top w:val="none" w:sz="0" w:space="0" w:color="auto"/>
        <w:left w:val="none" w:sz="0" w:space="0" w:color="auto"/>
        <w:bottom w:val="none" w:sz="0" w:space="0" w:color="auto"/>
        <w:right w:val="none" w:sz="0" w:space="0" w:color="auto"/>
      </w:divBdr>
    </w:div>
    <w:div w:id="1679771216">
      <w:bodyDiv w:val="1"/>
      <w:marLeft w:val="0"/>
      <w:marRight w:val="0"/>
      <w:marTop w:val="0"/>
      <w:marBottom w:val="0"/>
      <w:divBdr>
        <w:top w:val="none" w:sz="0" w:space="0" w:color="auto"/>
        <w:left w:val="none" w:sz="0" w:space="0" w:color="auto"/>
        <w:bottom w:val="none" w:sz="0" w:space="0" w:color="auto"/>
        <w:right w:val="none" w:sz="0" w:space="0" w:color="auto"/>
      </w:divBdr>
    </w:div>
    <w:div w:id="1691758005">
      <w:bodyDiv w:val="1"/>
      <w:marLeft w:val="0"/>
      <w:marRight w:val="0"/>
      <w:marTop w:val="0"/>
      <w:marBottom w:val="0"/>
      <w:divBdr>
        <w:top w:val="none" w:sz="0" w:space="0" w:color="auto"/>
        <w:left w:val="none" w:sz="0" w:space="0" w:color="auto"/>
        <w:bottom w:val="none" w:sz="0" w:space="0" w:color="auto"/>
        <w:right w:val="none" w:sz="0" w:space="0" w:color="auto"/>
      </w:divBdr>
    </w:div>
    <w:div w:id="1694333963">
      <w:bodyDiv w:val="1"/>
      <w:marLeft w:val="0"/>
      <w:marRight w:val="0"/>
      <w:marTop w:val="0"/>
      <w:marBottom w:val="0"/>
      <w:divBdr>
        <w:top w:val="none" w:sz="0" w:space="0" w:color="auto"/>
        <w:left w:val="none" w:sz="0" w:space="0" w:color="auto"/>
        <w:bottom w:val="none" w:sz="0" w:space="0" w:color="auto"/>
        <w:right w:val="none" w:sz="0" w:space="0" w:color="auto"/>
      </w:divBdr>
    </w:div>
    <w:div w:id="1708020762">
      <w:bodyDiv w:val="1"/>
      <w:marLeft w:val="0"/>
      <w:marRight w:val="0"/>
      <w:marTop w:val="0"/>
      <w:marBottom w:val="0"/>
      <w:divBdr>
        <w:top w:val="none" w:sz="0" w:space="0" w:color="auto"/>
        <w:left w:val="none" w:sz="0" w:space="0" w:color="auto"/>
        <w:bottom w:val="none" w:sz="0" w:space="0" w:color="auto"/>
        <w:right w:val="none" w:sz="0" w:space="0" w:color="auto"/>
      </w:divBdr>
    </w:div>
    <w:div w:id="1715882507">
      <w:bodyDiv w:val="1"/>
      <w:marLeft w:val="0"/>
      <w:marRight w:val="0"/>
      <w:marTop w:val="0"/>
      <w:marBottom w:val="0"/>
      <w:divBdr>
        <w:top w:val="none" w:sz="0" w:space="0" w:color="auto"/>
        <w:left w:val="none" w:sz="0" w:space="0" w:color="auto"/>
        <w:bottom w:val="none" w:sz="0" w:space="0" w:color="auto"/>
        <w:right w:val="none" w:sz="0" w:space="0" w:color="auto"/>
      </w:divBdr>
    </w:div>
    <w:div w:id="1721980895">
      <w:bodyDiv w:val="1"/>
      <w:marLeft w:val="0"/>
      <w:marRight w:val="0"/>
      <w:marTop w:val="0"/>
      <w:marBottom w:val="0"/>
      <w:divBdr>
        <w:top w:val="none" w:sz="0" w:space="0" w:color="auto"/>
        <w:left w:val="none" w:sz="0" w:space="0" w:color="auto"/>
        <w:bottom w:val="none" w:sz="0" w:space="0" w:color="auto"/>
        <w:right w:val="none" w:sz="0" w:space="0" w:color="auto"/>
      </w:divBdr>
    </w:div>
    <w:div w:id="1724789328">
      <w:bodyDiv w:val="1"/>
      <w:marLeft w:val="0"/>
      <w:marRight w:val="0"/>
      <w:marTop w:val="0"/>
      <w:marBottom w:val="0"/>
      <w:divBdr>
        <w:top w:val="none" w:sz="0" w:space="0" w:color="auto"/>
        <w:left w:val="none" w:sz="0" w:space="0" w:color="auto"/>
        <w:bottom w:val="none" w:sz="0" w:space="0" w:color="auto"/>
        <w:right w:val="none" w:sz="0" w:space="0" w:color="auto"/>
      </w:divBdr>
    </w:div>
    <w:div w:id="1730688049">
      <w:bodyDiv w:val="1"/>
      <w:marLeft w:val="0"/>
      <w:marRight w:val="0"/>
      <w:marTop w:val="0"/>
      <w:marBottom w:val="0"/>
      <w:divBdr>
        <w:top w:val="none" w:sz="0" w:space="0" w:color="auto"/>
        <w:left w:val="none" w:sz="0" w:space="0" w:color="auto"/>
        <w:bottom w:val="none" w:sz="0" w:space="0" w:color="auto"/>
        <w:right w:val="none" w:sz="0" w:space="0" w:color="auto"/>
      </w:divBdr>
    </w:div>
    <w:div w:id="1753113693">
      <w:bodyDiv w:val="1"/>
      <w:marLeft w:val="0"/>
      <w:marRight w:val="0"/>
      <w:marTop w:val="0"/>
      <w:marBottom w:val="0"/>
      <w:divBdr>
        <w:top w:val="none" w:sz="0" w:space="0" w:color="auto"/>
        <w:left w:val="none" w:sz="0" w:space="0" w:color="auto"/>
        <w:bottom w:val="none" w:sz="0" w:space="0" w:color="auto"/>
        <w:right w:val="none" w:sz="0" w:space="0" w:color="auto"/>
      </w:divBdr>
    </w:div>
    <w:div w:id="1756781610">
      <w:bodyDiv w:val="1"/>
      <w:marLeft w:val="0"/>
      <w:marRight w:val="0"/>
      <w:marTop w:val="0"/>
      <w:marBottom w:val="0"/>
      <w:divBdr>
        <w:top w:val="none" w:sz="0" w:space="0" w:color="auto"/>
        <w:left w:val="none" w:sz="0" w:space="0" w:color="auto"/>
        <w:bottom w:val="none" w:sz="0" w:space="0" w:color="auto"/>
        <w:right w:val="none" w:sz="0" w:space="0" w:color="auto"/>
      </w:divBdr>
    </w:div>
    <w:div w:id="1774592695">
      <w:bodyDiv w:val="1"/>
      <w:marLeft w:val="0"/>
      <w:marRight w:val="0"/>
      <w:marTop w:val="0"/>
      <w:marBottom w:val="0"/>
      <w:divBdr>
        <w:top w:val="none" w:sz="0" w:space="0" w:color="auto"/>
        <w:left w:val="none" w:sz="0" w:space="0" w:color="auto"/>
        <w:bottom w:val="none" w:sz="0" w:space="0" w:color="auto"/>
        <w:right w:val="none" w:sz="0" w:space="0" w:color="auto"/>
      </w:divBdr>
    </w:div>
    <w:div w:id="1777748636">
      <w:bodyDiv w:val="1"/>
      <w:marLeft w:val="0"/>
      <w:marRight w:val="0"/>
      <w:marTop w:val="0"/>
      <w:marBottom w:val="0"/>
      <w:divBdr>
        <w:top w:val="none" w:sz="0" w:space="0" w:color="auto"/>
        <w:left w:val="none" w:sz="0" w:space="0" w:color="auto"/>
        <w:bottom w:val="none" w:sz="0" w:space="0" w:color="auto"/>
        <w:right w:val="none" w:sz="0" w:space="0" w:color="auto"/>
      </w:divBdr>
    </w:div>
    <w:div w:id="1785028640">
      <w:bodyDiv w:val="1"/>
      <w:marLeft w:val="0"/>
      <w:marRight w:val="0"/>
      <w:marTop w:val="0"/>
      <w:marBottom w:val="0"/>
      <w:divBdr>
        <w:top w:val="none" w:sz="0" w:space="0" w:color="auto"/>
        <w:left w:val="none" w:sz="0" w:space="0" w:color="auto"/>
        <w:bottom w:val="none" w:sz="0" w:space="0" w:color="auto"/>
        <w:right w:val="none" w:sz="0" w:space="0" w:color="auto"/>
      </w:divBdr>
    </w:div>
    <w:div w:id="1808860896">
      <w:bodyDiv w:val="1"/>
      <w:marLeft w:val="0"/>
      <w:marRight w:val="0"/>
      <w:marTop w:val="0"/>
      <w:marBottom w:val="0"/>
      <w:divBdr>
        <w:top w:val="none" w:sz="0" w:space="0" w:color="auto"/>
        <w:left w:val="none" w:sz="0" w:space="0" w:color="auto"/>
        <w:bottom w:val="none" w:sz="0" w:space="0" w:color="auto"/>
        <w:right w:val="none" w:sz="0" w:space="0" w:color="auto"/>
      </w:divBdr>
    </w:div>
    <w:div w:id="1824271869">
      <w:bodyDiv w:val="1"/>
      <w:marLeft w:val="0"/>
      <w:marRight w:val="0"/>
      <w:marTop w:val="0"/>
      <w:marBottom w:val="0"/>
      <w:divBdr>
        <w:top w:val="none" w:sz="0" w:space="0" w:color="auto"/>
        <w:left w:val="none" w:sz="0" w:space="0" w:color="auto"/>
        <w:bottom w:val="none" w:sz="0" w:space="0" w:color="auto"/>
        <w:right w:val="none" w:sz="0" w:space="0" w:color="auto"/>
      </w:divBdr>
    </w:div>
    <w:div w:id="1846675019">
      <w:bodyDiv w:val="1"/>
      <w:marLeft w:val="0"/>
      <w:marRight w:val="0"/>
      <w:marTop w:val="0"/>
      <w:marBottom w:val="0"/>
      <w:divBdr>
        <w:top w:val="none" w:sz="0" w:space="0" w:color="auto"/>
        <w:left w:val="none" w:sz="0" w:space="0" w:color="auto"/>
        <w:bottom w:val="none" w:sz="0" w:space="0" w:color="auto"/>
        <w:right w:val="none" w:sz="0" w:space="0" w:color="auto"/>
      </w:divBdr>
    </w:div>
    <w:div w:id="1860509448">
      <w:bodyDiv w:val="1"/>
      <w:marLeft w:val="0"/>
      <w:marRight w:val="0"/>
      <w:marTop w:val="0"/>
      <w:marBottom w:val="0"/>
      <w:divBdr>
        <w:top w:val="none" w:sz="0" w:space="0" w:color="auto"/>
        <w:left w:val="none" w:sz="0" w:space="0" w:color="auto"/>
        <w:bottom w:val="none" w:sz="0" w:space="0" w:color="auto"/>
        <w:right w:val="none" w:sz="0" w:space="0" w:color="auto"/>
      </w:divBdr>
    </w:div>
    <w:div w:id="1866672601">
      <w:bodyDiv w:val="1"/>
      <w:marLeft w:val="0"/>
      <w:marRight w:val="0"/>
      <w:marTop w:val="0"/>
      <w:marBottom w:val="0"/>
      <w:divBdr>
        <w:top w:val="none" w:sz="0" w:space="0" w:color="auto"/>
        <w:left w:val="none" w:sz="0" w:space="0" w:color="auto"/>
        <w:bottom w:val="none" w:sz="0" w:space="0" w:color="auto"/>
        <w:right w:val="none" w:sz="0" w:space="0" w:color="auto"/>
      </w:divBdr>
    </w:div>
    <w:div w:id="1874994162">
      <w:bodyDiv w:val="1"/>
      <w:marLeft w:val="0"/>
      <w:marRight w:val="0"/>
      <w:marTop w:val="0"/>
      <w:marBottom w:val="0"/>
      <w:divBdr>
        <w:top w:val="none" w:sz="0" w:space="0" w:color="auto"/>
        <w:left w:val="none" w:sz="0" w:space="0" w:color="auto"/>
        <w:bottom w:val="none" w:sz="0" w:space="0" w:color="auto"/>
        <w:right w:val="none" w:sz="0" w:space="0" w:color="auto"/>
      </w:divBdr>
    </w:div>
    <w:div w:id="1920945287">
      <w:bodyDiv w:val="1"/>
      <w:marLeft w:val="0"/>
      <w:marRight w:val="0"/>
      <w:marTop w:val="0"/>
      <w:marBottom w:val="0"/>
      <w:divBdr>
        <w:top w:val="none" w:sz="0" w:space="0" w:color="auto"/>
        <w:left w:val="none" w:sz="0" w:space="0" w:color="auto"/>
        <w:bottom w:val="none" w:sz="0" w:space="0" w:color="auto"/>
        <w:right w:val="none" w:sz="0" w:space="0" w:color="auto"/>
      </w:divBdr>
    </w:div>
    <w:div w:id="1921408187">
      <w:bodyDiv w:val="1"/>
      <w:marLeft w:val="0"/>
      <w:marRight w:val="0"/>
      <w:marTop w:val="0"/>
      <w:marBottom w:val="0"/>
      <w:divBdr>
        <w:top w:val="none" w:sz="0" w:space="0" w:color="auto"/>
        <w:left w:val="none" w:sz="0" w:space="0" w:color="auto"/>
        <w:bottom w:val="none" w:sz="0" w:space="0" w:color="auto"/>
        <w:right w:val="none" w:sz="0" w:space="0" w:color="auto"/>
      </w:divBdr>
    </w:div>
    <w:div w:id="1935937708">
      <w:bodyDiv w:val="1"/>
      <w:marLeft w:val="0"/>
      <w:marRight w:val="0"/>
      <w:marTop w:val="0"/>
      <w:marBottom w:val="0"/>
      <w:divBdr>
        <w:top w:val="none" w:sz="0" w:space="0" w:color="auto"/>
        <w:left w:val="none" w:sz="0" w:space="0" w:color="auto"/>
        <w:bottom w:val="none" w:sz="0" w:space="0" w:color="auto"/>
        <w:right w:val="none" w:sz="0" w:space="0" w:color="auto"/>
      </w:divBdr>
    </w:div>
    <w:div w:id="1942445462">
      <w:bodyDiv w:val="1"/>
      <w:marLeft w:val="0"/>
      <w:marRight w:val="0"/>
      <w:marTop w:val="0"/>
      <w:marBottom w:val="0"/>
      <w:divBdr>
        <w:top w:val="none" w:sz="0" w:space="0" w:color="auto"/>
        <w:left w:val="none" w:sz="0" w:space="0" w:color="auto"/>
        <w:bottom w:val="none" w:sz="0" w:space="0" w:color="auto"/>
        <w:right w:val="none" w:sz="0" w:space="0" w:color="auto"/>
      </w:divBdr>
    </w:div>
    <w:div w:id="1946768878">
      <w:bodyDiv w:val="1"/>
      <w:marLeft w:val="0"/>
      <w:marRight w:val="0"/>
      <w:marTop w:val="0"/>
      <w:marBottom w:val="0"/>
      <w:divBdr>
        <w:top w:val="none" w:sz="0" w:space="0" w:color="auto"/>
        <w:left w:val="none" w:sz="0" w:space="0" w:color="auto"/>
        <w:bottom w:val="none" w:sz="0" w:space="0" w:color="auto"/>
        <w:right w:val="none" w:sz="0" w:space="0" w:color="auto"/>
      </w:divBdr>
    </w:div>
    <w:div w:id="1960910952">
      <w:bodyDiv w:val="1"/>
      <w:marLeft w:val="0"/>
      <w:marRight w:val="0"/>
      <w:marTop w:val="0"/>
      <w:marBottom w:val="0"/>
      <w:divBdr>
        <w:top w:val="none" w:sz="0" w:space="0" w:color="auto"/>
        <w:left w:val="none" w:sz="0" w:space="0" w:color="auto"/>
        <w:bottom w:val="none" w:sz="0" w:space="0" w:color="auto"/>
        <w:right w:val="none" w:sz="0" w:space="0" w:color="auto"/>
      </w:divBdr>
    </w:div>
    <w:div w:id="1966616571">
      <w:bodyDiv w:val="1"/>
      <w:marLeft w:val="0"/>
      <w:marRight w:val="0"/>
      <w:marTop w:val="0"/>
      <w:marBottom w:val="0"/>
      <w:divBdr>
        <w:top w:val="none" w:sz="0" w:space="0" w:color="auto"/>
        <w:left w:val="none" w:sz="0" w:space="0" w:color="auto"/>
        <w:bottom w:val="none" w:sz="0" w:space="0" w:color="auto"/>
        <w:right w:val="none" w:sz="0" w:space="0" w:color="auto"/>
      </w:divBdr>
    </w:div>
    <w:div w:id="1982342255">
      <w:bodyDiv w:val="1"/>
      <w:marLeft w:val="0"/>
      <w:marRight w:val="0"/>
      <w:marTop w:val="0"/>
      <w:marBottom w:val="0"/>
      <w:divBdr>
        <w:top w:val="none" w:sz="0" w:space="0" w:color="auto"/>
        <w:left w:val="none" w:sz="0" w:space="0" w:color="auto"/>
        <w:bottom w:val="none" w:sz="0" w:space="0" w:color="auto"/>
        <w:right w:val="none" w:sz="0" w:space="0" w:color="auto"/>
      </w:divBdr>
    </w:div>
    <w:div w:id="1983659169">
      <w:bodyDiv w:val="1"/>
      <w:marLeft w:val="0"/>
      <w:marRight w:val="0"/>
      <w:marTop w:val="0"/>
      <w:marBottom w:val="0"/>
      <w:divBdr>
        <w:top w:val="none" w:sz="0" w:space="0" w:color="auto"/>
        <w:left w:val="none" w:sz="0" w:space="0" w:color="auto"/>
        <w:bottom w:val="none" w:sz="0" w:space="0" w:color="auto"/>
        <w:right w:val="none" w:sz="0" w:space="0" w:color="auto"/>
      </w:divBdr>
    </w:div>
    <w:div w:id="2002004362">
      <w:bodyDiv w:val="1"/>
      <w:marLeft w:val="0"/>
      <w:marRight w:val="0"/>
      <w:marTop w:val="0"/>
      <w:marBottom w:val="0"/>
      <w:divBdr>
        <w:top w:val="none" w:sz="0" w:space="0" w:color="auto"/>
        <w:left w:val="none" w:sz="0" w:space="0" w:color="auto"/>
        <w:bottom w:val="none" w:sz="0" w:space="0" w:color="auto"/>
        <w:right w:val="none" w:sz="0" w:space="0" w:color="auto"/>
      </w:divBdr>
    </w:div>
    <w:div w:id="2002539566">
      <w:bodyDiv w:val="1"/>
      <w:marLeft w:val="0"/>
      <w:marRight w:val="0"/>
      <w:marTop w:val="0"/>
      <w:marBottom w:val="0"/>
      <w:divBdr>
        <w:top w:val="none" w:sz="0" w:space="0" w:color="auto"/>
        <w:left w:val="none" w:sz="0" w:space="0" w:color="auto"/>
        <w:bottom w:val="none" w:sz="0" w:space="0" w:color="auto"/>
        <w:right w:val="none" w:sz="0" w:space="0" w:color="auto"/>
      </w:divBdr>
    </w:div>
    <w:div w:id="2003268798">
      <w:bodyDiv w:val="1"/>
      <w:marLeft w:val="0"/>
      <w:marRight w:val="0"/>
      <w:marTop w:val="0"/>
      <w:marBottom w:val="0"/>
      <w:divBdr>
        <w:top w:val="none" w:sz="0" w:space="0" w:color="auto"/>
        <w:left w:val="none" w:sz="0" w:space="0" w:color="auto"/>
        <w:bottom w:val="none" w:sz="0" w:space="0" w:color="auto"/>
        <w:right w:val="none" w:sz="0" w:space="0" w:color="auto"/>
      </w:divBdr>
    </w:div>
    <w:div w:id="2010980416">
      <w:bodyDiv w:val="1"/>
      <w:marLeft w:val="0"/>
      <w:marRight w:val="0"/>
      <w:marTop w:val="0"/>
      <w:marBottom w:val="0"/>
      <w:divBdr>
        <w:top w:val="none" w:sz="0" w:space="0" w:color="auto"/>
        <w:left w:val="none" w:sz="0" w:space="0" w:color="auto"/>
        <w:bottom w:val="none" w:sz="0" w:space="0" w:color="auto"/>
        <w:right w:val="none" w:sz="0" w:space="0" w:color="auto"/>
      </w:divBdr>
    </w:div>
    <w:div w:id="2020547843">
      <w:bodyDiv w:val="1"/>
      <w:marLeft w:val="0"/>
      <w:marRight w:val="0"/>
      <w:marTop w:val="0"/>
      <w:marBottom w:val="0"/>
      <w:divBdr>
        <w:top w:val="none" w:sz="0" w:space="0" w:color="auto"/>
        <w:left w:val="none" w:sz="0" w:space="0" w:color="auto"/>
        <w:bottom w:val="none" w:sz="0" w:space="0" w:color="auto"/>
        <w:right w:val="none" w:sz="0" w:space="0" w:color="auto"/>
      </w:divBdr>
    </w:div>
    <w:div w:id="2022781736">
      <w:bodyDiv w:val="1"/>
      <w:marLeft w:val="0"/>
      <w:marRight w:val="0"/>
      <w:marTop w:val="0"/>
      <w:marBottom w:val="0"/>
      <w:divBdr>
        <w:top w:val="none" w:sz="0" w:space="0" w:color="auto"/>
        <w:left w:val="none" w:sz="0" w:space="0" w:color="auto"/>
        <w:bottom w:val="none" w:sz="0" w:space="0" w:color="auto"/>
        <w:right w:val="none" w:sz="0" w:space="0" w:color="auto"/>
      </w:divBdr>
    </w:div>
    <w:div w:id="2039504948">
      <w:bodyDiv w:val="1"/>
      <w:marLeft w:val="0"/>
      <w:marRight w:val="0"/>
      <w:marTop w:val="0"/>
      <w:marBottom w:val="0"/>
      <w:divBdr>
        <w:top w:val="none" w:sz="0" w:space="0" w:color="auto"/>
        <w:left w:val="none" w:sz="0" w:space="0" w:color="auto"/>
        <w:bottom w:val="none" w:sz="0" w:space="0" w:color="auto"/>
        <w:right w:val="none" w:sz="0" w:space="0" w:color="auto"/>
      </w:divBdr>
    </w:div>
    <w:div w:id="2042701049">
      <w:bodyDiv w:val="1"/>
      <w:marLeft w:val="0"/>
      <w:marRight w:val="0"/>
      <w:marTop w:val="0"/>
      <w:marBottom w:val="0"/>
      <w:divBdr>
        <w:top w:val="none" w:sz="0" w:space="0" w:color="auto"/>
        <w:left w:val="none" w:sz="0" w:space="0" w:color="auto"/>
        <w:bottom w:val="none" w:sz="0" w:space="0" w:color="auto"/>
        <w:right w:val="none" w:sz="0" w:space="0" w:color="auto"/>
      </w:divBdr>
    </w:div>
    <w:div w:id="2064399845">
      <w:bodyDiv w:val="1"/>
      <w:marLeft w:val="0"/>
      <w:marRight w:val="0"/>
      <w:marTop w:val="0"/>
      <w:marBottom w:val="0"/>
      <w:divBdr>
        <w:top w:val="none" w:sz="0" w:space="0" w:color="auto"/>
        <w:left w:val="none" w:sz="0" w:space="0" w:color="auto"/>
        <w:bottom w:val="none" w:sz="0" w:space="0" w:color="auto"/>
        <w:right w:val="none" w:sz="0" w:space="0" w:color="auto"/>
      </w:divBdr>
    </w:div>
    <w:div w:id="2066024383">
      <w:bodyDiv w:val="1"/>
      <w:marLeft w:val="0"/>
      <w:marRight w:val="0"/>
      <w:marTop w:val="0"/>
      <w:marBottom w:val="0"/>
      <w:divBdr>
        <w:top w:val="none" w:sz="0" w:space="0" w:color="auto"/>
        <w:left w:val="none" w:sz="0" w:space="0" w:color="auto"/>
        <w:bottom w:val="none" w:sz="0" w:space="0" w:color="auto"/>
        <w:right w:val="none" w:sz="0" w:space="0" w:color="auto"/>
      </w:divBdr>
    </w:div>
    <w:div w:id="2078896001">
      <w:bodyDiv w:val="1"/>
      <w:marLeft w:val="0"/>
      <w:marRight w:val="0"/>
      <w:marTop w:val="0"/>
      <w:marBottom w:val="0"/>
      <w:divBdr>
        <w:top w:val="none" w:sz="0" w:space="0" w:color="auto"/>
        <w:left w:val="none" w:sz="0" w:space="0" w:color="auto"/>
        <w:bottom w:val="none" w:sz="0" w:space="0" w:color="auto"/>
        <w:right w:val="none" w:sz="0" w:space="0" w:color="auto"/>
      </w:divBdr>
    </w:div>
    <w:div w:id="2081563938">
      <w:bodyDiv w:val="1"/>
      <w:marLeft w:val="0"/>
      <w:marRight w:val="0"/>
      <w:marTop w:val="0"/>
      <w:marBottom w:val="0"/>
      <w:divBdr>
        <w:top w:val="none" w:sz="0" w:space="0" w:color="auto"/>
        <w:left w:val="none" w:sz="0" w:space="0" w:color="auto"/>
        <w:bottom w:val="none" w:sz="0" w:space="0" w:color="auto"/>
        <w:right w:val="none" w:sz="0" w:space="0" w:color="auto"/>
      </w:divBdr>
    </w:div>
    <w:div w:id="2084252577">
      <w:bodyDiv w:val="1"/>
      <w:marLeft w:val="0"/>
      <w:marRight w:val="0"/>
      <w:marTop w:val="0"/>
      <w:marBottom w:val="0"/>
      <w:divBdr>
        <w:top w:val="none" w:sz="0" w:space="0" w:color="auto"/>
        <w:left w:val="none" w:sz="0" w:space="0" w:color="auto"/>
        <w:bottom w:val="none" w:sz="0" w:space="0" w:color="auto"/>
        <w:right w:val="none" w:sz="0" w:space="0" w:color="auto"/>
      </w:divBdr>
    </w:div>
    <w:div w:id="2093547934">
      <w:bodyDiv w:val="1"/>
      <w:marLeft w:val="0"/>
      <w:marRight w:val="0"/>
      <w:marTop w:val="0"/>
      <w:marBottom w:val="0"/>
      <w:divBdr>
        <w:top w:val="none" w:sz="0" w:space="0" w:color="auto"/>
        <w:left w:val="none" w:sz="0" w:space="0" w:color="auto"/>
        <w:bottom w:val="none" w:sz="0" w:space="0" w:color="auto"/>
        <w:right w:val="none" w:sz="0" w:space="0" w:color="auto"/>
      </w:divBdr>
    </w:div>
    <w:div w:id="2104106362">
      <w:bodyDiv w:val="1"/>
      <w:marLeft w:val="0"/>
      <w:marRight w:val="0"/>
      <w:marTop w:val="0"/>
      <w:marBottom w:val="0"/>
      <w:divBdr>
        <w:top w:val="none" w:sz="0" w:space="0" w:color="auto"/>
        <w:left w:val="none" w:sz="0" w:space="0" w:color="auto"/>
        <w:bottom w:val="none" w:sz="0" w:space="0" w:color="auto"/>
        <w:right w:val="none" w:sz="0" w:space="0" w:color="auto"/>
      </w:divBdr>
    </w:div>
    <w:div w:id="2105221768">
      <w:bodyDiv w:val="1"/>
      <w:marLeft w:val="0"/>
      <w:marRight w:val="0"/>
      <w:marTop w:val="0"/>
      <w:marBottom w:val="0"/>
      <w:divBdr>
        <w:top w:val="none" w:sz="0" w:space="0" w:color="auto"/>
        <w:left w:val="none" w:sz="0" w:space="0" w:color="auto"/>
        <w:bottom w:val="none" w:sz="0" w:space="0" w:color="auto"/>
        <w:right w:val="none" w:sz="0" w:space="0" w:color="auto"/>
      </w:divBdr>
    </w:div>
    <w:div w:id="2105832953">
      <w:bodyDiv w:val="1"/>
      <w:marLeft w:val="0"/>
      <w:marRight w:val="0"/>
      <w:marTop w:val="0"/>
      <w:marBottom w:val="0"/>
      <w:divBdr>
        <w:top w:val="none" w:sz="0" w:space="0" w:color="auto"/>
        <w:left w:val="none" w:sz="0" w:space="0" w:color="auto"/>
        <w:bottom w:val="none" w:sz="0" w:space="0" w:color="auto"/>
        <w:right w:val="none" w:sz="0" w:space="0" w:color="auto"/>
      </w:divBdr>
    </w:div>
    <w:div w:id="2127387216">
      <w:bodyDiv w:val="1"/>
      <w:marLeft w:val="0"/>
      <w:marRight w:val="0"/>
      <w:marTop w:val="0"/>
      <w:marBottom w:val="0"/>
      <w:divBdr>
        <w:top w:val="none" w:sz="0" w:space="0" w:color="auto"/>
        <w:left w:val="none" w:sz="0" w:space="0" w:color="auto"/>
        <w:bottom w:val="none" w:sz="0" w:space="0" w:color="auto"/>
        <w:right w:val="none" w:sz="0" w:space="0" w:color="auto"/>
      </w:divBdr>
    </w:div>
    <w:div w:id="2130586262">
      <w:bodyDiv w:val="1"/>
      <w:marLeft w:val="0"/>
      <w:marRight w:val="0"/>
      <w:marTop w:val="0"/>
      <w:marBottom w:val="0"/>
      <w:divBdr>
        <w:top w:val="none" w:sz="0" w:space="0" w:color="auto"/>
        <w:left w:val="none" w:sz="0" w:space="0" w:color="auto"/>
        <w:bottom w:val="none" w:sz="0" w:space="0" w:color="auto"/>
        <w:right w:val="none" w:sz="0" w:space="0" w:color="auto"/>
      </w:divBdr>
      <w:divsChild>
        <w:div w:id="1925725268">
          <w:marLeft w:val="720"/>
          <w:marRight w:val="0"/>
          <w:marTop w:val="0"/>
          <w:marBottom w:val="0"/>
          <w:divBdr>
            <w:top w:val="none" w:sz="0" w:space="0" w:color="auto"/>
            <w:left w:val="none" w:sz="0" w:space="0" w:color="auto"/>
            <w:bottom w:val="none" w:sz="0" w:space="0" w:color="auto"/>
            <w:right w:val="none" w:sz="0" w:space="0" w:color="auto"/>
          </w:divBdr>
        </w:div>
      </w:divsChild>
    </w:div>
    <w:div w:id="2140414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aire.Rutledge@ct.gov" TargetMode="External"/><Relationship Id="rId13" Type="http://schemas.openxmlformats.org/officeDocument/2006/relationships/image" Target="media/image1.png"/><Relationship Id="rId18" Type="http://schemas.openxmlformats.org/officeDocument/2006/relationships/image" Target="media/image6.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www.youtube.com/watch?v=6fo2Sf_8Iu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int.entm.purdue.edu/ext/treecomputer"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Vol99</b:Tag>
    <b:SourceType>JournalArticle</b:SourceType>
    <b:Guid>{69FBF62F-53B8-4782-83E0-AF08A0348A4A}</b:Guid>
    <b:Title>Spider prey of two mud dauber wasps (Hymenoptera: Sphecidae) nesting in Georgia's Okefenokee swamp</b:Title>
    <b:Year>1999</b:Year>
    <b:Author>
      <b:Author>
        <b:NameList>
          <b:Person>
            <b:Last>Volkova</b:Last>
            <b:First>T</b:First>
          </b:Person>
          <b:Person>
            <b:Last>Matthews</b:Last>
            <b:First>RW</b:First>
          </b:Person>
          <b:Person>
            <b:Last>Barber</b:Last>
            <b:First>MC</b:First>
          </b:Person>
        </b:NameList>
      </b:Author>
    </b:Author>
    <b:JournalName>Journal of Entomological Science</b:JournalName>
    <b:Pages>322-327</b:Pages>
    <b:Volume>34</b:Volume>
    <b:Issue>3</b:Issue>
    <b:RefOrder>28</b:RefOrder>
  </b:Source>
  <b:Source>
    <b:Tag>Sad17</b:Tag>
    <b:SourceType>JournalArticle</b:SourceType>
    <b:Guid>{7A54C081-A5EE-47F5-91EC-C2A7C9F5BD32}</b:Guid>
    <b:Author>
      <b:Author>
        <b:NameList>
          <b:Person>
            <b:Last>Sadof</b:Last>
            <b:First>CS</b:First>
          </b:Person>
          <b:Person>
            <b:Last>GP</b:Last>
            <b:First>Hughes</b:First>
          </b:Person>
          <b:Person>
            <b:Last>AR</b:Last>
            <b:First>Witte</b:First>
          </b:Person>
          <b:Person>
            <b:Last>DJ</b:Last>
            <b:First>Peterson</b:First>
          </b:Person>
          <b:Person>
            <b:Last>MD</b:Last>
            <b:First>Ginzel</b:First>
          </b:Person>
        </b:NameList>
      </b:Author>
    </b:Author>
    <b:Title>Tools for staging and managing emerald ash borer in the urban forest</b:Title>
    <b:JournalName>Arboric. Urban For.</b:JournalName>
    <b:Year>2017</b:Year>
    <b:Pages>15-26</b:Pages>
    <b:Volume>43</b:Volume>
    <b:RefOrder>23</b:RefOrder>
  </b:Source>
  <b:Source>
    <b:Tag>Nal12</b:Tag>
    <b:SourceType>JournalArticle</b:SourceType>
    <b:Guid>{BAD33281-A025-4E2E-BD14-F53464ABF8E0}</b:Guid>
    <b:Author>
      <b:Author>
        <b:NameList>
          <b:Person>
            <b:Last>Nalepa</b:Last>
            <b:First>C</b:First>
          </b:Person>
        </b:NameList>
      </b:Author>
    </b:Author>
    <b:Title>Wing wear is a poor estimate of age in Cerceris fumipennis (Hymenoptera, Crabronidae}</b:Title>
    <b:JournalName> Journal of Hymenoptera Research</b:JournalName>
    <b:Year>2012</b:Year>
    <b:Pages>43</b:Pages>
    <b:Volume>24</b:Volume>
    <b:RefOrder>10</b:RefOrder>
  </b:Source>
  <b:Source>
    <b:Tag>Rut11</b:Tag>
    <b:SourceType>JournalArticle</b:SourceType>
    <b:Guid>{C8B43088-F820-4D2F-90D2-55997AA4F2BC}</b:Guid>
    <b:Author>
      <b:Author>
        <b:NameList>
          <b:Person>
            <b:Last>Rutledge</b:Last>
            <b:First>CE</b:First>
          </b:Person>
          <b:Person>
            <b:Last>Hellman</b:Last>
            <b:First>W</b:First>
          </b:Person>
          <b:Person>
            <b:Last>Teerling</b:Last>
            <b:First>C:</b:First>
            <b:Middle>Fierke, MK</b:Middle>
          </b:Person>
        </b:NameList>
      </b:Author>
    </b:Author>
    <b:Title>Two novel prey families for the buprestid-hunting wasp Cerceris fumipennis Say (Hymenoptera: Crabronidae)</b:Title>
    <b:JournalName>The Coleopterists Bulletin</b:JournalName>
    <b:Year>2011</b:Year>
    <b:Pages>194-196</b:Pages>
    <b:Volume>65</b:Volume>
    <b:Issue>2</b:Issue>
    <b:RefOrder>14</b:RefOrder>
  </b:Source>
  <b:Source>
    <b:Tag>Gay11</b:Tag>
    <b:SourceType>JournalArticle</b:SourceType>
    <b:Guid>{E73F246C-0C9B-4040-817E-6A5ECF1B1E9E}</b:Guid>
    <b:Author>
      <b:Author>
        <b:NameList>
          <b:Person>
            <b:Last>Gayubo</b:Last>
            <b:First>SF</b:First>
          </b:Person>
        </b:NameList>
      </b:Author>
    </b:Author>
    <b:Title>Are solitary progressive-provisioning wasps optimal foragers? A study with the digger wasp Bembix merceti (Hymenoptera: Crabronidae)</b:Title>
    <b:JournalName>Behaviour</b:JournalName>
    <b:Year>2011</b:Year>
    <b:Pages>191-214</b:Pages>
    <b:Volume>148</b:Volume>
    <b:Issue>2</b:Issue>
    <b:RefOrder>29</b:RefOrder>
  </b:Source>
  <b:Source>
    <b:Tag>Coe12</b:Tag>
    <b:SourceType>JournalArticle</b:SourceType>
    <b:Guid>{05282FE4-2A01-4543-8E5A-6EA54F825CA4}</b:Guid>
    <b:Author>
      <b:Author>
        <b:NameList>
          <b:Person>
            <b:Last>Coelho</b:Last>
            <b:First>JR</b:First>
          </b:Person>
          <b:Person>
            <b:Last>Hastings</b:Last>
            <b:First>JM</b:First>
          </b:Person>
          <b:Person>
            <b:Last>Holliday</b:Last>
            <b:First>CW</b:First>
          </b:Person>
        </b:NameList>
      </b:Author>
    </b:Author>
    <b:Title>Near-optimal foraging in the Pacific cicada killer Sphecius convallis Patton (Hymenoptera: Crabronidae)</b:Title>
    <b:JournalName>Insects</b:JournalName>
    <b:Year>2012</b:Year>
    <b:Pages>133-140</b:Pages>
    <b:Volume>3</b:Volume>
    <b:Issue>1</b:Issue>
    <b:RefOrder>30</b:RefOrder>
  </b:Source>
  <b:Source>
    <b:Tag>Car14</b:Tag>
    <b:SourceType>JournalArticle</b:SourceType>
    <b:Guid>{8E81C5E0-4D7E-4840-92D7-D6D3F10449CA}</b:Guid>
    <b:Title>The use of Cerceris fumipennis (Hymenoptera: Crabronidae) for surveying and monitoring emerald ash borer (Coleoptera: Buprestidae) infestations in eastern North America</b:Title>
    <b:JournalName>The Canadian Entomologist</b:JournalName>
    <b:Year>2014</b:Year>
    <b:Pages>90-105</b:Pages>
    <b:Volume>146</b:Volume>
    <b:Issue>1</b:Issue>
    <b:Author>
      <b:Author>
        <b:NameList>
          <b:Person>
            <b:Last>Careless</b:Last>
            <b:First>P</b:First>
          </b:Person>
          <b:Person>
            <b:Last>Marshall</b:Last>
            <b:First>SA</b:First>
          </b:Person>
          <b:Person>
            <b:Last>Gill</b:Last>
            <b:First>BD</b:First>
          </b:Person>
        </b:NameList>
      </b:Author>
    </b:Author>
    <b:RefOrder>19</b:RefOrder>
  </b:Source>
  <b:Source>
    <b:Tag>Bri87</b:Tag>
    <b:SourceType>Book</b:SourceType>
    <b:Guid>{DB285FD0-E74E-4F54-92E1-0051BE5EA10C}</b:Guid>
    <b:Author>
      <b:Author>
        <b:NameList>
          <b:Person>
            <b:Last>Bright</b:Last>
            <b:First>DE</b:First>
          </b:Person>
        </b:NameList>
      </b:Author>
    </b:Author>
    <b:Title>The metallic wood-boring beetles of Canada and Alaska. Coleoptera: Buprestidae (No. Part 15)</b:Title>
    <b:Year>1987</b:Year>
    <b:RefOrder>31</b:RefOrder>
  </b:Source>
  <b:Source>
    <b:Tag>Hal20</b:Tag>
    <b:SourceType>JournalArticle</b:SourceType>
    <b:Guid>{5D6C6227-0D14-4CB7-B17B-1B235C3C1D6B}</b:Guid>
    <b:Author>
      <b:Author>
        <b:NameList>
          <b:Person>
            <b:Last>Hallinen</b:Last>
            <b:First>MJ</b:First>
          </b:Person>
          <b:Person>
            <b:Last>Wittman</b:Last>
            <b:First>JT</b:First>
          </b:Person>
          <b:Person>
            <b:Last>Aukema</b:Last>
          </b:Person>
          <b:Person>
            <b:Last>BH</b:Last>
          </b:Person>
        </b:NameList>
      </b:Author>
    </b:Author>
    <b:Title> Factors associated with diversity and distribution of buprestid prey captured by foraging Cerceris fumipennis (Hymenoptera: Crabronidae)</b:Title>
    <b:JournalName>Environmental entomology</b:JournalName>
    <b:Year>2020</b:Year>
    <b:Pages>1363-1373</b:Pages>
    <b:Volume>49</b:Volume>
    <b:Issue>6</b:Issue>
    <b:RefOrder>32</b:RefOrder>
  </b:Source>
  <b:Source>
    <b:Tag>Hel14</b:Tag>
    <b:SourceType>JournalArticle</b:SourceType>
    <b:Guid>{2B658DD2-D59A-4BC1-9906-57F747CF3952}</b:Guid>
    <b:Author>
      <b:Author>
        <b:NameList>
          <b:Person>
            <b:Last>Hellman</b:Last>
            <b:First>WE</b:First>
          </b:Person>
          <b:Person>
            <b:Last>Fierke</b:Last>
            <b:First>MK</b:First>
          </b:Person>
          <b:Person>
            <b:Last>Erbilgin</b:Last>
            <b:First>N</b:First>
          </b:Person>
        </b:NameList>
      </b:Author>
    </b:Author>
    <b:Title>Evaluating buprestid preference and sampling efficiency of the digger wasp, Cerceris fumipennis, using morphometric predictors</b:Title>
    <b:JournalName>Journal of Insect Science</b:JournalName>
    <b:Year> 2014</b:Year>
    <b:Volume>14</b:Volume>
    <b:Issue>1</b:Issue>
    <b:RefOrder>33</b:RefOrder>
  </b:Source>
  <b:Source>
    <b:Tag>Klo14</b:Tag>
    <b:SourceType>JournalArticle</b:SourceType>
    <b:Guid>{A785AFB9-CEDB-44AA-BE62-92D173D414ED}</b:Guid>
    <b:Title> Ash (Fraxinus spp.) mortality, regeneration, and seed bank dynamics in mixed hardwood forests following invasion by emerald ash borer (Agrilus planipennis).</b:Title>
    <b:Year>2014</b:Year>
    <b:Author>
      <b:Author>
        <b:NameList>
          <b:Person>
            <b:Last>Klooster</b:Last>
            <b:First>WS</b:First>
          </b:Person>
          <b:Person>
            <b:Last>Herms</b:Last>
            <b:First>DA</b:First>
          </b:Person>
          <b:Person>
            <b:Last>Knight</b:Last>
            <b:First>KS</b:First>
          </b:Person>
          <b:Person>
            <b:Last>Herms</b:Last>
            <b:First>CP</b:First>
          </b:Person>
          <b:Person>
            <b:Last>McCullough</b:Last>
            <b:First>DG</b:First>
          </b:Person>
          <b:Person>
            <b:Last>Smith</b:Last>
            <b:First>A</b:First>
          </b:Person>
          <b:Person>
            <b:Last>Gandhi</b:Last>
            <b:First>KJ</b:First>
          </b:Person>
          <b:Person>
            <b:Last>J</b:Last>
            <b:First>Cardina</b:First>
          </b:Person>
        </b:NameList>
      </b:Author>
    </b:Author>
    <b:JournalName>Biological Invasions.</b:JournalName>
    <b:Pages>859-73</b:Pages>
    <b:Volume>16</b:Volume>
    <b:RefOrder>34</b:RefOrder>
  </b:Source>
  <b:Source>
    <b:Tag>Mil20</b:Tag>
    <b:SourceType>JournalArticle</b:SourceType>
    <b:Guid>{D727B429-CE00-4AA1-9985-5809AD9380AB}</b:Guid>
    <b:Author>
      <b:Author>
        <b:NameList>
          <b:Person>
            <b:Last>Miller</b:Last>
            <b:First>F</b:First>
          </b:Person>
          <b:Person>
            <b:Last>Mueller</b:Last>
            <b:First>D</b:First>
          </b:Person>
        </b:NameList>
      </b:Author>
    </b:Author>
    <b:Title>Protection of ash trees under extended emerald ash borer pressure</b:Title>
    <b:JournalName> The Great Lakes Entomologist</b:JournalName>
    <b:Year>2020</b:Year>
    <b:Pages>4</b:Pages>
    <b:Volume>53</b:Volume>
    <b:Issue>1</b:Issue>
    <b:RefOrder>35</b:RefOrder>
  </b:Source>
  <b:Source>
    <b:Tag>McC19</b:Tag>
    <b:SourceType>JournalArticle</b:SourceType>
    <b:Guid>{553B8FB7-C0A8-48B6-BB49-21914B185420}</b:Guid>
    <b:Author>
      <b:Author>
        <b:NameList>
          <b:Person>
            <b:Last>McCullough</b:Last>
            <b:First>DG</b:First>
          </b:Person>
          <b:Person>
            <b:Last>Poland</b:Last>
            <b:First>TM</b:First>
          </b:Person>
          <b:Person>
            <b:Last>Tluczek</b:Last>
            <b:First>AR</b:First>
          </b:Person>
          <b:Person>
            <b:Last>Anulewicz</b:Last>
            <b:First>A</b:First>
          </b:Person>
          <b:Person>
            <b:Last>Wieferich</b:Last>
            <b:First>J</b:First>
          </b:Person>
          <b:Person>
            <b:Last>Siegert</b:Last>
            <b:First>NW</b:First>
          </b:Person>
        </b:NameList>
      </b:Author>
    </b:Author>
    <b:Title>Emerald ash borer (Coleoptera: Buprestidae) densities over a 6-yr period on untreated trees and trees treated with systemic insecticides at 1-, 2-, and 3-yr intervals in a central Michigan forest.</b:Title>
    <b:JournalName>Journal of economic entomology</b:JournalName>
    <b:Year>2019</b:Year>
    <b:Pages>201-212</b:Pages>
    <b:Volume>112</b:Volume>
    <b:Issue>1</b:Issue>
    <b:RefOrder>36</b:RefOrder>
  </b:Source>
  <b:Source>
    <b:Tag>Pyk19</b:Tag>
    <b:SourceType>BookSection</b:SourceType>
    <b:Guid>{05C762F1-3345-4A9F-81C4-29BF0F97E8DA}</b:Guid>
    <b:Title>Optimal foraging theory: An introduction</b:Title>
    <b:Year>2019</b:Year>
    <b:Pages>111-117</b:Pages>
    <b:Author>
      <b:Author>
        <b:NameList>
          <b:Person>
            <b:Last>Pyke</b:Last>
            <b:First>G</b:First>
          </b:Person>
        </b:NameList>
      </b:Author>
    </b:Author>
    <b:BookTitle>Encyclopedia of animal behavior</b:BookTitle>
    <b:Publisher>Elsevier Academic Press.</b:Publisher>
    <b:RefOrder>15</b:RefOrder>
  </b:Source>
  <b:Source>
    <b:Tag>Swi13</b:Tag>
    <b:SourceType>JournalArticle</b:SourceType>
    <b:Guid>{46AEA79D-8132-49AD-8151-6A6D5C680B94}</b:Guid>
    <b:Author>
      <b:Author>
        <b:NameList>
          <b:Person>
            <b:Last>Swink</b:Last>
            <b:First>WG</b:First>
          </b:Person>
          <b:Person>
            <b:Last>Paiero</b:Last>
            <b:First>SM</b:First>
          </b:Person>
          <b:Person>
            <b:Last>Nalepa</b:Last>
            <b:First>CA</b:First>
          </b:Person>
        </b:NameList>
      </b:Author>
    </b:Author>
    <b:Title>Buprestidae collected as prey by the solitary, ground-nesting philanthine wasp Cerceris fumipennis (Hymenoptera: Crabronidae) in North Carolina</b:Title>
    <b:JournalName>Annals of the Entomological Society of America.</b:JournalName>
    <b:Year>2013</b:Year>
    <b:Pages>111-116</b:Pages>
    <b:Volume>106</b:Volume>
    <b:Issue>1</b:Issue>
    <b:RefOrder>16</b:RefOrder>
  </b:Source>
  <b:Source>
    <b:Tag>Klo14a</b:Tag>
    <b:SourceType>JournalArticle</b:SourceType>
    <b:Guid>{58BECC28-7FFE-4B80-8D8D-E76D36384D18}</b:Guid>
    <b:Author>
      <b:Author>
        <b:NameList>
          <b:Person>
            <b:Last>Klooster</b:Last>
            <b:First>WS</b:First>
          </b:Person>
          <b:Person>
            <b:Last>Herms</b:Last>
            <b:First>DA</b:First>
          </b:Person>
          <b:Person>
            <b:Last>Knight</b:Last>
            <b:First>KS</b:First>
          </b:Person>
          <b:Person>
            <b:Last>Herms</b:Last>
            <b:First>CP</b:First>
          </b:Person>
          <b:Person>
            <b:Last>McCullough</b:Last>
            <b:First>DG</b:First>
          </b:Person>
          <b:Person>
            <b:Last>Smith</b:Last>
            <b:First>A</b:First>
          </b:Person>
          <b:Person>
            <b:Last>Gandhi</b:Last>
            <b:First>KJ</b:First>
          </b:Person>
          <b:Person>
            <b:Last>J</b:Last>
            <b:First>Cardina</b:First>
          </b:Person>
        </b:NameList>
      </b:Author>
    </b:Author>
    <b:Title> Ash (Fraxinus spp.) mortality, regeneration, and seed bank dynamics in mixed hardwood forests following invasion by emerald ash borer (Agrilus planipennis)</b:Title>
    <b:JournalName>Biological Invasions</b:JournalName>
    <b:Year>2014</b:Year>
    <b:Pages>859-873</b:Pages>
    <b:Volume>16</b:Volume>
    <b:RefOrder>37</b:RefOrder>
  </b:Source>
  <b:Source>
    <b:Tag>Dua19</b:Tag>
    <b:SourceType>JournalArticle</b:SourceType>
    <b:Guid>{3485206B-3B7C-45D7-B4EC-94FAB4FA6A5A}</b:Guid>
    <b:Author>
      <b:Author>
        <b:NameList>
          <b:Person>
            <b:Last>Duan</b:Last>
            <b:First>JJ</b:First>
          </b:Person>
          <b:Person>
            <b:Last>Van Driesche</b:Last>
            <b:First>RG</b:First>
          </b:Person>
          <b:Person>
            <b:Last>Crandall</b:Last>
            <b:First>RS</b:First>
          </b:Person>
          <b:Person>
            <b:Last>Schmude</b:Last>
            <b:First>JM</b:First>
          </b:Person>
          <b:Person>
            <b:Last>Rutledge</b:Last>
            <b:First>CE</b:First>
          </b:Person>
          <b:Person>
            <b:Last>Slager</b:Last>
            <b:First>BH</b:First>
          </b:Person>
          <b:Person>
            <b:Last>Gould</b:Last>
            <b:First>JR</b:First>
          </b:Person>
          <b:Person>
            <b:Last>Elkinton</b:Last>
            <b:First>JS</b:First>
          </b:Person>
        </b:NameList>
      </b:Author>
    </b:Author>
    <b:Title>Establishment and early impact of Spathius galinae (Hymenoptera: Braconidae) on emerald ash borer (Coleoptera: Buprestidae) in the Northeastern United States</b:Title>
    <b:JournalName>Journal of Economic Entomology</b:JournalName>
    <b:Year>2019</b:Year>
    <b:Pages>2121-2130</b:Pages>
    <b:Volume>112</b:Volume>
    <b:Issue>5</b:Issue>
    <b:RefOrder>5</b:RefOrder>
  </b:Source>
  <b:Source>
    <b:Tag>Dua17</b:Tag>
    <b:SourceType>JournalArticle</b:SourceType>
    <b:Guid>{F0C4E207-AF3A-43FB-AFC1-DAED93C51BDC}</b:Guid>
    <b:Author>
      <b:Author>
        <b:NameList>
          <b:Person>
            <b:Last>Duan</b:Last>
            <b:First>JJ</b:First>
          </b:Person>
          <b:Person>
            <b:Last>Bauer</b:Last>
            <b:First>LS</b:First>
          </b:Person>
          <b:Person>
            <b:Last>Van Driesche</b:Last>
            <b:First>RG</b:First>
          </b:Person>
        </b:NameList>
      </b:Author>
    </b:Author>
    <b:Title>Emerald ash borer biocontrol in ash saplings: the potential for early stage recovery of North American ash trees</b:Title>
    <b:JournalName>Forest Ecology and Management</b:JournalName>
    <b:Year>2017</b:Year>
    <b:Pages>64-72</b:Pages>
    <b:Volume>394</b:Volume>
    <b:RefOrder>4</b:RefOrder>
  </b:Source>
  <b:Source>
    <b:Tag>Mer09</b:Tag>
    <b:SourceType>JournalArticle</b:SourceType>
    <b:Guid>{7D593154-28EE-4964-97FB-C243B2BCE820}</b:Guid>
    <b:Author>
      <b:Author>
        <b:NameList>
          <b:Person>
            <b:Last>Mercader</b:Last>
            <b:First>RJ</b:First>
          </b:Person>
          <b:Person>
            <b:Last>Siegert</b:Last>
            <b:First>NW</b:First>
          </b:Person>
          <b:Person>
            <b:Last>Liebhold</b:Last>
            <b:First>AM</b:First>
          </b:Person>
          <b:Person>
            <b:Last>McCullough</b:Last>
            <b:First>DG</b:First>
          </b:Person>
        </b:NameList>
      </b:Author>
    </b:Author>
    <b:Title>Dispersal of the emerald ash borer, Agrilus planipennis, in newly‐colonized sites</b:Title>
    <b:JournalName>Agricultural and Forest Entomology</b:JournalName>
    <b:Year>2009</b:Year>
    <b:Pages>421-424</b:Pages>
    <b:Volume>11</b:Volume>
    <b:Issue>4</b:Issue>
    <b:RefOrder>6</b:RefOrder>
  </b:Source>
  <b:Source>
    <b:Tag>Sar10</b:Tag>
    <b:SourceType>JournalArticle</b:SourceType>
    <b:Guid>{710F0005-DE3E-42D0-BC7C-44DDAD607166}</b:Guid>
    <b:Author>
      <b:Author>
        <b:NameList>
          <b:Person>
            <b:Last>Sargent</b:Last>
            <b:First>C</b:First>
          </b:Person>
          <b:Person>
            <b:Last>Raupp</b:Last>
            <b:First>M</b:First>
          </b:Person>
          <b:Person>
            <b:Last>Bean</b:Last>
            <b:First>D</b:First>
          </b:Person>
          <b:Person>
            <b:Last>Sawyer</b:Last>
            <b:First>AJ</b:First>
          </b:Person>
        </b:NameList>
      </b:Author>
    </b:Author>
    <b:Title> Dispersal of emerald ash borer within an intensively managed quarantine zone</b:Title>
    <b:JournalName>Arboriculture and Urban Forestry</b:JournalName>
    <b:Year>2010</b:Year>
    <b:Pages>160-163</b:Pages>
    <b:Volume>36</b:Volume>
    <b:Issue>4</b:Issue>
    <b:RefOrder>7</b:RefOrder>
  </b:Source>
  <b:Source>
    <b:Tag>Rut13</b:Tag>
    <b:SourceType>JournalArticle</b:SourceType>
    <b:Guid>{E287E86D-506E-4541-AA60-A69720346AD5}</b:Guid>
    <b:Author>
      <b:Author>
        <b:NameList>
          <b:Person>
            <b:Last>Rutledge</b:Last>
            <b:First>CE</b:First>
          </b:Person>
          <b:Person>
            <b:Last>Fierke</b:Last>
            <b:First>MK</b:First>
          </b:Person>
          <b:Person>
            <b:Last>Careless</b:Last>
            <b:First>PD</b:First>
          </b:Person>
          <b:Person>
            <b:Last>Worthley</b:Last>
            <b:First>T</b:First>
          </b:Person>
        </b:NameList>
      </b:Author>
    </b:Author>
    <b:Title>First detection of Agrilus planipennis in Connecticut made by monitoring Cerceris fumipennis (Crabronidae) colonies.</b:Title>
    <b:Year>2013</b:Year>
    <b:JournalName>Journal of Hymenoptera Research</b:JournalName>
    <b:Volume>32</b:Volume>
    <b:RefOrder>21</b:RefOrder>
  </b:Source>
  <b:Source>
    <b:Tag>Sad16</b:Tag>
    <b:SourceType>InternetSite</b:SourceType>
    <b:Guid>{B495503D-D423-4CAE-8D99-6F69B432BE5A}</b:Guid>
    <b:Title>Emerald Ash Borer Cost Calculator 3.0</b:Title>
    <b:Year>2016</b:Year>
    <b:Author>
      <b:Author>
        <b:NameList>
          <b:Person>
            <b:Last>Sadof</b:Last>
            <b:First>CS</b:First>
          </b:Person>
        </b:NameList>
      </b:Author>
    </b:Author>
    <b:YearAccessed>2023</b:YearAccessed>
    <b:MonthAccessed>February</b:MonthAccessed>
    <b:DayAccessed>17</b:DayAccessed>
    <b:URL>https://int.entm.purdue.edu/ext/treecomputer</b:URL>
    <b:RefOrder>27</b:RefOrder>
  </b:Source>
  <b:Source>
    <b:Tag>Bur14</b:Tag>
    <b:SourceType>JournalArticle</b:SourceType>
    <b:Guid>{67D100F3-5AFF-4B0E-B613-30A1C2A1159B}</b:Guid>
    <b:Title>Condition of green ash (Fraxinus pennsylvanica) overstory and regeneration at three stages of the emerald ash borer invasion wave.</b:Title>
    <b:Year>2014</b:Year>
    <b:Author>
      <b:Author>
        <b:NameList>
          <b:Person>
            <b:Last>Burr</b:Last>
            <b:First>SJ</b:First>
          </b:Person>
          <b:Person>
            <b:Last>McCullough</b:Last>
            <b:First>DG</b:First>
          </b:Person>
        </b:NameList>
      </b:Author>
    </b:Author>
    <b:JournalName>The Canadian Journal of Entomology</b:JournalName>
    <b:Pages>768–776.</b:Pages>
    <b:Volume>44</b:Volume>
    <b:RefOrder>38</b:RefOrder>
  </b:Source>
  <b:Source>
    <b:Tag>Kro79</b:Tag>
    <b:SourceType>Book</b:SourceType>
    <b:Guid>{55F2B2F9-273E-4E78-A39A-72DB13AD88F8}</b:Guid>
    <b:Title>Catalog of Hymenoptera in America North of Mexico</b:Title>
    <b:Year> 1979</b:Year>
    <b:Author>
      <b:Author>
        <b:NameList>
          <b:Person>
            <b:Last>Krombein</b:Last>
            <b:First>KV:</b:First>
            <b:Middle>Hurd, PD</b:Middle>
          </b:Person>
          <b:Person>
            <b:Last>Smith</b:Last>
            <b:First>DR</b:First>
          </b:Person>
          <b:Person>
            <b:Last>Burks</b:Last>
            <b:First>BD</b:First>
          </b:Person>
        </b:NameList>
      </b:Author>
    </b:Author>
    <b:City>Washington, DC</b:City>
    <b:Publisher>Smithsonian Institution Press,</b:Publisher>
    <b:RefOrder>9</b:RefOrder>
  </b:Source>
  <b:Source>
    <b:Tag>Bro85</b:Tag>
    <b:SourceType>JournalArticle</b:SourceType>
    <b:Guid>{801B8D58-2623-4681-96D4-D034D566C9F0}</b:Guid>
    <b:Author>
      <b:Author>
        <b:NameList>
          <b:Person>
            <b:Last>Brockmann</b:Last>
            <b:First>HJ</b:First>
          </b:Person>
        </b:NameList>
      </b:Author>
    </b:Author>
    <b:Title>Provisioning behavior of the great golden digger wasp, Sphex ichneumoneus (L.)(Sphecidae). . 1985 Oct 1:631-55.</b:Title>
    <b:JournalName>Journal of the Kansas Entomological Society</b:JournalName>
    <b:Year>1985</b:Year>
    <b:Pages>631-655</b:Pages>
    <b:Volume>58</b:Volume>
    <b:Issue>4</b:Issue>
    <b:RefOrder>18</b:RefOrder>
  </b:Source>
  <b:Source>
    <b:Tag>Var14</b:Tag>
    <b:SourceType>JournalArticle</b:SourceType>
    <b:Guid>{E07D6004-AECE-4F2B-A26A-00748165C165}</b:Guid>
    <b:Author>
      <b:Author>
        <b:NameList>
          <b:Person>
            <b:Last>Vargas</b:Last>
            <b:First>HA</b:First>
          </b:Person>
          <b:Person>
            <b:Last>Vargas-Ortiz</b:Last>
            <b:First>M</b:First>
          </b:Person>
          <b:Person>
            <b:Last>Huanca-Mamani</b:Last>
            <b:First>W</b:First>
          </b:Person>
          <b:Person>
            <b:Last>Hausmann</b:Last>
            <b:First>A</b:First>
          </b:Person>
        </b:NameList>
      </b:Author>
    </b:Author>
    <b:Title>Prey identification in nests of the potter wasp Hypodynerus andeus (Packard) (Hymenoptera, Vespidae, Eumeninae) using DNA barcodes</b:Title>
    <b:JournalName> Revista Brasileira de Entomologia</b:JournalName>
    <b:Year>2014</b:Year>
    <b:Pages>157-160</b:Pages>
    <b:Volume>58</b:Volume>
    <b:RefOrder>17</b:RefOrder>
  </b:Source>
  <b:Source>
    <b:Tag>Mui12</b:Tag>
    <b:SourceType>JournalArticle</b:SourceType>
    <b:Guid>{2A140A51-7929-4991-B951-ACF350E3DD95}</b:Guid>
    <b:Title>A review of bronze birch borer (Coleoptera: Buprestidae) life history, ecology, and management</b:Title>
    <b:Year>2012</b:Year>
    <b:Author>
      <b:Author>
        <b:NameList>
          <b:Person>
            <b:Last>Muilenburg</b:Last>
            <b:First>VL</b:First>
          </b:Person>
          <b:Person>
            <b:Last>Herms</b:Last>
            <b:First>DA</b:First>
          </b:Person>
        </b:NameList>
      </b:Author>
    </b:Author>
    <b:JournalName>Environmental Entomology</b:JournalName>
    <b:Pages>1372-1385</b:Pages>
    <b:Volume>41</b:Volume>
    <b:Issue>6</b:Issue>
    <b:RefOrder>39</b:RefOrder>
  </b:Source>
  <b:Source>
    <b:Tag>Her14</b:Tag>
    <b:SourceType>JournalArticle</b:SourceType>
    <b:Guid>{6F327D8D-C013-44A5-B57B-92F2817FF0B3}</b:Guid>
    <b:Author>
      <b:Author>
        <b:NameList>
          <b:Person>
            <b:Last>Herms</b:Last>
            <b:First>DA</b:First>
          </b:Person>
          <b:Person>
            <b:Last>McCullough</b:Last>
            <b:First>DG</b:First>
          </b:Person>
        </b:NameList>
      </b:Author>
    </b:Author>
    <b:Title>Emerald ash borer invasion of North America: history, biology, ecology, impacts, and management</b:Title>
    <b:JournalName>Annual review of entomology</b:JournalName>
    <b:Year>2014</b:Year>
    <b:Pages>13-30</b:Pages>
    <b:Volume>59</b:Volume>
    <b:Issue>1</b:Issue>
    <b:RefOrder>3</b:RefOrder>
  </b:Source>
  <b:Source>
    <b:Tag>Haa82</b:Tag>
    <b:SourceType>JournalArticle</b:SourceType>
    <b:Guid>{EC19937F-E9EE-453C-BF0C-99370A4896F3}</b:Guid>
    <b:Author>
      <b:Author>
        <b:NameList>
          <b:Person>
            <b:Last>Haack</b:Last>
            <b:First>RA</b:First>
          </b:Person>
          <b:Person>
            <b:Last>Benjamin</b:Last>
            <b:First>DM</b:First>
          </b:Person>
        </b:NameList>
      </b:Author>
    </b:Author>
    <b:Title>The biology and ecology of the twolined chestnut borer, Agrilus bilineatus (Coleoptera: Buprestidae), on oaks, Quercus spp., in Wisconsin</b:Title>
    <b:JournalName>The Canadian Entomologist.</b:JournalName>
    <b:Year>1982</b:Year>
    <b:Pages>385-396</b:Pages>
    <b:Volume>114</b:Volume>
    <b:Issue>5</b:Issue>
    <b:RefOrder>40</b:RefOrder>
  </b:Source>
  <b:Source>
    <b:Tag>Wan10</b:Tag>
    <b:SourceType>JournalArticle</b:SourceType>
    <b:Guid>{8E02566E-83E7-45D0-A16B-22FD34FD607C}</b:Guid>
    <b:Author>
      <b:Author>
        <b:NameList>
          <b:Person>
            <b:Last>Wang</b:Last>
            <b:First>XY</b:First>
          </b:Person>
          <b:Person>
            <b:Last>Yang</b:Last>
            <b:First>ZQ</b:First>
          </b:Person>
          <b:Person>
            <b:Last>Gould</b:Last>
            <b:First>JR</b:First>
          </b:Person>
          <b:Person>
            <b:Last>Zhang</b:Last>
            <b:First>YN</b:First>
          </b:Person>
          <b:Person>
            <b:Last>Liu</b:Last>
            <b:First>GJ</b:First>
          </b:Person>
          <b:Person>
            <b:Last>Liu</b:Last>
            <b:First>ES</b:First>
          </b:Person>
        </b:NameList>
      </b:Author>
    </b:Author>
    <b:Title>The biology and ecology of the emerald ash borer, Agrilus planipennis, in China</b:Title>
    <b:JournalName>Journal of insect science</b:JournalName>
    <b:Year>2010</b:Year>
    <b:Pages>1-23</b:Pages>
    <b:Volume>10</b:Volume>
    <b:Issue>1</b:Issue>
    <b:RefOrder>1</b:RefOrder>
  </b:Source>
  <b:Source>
    <b:Tag>Reb08</b:Tag>
    <b:SourceType>JournalArticle</b:SourceType>
    <b:Guid>{038EF6E3-03A8-4AA8-853B-4F5B4C63BD7C}</b:Guid>
    <b:Author>
      <b:Author>
        <b:NameList>
          <b:Person>
            <b:Last>Rebek</b:Last>
            <b:First>EJ</b:First>
          </b:Person>
          <b:Person>
            <b:Last>Herms</b:Last>
            <b:First>DA</b:First>
          </b:Person>
          <b:Person>
            <b:Last>Smitley</b:Last>
            <b:First>DR</b:First>
          </b:Person>
        </b:NameList>
      </b:Author>
    </b:Author>
    <b:Title>Interspecific variation in resistance to emerald ash borer (Coleoptera: Buprestidae) among North American and Asian ash (Fraxinus spp.)</b:Title>
    <b:JournalName>Environmental entomology</b:JournalName>
    <b:Year>2008</b:Year>
    <b:Pages>242-246</b:Pages>
    <b:Volume>37</b:Volume>
    <b:Issue>1</b:Issue>
    <b:RefOrder>2</b:RefOrder>
  </b:Source>
  <b:Source>
    <b:Tag>USD22</b:Tag>
    <b:SourceType>InternetSite</b:SourceType>
    <b:Guid>{C3C0FFAA-BEEA-4FBB-92FA-33582230DFBB}</b:Guid>
    <b:Title>Emerald Ash Borer Infestation Time Series Spread Map</b:Title>
    <b:Year>2022</b:Year>
    <b:Author>
      <b:Author>
        <b:Corporate>USDA APHIS</b:Corporate>
      </b:Author>
    </b:Author>
    <b:YearAccessed>2023</b:YearAccessed>
    <b:MonthAccessed>2</b:MonthAccessed>
    <b:DayAccessed>28</b:DayAccessed>
    <b:URL>https://www.youtube.com/watch?v=6fo2Sf_8Iug</b:URL>
    <b:RefOrder>8</b:RefOrder>
  </b:Source>
  <b:Source>
    <b:Tag>Car12</b:Tag>
    <b:SourceType>Report</b:SourceType>
    <b:Guid>{961B9311-E35B-4854-A04D-A58C289682E2}</b:Guid>
    <b:Title>Cerceris wasp survey protoco</b:Title>
    <b:Year>2012</b:Year>
    <b:Author>
      <b:Author>
        <b:NameList>
          <b:Person>
            <b:Last>Carrier</b:Last>
            <b:First>N</b:First>
          </b:Person>
          <b:Person>
            <b:Last>Jackson</b:Last>
            <b:First>LD</b:First>
          </b:Person>
        </b:NameList>
      </b:Author>
    </b:Author>
    <b:Publisher>USDA-APHIS-PPQ</b:Publisher>
    <b:RefOrder>20</b:RefOrder>
  </b:Source>
  <b:Source>
    <b:Tag>Nal13</b:Tag>
    <b:SourceType>JournalArticle</b:SourceType>
    <b:Guid>{579CBAC2-6680-4388-9A7A-79079CA677A0}</b:Guid>
    <b:Title>Ball diamonds as habitat for nests of Cerceris fumipennis (Hymenoptera: Crabronidae): comparisons among three states</b:Title>
    <b:Year>2012</b:Year>
    <b:Publisher> Journal of the Kansas Entomological Society</b:Publisher>
    <b:Author>
      <b:Author>
        <b:NameList>
          <b:Person>
            <b:Last>Nalepa</b:Last>
            <b:First>CA</b:First>
          </b:Person>
          <b:Person>
            <b:Last>Teerling</b:Last>
            <b:First>C</b:First>
          </b:Person>
          <b:Person>
            <b:Last>Rutledge</b:Last>
            <b:First>CE</b:First>
          </b:Person>
          <b:Person>
            <b:Last>Swink</b:Last>
            <b:First>W</b:First>
          </b:Person>
          <b:Person>
            <b:Last>Arellano</b:Last>
            <b:First>C.</b:First>
          </b:Person>
        </b:NameList>
      </b:Author>
    </b:Author>
    <b:JournalName>Journal of the Kansas Entomological Society</b:JournalName>
    <b:Pages>219-225</b:Pages>
    <b:Volume>85</b:Volume>
    <b:Issue>3</b:Issue>
    <b:RefOrder>13</b:RefOrder>
  </b:Source>
  <b:Source>
    <b:Tag>ELK90</b:Tag>
    <b:SourceType>JournalArticle</b:SourceType>
    <b:Guid>{829267BF-0759-42BB-9AF8-470D5975C96B}</b:Guid>
    <b:Author>
      <b:Author>
        <b:NameList>
          <b:Person>
            <b:Last>Elkinton</b:Last>
            <b:First>JS</b:First>
          </b:Person>
        </b:NameList>
      </b:Author>
    </b:Author>
    <b:Title>Population dynamics of gypsy moth in North America</b:Title>
    <b:JournalName>Annual Review of Entomology</b:JournalName>
    <b:Year>1990</b:Year>
    <b:Pages>517-596</b:Pages>
    <b:Volume>35</b:Volume>
    <b:RefOrder>24</b:RefOrder>
  </b:Source>
  <b:Source>
    <b:Tag>Hoc01</b:Tag>
    <b:SourceType>JournalArticle</b:SourceType>
    <b:Guid>{DF55DB3A-C864-4C08-9509-29CAFD833A5E}</b:Guid>
    <b:Author>
      <b:Author>
        <b:NameList>
          <b:Person>
            <b:Last>Hoch</b:Last>
            <b:First>G</b:First>
          </b:Person>
          <b:Person>
            <b:Last>Zubric</b:Last>
            <b:First>M</b:First>
          </b:Person>
          <b:Person>
            <b:Last>Novotny</b:Last>
            <b:First>J</b:First>
          </b:Person>
          <b:Person>
            <b:Last>SCHOPF</b:Last>
            <b:First>A</b:First>
          </b:Person>
        </b:NameList>
      </b:Author>
    </b:Author>
    <b:Title>The natural enemy complex of the gypsy moth, Lymantria dispar (Lepidoptera, Lymantriidae) in different phases of its population dynamics in eastern Austria and Slovakia, a comparative study</b:Title>
    <b:JournalName>Journal of Applied Entomology</b:JournalName>
    <b:Year>2001</b:Year>
    <b:Pages>217-227</b:Pages>
    <b:Volume>125</b:Volume>
    <b:RefOrder>25</b:RefOrder>
  </b:Source>
  <b:Source>
    <b:Tag>Jen15</b:Tag>
    <b:SourceType>JournalArticle</b:SourceType>
    <b:Guid>{37FB7872-49DD-4591-AE4A-2BF289A48F24}</b:Guid>
    <b:Author>
      <b:Author>
        <b:NameList>
          <b:Person>
            <b:Last>Jennings</b:Last>
            <b:First>DE</b:First>
          </b:Person>
          <b:Person>
            <b:Last>Duan</b:Last>
            <b:First>JJ</b:First>
          </b:Person>
          <b:Person>
            <b:Last>Shrewsbury</b:Last>
            <b:First>PM</b:First>
          </b:Person>
        </b:NameList>
      </b:Author>
    </b:Author>
    <b:Title>Biotic mortality factors affecting emerald ash borer (Agrilus planipennis) are highly dependent on life stage and host tree crown condition</b:Title>
    <b:JournalName>Bulletin of Entomological Research</b:JournalName>
    <b:Year>2015</b:Year>
    <b:Pages>598-606</b:Pages>
    <b:Volume>105</b:Volume>
    <b:Issue>5</b:Issue>
    <b:RefOrder>41</b:RefOrder>
  </b:Source>
  <b:Source>
    <b:Tag>Cas09</b:Tag>
    <b:SourceType>ConferenceProceedings</b:SourceType>
    <b:Guid>{BED41D61-C67A-49FB-9BE9-7C326B8CA156}</b:Guid>
    <b:Title>Natural infections of Beauveria bassiana in Agrilus planipennis populations in Michigan</b:Title>
    <b:Year>2009</b:Year>
    <b:Author>
      <b:Author>
        <b:NameList>
          <b:Person>
            <b:Last>Castrillo</b:Last>
            <b:First>LA</b:First>
          </b:Person>
          <b:Person>
            <b:Last>Bauer</b:Last>
            <b:First>LS</b:First>
          </b:Person>
          <b:Person>
            <b:Last>Liu</b:Last>
            <b:First>H</b:First>
          </b:Person>
          <b:Person>
            <b:Last>Griggs</b:Last>
            <b:First>MH</b:First>
          </b:Person>
          <b:Person>
            <b:Last>Vandenberg</b:Last>
            <b:First>JD</b:First>
          </b:Person>
        </b:NameList>
      </b:Author>
    </b:Author>
    <b:City>Annapolis, MD</b:City>
    <b:Publisher>USDA Research Forum on Invasive Species </b:Publisher>
    <b:RefOrder>26</b:RefOrder>
  </b:Source>
  <b:Source>
    <b:Tag>Jen13</b:Tag>
    <b:SourceType>JournalArticle</b:SourceType>
    <b:Guid>{FC942DBA-CAD5-4604-9E3D-65BFB3606AE1}</b:Guid>
    <b:Title>Quantifying the impact of woodpecker predation on population dynamics of the emerald ash borer (Agrilus planipennis)</b:Title>
    <b:Year>2013</b:Year>
    <b:Author>
      <b:Author>
        <b:NameList>
          <b:Person>
            <b:Last>Jennings</b:Last>
            <b:First>D</b:First>
          </b:Person>
          <b:Person>
            <b:Last>Gould</b:Last>
            <b:First>JR</b:First>
          </b:Person>
          <b:Person>
            <b:Last>JD</b:Last>
            <b:First>Vandenberg.</b:First>
          </b:Person>
          <b:Person>
            <b:Last>Duan</b:Last>
            <b:First>JJ</b:First>
          </b:Person>
          <b:Person>
            <b:Last>Shrewsbury</b:Last>
            <b:First>PM</b:First>
          </b:Person>
        </b:NameList>
      </b:Author>
    </b:Author>
    <b:JournalName>PLoS One</b:JournalName>
    <b:Pages>12</b:Pages>
    <b:Volume>8</b:Volume>
    <b:RefOrder>42</b:RefOrder>
  </b:Source>
  <b:Source>
    <b:Tag>Jen151</b:Tag>
    <b:SourceType>JournalArticle</b:SourceType>
    <b:Guid>{AC4068DE-4FA0-426E-A18D-DC35BC2B5197}</b:Guid>
    <b:Author>
      <b:Author>
        <b:NameList>
          <b:Person>
            <b:Last>Jennings</b:Last>
            <b:First>DE</b:First>
          </b:Person>
          <b:Person>
            <b:Last>Duan</b:Last>
            <b:First>JJ</b:First>
          </b:Person>
          <b:Person>
            <b:Last>Shrewsbury</b:Last>
            <b:First>PM</b:First>
          </b:Person>
        </b:NameList>
      </b:Author>
    </b:Author>
    <b:Title>Biotic mortality factors affecting emerald ash borer (Agrilus planipennis) are highly dependent on life stage and host tree crown condition</b:Title>
    <b:JournalName>Bulletin of Entomological Research</b:JournalName>
    <b:Year>2015</b:Year>
    <b:Pages>598-606</b:Pages>
    <b:Volume>105</b:Volume>
    <b:Issue>5</b:Issue>
    <b:RefOrder>43</b:RefOrder>
  </b:Source>
  <b:Source>
    <b:Tag>ESR22</b:Tag>
    <b:SourceType>Misc</b:SourceType>
    <b:Guid>{D51FC0E5-02F8-4639-82AD-156E9F5E9332}</b:Guid>
    <b:Title>ArcPro</b:Title>
    <b:Year>2022</b:Year>
    <b:Author>
      <b:Author>
        <b:Corporate>ESRI</b:Corporate>
      </b:Author>
    </b:Author>
    <b:City>Redlands, CA</b:City>
    <b:RefOrder>22</b:RefOrder>
  </b:Source>
  <b:Source>
    <b:Tag>Hoo91</b:Tag>
    <b:SourceType>JournalArticle</b:SourceType>
    <b:Guid>{8EF4F151-45E9-432A-9CD1-6B8D5FE84190}</b:Guid>
    <b:Title> Prey and parasites of Cerceris fumipennis (Hymenoptera: Sphecidae) from central Texas, with description of the larva of Dasymutilla scaevola (Hymenoptera: Mutillidae)</b:Title>
    <b:Year>1991</b:Year>
    <b:Author>
      <b:Author>
        <b:NameList>
          <b:Person>
            <b:Last>Hook</b:Last>
            <b:First>AW</b:First>
          </b:Person>
          <b:Person>
            <b:Last>Evans</b:Last>
            <b:First>HE</b:First>
          </b:Person>
        </b:NameList>
      </b:Author>
    </b:Author>
    <b:JournalName>Journal of the Kansas Entomological Society</b:JournalName>
    <b:Pages>257-264</b:Pages>
    <b:Volume>64</b:Volume>
    <b:Issue>3</b:Issue>
    <b:RefOrder>11</b:RefOrder>
  </b:Source>
  <b:Source>
    <b:Tag>Rut15</b:Tag>
    <b:SourceType>JournalArticle</b:SourceType>
    <b:Guid>{6C3A5382-2AA8-4E85-8791-C459B521EA89}</b:Guid>
    <b:Author>
      <b:Author>
        <b:NameList>
          <b:Person>
            <b:Last>Rutledge</b:Last>
            <b:First>CE</b:First>
          </b:Person>
          <b:Person>
            <b:Last>Fierke</b:Last>
            <b:First>MK</b:First>
          </b:Person>
          <b:Person>
            <b:Last>Careless</b:Last>
            <b:First>PD</b:First>
          </b:Person>
          <b:Person>
            <b:Last>Teerling</b:Last>
            <b:First>C</b:First>
          </b:Person>
        </b:NameList>
      </b:Author>
    </b:Author>
    <b:Title>Degree-day model for emergence of Cerceris fumipennis (Hymenoptera: Crabronidae) in northeastern America based on field observations</b:Title>
    <b:JournalName>Annals of the Entomological Society of America.</b:JournalName>
    <b:Year> 2015 </b:Year>
    <b:Pages>971-977</b:Pages>
    <b:Volume>108</b:Volume>
    <b:Issue>6</b:Issue>
    <b:RefOrder>12</b:RefOrder>
  </b:Source>
  <b:Source>
    <b:Tag>Bro15</b:Tag>
    <b:SourceType>JournalArticle</b:SourceType>
    <b:Guid>{E2DE82AB-E244-40C5-8380-B869CC6D1039}</b:Guid>
    <b:Author>
      <b:Author>
        <b:NameList>
          <b:Person>
            <b:Last>Brownie</b:Last>
            <b:First>C</b:First>
          </b:Person>
          <b:Person>
            <b:Last>Virgets</b:Last>
            <b:First>W</b:First>
          </b:Person>
          <b:Person>
            <b:Last>Allison</b:Last>
            <b:First>JD</b:First>
          </b:Person>
          <b:Person>
            <b:Last>Johnson</b:Last>
            <b:First>CW</b:First>
          </b:Person>
          <b:Person>
            <b:Last>TC</b:Last>
            <b:First>MacRae</b:First>
          </b:Person>
        </b:NameList>
      </b:Author>
    </b:Author>
    <b:Title>Observations of Cerceris fumipennis (Hymenoptera: Crabronidae) phenology and variation in its buprestid prey in Louisiana</b:Title>
    <b:JournalName>Florida Entomologist</b:JournalName>
    <b:Year>2015</b:Year>
    <b:Pages>1106-1113</b:Pages>
    <b:Volume>98</b:Volume>
    <b:Issue>4</b:Issue>
    <b:RefOrder>44</b:RefOrder>
  </b:Source>
  <b:Source>
    <b:Tag>Boh19</b:Tag>
    <b:SourceType>JournalArticle</b:SourceType>
    <b:Guid>{6E4AB2D9-43AF-49ED-ACA1-DD16DEDD9BB5}</b:Guid>
    <b:Author>
      <b:Author>
        <b:NameList>
          <b:Person>
            <b:Last>Bohne</b:Last>
            <b:First>MJ</b:First>
          </b:Person>
          <b:Person>
            <b:Last>Rutledge</b:Last>
            <b:First>CE</b:First>
          </b:Person>
          <b:Person>
            <b:Last>Hanson</b:Last>
            <b:First>T</b:First>
          </b:Person>
          <b:Person>
            <b:Last>Carrier</b:Last>
            <b:First>NC</b:First>
          </b:Person>
          <b:Person>
            <b:Last>Teerling</b:Last>
            <b:First>C</b:First>
          </b:Person>
          <b:Person>
            <b:Last>Weimer</b:Last>
            <b:First>J</b:First>
          </b:Person>
          <b:Person>
            <b:Last>Hoebeke</b:Last>
            <b:First>ER</b:First>
          </b:Person>
          <b:Person>
            <b:Last>Lilja</b:Last>
            <b:First>RL</b:First>
          </b:Person>
          <b:Person>
            <b:Last>Digirolomo</b:Last>
            <b:First>MF</b:First>
          </b:Person>
          <b:Person>
            <b:Last>Dodds</b:Last>
            <b:First>KJ</b:First>
          </b:Person>
        </b:NameList>
      </b:Author>
    </b:Author>
    <b:Title>Utilizing prey captures by Cerceris fumipennis Say (Hymenoptera: Crabronidae) for a survey of Buprestidae (Coleoptera) in New England, USA</b:Title>
    <b:JournalName>The Coleopterists Bulletin</b:JournalName>
    <b:Year>2019</b:Year>
    <b:Pages>369-379</b:Pages>
    <b:Volume>73</b:Volume>
    <b:Issue>2</b:Issue>
    <b:RefOrder>45</b:RefOrder>
  </b:Source>
</b:Sources>
</file>

<file path=customXml/itemProps1.xml><?xml version="1.0" encoding="utf-8"?>
<ds:datastoreItem xmlns:ds="http://schemas.openxmlformats.org/officeDocument/2006/customXml" ds:itemID="{039B6B7D-2EB0-4C26-AF0D-025DDF63A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23</Pages>
  <Words>5226</Words>
  <Characters>29792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34949</CharactersWithSpaces>
  <SharedDoc>false</SharedDoc>
  <HLinks>
    <vt:vector size="18" baseType="variant">
      <vt:variant>
        <vt:i4>2097235</vt:i4>
      </vt:variant>
      <vt:variant>
        <vt:i4>90</vt:i4>
      </vt:variant>
      <vt:variant>
        <vt:i4>0</vt:i4>
      </vt:variant>
      <vt:variant>
        <vt:i4>5</vt:i4>
      </vt:variant>
      <vt:variant>
        <vt:lpwstr>https://www.youtube.com/watch?v=6fo2Sf_8Iug</vt:lpwstr>
      </vt:variant>
      <vt:variant>
        <vt:lpwstr/>
      </vt:variant>
      <vt:variant>
        <vt:i4>1638424</vt:i4>
      </vt:variant>
      <vt:variant>
        <vt:i4>87</vt:i4>
      </vt:variant>
      <vt:variant>
        <vt:i4>0</vt:i4>
      </vt:variant>
      <vt:variant>
        <vt:i4>5</vt:i4>
      </vt:variant>
      <vt:variant>
        <vt:lpwstr>https://int.entm.purdue.edu/ext/treecomputer</vt:lpwstr>
      </vt:variant>
      <vt:variant>
        <vt:lpwstr/>
      </vt:variant>
      <vt:variant>
        <vt:i4>393341</vt:i4>
      </vt:variant>
      <vt:variant>
        <vt:i4>0</vt:i4>
      </vt:variant>
      <vt:variant>
        <vt:i4>0</vt:i4>
      </vt:variant>
      <vt:variant>
        <vt:i4>5</vt:i4>
      </vt:variant>
      <vt:variant>
        <vt:lpwstr>mailto:Claire.Rutledge@ct.gov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Rutledge</dc:creator>
  <cp:keywords/>
  <dc:description/>
  <cp:lastModifiedBy>Alex</cp:lastModifiedBy>
  <cp:revision>34</cp:revision>
  <dcterms:created xsi:type="dcterms:W3CDTF">2023-03-27T16:58:00Z</dcterms:created>
  <dcterms:modified xsi:type="dcterms:W3CDTF">2023-03-27T21:15:00Z</dcterms:modified>
</cp:coreProperties>
</file>